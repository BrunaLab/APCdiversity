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A083CF2" w14:textId="77777777" w:rsidR="00BB4C49" w:rsidRDefault="00BB4C49">
      <w:pPr>
        <w:pStyle w:val="BodyText"/>
        <w:rPr>
          <w:rFonts w:ascii="Times New Roman"/>
          <w:sz w:val="20"/>
        </w:rPr>
      </w:pPr>
    </w:p>
    <w:p w14:paraId="1916EA21" w14:textId="77777777" w:rsidR="00BB4C49" w:rsidRDefault="00BB4C49">
      <w:pPr>
        <w:pStyle w:val="BodyText"/>
        <w:rPr>
          <w:rFonts w:ascii="Times New Roman"/>
          <w:sz w:val="20"/>
        </w:rPr>
      </w:pPr>
    </w:p>
    <w:p w14:paraId="1F20C224" w14:textId="77777777" w:rsidR="00BB4C49" w:rsidRDefault="00BB4C49">
      <w:pPr>
        <w:pStyle w:val="BodyText"/>
        <w:rPr>
          <w:rFonts w:ascii="Times New Roman"/>
          <w:sz w:val="20"/>
        </w:rPr>
      </w:pPr>
    </w:p>
    <w:p w14:paraId="46C4A3DD" w14:textId="77777777" w:rsidR="00BB4C49" w:rsidRDefault="00BB4C49">
      <w:pPr>
        <w:pStyle w:val="BodyText"/>
        <w:rPr>
          <w:rFonts w:ascii="Times New Roman"/>
          <w:sz w:val="20"/>
        </w:rPr>
      </w:pPr>
    </w:p>
    <w:p w14:paraId="00CF2563" w14:textId="77777777" w:rsidR="00BB4C49" w:rsidRDefault="00BB4C49">
      <w:pPr>
        <w:pStyle w:val="BodyText"/>
        <w:rPr>
          <w:rFonts w:ascii="Times New Roman"/>
          <w:sz w:val="20"/>
        </w:rPr>
      </w:pPr>
    </w:p>
    <w:p w14:paraId="25DA011C" w14:textId="77777777" w:rsidR="00BB4C49" w:rsidRDefault="00BB4C49">
      <w:pPr>
        <w:pStyle w:val="BodyText"/>
        <w:rPr>
          <w:rFonts w:ascii="Times New Roman"/>
          <w:sz w:val="20"/>
        </w:rPr>
      </w:pPr>
    </w:p>
    <w:p w14:paraId="37696737" w14:textId="77777777" w:rsidR="00BB4C49" w:rsidRDefault="00BB4C49">
      <w:pPr>
        <w:pStyle w:val="BodyText"/>
        <w:rPr>
          <w:rFonts w:ascii="Times New Roman"/>
          <w:sz w:val="20"/>
        </w:rPr>
      </w:pPr>
    </w:p>
    <w:p w14:paraId="61A9785E" w14:textId="77777777" w:rsidR="00BB4C49" w:rsidRDefault="00BB4C49">
      <w:pPr>
        <w:pStyle w:val="BodyText"/>
        <w:rPr>
          <w:rFonts w:ascii="Times New Roman"/>
          <w:sz w:val="20"/>
        </w:rPr>
      </w:pPr>
    </w:p>
    <w:p w14:paraId="3D7B85F7" w14:textId="77777777" w:rsidR="00BB4C49" w:rsidRDefault="00BB4C49">
      <w:pPr>
        <w:pStyle w:val="BodyText"/>
        <w:rPr>
          <w:rFonts w:ascii="Times New Roman"/>
          <w:sz w:val="20"/>
        </w:rPr>
      </w:pPr>
    </w:p>
    <w:p w14:paraId="46CF2A13" w14:textId="77777777" w:rsidR="00BB4C49" w:rsidRDefault="00BB4C49">
      <w:pPr>
        <w:pStyle w:val="BodyText"/>
        <w:rPr>
          <w:rFonts w:ascii="Times New Roman"/>
          <w:sz w:val="20"/>
        </w:rPr>
      </w:pPr>
    </w:p>
    <w:p w14:paraId="148DF079" w14:textId="77777777" w:rsidR="00BB4C49" w:rsidRDefault="00BB4C49">
      <w:pPr>
        <w:pStyle w:val="BodyText"/>
        <w:rPr>
          <w:rFonts w:ascii="Times New Roman"/>
          <w:sz w:val="20"/>
        </w:rPr>
      </w:pPr>
    </w:p>
    <w:p w14:paraId="244F1612" w14:textId="77777777" w:rsidR="00BB4C49" w:rsidRDefault="00BB4C49">
      <w:pPr>
        <w:pStyle w:val="BodyText"/>
        <w:rPr>
          <w:rFonts w:ascii="Times New Roman"/>
          <w:sz w:val="20"/>
        </w:rPr>
      </w:pPr>
    </w:p>
    <w:p w14:paraId="090E684A" w14:textId="77777777" w:rsidR="00BB4C49" w:rsidRDefault="00DC0BFC">
      <w:pPr>
        <w:pStyle w:val="BodyText"/>
        <w:tabs>
          <w:tab w:val="left" w:pos="535"/>
        </w:tabs>
        <w:spacing w:before="288"/>
        <w:ind w:left="237"/>
      </w:pPr>
      <w:r>
        <w:rPr>
          <w:rFonts w:ascii="Trebuchet MS"/>
          <w:sz w:val="12"/>
        </w:rPr>
        <w:t>1</w:t>
      </w:r>
      <w:r>
        <w:rPr>
          <w:rFonts w:ascii="Trebuchet MS"/>
          <w:sz w:val="12"/>
        </w:rPr>
        <w:tab/>
      </w:r>
      <w:r>
        <w:rPr>
          <w:w w:val="95"/>
        </w:rPr>
        <w:t>Article</w:t>
      </w:r>
      <w:r>
        <w:rPr>
          <w:spacing w:val="8"/>
          <w:w w:val="95"/>
        </w:rPr>
        <w:t xml:space="preserve"> </w:t>
      </w:r>
      <w:r>
        <w:rPr>
          <w:w w:val="95"/>
        </w:rPr>
        <w:t>processing</w:t>
      </w:r>
      <w:r>
        <w:rPr>
          <w:spacing w:val="9"/>
          <w:w w:val="95"/>
        </w:rPr>
        <w:t xml:space="preserve"> </w:t>
      </w:r>
      <w:r>
        <w:rPr>
          <w:w w:val="95"/>
        </w:rPr>
        <w:t>charges,</w:t>
      </w:r>
      <w:r>
        <w:rPr>
          <w:spacing w:val="8"/>
          <w:w w:val="95"/>
        </w:rPr>
        <w:t xml:space="preserve"> </w:t>
      </w:r>
      <w:r>
        <w:rPr>
          <w:w w:val="95"/>
        </w:rPr>
        <w:t>the</w:t>
      </w:r>
      <w:r>
        <w:rPr>
          <w:spacing w:val="9"/>
          <w:w w:val="95"/>
        </w:rPr>
        <w:t xml:space="preserve"> </w:t>
      </w:r>
      <w:r>
        <w:rPr>
          <w:w w:val="95"/>
        </w:rPr>
        <w:t>geographic</w:t>
      </w:r>
      <w:r>
        <w:rPr>
          <w:spacing w:val="9"/>
          <w:w w:val="95"/>
        </w:rPr>
        <w:t xml:space="preserve"> </w:t>
      </w:r>
      <w:r>
        <w:rPr>
          <w:w w:val="95"/>
        </w:rPr>
        <w:t>diversity</w:t>
      </w:r>
      <w:r>
        <w:rPr>
          <w:spacing w:val="7"/>
          <w:w w:val="95"/>
        </w:rPr>
        <w:t xml:space="preserve"> </w:t>
      </w:r>
      <w:r>
        <w:rPr>
          <w:w w:val="95"/>
        </w:rPr>
        <w:t>of</w:t>
      </w:r>
      <w:r>
        <w:rPr>
          <w:spacing w:val="9"/>
          <w:w w:val="95"/>
        </w:rPr>
        <w:t xml:space="preserve"> </w:t>
      </w:r>
      <w:r>
        <w:rPr>
          <w:w w:val="95"/>
        </w:rPr>
        <w:t>author</w:t>
      </w:r>
      <w:r>
        <w:rPr>
          <w:spacing w:val="8"/>
          <w:w w:val="95"/>
        </w:rPr>
        <w:t xml:space="preserve"> </w:t>
      </w:r>
      <w:r>
        <w:rPr>
          <w:w w:val="95"/>
        </w:rPr>
        <w:t>communities,</w:t>
      </w:r>
      <w:r>
        <w:rPr>
          <w:spacing w:val="8"/>
          <w:w w:val="95"/>
        </w:rPr>
        <w:t xml:space="preserve"> </w:t>
      </w:r>
      <w:r>
        <w:rPr>
          <w:w w:val="95"/>
        </w:rPr>
        <w:t>and</w:t>
      </w:r>
      <w:r>
        <w:rPr>
          <w:spacing w:val="7"/>
          <w:w w:val="95"/>
        </w:rPr>
        <w:t xml:space="preserve"> </w:t>
      </w:r>
      <w:r>
        <w:rPr>
          <w:w w:val="95"/>
        </w:rPr>
        <w:t>barriers</w:t>
      </w:r>
      <w:r>
        <w:rPr>
          <w:spacing w:val="9"/>
          <w:w w:val="95"/>
        </w:rPr>
        <w:t xml:space="preserve"> </w:t>
      </w:r>
      <w:r>
        <w:rPr>
          <w:w w:val="95"/>
        </w:rPr>
        <w:t>to</w:t>
      </w:r>
    </w:p>
    <w:p w14:paraId="08C397C2" w14:textId="77777777" w:rsidR="00BB4C49" w:rsidRDefault="00DC0BFC">
      <w:pPr>
        <w:pStyle w:val="BodyText"/>
        <w:tabs>
          <w:tab w:val="left" w:pos="2951"/>
        </w:tabs>
        <w:spacing w:before="154"/>
        <w:ind w:left="237"/>
      </w:pPr>
      <w:r>
        <w:rPr>
          <w:rFonts w:ascii="Trebuchet MS"/>
          <w:sz w:val="12"/>
        </w:rPr>
        <w:t>2</w:t>
      </w:r>
      <w:r>
        <w:rPr>
          <w:rFonts w:ascii="Trebuchet MS"/>
          <w:sz w:val="12"/>
        </w:rPr>
        <w:tab/>
      </w:r>
      <w:r>
        <w:rPr>
          <w:w w:val="95"/>
        </w:rPr>
        <w:t>publication</w:t>
      </w:r>
      <w:r>
        <w:rPr>
          <w:spacing w:val="19"/>
          <w:w w:val="95"/>
        </w:rPr>
        <w:t xml:space="preserve"> </w:t>
      </w:r>
      <w:r>
        <w:rPr>
          <w:w w:val="95"/>
        </w:rPr>
        <w:t>for</w:t>
      </w:r>
      <w:r>
        <w:rPr>
          <w:spacing w:val="20"/>
          <w:w w:val="95"/>
        </w:rPr>
        <w:t xml:space="preserve"> </w:t>
      </w:r>
      <w:r>
        <w:rPr>
          <w:w w:val="95"/>
        </w:rPr>
        <w:t>authors</w:t>
      </w:r>
      <w:r>
        <w:rPr>
          <w:spacing w:val="20"/>
          <w:w w:val="95"/>
        </w:rPr>
        <w:t xml:space="preserve"> </w:t>
      </w:r>
      <w:r>
        <w:rPr>
          <w:w w:val="95"/>
        </w:rPr>
        <w:t>in</w:t>
      </w:r>
      <w:r>
        <w:rPr>
          <w:spacing w:val="20"/>
          <w:w w:val="95"/>
        </w:rPr>
        <w:t xml:space="preserve"> </w:t>
      </w:r>
      <w:r>
        <w:rPr>
          <w:w w:val="95"/>
        </w:rPr>
        <w:t>the</w:t>
      </w:r>
      <w:r>
        <w:rPr>
          <w:spacing w:val="20"/>
          <w:w w:val="95"/>
        </w:rPr>
        <w:t xml:space="preserve"> </w:t>
      </w:r>
      <w:r>
        <w:rPr>
          <w:w w:val="95"/>
        </w:rPr>
        <w:t>Global</w:t>
      </w:r>
      <w:r>
        <w:rPr>
          <w:spacing w:val="19"/>
          <w:w w:val="95"/>
        </w:rPr>
        <w:t xml:space="preserve"> </w:t>
      </w:r>
      <w:r>
        <w:rPr>
          <w:w w:val="95"/>
        </w:rPr>
        <w:t>South</w:t>
      </w:r>
    </w:p>
    <w:p w14:paraId="52A19BC8" w14:textId="77777777" w:rsidR="00BB4C49" w:rsidRDefault="00BB4C49">
      <w:pPr>
        <w:pStyle w:val="BodyText"/>
        <w:spacing w:before="6"/>
        <w:rPr>
          <w:sz w:val="29"/>
        </w:rPr>
      </w:pPr>
    </w:p>
    <w:p w14:paraId="1CE22B3D" w14:textId="77777777" w:rsidR="00BB4C49" w:rsidRDefault="00DC0BFC">
      <w:pPr>
        <w:pStyle w:val="BodyText"/>
        <w:spacing w:before="112"/>
        <w:ind w:left="237"/>
      </w:pPr>
      <w:r>
        <w:rPr>
          <w:rFonts w:ascii="Trebuchet MS" w:hAnsi="Trebuchet MS"/>
          <w:sz w:val="12"/>
        </w:rPr>
        <w:t xml:space="preserve">3    </w:t>
      </w:r>
      <w:r>
        <w:rPr>
          <w:rFonts w:ascii="Trebuchet MS" w:hAnsi="Trebuchet MS"/>
          <w:spacing w:val="11"/>
          <w:sz w:val="12"/>
        </w:rPr>
        <w:t xml:space="preserve"> </w:t>
      </w:r>
      <w:r>
        <w:rPr>
          <w:w w:val="95"/>
        </w:rPr>
        <w:t>Audrey</w:t>
      </w:r>
      <w:r>
        <w:rPr>
          <w:spacing w:val="24"/>
          <w:w w:val="95"/>
        </w:rPr>
        <w:t xml:space="preserve"> </w:t>
      </w:r>
      <w:r>
        <w:rPr>
          <w:w w:val="95"/>
        </w:rPr>
        <w:t>C.</w:t>
      </w:r>
      <w:r>
        <w:rPr>
          <w:spacing w:val="24"/>
          <w:w w:val="95"/>
        </w:rPr>
        <w:t xml:space="preserve"> </w:t>
      </w:r>
      <w:r>
        <w:rPr>
          <w:w w:val="95"/>
        </w:rPr>
        <w:t>Smith</w:t>
      </w:r>
      <w:r>
        <w:rPr>
          <w:rFonts w:ascii="Arial" w:hAnsi="Arial"/>
          <w:i/>
          <w:w w:val="95"/>
          <w:position w:val="9"/>
          <w:sz w:val="16"/>
        </w:rPr>
        <w:t>†</w:t>
      </w:r>
      <w:r>
        <w:rPr>
          <w:w w:val="95"/>
          <w:position w:val="9"/>
          <w:sz w:val="16"/>
        </w:rPr>
        <w:t>,1</w:t>
      </w:r>
      <w:r>
        <w:rPr>
          <w:w w:val="95"/>
        </w:rPr>
        <w:t>,</w:t>
      </w:r>
      <w:r>
        <w:rPr>
          <w:spacing w:val="24"/>
          <w:w w:val="95"/>
        </w:rPr>
        <w:t xml:space="preserve"> </w:t>
      </w:r>
      <w:r>
        <w:rPr>
          <w:w w:val="95"/>
        </w:rPr>
        <w:t>Leandra</w:t>
      </w:r>
      <w:r>
        <w:rPr>
          <w:spacing w:val="23"/>
          <w:w w:val="95"/>
        </w:rPr>
        <w:t xml:space="preserve"> </w:t>
      </w:r>
      <w:r>
        <w:rPr>
          <w:w w:val="95"/>
        </w:rPr>
        <w:t>Merz</w:t>
      </w:r>
      <w:r>
        <w:rPr>
          <w:rFonts w:ascii="Arial" w:hAnsi="Arial"/>
          <w:i/>
          <w:w w:val="95"/>
          <w:position w:val="9"/>
          <w:sz w:val="16"/>
        </w:rPr>
        <w:t>†</w:t>
      </w:r>
      <w:r>
        <w:rPr>
          <w:w w:val="95"/>
          <w:position w:val="9"/>
          <w:sz w:val="16"/>
        </w:rPr>
        <w:t>,1</w:t>
      </w:r>
      <w:r>
        <w:rPr>
          <w:w w:val="95"/>
        </w:rPr>
        <w:t>,</w:t>
      </w:r>
      <w:r>
        <w:rPr>
          <w:spacing w:val="24"/>
          <w:w w:val="95"/>
        </w:rPr>
        <w:t xml:space="preserve"> </w:t>
      </w:r>
      <w:r>
        <w:rPr>
          <w:w w:val="95"/>
        </w:rPr>
        <w:t>Jesse</w:t>
      </w:r>
      <w:r>
        <w:rPr>
          <w:spacing w:val="23"/>
          <w:w w:val="95"/>
        </w:rPr>
        <w:t xml:space="preserve"> </w:t>
      </w:r>
      <w:commentRangeStart w:id="0"/>
      <w:ins w:id="1" w:author="Smith,Audrey Culver" w:date="2021-02-21T18:28:00Z">
        <w:r w:rsidR="00144D41">
          <w:rPr>
            <w:spacing w:val="23"/>
            <w:w w:val="95"/>
          </w:rPr>
          <w:t>B</w:t>
        </w:r>
      </w:ins>
      <w:commentRangeEnd w:id="0"/>
      <w:ins w:id="2" w:author="Smith,Audrey Culver" w:date="2021-02-21T18:31:00Z">
        <w:r w:rsidR="00A05F8B">
          <w:rPr>
            <w:rStyle w:val="CommentReference"/>
          </w:rPr>
          <w:commentReference w:id="0"/>
        </w:r>
      </w:ins>
      <w:ins w:id="3" w:author="Smith,Audrey Culver" w:date="2021-02-21T18:28:00Z">
        <w:r w:rsidR="00144D41">
          <w:rPr>
            <w:spacing w:val="23"/>
            <w:w w:val="95"/>
          </w:rPr>
          <w:t xml:space="preserve">. </w:t>
        </w:r>
      </w:ins>
      <w:r>
        <w:rPr>
          <w:w w:val="95"/>
        </w:rPr>
        <w:t>Borden</w:t>
      </w:r>
      <w:r>
        <w:rPr>
          <w:w w:val="95"/>
          <w:position w:val="9"/>
          <w:sz w:val="16"/>
        </w:rPr>
        <w:t>1</w:t>
      </w:r>
      <w:r>
        <w:rPr>
          <w:w w:val="95"/>
        </w:rPr>
        <w:t>,</w:t>
      </w:r>
      <w:r>
        <w:rPr>
          <w:spacing w:val="24"/>
          <w:w w:val="95"/>
        </w:rPr>
        <w:t xml:space="preserve"> </w:t>
      </w:r>
      <w:r>
        <w:rPr>
          <w:w w:val="95"/>
        </w:rPr>
        <w:t>Chris</w:t>
      </w:r>
      <w:r>
        <w:rPr>
          <w:spacing w:val="23"/>
          <w:w w:val="95"/>
        </w:rPr>
        <w:t xml:space="preserve"> </w:t>
      </w:r>
      <w:r>
        <w:rPr>
          <w:w w:val="95"/>
        </w:rPr>
        <w:t>K.</w:t>
      </w:r>
      <w:r>
        <w:rPr>
          <w:spacing w:val="24"/>
          <w:w w:val="95"/>
        </w:rPr>
        <w:t xml:space="preserve"> </w:t>
      </w:r>
      <w:r>
        <w:rPr>
          <w:w w:val="95"/>
        </w:rPr>
        <w:t>Gulick</w:t>
      </w:r>
      <w:r>
        <w:rPr>
          <w:w w:val="95"/>
          <w:position w:val="9"/>
          <w:sz w:val="16"/>
        </w:rPr>
        <w:t>1</w:t>
      </w:r>
      <w:r>
        <w:rPr>
          <w:w w:val="95"/>
        </w:rPr>
        <w:t>,</w:t>
      </w:r>
      <w:r>
        <w:rPr>
          <w:spacing w:val="24"/>
          <w:w w:val="95"/>
        </w:rPr>
        <w:t xml:space="preserve"> </w:t>
      </w:r>
      <w:r>
        <w:rPr>
          <w:w w:val="95"/>
        </w:rPr>
        <w:t>Akhil</w:t>
      </w:r>
      <w:r>
        <w:rPr>
          <w:spacing w:val="23"/>
          <w:w w:val="95"/>
        </w:rPr>
        <w:t xml:space="preserve"> </w:t>
      </w:r>
      <w:r>
        <w:rPr>
          <w:w w:val="95"/>
        </w:rPr>
        <w:t>R.</w:t>
      </w:r>
      <w:r>
        <w:rPr>
          <w:spacing w:val="24"/>
          <w:w w:val="95"/>
        </w:rPr>
        <w:t xml:space="preserve"> </w:t>
      </w:r>
      <w:proofErr w:type="spellStart"/>
      <w:r>
        <w:rPr>
          <w:w w:val="95"/>
        </w:rPr>
        <w:t>Kshirsagar</w:t>
      </w:r>
      <w:proofErr w:type="spellEnd"/>
      <w:r>
        <w:rPr>
          <w:w w:val="95"/>
          <w:position w:val="9"/>
          <w:sz w:val="16"/>
        </w:rPr>
        <w:t>1</w:t>
      </w:r>
      <w:r>
        <w:rPr>
          <w:w w:val="95"/>
        </w:rPr>
        <w:t>,</w:t>
      </w:r>
    </w:p>
    <w:p w14:paraId="2BA185FF" w14:textId="77777777" w:rsidR="00BB4C49" w:rsidRDefault="00DC0BFC">
      <w:pPr>
        <w:pStyle w:val="BodyText"/>
        <w:tabs>
          <w:tab w:val="left" w:pos="4134"/>
        </w:tabs>
        <w:spacing w:before="148"/>
        <w:ind w:left="237"/>
        <w:rPr>
          <w:sz w:val="16"/>
        </w:rPr>
      </w:pPr>
      <w:r>
        <w:rPr>
          <w:rFonts w:ascii="Trebuchet MS"/>
          <w:sz w:val="12"/>
        </w:rPr>
        <w:t>4</w:t>
      </w:r>
      <w:r>
        <w:rPr>
          <w:rFonts w:ascii="Trebuchet MS"/>
          <w:sz w:val="12"/>
        </w:rPr>
        <w:tab/>
      </w:r>
      <w:r>
        <w:t>&amp;</w:t>
      </w:r>
      <w:r>
        <w:rPr>
          <w:spacing w:val="1"/>
        </w:rPr>
        <w:t xml:space="preserve"> </w:t>
      </w:r>
      <w:r>
        <w:t>Emilio</w:t>
      </w:r>
      <w:r>
        <w:rPr>
          <w:spacing w:val="3"/>
        </w:rPr>
        <w:t xml:space="preserve"> </w:t>
      </w:r>
      <w:r>
        <w:t>M.</w:t>
      </w:r>
      <w:r>
        <w:rPr>
          <w:spacing w:val="2"/>
        </w:rPr>
        <w:t xml:space="preserve"> </w:t>
      </w:r>
      <w:r>
        <w:t>Bruna</w:t>
      </w:r>
      <w:r>
        <w:rPr>
          <w:position w:val="9"/>
          <w:sz w:val="16"/>
        </w:rPr>
        <w:t>1</w:t>
      </w:r>
    </w:p>
    <w:p w14:paraId="6E9E625F" w14:textId="77777777" w:rsidR="00BB4C49" w:rsidRDefault="00BB4C49">
      <w:pPr>
        <w:pStyle w:val="BodyText"/>
        <w:spacing w:before="10"/>
        <w:rPr>
          <w:sz w:val="23"/>
        </w:rPr>
      </w:pPr>
    </w:p>
    <w:p w14:paraId="4D30D571" w14:textId="77777777" w:rsidR="00BB4C49" w:rsidRDefault="00DC0BFC">
      <w:pPr>
        <w:pStyle w:val="BodyText"/>
        <w:tabs>
          <w:tab w:val="left" w:pos="4028"/>
        </w:tabs>
        <w:spacing w:before="111"/>
        <w:ind w:left="237"/>
      </w:pPr>
      <w:r>
        <w:rPr>
          <w:rFonts w:ascii="Trebuchet MS"/>
          <w:sz w:val="12"/>
        </w:rPr>
        <w:t>5</w:t>
      </w:r>
      <w:r>
        <w:rPr>
          <w:rFonts w:ascii="Trebuchet MS"/>
          <w:sz w:val="12"/>
        </w:rPr>
        <w:tab/>
      </w:r>
      <w:r>
        <w:rPr>
          <w:spacing w:val="-2"/>
          <w:position w:val="9"/>
          <w:sz w:val="16"/>
        </w:rPr>
        <w:t>1</w:t>
      </w:r>
      <w:r>
        <w:rPr>
          <w:spacing w:val="18"/>
          <w:position w:val="9"/>
          <w:sz w:val="16"/>
        </w:rPr>
        <w:t xml:space="preserve"> </w:t>
      </w:r>
      <w:r>
        <w:rPr>
          <w:spacing w:val="-2"/>
        </w:rPr>
        <w:t>University</w:t>
      </w:r>
      <w:r>
        <w:rPr>
          <w:spacing w:val="-9"/>
        </w:rPr>
        <w:t xml:space="preserve"> </w:t>
      </w:r>
      <w:r>
        <w:rPr>
          <w:spacing w:val="-1"/>
        </w:rPr>
        <w:t>of</w:t>
      </w:r>
      <w:r>
        <w:rPr>
          <w:spacing w:val="-8"/>
        </w:rPr>
        <w:t xml:space="preserve"> </w:t>
      </w:r>
      <w:r>
        <w:rPr>
          <w:spacing w:val="-1"/>
        </w:rPr>
        <w:t>Florida</w:t>
      </w:r>
    </w:p>
    <w:p w14:paraId="65791E80" w14:textId="77777777" w:rsidR="00BB4C49" w:rsidRDefault="00BB4C49">
      <w:pPr>
        <w:pStyle w:val="BodyText"/>
        <w:spacing w:before="6"/>
        <w:rPr>
          <w:sz w:val="29"/>
        </w:rPr>
      </w:pPr>
    </w:p>
    <w:p w14:paraId="7293F528" w14:textId="77777777" w:rsidR="00BB4C49" w:rsidRDefault="00DC0BFC">
      <w:pPr>
        <w:pStyle w:val="BodyText"/>
        <w:tabs>
          <w:tab w:val="left" w:pos="1783"/>
        </w:tabs>
        <w:spacing w:before="118"/>
        <w:ind w:left="237"/>
      </w:pPr>
      <w:r>
        <w:rPr>
          <w:rFonts w:ascii="Trebuchet MS"/>
          <w:sz w:val="12"/>
        </w:rPr>
        <w:t>6</w:t>
      </w:r>
      <w:r>
        <w:rPr>
          <w:rFonts w:ascii="Trebuchet MS"/>
          <w:sz w:val="12"/>
        </w:rPr>
        <w:tab/>
      </w:r>
      <w:r>
        <w:rPr>
          <w:spacing w:val="-1"/>
        </w:rPr>
        <w:t>A</w:t>
      </w:r>
      <w:r>
        <w:rPr>
          <w:spacing w:val="-10"/>
        </w:rPr>
        <w:t xml:space="preserve"> </w:t>
      </w:r>
      <w:r>
        <w:t>preprint</w:t>
      </w:r>
      <w:r>
        <w:rPr>
          <w:spacing w:val="-10"/>
        </w:rPr>
        <w:t xml:space="preserve"> </w:t>
      </w:r>
      <w:r>
        <w:t>of</w:t>
      </w:r>
      <w:r>
        <w:rPr>
          <w:spacing w:val="-10"/>
        </w:rPr>
        <w:t xml:space="preserve"> </w:t>
      </w:r>
      <w:r>
        <w:t>this</w:t>
      </w:r>
      <w:r>
        <w:rPr>
          <w:spacing w:val="-9"/>
        </w:rPr>
        <w:t xml:space="preserve"> </w:t>
      </w:r>
      <w:r>
        <w:t>article</w:t>
      </w:r>
      <w:r>
        <w:rPr>
          <w:spacing w:val="-9"/>
        </w:rPr>
        <w:t xml:space="preserve"> </w:t>
      </w:r>
      <w:r>
        <w:t>has</w:t>
      </w:r>
      <w:r>
        <w:rPr>
          <w:spacing w:val="-9"/>
        </w:rPr>
        <w:t xml:space="preserve"> </w:t>
      </w:r>
      <w:r>
        <w:t>been</w:t>
      </w:r>
      <w:r>
        <w:rPr>
          <w:spacing w:val="-10"/>
        </w:rPr>
        <w:t xml:space="preserve"> </w:t>
      </w:r>
      <w:r>
        <w:t>posted</w:t>
      </w:r>
      <w:r>
        <w:rPr>
          <w:spacing w:val="-10"/>
        </w:rPr>
        <w:t xml:space="preserve"> </w:t>
      </w:r>
      <w:r>
        <w:t>at</w:t>
      </w:r>
      <w:r>
        <w:rPr>
          <w:spacing w:val="-9"/>
        </w:rPr>
        <w:t xml:space="preserve"> </w:t>
      </w:r>
      <w:proofErr w:type="spellStart"/>
      <w:r>
        <w:t>MetaArXiv</w:t>
      </w:r>
      <w:proofErr w:type="spellEnd"/>
      <w:r>
        <w:rPr>
          <w:spacing w:val="-10"/>
        </w:rPr>
        <w:t xml:space="preserve"> </w:t>
      </w:r>
      <w:r>
        <w:t>Preprints</w:t>
      </w:r>
    </w:p>
    <w:p w14:paraId="3130E583" w14:textId="77777777" w:rsidR="00BB4C49" w:rsidRDefault="00DC0BFC">
      <w:pPr>
        <w:pStyle w:val="BodyText"/>
        <w:tabs>
          <w:tab w:val="left" w:pos="3375"/>
        </w:tabs>
        <w:spacing w:before="154"/>
        <w:ind w:left="237"/>
      </w:pPr>
      <w:r>
        <w:rPr>
          <w:rFonts w:ascii="Trebuchet MS"/>
          <w:sz w:val="12"/>
        </w:rPr>
        <w:t>7</w:t>
      </w:r>
      <w:r>
        <w:rPr>
          <w:rFonts w:ascii="Trebuchet MS"/>
          <w:sz w:val="12"/>
        </w:rPr>
        <w:tab/>
      </w:r>
      <w:r>
        <w:t>(osf.io/preprints/</w:t>
      </w:r>
      <w:proofErr w:type="spellStart"/>
      <w:r>
        <w:t>metaarxiv</w:t>
      </w:r>
      <w:proofErr w:type="spellEnd"/>
      <w:r>
        <w:t>/s7cx4).</w:t>
      </w:r>
    </w:p>
    <w:p w14:paraId="3BE18E4F" w14:textId="77777777" w:rsidR="00BB4C49" w:rsidRDefault="00BB4C49">
      <w:pPr>
        <w:sectPr w:rsidR="00BB4C49">
          <w:headerReference w:type="default" r:id="rId10"/>
          <w:type w:val="continuous"/>
          <w:pgSz w:w="12240" w:h="15840"/>
          <w:pgMar w:top="1320" w:right="1240" w:bottom="280" w:left="940" w:header="649" w:footer="720" w:gutter="0"/>
          <w:pgNumType w:start="1"/>
          <w:cols w:space="720"/>
        </w:sectPr>
      </w:pPr>
    </w:p>
    <w:p w14:paraId="571D3D9F" w14:textId="77777777" w:rsidR="00BB4C49" w:rsidRDefault="00DC0BFC">
      <w:pPr>
        <w:pStyle w:val="BodyText"/>
        <w:tabs>
          <w:tab w:val="left" w:pos="4532"/>
        </w:tabs>
        <w:spacing w:before="171"/>
        <w:ind w:left="237"/>
      </w:pPr>
      <w:r>
        <w:rPr>
          <w:rFonts w:ascii="Trebuchet MS"/>
          <w:sz w:val="12"/>
        </w:rPr>
        <w:lastRenderedPageBreak/>
        <w:t>8</w:t>
      </w:r>
      <w:r>
        <w:rPr>
          <w:rFonts w:ascii="Trebuchet MS"/>
          <w:sz w:val="12"/>
        </w:rPr>
        <w:tab/>
      </w:r>
      <w:r>
        <w:rPr>
          <w:w w:val="95"/>
        </w:rPr>
        <w:t>Author</w:t>
      </w:r>
      <w:r>
        <w:rPr>
          <w:spacing w:val="5"/>
          <w:w w:val="95"/>
        </w:rPr>
        <w:t xml:space="preserve"> </w:t>
      </w:r>
      <w:r>
        <w:rPr>
          <w:w w:val="95"/>
        </w:rPr>
        <w:t>Note</w:t>
      </w:r>
    </w:p>
    <w:p w14:paraId="17D1DD32" w14:textId="77777777" w:rsidR="00BB4C49" w:rsidRDefault="00BB4C49">
      <w:pPr>
        <w:pStyle w:val="BodyText"/>
        <w:rPr>
          <w:sz w:val="20"/>
        </w:rPr>
      </w:pPr>
    </w:p>
    <w:p w14:paraId="691F983C" w14:textId="77777777" w:rsidR="00BB4C49" w:rsidRDefault="00BB4C49">
      <w:pPr>
        <w:pStyle w:val="BodyText"/>
        <w:spacing w:before="2"/>
        <w:rPr>
          <w:sz w:val="18"/>
        </w:rPr>
      </w:pPr>
    </w:p>
    <w:p w14:paraId="7C20242A" w14:textId="77777777" w:rsidR="00BB4C49" w:rsidRDefault="00DC0BFC">
      <w:pPr>
        <w:pStyle w:val="BodyText"/>
        <w:tabs>
          <w:tab w:val="left" w:pos="1075"/>
        </w:tabs>
        <w:spacing w:before="117"/>
        <w:ind w:left="237"/>
      </w:pPr>
      <w:r>
        <w:rPr>
          <w:rFonts w:ascii="Trebuchet MS"/>
          <w:sz w:val="12"/>
        </w:rPr>
        <w:t>9</w:t>
      </w:r>
      <w:r>
        <w:rPr>
          <w:rFonts w:ascii="Trebuchet MS"/>
          <w:sz w:val="12"/>
        </w:rPr>
        <w:tab/>
      </w:r>
      <w:r>
        <w:rPr>
          <w:spacing w:val="-2"/>
        </w:rPr>
        <w:t>A.</w:t>
      </w:r>
      <w:r>
        <w:rPr>
          <w:spacing w:val="-10"/>
        </w:rPr>
        <w:t xml:space="preserve"> </w:t>
      </w:r>
      <w:ins w:id="4" w:author="Smith,Audrey Culver" w:date="2021-02-21T18:28:00Z">
        <w:r w:rsidR="00144D41">
          <w:rPr>
            <w:spacing w:val="-10"/>
          </w:rPr>
          <w:t xml:space="preserve">C. </w:t>
        </w:r>
      </w:ins>
      <w:r>
        <w:rPr>
          <w:spacing w:val="-2"/>
        </w:rPr>
        <w:t>Smith,</w:t>
      </w:r>
      <w:r>
        <w:rPr>
          <w:spacing w:val="-9"/>
        </w:rPr>
        <w:t xml:space="preserve"> </w:t>
      </w:r>
      <w:r>
        <w:rPr>
          <w:spacing w:val="-2"/>
        </w:rPr>
        <w:t>L.</w:t>
      </w:r>
      <w:r>
        <w:rPr>
          <w:spacing w:val="-10"/>
        </w:rPr>
        <w:t xml:space="preserve"> </w:t>
      </w:r>
      <w:r>
        <w:rPr>
          <w:spacing w:val="-2"/>
        </w:rPr>
        <w:t>Merz,</w:t>
      </w:r>
      <w:r>
        <w:rPr>
          <w:spacing w:val="-10"/>
        </w:rPr>
        <w:t xml:space="preserve"> </w:t>
      </w:r>
      <w:r>
        <w:rPr>
          <w:spacing w:val="-2"/>
        </w:rPr>
        <w:t>&amp;</w:t>
      </w:r>
      <w:r>
        <w:rPr>
          <w:spacing w:val="-9"/>
        </w:rPr>
        <w:t xml:space="preserve"> </w:t>
      </w:r>
      <w:r>
        <w:rPr>
          <w:spacing w:val="-2"/>
        </w:rPr>
        <w:t>A.</w:t>
      </w:r>
      <w:r>
        <w:rPr>
          <w:spacing w:val="-10"/>
        </w:rPr>
        <w:t xml:space="preserve"> </w:t>
      </w:r>
      <w:ins w:id="5" w:author="Smith,Audrey Culver" w:date="2021-02-21T18:28:00Z">
        <w:r w:rsidR="00144D41">
          <w:rPr>
            <w:spacing w:val="-10"/>
          </w:rPr>
          <w:t xml:space="preserve">R. </w:t>
        </w:r>
      </w:ins>
      <w:commentRangeStart w:id="6"/>
      <w:proofErr w:type="spellStart"/>
      <w:r>
        <w:rPr>
          <w:spacing w:val="-2"/>
        </w:rPr>
        <w:t>Kshirsagar</w:t>
      </w:r>
      <w:commentRangeEnd w:id="6"/>
      <w:proofErr w:type="spellEnd"/>
      <w:r w:rsidR="00A05F8B">
        <w:rPr>
          <w:rStyle w:val="CommentReference"/>
        </w:rPr>
        <w:commentReference w:id="6"/>
      </w:r>
      <w:r>
        <w:rPr>
          <w:spacing w:val="-2"/>
        </w:rPr>
        <w:t>:</w:t>
      </w:r>
      <w:r>
        <w:rPr>
          <w:spacing w:val="8"/>
        </w:rPr>
        <w:t xml:space="preserve"> </w:t>
      </w:r>
      <w:r>
        <w:rPr>
          <w:spacing w:val="-2"/>
        </w:rPr>
        <w:t>and</w:t>
      </w:r>
      <w:r>
        <w:rPr>
          <w:spacing w:val="-9"/>
        </w:rPr>
        <w:t xml:space="preserve"> </w:t>
      </w:r>
      <w:r>
        <w:rPr>
          <w:spacing w:val="-2"/>
        </w:rPr>
        <w:t>Department</w:t>
      </w:r>
      <w:r>
        <w:rPr>
          <w:spacing w:val="-9"/>
        </w:rPr>
        <w:t xml:space="preserve"> </w:t>
      </w:r>
      <w:r>
        <w:rPr>
          <w:spacing w:val="-1"/>
        </w:rPr>
        <w:t>of</w:t>
      </w:r>
      <w:r>
        <w:rPr>
          <w:spacing w:val="-9"/>
        </w:rPr>
        <w:t xml:space="preserve"> </w:t>
      </w:r>
      <w:r>
        <w:rPr>
          <w:spacing w:val="-1"/>
        </w:rPr>
        <w:t>Geography,</w:t>
      </w:r>
      <w:r>
        <w:rPr>
          <w:spacing w:val="-9"/>
        </w:rPr>
        <w:t xml:space="preserve"> </w:t>
      </w:r>
      <w:r>
        <w:rPr>
          <w:spacing w:val="-1"/>
        </w:rPr>
        <w:t>University</w:t>
      </w:r>
      <w:r>
        <w:rPr>
          <w:spacing w:val="-10"/>
        </w:rPr>
        <w:t xml:space="preserve"> </w:t>
      </w:r>
      <w:r>
        <w:rPr>
          <w:spacing w:val="-1"/>
        </w:rPr>
        <w:t>of</w:t>
      </w:r>
    </w:p>
    <w:p w14:paraId="78184E73" w14:textId="77777777" w:rsidR="00BB4C49" w:rsidRDefault="00DC0BFC">
      <w:pPr>
        <w:pStyle w:val="BodyText"/>
        <w:spacing w:before="155"/>
        <w:ind w:left="173"/>
      </w:pPr>
      <w:r>
        <w:rPr>
          <w:rFonts w:ascii="Trebuchet MS"/>
          <w:sz w:val="12"/>
        </w:rPr>
        <w:t xml:space="preserve">10    </w:t>
      </w:r>
      <w:r>
        <w:rPr>
          <w:rFonts w:ascii="Trebuchet MS"/>
          <w:spacing w:val="19"/>
          <w:sz w:val="12"/>
        </w:rPr>
        <w:t xml:space="preserve"> </w:t>
      </w:r>
      <w:r>
        <w:t>Florida,</w:t>
      </w:r>
      <w:r>
        <w:rPr>
          <w:spacing w:val="-6"/>
        </w:rPr>
        <w:t xml:space="preserve"> </w:t>
      </w:r>
      <w:r>
        <w:t>PO</w:t>
      </w:r>
      <w:r>
        <w:rPr>
          <w:spacing w:val="-4"/>
        </w:rPr>
        <w:t xml:space="preserve"> </w:t>
      </w:r>
      <w:r>
        <w:t>Box</w:t>
      </w:r>
      <w:r>
        <w:rPr>
          <w:spacing w:val="-5"/>
        </w:rPr>
        <w:t xml:space="preserve"> </w:t>
      </w:r>
      <w:r>
        <w:t>117315,</w:t>
      </w:r>
      <w:r>
        <w:rPr>
          <w:spacing w:val="-5"/>
        </w:rPr>
        <w:t xml:space="preserve"> </w:t>
      </w:r>
      <w:r>
        <w:t>Gainesville,</w:t>
      </w:r>
      <w:r>
        <w:rPr>
          <w:spacing w:val="-6"/>
        </w:rPr>
        <w:t xml:space="preserve"> </w:t>
      </w:r>
      <w:r>
        <w:t>Florida,</w:t>
      </w:r>
      <w:r>
        <w:rPr>
          <w:spacing w:val="-5"/>
        </w:rPr>
        <w:t xml:space="preserve"> </w:t>
      </w:r>
      <w:r>
        <w:t>32611</w:t>
      </w:r>
      <w:r>
        <w:rPr>
          <w:spacing w:val="-5"/>
        </w:rPr>
        <w:t xml:space="preserve"> </w:t>
      </w:r>
      <w:commentRangeStart w:id="7"/>
      <w:r>
        <w:t>USA</w:t>
      </w:r>
      <w:commentRangeEnd w:id="7"/>
      <w:r w:rsidR="00A05F8B">
        <w:rPr>
          <w:rStyle w:val="CommentReference"/>
        </w:rPr>
        <w:commentReference w:id="7"/>
      </w:r>
      <w:ins w:id="8" w:author="Smith,Audrey Culver" w:date="2021-02-21T18:28:00Z">
        <w:r w:rsidR="00144D41">
          <w:t xml:space="preserve">. </w:t>
        </w:r>
      </w:ins>
      <w:del w:id="9" w:author="Smith,Audrey Culver" w:date="2021-02-21T18:29:00Z">
        <w:r w:rsidDel="00144D41">
          <w:rPr>
            <w:spacing w:val="-5"/>
          </w:rPr>
          <w:delText xml:space="preserve"> </w:delText>
        </w:r>
      </w:del>
      <w:r>
        <w:rPr>
          <w:w w:val="105"/>
        </w:rPr>
        <w:t>J.</w:t>
      </w:r>
      <w:r>
        <w:rPr>
          <w:spacing w:val="-8"/>
          <w:w w:val="105"/>
        </w:rPr>
        <w:t xml:space="preserve"> </w:t>
      </w:r>
      <w:ins w:id="10" w:author="Smith,Audrey Culver" w:date="2021-02-21T18:29:00Z">
        <w:r w:rsidR="00144D41">
          <w:rPr>
            <w:spacing w:val="-8"/>
            <w:w w:val="105"/>
          </w:rPr>
          <w:t xml:space="preserve">B. </w:t>
        </w:r>
      </w:ins>
      <w:r>
        <w:t>Borden:</w:t>
      </w:r>
      <w:r>
        <w:rPr>
          <w:spacing w:val="14"/>
        </w:rPr>
        <w:t xml:space="preserve"> </w:t>
      </w:r>
      <w:r>
        <w:t>School</w:t>
      </w:r>
      <w:r>
        <w:rPr>
          <w:spacing w:val="-6"/>
        </w:rPr>
        <w:t xml:space="preserve"> </w:t>
      </w:r>
      <w:r>
        <w:t>for</w:t>
      </w:r>
      <w:r>
        <w:rPr>
          <w:spacing w:val="-4"/>
        </w:rPr>
        <w:t xml:space="preserve"> </w:t>
      </w:r>
      <w:r>
        <w:t>Natural</w:t>
      </w:r>
    </w:p>
    <w:p w14:paraId="578680E5" w14:textId="77777777" w:rsidR="00BB4C49" w:rsidRDefault="00DC0BFC">
      <w:pPr>
        <w:pStyle w:val="BodyText"/>
        <w:spacing w:before="154"/>
        <w:ind w:left="173"/>
      </w:pPr>
      <w:r>
        <w:rPr>
          <w:rFonts w:ascii="Trebuchet MS"/>
          <w:sz w:val="12"/>
        </w:rPr>
        <w:t xml:space="preserve">11    </w:t>
      </w:r>
      <w:r>
        <w:rPr>
          <w:rFonts w:ascii="Trebuchet MS"/>
          <w:spacing w:val="19"/>
          <w:sz w:val="12"/>
        </w:rPr>
        <w:t xml:space="preserve"> </w:t>
      </w:r>
      <w:r>
        <w:rPr>
          <w:w w:val="95"/>
        </w:rPr>
        <w:t>Resources</w:t>
      </w:r>
      <w:r>
        <w:rPr>
          <w:spacing w:val="15"/>
          <w:w w:val="95"/>
        </w:rPr>
        <w:t xml:space="preserve"> </w:t>
      </w:r>
      <w:r>
        <w:rPr>
          <w:w w:val="95"/>
        </w:rPr>
        <w:t>and</w:t>
      </w:r>
      <w:r>
        <w:rPr>
          <w:spacing w:val="15"/>
          <w:w w:val="95"/>
        </w:rPr>
        <w:t xml:space="preserve"> </w:t>
      </w:r>
      <w:r>
        <w:rPr>
          <w:w w:val="95"/>
        </w:rPr>
        <w:t>the</w:t>
      </w:r>
      <w:r>
        <w:rPr>
          <w:spacing w:val="15"/>
          <w:w w:val="95"/>
        </w:rPr>
        <w:t xml:space="preserve"> </w:t>
      </w:r>
      <w:r>
        <w:rPr>
          <w:w w:val="95"/>
        </w:rPr>
        <w:t>Environment,</w:t>
      </w:r>
      <w:r>
        <w:rPr>
          <w:spacing w:val="16"/>
          <w:w w:val="95"/>
        </w:rPr>
        <w:t xml:space="preserve"> </w:t>
      </w:r>
      <w:r>
        <w:rPr>
          <w:w w:val="95"/>
        </w:rPr>
        <w:t>University</w:t>
      </w:r>
      <w:r>
        <w:rPr>
          <w:spacing w:val="14"/>
          <w:w w:val="95"/>
        </w:rPr>
        <w:t xml:space="preserve"> </w:t>
      </w:r>
      <w:r>
        <w:rPr>
          <w:w w:val="95"/>
        </w:rPr>
        <w:t>of</w:t>
      </w:r>
      <w:r>
        <w:rPr>
          <w:spacing w:val="16"/>
          <w:w w:val="95"/>
        </w:rPr>
        <w:t xml:space="preserve"> </w:t>
      </w:r>
      <w:r>
        <w:rPr>
          <w:w w:val="95"/>
        </w:rPr>
        <w:t>Florida,</w:t>
      </w:r>
      <w:r>
        <w:rPr>
          <w:spacing w:val="15"/>
          <w:w w:val="95"/>
        </w:rPr>
        <w:t xml:space="preserve"> </w:t>
      </w:r>
      <w:r>
        <w:rPr>
          <w:w w:val="95"/>
        </w:rPr>
        <w:t>PO</w:t>
      </w:r>
      <w:r>
        <w:rPr>
          <w:spacing w:val="15"/>
          <w:w w:val="95"/>
        </w:rPr>
        <w:t xml:space="preserve"> </w:t>
      </w:r>
      <w:r>
        <w:rPr>
          <w:w w:val="95"/>
        </w:rPr>
        <w:t>Box</w:t>
      </w:r>
      <w:r>
        <w:rPr>
          <w:spacing w:val="14"/>
          <w:w w:val="95"/>
        </w:rPr>
        <w:t xml:space="preserve"> </w:t>
      </w:r>
      <w:r>
        <w:rPr>
          <w:w w:val="95"/>
        </w:rPr>
        <w:t>116455,</w:t>
      </w:r>
      <w:r>
        <w:rPr>
          <w:spacing w:val="16"/>
          <w:w w:val="95"/>
        </w:rPr>
        <w:t xml:space="preserve"> </w:t>
      </w:r>
      <w:r>
        <w:rPr>
          <w:w w:val="95"/>
        </w:rPr>
        <w:t>Gainesville,</w:t>
      </w:r>
      <w:r>
        <w:rPr>
          <w:spacing w:val="14"/>
          <w:w w:val="95"/>
        </w:rPr>
        <w:t xml:space="preserve"> </w:t>
      </w:r>
      <w:r>
        <w:rPr>
          <w:w w:val="95"/>
        </w:rPr>
        <w:t>Florida,</w:t>
      </w:r>
    </w:p>
    <w:p w14:paraId="5E0BB96A" w14:textId="5A3AB77D" w:rsidR="00BB4C49" w:rsidRDefault="00DC0BFC">
      <w:pPr>
        <w:pStyle w:val="BodyText"/>
        <w:spacing w:before="155"/>
        <w:ind w:left="173"/>
      </w:pPr>
      <w:r>
        <w:rPr>
          <w:rFonts w:ascii="Trebuchet MS"/>
          <w:sz w:val="12"/>
        </w:rPr>
        <w:t xml:space="preserve">12    </w:t>
      </w:r>
      <w:r>
        <w:rPr>
          <w:rFonts w:ascii="Trebuchet MS"/>
          <w:spacing w:val="13"/>
          <w:sz w:val="12"/>
        </w:rPr>
        <w:t xml:space="preserve"> </w:t>
      </w:r>
      <w:r>
        <w:rPr>
          <w:w w:val="95"/>
        </w:rPr>
        <w:t>32611</w:t>
      </w:r>
      <w:r>
        <w:rPr>
          <w:spacing w:val="14"/>
          <w:w w:val="95"/>
        </w:rPr>
        <w:t xml:space="preserve"> </w:t>
      </w:r>
      <w:r>
        <w:rPr>
          <w:w w:val="95"/>
        </w:rPr>
        <w:t>USA</w:t>
      </w:r>
      <w:ins w:id="11" w:author="Smith,Audrey Culver" w:date="2021-02-22T13:16:00Z">
        <w:r w:rsidR="00C334C5">
          <w:rPr>
            <w:w w:val="95"/>
          </w:rPr>
          <w:t>.</w:t>
        </w:r>
      </w:ins>
      <w:r>
        <w:rPr>
          <w:spacing w:val="16"/>
          <w:w w:val="95"/>
        </w:rPr>
        <w:t xml:space="preserve"> </w:t>
      </w:r>
      <w:r>
        <w:rPr>
          <w:w w:val="95"/>
        </w:rPr>
        <w:t>C.</w:t>
      </w:r>
      <w:r>
        <w:rPr>
          <w:spacing w:val="15"/>
          <w:w w:val="95"/>
        </w:rPr>
        <w:t xml:space="preserve"> </w:t>
      </w:r>
      <w:r>
        <w:rPr>
          <w:w w:val="95"/>
        </w:rPr>
        <w:t>Gulick:</w:t>
      </w:r>
      <w:r>
        <w:rPr>
          <w:spacing w:val="40"/>
          <w:w w:val="95"/>
        </w:rPr>
        <w:t xml:space="preserve"> </w:t>
      </w:r>
      <w:r>
        <w:rPr>
          <w:w w:val="95"/>
        </w:rPr>
        <w:t>Department</w:t>
      </w:r>
      <w:r>
        <w:rPr>
          <w:spacing w:val="15"/>
          <w:w w:val="95"/>
        </w:rPr>
        <w:t xml:space="preserve"> </w:t>
      </w:r>
      <w:r>
        <w:rPr>
          <w:w w:val="95"/>
        </w:rPr>
        <w:t>of</w:t>
      </w:r>
      <w:r>
        <w:rPr>
          <w:spacing w:val="15"/>
          <w:w w:val="95"/>
        </w:rPr>
        <w:t xml:space="preserve"> </w:t>
      </w:r>
      <w:r>
        <w:rPr>
          <w:w w:val="95"/>
        </w:rPr>
        <w:t>Wildlife</w:t>
      </w:r>
      <w:r>
        <w:rPr>
          <w:spacing w:val="16"/>
          <w:w w:val="95"/>
        </w:rPr>
        <w:t xml:space="preserve"> </w:t>
      </w:r>
      <w:r>
        <w:rPr>
          <w:w w:val="95"/>
        </w:rPr>
        <w:t>Ecology</w:t>
      </w:r>
      <w:r>
        <w:rPr>
          <w:spacing w:val="15"/>
          <w:w w:val="95"/>
        </w:rPr>
        <w:t xml:space="preserve"> </w:t>
      </w:r>
      <w:r>
        <w:rPr>
          <w:w w:val="95"/>
        </w:rPr>
        <w:t>and</w:t>
      </w:r>
      <w:r>
        <w:rPr>
          <w:spacing w:val="15"/>
          <w:w w:val="95"/>
        </w:rPr>
        <w:t xml:space="preserve"> </w:t>
      </w:r>
      <w:r>
        <w:rPr>
          <w:w w:val="95"/>
        </w:rPr>
        <w:t>Conservation,</w:t>
      </w:r>
      <w:r>
        <w:rPr>
          <w:spacing w:val="14"/>
          <w:w w:val="95"/>
        </w:rPr>
        <w:t xml:space="preserve"> </w:t>
      </w:r>
      <w:r>
        <w:rPr>
          <w:w w:val="95"/>
        </w:rPr>
        <w:t>University</w:t>
      </w:r>
      <w:r>
        <w:rPr>
          <w:spacing w:val="15"/>
          <w:w w:val="95"/>
        </w:rPr>
        <w:t xml:space="preserve"> </w:t>
      </w:r>
      <w:r>
        <w:rPr>
          <w:w w:val="95"/>
        </w:rPr>
        <w:t>of</w:t>
      </w:r>
    </w:p>
    <w:p w14:paraId="02D50AC0" w14:textId="0CAA836B" w:rsidR="00BB4C49" w:rsidRDefault="00DC0BFC">
      <w:pPr>
        <w:pStyle w:val="BodyText"/>
        <w:spacing w:before="154"/>
        <w:ind w:left="173"/>
      </w:pPr>
      <w:r>
        <w:rPr>
          <w:rFonts w:ascii="Trebuchet MS"/>
          <w:sz w:val="12"/>
        </w:rPr>
        <w:t xml:space="preserve">13    </w:t>
      </w:r>
      <w:r>
        <w:rPr>
          <w:rFonts w:ascii="Trebuchet MS"/>
          <w:spacing w:val="19"/>
          <w:sz w:val="12"/>
        </w:rPr>
        <w:t xml:space="preserve"> </w:t>
      </w:r>
      <w:r>
        <w:t>Florida,</w:t>
      </w:r>
      <w:r>
        <w:rPr>
          <w:spacing w:val="-4"/>
        </w:rPr>
        <w:t xml:space="preserve"> </w:t>
      </w:r>
      <w:r>
        <w:t>PO</w:t>
      </w:r>
      <w:r>
        <w:rPr>
          <w:spacing w:val="-2"/>
        </w:rPr>
        <w:t xml:space="preserve"> </w:t>
      </w:r>
      <w:r>
        <w:t>Box</w:t>
      </w:r>
      <w:r>
        <w:rPr>
          <w:spacing w:val="-3"/>
        </w:rPr>
        <w:t xml:space="preserve"> </w:t>
      </w:r>
      <w:r>
        <w:t>110430,</w:t>
      </w:r>
      <w:r>
        <w:rPr>
          <w:spacing w:val="-4"/>
        </w:rPr>
        <w:t xml:space="preserve"> </w:t>
      </w:r>
      <w:r>
        <w:t>Gainesville,</w:t>
      </w:r>
      <w:r>
        <w:rPr>
          <w:spacing w:val="-3"/>
        </w:rPr>
        <w:t xml:space="preserve"> </w:t>
      </w:r>
      <w:r>
        <w:t>Florida,</w:t>
      </w:r>
      <w:r>
        <w:rPr>
          <w:spacing w:val="-3"/>
        </w:rPr>
        <w:t xml:space="preserve"> </w:t>
      </w:r>
      <w:r>
        <w:t>32611</w:t>
      </w:r>
      <w:r>
        <w:rPr>
          <w:spacing w:val="-3"/>
        </w:rPr>
        <w:t xml:space="preserve"> </w:t>
      </w:r>
      <w:r>
        <w:t>USA</w:t>
      </w:r>
      <w:ins w:id="12" w:author="Smith,Audrey Culver" w:date="2021-02-22T13:16:00Z">
        <w:r w:rsidR="00C334C5">
          <w:t>.</w:t>
        </w:r>
      </w:ins>
      <w:r>
        <w:rPr>
          <w:spacing w:val="-4"/>
        </w:rPr>
        <w:t xml:space="preserve"> </w:t>
      </w:r>
      <w:r>
        <w:t>E.</w:t>
      </w:r>
      <w:r>
        <w:rPr>
          <w:spacing w:val="-2"/>
        </w:rPr>
        <w:t xml:space="preserve"> </w:t>
      </w:r>
      <w:r>
        <w:t>M.</w:t>
      </w:r>
      <w:r>
        <w:rPr>
          <w:spacing w:val="-4"/>
        </w:rPr>
        <w:t xml:space="preserve"> </w:t>
      </w:r>
      <w:r>
        <w:t>Bruna:</w:t>
      </w:r>
      <w:r>
        <w:rPr>
          <w:spacing w:val="17"/>
        </w:rPr>
        <w:t xml:space="preserve"> </w:t>
      </w:r>
      <w:r>
        <w:t>Department</w:t>
      </w:r>
      <w:r>
        <w:rPr>
          <w:spacing w:val="-4"/>
        </w:rPr>
        <w:t xml:space="preserve"> </w:t>
      </w:r>
      <w:r>
        <w:t>of</w:t>
      </w:r>
    </w:p>
    <w:p w14:paraId="420A292A" w14:textId="77777777" w:rsidR="00BB4C49" w:rsidRDefault="00DC0BFC">
      <w:pPr>
        <w:pStyle w:val="BodyText"/>
        <w:spacing w:before="154"/>
        <w:ind w:left="173"/>
      </w:pPr>
      <w:r>
        <w:rPr>
          <w:rFonts w:ascii="Trebuchet MS"/>
          <w:sz w:val="12"/>
        </w:rPr>
        <w:t xml:space="preserve">14    </w:t>
      </w:r>
      <w:r>
        <w:rPr>
          <w:rFonts w:ascii="Trebuchet MS"/>
          <w:spacing w:val="7"/>
          <w:sz w:val="12"/>
        </w:rPr>
        <w:t xml:space="preserve"> </w:t>
      </w:r>
      <w:r>
        <w:rPr>
          <w:w w:val="95"/>
        </w:rPr>
        <w:t>Wildlife</w:t>
      </w:r>
      <w:r>
        <w:rPr>
          <w:spacing w:val="19"/>
          <w:w w:val="95"/>
        </w:rPr>
        <w:t xml:space="preserve"> </w:t>
      </w:r>
      <w:r>
        <w:rPr>
          <w:w w:val="95"/>
        </w:rPr>
        <w:t>Ecology</w:t>
      </w:r>
      <w:r>
        <w:rPr>
          <w:spacing w:val="20"/>
          <w:w w:val="95"/>
        </w:rPr>
        <w:t xml:space="preserve"> </w:t>
      </w:r>
      <w:r>
        <w:rPr>
          <w:w w:val="95"/>
        </w:rPr>
        <w:t>and</w:t>
      </w:r>
      <w:r>
        <w:rPr>
          <w:spacing w:val="19"/>
          <w:w w:val="95"/>
        </w:rPr>
        <w:t xml:space="preserve"> </w:t>
      </w:r>
      <w:r>
        <w:rPr>
          <w:w w:val="95"/>
        </w:rPr>
        <w:t>Conservation,</w:t>
      </w:r>
      <w:r>
        <w:rPr>
          <w:spacing w:val="20"/>
          <w:w w:val="95"/>
        </w:rPr>
        <w:t xml:space="preserve"> </w:t>
      </w:r>
      <w:r>
        <w:rPr>
          <w:w w:val="95"/>
        </w:rPr>
        <w:t>University</w:t>
      </w:r>
      <w:r>
        <w:rPr>
          <w:spacing w:val="19"/>
          <w:w w:val="95"/>
        </w:rPr>
        <w:t xml:space="preserve"> </w:t>
      </w:r>
      <w:r>
        <w:rPr>
          <w:w w:val="95"/>
        </w:rPr>
        <w:t>of</w:t>
      </w:r>
      <w:r>
        <w:rPr>
          <w:spacing w:val="20"/>
          <w:w w:val="95"/>
        </w:rPr>
        <w:t xml:space="preserve"> </w:t>
      </w:r>
      <w:r>
        <w:rPr>
          <w:w w:val="95"/>
        </w:rPr>
        <w:t>Florida,</w:t>
      </w:r>
      <w:r>
        <w:rPr>
          <w:spacing w:val="19"/>
          <w:w w:val="95"/>
        </w:rPr>
        <w:t xml:space="preserve"> </w:t>
      </w:r>
      <w:r>
        <w:rPr>
          <w:w w:val="95"/>
        </w:rPr>
        <w:t>PO</w:t>
      </w:r>
      <w:r>
        <w:rPr>
          <w:spacing w:val="20"/>
          <w:w w:val="95"/>
        </w:rPr>
        <w:t xml:space="preserve"> </w:t>
      </w:r>
      <w:r>
        <w:rPr>
          <w:w w:val="95"/>
        </w:rPr>
        <w:t>Box</w:t>
      </w:r>
      <w:r>
        <w:rPr>
          <w:spacing w:val="18"/>
          <w:w w:val="95"/>
        </w:rPr>
        <w:t xml:space="preserve"> </w:t>
      </w:r>
      <w:r>
        <w:rPr>
          <w:w w:val="95"/>
        </w:rPr>
        <w:t>110430,</w:t>
      </w:r>
      <w:r>
        <w:rPr>
          <w:spacing w:val="19"/>
          <w:w w:val="95"/>
        </w:rPr>
        <w:t xml:space="preserve"> </w:t>
      </w:r>
      <w:r>
        <w:rPr>
          <w:w w:val="95"/>
        </w:rPr>
        <w:t>Gainesville,</w:t>
      </w:r>
    </w:p>
    <w:p w14:paraId="1AD9F9B1" w14:textId="77777777" w:rsidR="00BB4C49" w:rsidRDefault="00DC0BFC">
      <w:pPr>
        <w:pStyle w:val="BodyText"/>
        <w:spacing w:before="155"/>
        <w:ind w:left="173"/>
      </w:pPr>
      <w:r>
        <w:rPr>
          <w:rFonts w:ascii="Trebuchet MS"/>
          <w:sz w:val="12"/>
        </w:rPr>
        <w:t xml:space="preserve">15    </w:t>
      </w:r>
      <w:r>
        <w:rPr>
          <w:rFonts w:ascii="Trebuchet MS"/>
          <w:spacing w:val="19"/>
          <w:sz w:val="12"/>
        </w:rPr>
        <w:t xml:space="preserve"> </w:t>
      </w:r>
      <w:r>
        <w:rPr>
          <w:spacing w:val="-1"/>
        </w:rPr>
        <w:t>Florida,</w:t>
      </w:r>
      <w:r>
        <w:rPr>
          <w:spacing w:val="-10"/>
        </w:rPr>
        <w:t xml:space="preserve"> </w:t>
      </w:r>
      <w:r>
        <w:rPr>
          <w:spacing w:val="-1"/>
        </w:rPr>
        <w:t>32611</w:t>
      </w:r>
      <w:r>
        <w:rPr>
          <w:spacing w:val="-9"/>
        </w:rPr>
        <w:t xml:space="preserve"> </w:t>
      </w:r>
      <w:r>
        <w:t>USA</w:t>
      </w:r>
      <w:r>
        <w:rPr>
          <w:spacing w:val="-10"/>
        </w:rPr>
        <w:t xml:space="preserve"> </w:t>
      </w:r>
      <w:r>
        <w:t>and</w:t>
      </w:r>
      <w:r>
        <w:rPr>
          <w:spacing w:val="-10"/>
        </w:rPr>
        <w:t xml:space="preserve"> </w:t>
      </w:r>
      <w:r>
        <w:t>Center</w:t>
      </w:r>
      <w:r>
        <w:rPr>
          <w:spacing w:val="-10"/>
        </w:rPr>
        <w:t xml:space="preserve"> </w:t>
      </w:r>
      <w:r>
        <w:t>for</w:t>
      </w:r>
      <w:r>
        <w:rPr>
          <w:spacing w:val="-9"/>
        </w:rPr>
        <w:t xml:space="preserve"> </w:t>
      </w:r>
      <w:r>
        <w:t>Latin</w:t>
      </w:r>
      <w:r>
        <w:rPr>
          <w:spacing w:val="-10"/>
        </w:rPr>
        <w:t xml:space="preserve"> </w:t>
      </w:r>
      <w:r>
        <w:t>American</w:t>
      </w:r>
      <w:r>
        <w:rPr>
          <w:spacing w:val="-10"/>
        </w:rPr>
        <w:t xml:space="preserve"> </w:t>
      </w:r>
      <w:r>
        <w:t>Studies,</w:t>
      </w:r>
      <w:r>
        <w:rPr>
          <w:spacing w:val="-9"/>
        </w:rPr>
        <w:t xml:space="preserve"> </w:t>
      </w:r>
      <w:r>
        <w:t>University</w:t>
      </w:r>
      <w:r>
        <w:rPr>
          <w:spacing w:val="-10"/>
        </w:rPr>
        <w:t xml:space="preserve"> </w:t>
      </w:r>
      <w:r>
        <w:t>of</w:t>
      </w:r>
      <w:r>
        <w:rPr>
          <w:spacing w:val="-9"/>
        </w:rPr>
        <w:t xml:space="preserve"> </w:t>
      </w:r>
      <w:r>
        <w:t>Florida,</w:t>
      </w:r>
      <w:r>
        <w:rPr>
          <w:spacing w:val="-10"/>
        </w:rPr>
        <w:t xml:space="preserve"> </w:t>
      </w:r>
      <w:r>
        <w:t>PO</w:t>
      </w:r>
      <w:r>
        <w:rPr>
          <w:spacing w:val="-9"/>
        </w:rPr>
        <w:t xml:space="preserve"> </w:t>
      </w:r>
      <w:r>
        <w:t>Box</w:t>
      </w:r>
    </w:p>
    <w:p w14:paraId="374CC614" w14:textId="18C8F707" w:rsidR="00BB4C49" w:rsidRDefault="00DC0BFC">
      <w:pPr>
        <w:pStyle w:val="BodyText"/>
        <w:spacing w:before="154"/>
        <w:ind w:left="173"/>
      </w:pPr>
      <w:r>
        <w:rPr>
          <w:rFonts w:ascii="Trebuchet MS"/>
          <w:sz w:val="12"/>
        </w:rPr>
        <w:t xml:space="preserve">16    </w:t>
      </w:r>
      <w:r>
        <w:rPr>
          <w:rFonts w:ascii="Trebuchet MS"/>
          <w:spacing w:val="7"/>
          <w:sz w:val="12"/>
        </w:rPr>
        <w:t xml:space="preserve"> </w:t>
      </w:r>
      <w:r>
        <w:rPr>
          <w:spacing w:val="-1"/>
        </w:rPr>
        <w:t>115530,</w:t>
      </w:r>
      <w:r>
        <w:rPr>
          <w:spacing w:val="-10"/>
        </w:rPr>
        <w:t xml:space="preserve"> </w:t>
      </w:r>
      <w:r>
        <w:rPr>
          <w:spacing w:val="-1"/>
        </w:rPr>
        <w:t>Gainesville,</w:t>
      </w:r>
      <w:r>
        <w:rPr>
          <w:spacing w:val="-8"/>
        </w:rPr>
        <w:t xml:space="preserve"> </w:t>
      </w:r>
      <w:r>
        <w:rPr>
          <w:spacing w:val="-1"/>
        </w:rPr>
        <w:t>Florida,</w:t>
      </w:r>
      <w:r>
        <w:rPr>
          <w:spacing w:val="-10"/>
        </w:rPr>
        <w:t xml:space="preserve"> </w:t>
      </w:r>
      <w:r>
        <w:rPr>
          <w:spacing w:val="-1"/>
        </w:rPr>
        <w:t>32611</w:t>
      </w:r>
      <w:r>
        <w:rPr>
          <w:spacing w:val="-9"/>
        </w:rPr>
        <w:t xml:space="preserve"> </w:t>
      </w:r>
      <w:r>
        <w:t>USA</w:t>
      </w:r>
      <w:ins w:id="13" w:author="Smith,Audrey Culver" w:date="2021-02-22T13:16:00Z">
        <w:r w:rsidR="00C334C5">
          <w:t>.</w:t>
        </w:r>
      </w:ins>
    </w:p>
    <w:p w14:paraId="1757D1BF" w14:textId="77777777" w:rsidR="00BB4C49" w:rsidRDefault="00BB4C49">
      <w:pPr>
        <w:pStyle w:val="BodyText"/>
        <w:spacing w:before="6"/>
        <w:rPr>
          <w:sz w:val="20"/>
        </w:rPr>
      </w:pPr>
    </w:p>
    <w:p w14:paraId="1F16561E" w14:textId="77777777" w:rsidR="00BB4C49" w:rsidRDefault="00DC0BFC">
      <w:pPr>
        <w:pStyle w:val="BodyText"/>
        <w:tabs>
          <w:tab w:val="left" w:pos="1075"/>
        </w:tabs>
        <w:spacing w:before="118"/>
        <w:ind w:left="173"/>
      </w:pPr>
      <w:r>
        <w:rPr>
          <w:rFonts w:ascii="Trebuchet MS"/>
          <w:sz w:val="12"/>
        </w:rPr>
        <w:t>17</w:t>
      </w:r>
      <w:r>
        <w:rPr>
          <w:rFonts w:ascii="Trebuchet MS"/>
          <w:sz w:val="12"/>
        </w:rPr>
        <w:tab/>
      </w:r>
      <w:r>
        <w:rPr>
          <w:w w:val="95"/>
        </w:rPr>
        <w:t>The</w:t>
      </w:r>
      <w:r>
        <w:rPr>
          <w:spacing w:val="11"/>
          <w:w w:val="95"/>
        </w:rPr>
        <w:t xml:space="preserve"> </w:t>
      </w:r>
      <w:r>
        <w:rPr>
          <w:w w:val="95"/>
        </w:rPr>
        <w:t>authors</w:t>
      </w:r>
      <w:r>
        <w:rPr>
          <w:spacing w:val="11"/>
          <w:w w:val="95"/>
        </w:rPr>
        <w:t xml:space="preserve"> </w:t>
      </w:r>
      <w:r>
        <w:rPr>
          <w:w w:val="95"/>
        </w:rPr>
        <w:t>made</w:t>
      </w:r>
      <w:r>
        <w:rPr>
          <w:spacing w:val="12"/>
          <w:w w:val="95"/>
        </w:rPr>
        <w:t xml:space="preserve"> </w:t>
      </w:r>
      <w:r>
        <w:rPr>
          <w:w w:val="95"/>
        </w:rPr>
        <w:t>the</w:t>
      </w:r>
      <w:r>
        <w:rPr>
          <w:spacing w:val="11"/>
          <w:w w:val="95"/>
        </w:rPr>
        <w:t xml:space="preserve"> </w:t>
      </w:r>
      <w:r>
        <w:rPr>
          <w:w w:val="95"/>
        </w:rPr>
        <w:t>following</w:t>
      </w:r>
      <w:r>
        <w:rPr>
          <w:spacing w:val="11"/>
          <w:w w:val="95"/>
        </w:rPr>
        <w:t xml:space="preserve"> </w:t>
      </w:r>
      <w:r>
        <w:rPr>
          <w:w w:val="95"/>
        </w:rPr>
        <w:t>contributions.</w:t>
      </w:r>
      <w:r>
        <w:rPr>
          <w:spacing w:val="34"/>
          <w:w w:val="95"/>
        </w:rPr>
        <w:t xml:space="preserve"> </w:t>
      </w:r>
      <w:r>
        <w:rPr>
          <w:w w:val="95"/>
        </w:rPr>
        <w:t>Audrey</w:t>
      </w:r>
      <w:r>
        <w:rPr>
          <w:spacing w:val="11"/>
          <w:w w:val="95"/>
        </w:rPr>
        <w:t xml:space="preserve"> </w:t>
      </w:r>
      <w:r>
        <w:rPr>
          <w:w w:val="95"/>
        </w:rPr>
        <w:t>C.</w:t>
      </w:r>
      <w:r>
        <w:rPr>
          <w:spacing w:val="11"/>
          <w:w w:val="95"/>
        </w:rPr>
        <w:t xml:space="preserve"> </w:t>
      </w:r>
      <w:r>
        <w:rPr>
          <w:w w:val="95"/>
        </w:rPr>
        <w:t>Smith:</w:t>
      </w:r>
      <w:r>
        <w:rPr>
          <w:spacing w:val="34"/>
          <w:w w:val="95"/>
        </w:rPr>
        <w:t xml:space="preserve"> </w:t>
      </w:r>
      <w:r>
        <w:rPr>
          <w:w w:val="95"/>
        </w:rPr>
        <w:t>Methodology,</w:t>
      </w:r>
    </w:p>
    <w:p w14:paraId="36F28C8C" w14:textId="77777777" w:rsidR="00BB4C49" w:rsidRDefault="00DC0BFC">
      <w:pPr>
        <w:pStyle w:val="BodyText"/>
        <w:spacing w:before="154"/>
        <w:ind w:left="173"/>
      </w:pPr>
      <w:r>
        <w:rPr>
          <w:rFonts w:ascii="Trebuchet MS"/>
          <w:sz w:val="12"/>
        </w:rPr>
        <w:t xml:space="preserve">18    </w:t>
      </w:r>
      <w:r>
        <w:rPr>
          <w:rFonts w:ascii="Trebuchet MS"/>
          <w:spacing w:val="19"/>
          <w:sz w:val="12"/>
        </w:rPr>
        <w:t xml:space="preserve"> </w:t>
      </w:r>
      <w:r>
        <w:rPr>
          <w:spacing w:val="-2"/>
        </w:rPr>
        <w:t>Investigation,</w:t>
      </w:r>
      <w:r>
        <w:rPr>
          <w:spacing w:val="-10"/>
        </w:rPr>
        <w:t xml:space="preserve"> </w:t>
      </w:r>
      <w:r>
        <w:rPr>
          <w:spacing w:val="-2"/>
        </w:rPr>
        <w:t>Formal</w:t>
      </w:r>
      <w:r>
        <w:rPr>
          <w:spacing w:val="-9"/>
        </w:rPr>
        <w:t xml:space="preserve"> </w:t>
      </w:r>
      <w:r>
        <w:rPr>
          <w:spacing w:val="-2"/>
        </w:rPr>
        <w:t>analysis,</w:t>
      </w:r>
      <w:r>
        <w:rPr>
          <w:spacing w:val="-10"/>
        </w:rPr>
        <w:t xml:space="preserve"> </w:t>
      </w:r>
      <w:r>
        <w:rPr>
          <w:spacing w:val="-2"/>
        </w:rPr>
        <w:t>Writing</w:t>
      </w:r>
      <w:r>
        <w:rPr>
          <w:spacing w:val="-9"/>
        </w:rPr>
        <w:t xml:space="preserve"> </w:t>
      </w:r>
      <w:r>
        <w:rPr>
          <w:spacing w:val="-2"/>
        </w:rPr>
        <w:t>-</w:t>
      </w:r>
      <w:r>
        <w:rPr>
          <w:spacing w:val="-9"/>
        </w:rPr>
        <w:t xml:space="preserve"> </w:t>
      </w:r>
      <w:r>
        <w:rPr>
          <w:spacing w:val="-2"/>
        </w:rPr>
        <w:t>Original</w:t>
      </w:r>
      <w:r>
        <w:rPr>
          <w:spacing w:val="-10"/>
        </w:rPr>
        <w:t xml:space="preserve"> </w:t>
      </w:r>
      <w:r>
        <w:rPr>
          <w:spacing w:val="-2"/>
        </w:rPr>
        <w:t>Draft</w:t>
      </w:r>
      <w:r>
        <w:rPr>
          <w:spacing w:val="-9"/>
        </w:rPr>
        <w:t xml:space="preserve"> </w:t>
      </w:r>
      <w:r>
        <w:rPr>
          <w:spacing w:val="-2"/>
        </w:rPr>
        <w:t>Preparation,</w:t>
      </w:r>
      <w:r>
        <w:rPr>
          <w:spacing w:val="-10"/>
        </w:rPr>
        <w:t xml:space="preserve"> </w:t>
      </w:r>
      <w:r>
        <w:rPr>
          <w:spacing w:val="-1"/>
        </w:rPr>
        <w:t>Writing</w:t>
      </w:r>
      <w:r>
        <w:rPr>
          <w:spacing w:val="-9"/>
        </w:rPr>
        <w:t xml:space="preserve"> </w:t>
      </w:r>
      <w:r>
        <w:rPr>
          <w:spacing w:val="-1"/>
        </w:rPr>
        <w:t>-</w:t>
      </w:r>
      <w:r>
        <w:rPr>
          <w:spacing w:val="-9"/>
        </w:rPr>
        <w:t xml:space="preserve"> </w:t>
      </w:r>
      <w:r>
        <w:rPr>
          <w:spacing w:val="-1"/>
        </w:rPr>
        <w:t>Review</w:t>
      </w:r>
      <w:r>
        <w:rPr>
          <w:spacing w:val="-9"/>
        </w:rPr>
        <w:t xml:space="preserve"> </w:t>
      </w:r>
      <w:r>
        <w:rPr>
          <w:spacing w:val="-1"/>
        </w:rPr>
        <w:t>&amp;</w:t>
      </w:r>
    </w:p>
    <w:p w14:paraId="1206B3EC" w14:textId="77777777" w:rsidR="00BB4C49" w:rsidRDefault="00DC0BFC">
      <w:pPr>
        <w:pStyle w:val="BodyText"/>
        <w:spacing w:before="154"/>
        <w:ind w:left="173"/>
      </w:pPr>
      <w:r>
        <w:rPr>
          <w:rFonts w:ascii="Trebuchet MS"/>
          <w:sz w:val="12"/>
        </w:rPr>
        <w:t xml:space="preserve">19    </w:t>
      </w:r>
      <w:r>
        <w:rPr>
          <w:rFonts w:ascii="Trebuchet MS"/>
          <w:spacing w:val="19"/>
          <w:sz w:val="12"/>
        </w:rPr>
        <w:t xml:space="preserve"> </w:t>
      </w:r>
      <w:r>
        <w:rPr>
          <w:w w:val="95"/>
        </w:rPr>
        <w:t>Editing;</w:t>
      </w:r>
      <w:r>
        <w:rPr>
          <w:spacing w:val="12"/>
          <w:w w:val="95"/>
        </w:rPr>
        <w:t xml:space="preserve"> </w:t>
      </w:r>
      <w:r>
        <w:rPr>
          <w:w w:val="95"/>
        </w:rPr>
        <w:t>Leandra</w:t>
      </w:r>
      <w:r>
        <w:rPr>
          <w:spacing w:val="13"/>
          <w:w w:val="95"/>
        </w:rPr>
        <w:t xml:space="preserve"> </w:t>
      </w:r>
      <w:r>
        <w:rPr>
          <w:w w:val="95"/>
        </w:rPr>
        <w:t>Merz:</w:t>
      </w:r>
      <w:r>
        <w:rPr>
          <w:spacing w:val="36"/>
          <w:w w:val="95"/>
        </w:rPr>
        <w:t xml:space="preserve"> </w:t>
      </w:r>
      <w:r>
        <w:rPr>
          <w:w w:val="95"/>
        </w:rPr>
        <w:t>Methodology,</w:t>
      </w:r>
      <w:r>
        <w:rPr>
          <w:spacing w:val="12"/>
          <w:w w:val="95"/>
        </w:rPr>
        <w:t xml:space="preserve"> </w:t>
      </w:r>
      <w:r>
        <w:rPr>
          <w:w w:val="95"/>
        </w:rPr>
        <w:t>Investigation,</w:t>
      </w:r>
      <w:r>
        <w:rPr>
          <w:spacing w:val="13"/>
          <w:w w:val="95"/>
        </w:rPr>
        <w:t xml:space="preserve"> </w:t>
      </w:r>
      <w:r>
        <w:rPr>
          <w:w w:val="95"/>
        </w:rPr>
        <w:t>Formal</w:t>
      </w:r>
      <w:r>
        <w:rPr>
          <w:spacing w:val="12"/>
          <w:w w:val="95"/>
        </w:rPr>
        <w:t xml:space="preserve"> </w:t>
      </w:r>
      <w:r>
        <w:rPr>
          <w:w w:val="95"/>
        </w:rPr>
        <w:t>analysis,</w:t>
      </w:r>
      <w:r>
        <w:rPr>
          <w:spacing w:val="13"/>
          <w:w w:val="95"/>
        </w:rPr>
        <w:t xml:space="preserve"> </w:t>
      </w:r>
      <w:r>
        <w:rPr>
          <w:w w:val="95"/>
        </w:rPr>
        <w:t>Writing</w:t>
      </w:r>
      <w:r>
        <w:rPr>
          <w:spacing w:val="12"/>
          <w:w w:val="95"/>
        </w:rPr>
        <w:t xml:space="preserve"> </w:t>
      </w:r>
      <w:r>
        <w:rPr>
          <w:w w:val="95"/>
        </w:rPr>
        <w:t>-</w:t>
      </w:r>
      <w:r>
        <w:rPr>
          <w:spacing w:val="13"/>
          <w:w w:val="95"/>
        </w:rPr>
        <w:t xml:space="preserve"> </w:t>
      </w:r>
      <w:r>
        <w:rPr>
          <w:w w:val="95"/>
        </w:rPr>
        <w:t>Original</w:t>
      </w:r>
    </w:p>
    <w:p w14:paraId="26312F24" w14:textId="4E50F8AD" w:rsidR="00BB4C49" w:rsidRDefault="00DC0BFC">
      <w:pPr>
        <w:pStyle w:val="BodyText"/>
        <w:spacing w:before="155"/>
        <w:ind w:left="173"/>
      </w:pPr>
      <w:r>
        <w:rPr>
          <w:rFonts w:ascii="Trebuchet MS"/>
          <w:sz w:val="12"/>
        </w:rPr>
        <w:t xml:space="preserve">20    </w:t>
      </w:r>
      <w:r>
        <w:rPr>
          <w:rFonts w:ascii="Trebuchet MS"/>
          <w:spacing w:val="19"/>
          <w:sz w:val="12"/>
        </w:rPr>
        <w:t xml:space="preserve"> </w:t>
      </w:r>
      <w:r>
        <w:rPr>
          <w:w w:val="95"/>
        </w:rPr>
        <w:t>Draft</w:t>
      </w:r>
      <w:r>
        <w:rPr>
          <w:spacing w:val="22"/>
          <w:w w:val="95"/>
        </w:rPr>
        <w:t xml:space="preserve"> </w:t>
      </w:r>
      <w:r>
        <w:rPr>
          <w:w w:val="95"/>
        </w:rPr>
        <w:t>Preparation,</w:t>
      </w:r>
      <w:r>
        <w:rPr>
          <w:spacing w:val="23"/>
          <w:w w:val="95"/>
        </w:rPr>
        <w:t xml:space="preserve"> </w:t>
      </w:r>
      <w:r>
        <w:rPr>
          <w:w w:val="95"/>
        </w:rPr>
        <w:t>Writing</w:t>
      </w:r>
      <w:r>
        <w:rPr>
          <w:spacing w:val="21"/>
          <w:w w:val="95"/>
        </w:rPr>
        <w:t xml:space="preserve"> </w:t>
      </w:r>
      <w:r>
        <w:rPr>
          <w:w w:val="95"/>
        </w:rPr>
        <w:t>-</w:t>
      </w:r>
      <w:r>
        <w:rPr>
          <w:spacing w:val="23"/>
          <w:w w:val="95"/>
        </w:rPr>
        <w:t xml:space="preserve"> </w:t>
      </w:r>
      <w:r>
        <w:rPr>
          <w:w w:val="95"/>
        </w:rPr>
        <w:t>Review</w:t>
      </w:r>
      <w:r>
        <w:rPr>
          <w:spacing w:val="23"/>
          <w:w w:val="95"/>
        </w:rPr>
        <w:t xml:space="preserve"> </w:t>
      </w:r>
      <w:r>
        <w:rPr>
          <w:w w:val="95"/>
        </w:rPr>
        <w:t>&amp;</w:t>
      </w:r>
      <w:r>
        <w:rPr>
          <w:spacing w:val="22"/>
          <w:w w:val="95"/>
        </w:rPr>
        <w:t xml:space="preserve"> </w:t>
      </w:r>
      <w:r>
        <w:rPr>
          <w:w w:val="95"/>
        </w:rPr>
        <w:t>Editing;</w:t>
      </w:r>
      <w:r>
        <w:rPr>
          <w:spacing w:val="23"/>
          <w:w w:val="95"/>
        </w:rPr>
        <w:t xml:space="preserve"> </w:t>
      </w:r>
      <w:r>
        <w:rPr>
          <w:w w:val="95"/>
        </w:rPr>
        <w:t>Jesse</w:t>
      </w:r>
      <w:r>
        <w:rPr>
          <w:spacing w:val="23"/>
          <w:w w:val="95"/>
        </w:rPr>
        <w:t xml:space="preserve"> </w:t>
      </w:r>
      <w:proofErr w:type="spellStart"/>
      <w:ins w:id="14" w:author="Smith,Audrey Culver" w:date="2021-02-22T13:17:00Z">
        <w:r w:rsidR="00C334C5">
          <w:rPr>
            <w:spacing w:val="23"/>
            <w:w w:val="95"/>
          </w:rPr>
          <w:t>B.</w:t>
        </w:r>
      </w:ins>
      <w:r>
        <w:rPr>
          <w:w w:val="95"/>
        </w:rPr>
        <w:t>Borden</w:t>
      </w:r>
      <w:proofErr w:type="spellEnd"/>
      <w:r>
        <w:rPr>
          <w:w w:val="95"/>
        </w:rPr>
        <w:t>:</w:t>
      </w:r>
      <w:r>
        <w:rPr>
          <w:spacing w:val="50"/>
          <w:w w:val="95"/>
        </w:rPr>
        <w:t xml:space="preserve"> </w:t>
      </w:r>
      <w:r>
        <w:rPr>
          <w:w w:val="95"/>
        </w:rPr>
        <w:t>Methodology,</w:t>
      </w:r>
      <w:r>
        <w:rPr>
          <w:spacing w:val="22"/>
          <w:w w:val="95"/>
        </w:rPr>
        <w:t xml:space="preserve"> </w:t>
      </w:r>
      <w:r>
        <w:rPr>
          <w:w w:val="95"/>
        </w:rPr>
        <w:t>Investigation,</w:t>
      </w:r>
    </w:p>
    <w:p w14:paraId="47EA39B7" w14:textId="77777777" w:rsidR="00BB4C49" w:rsidRDefault="00DC0BFC">
      <w:pPr>
        <w:pStyle w:val="BodyText"/>
        <w:spacing w:before="154"/>
        <w:ind w:left="173"/>
      </w:pPr>
      <w:r>
        <w:rPr>
          <w:rFonts w:ascii="Trebuchet MS"/>
          <w:sz w:val="12"/>
        </w:rPr>
        <w:t xml:space="preserve">21    </w:t>
      </w:r>
      <w:r>
        <w:rPr>
          <w:rFonts w:ascii="Trebuchet MS"/>
          <w:spacing w:val="19"/>
          <w:sz w:val="12"/>
        </w:rPr>
        <w:t xml:space="preserve"> </w:t>
      </w:r>
      <w:r>
        <w:rPr>
          <w:w w:val="95"/>
        </w:rPr>
        <w:t>Software,</w:t>
      </w:r>
      <w:r>
        <w:rPr>
          <w:spacing w:val="16"/>
          <w:w w:val="95"/>
        </w:rPr>
        <w:t xml:space="preserve"> </w:t>
      </w:r>
      <w:r>
        <w:rPr>
          <w:w w:val="95"/>
        </w:rPr>
        <w:t>Formal</w:t>
      </w:r>
      <w:r>
        <w:rPr>
          <w:spacing w:val="17"/>
          <w:w w:val="95"/>
        </w:rPr>
        <w:t xml:space="preserve"> </w:t>
      </w:r>
      <w:r>
        <w:rPr>
          <w:w w:val="95"/>
        </w:rPr>
        <w:t>analysis,</w:t>
      </w:r>
      <w:r>
        <w:rPr>
          <w:spacing w:val="15"/>
          <w:w w:val="95"/>
        </w:rPr>
        <w:t xml:space="preserve"> </w:t>
      </w:r>
      <w:r>
        <w:rPr>
          <w:w w:val="95"/>
        </w:rPr>
        <w:t>Writing</w:t>
      </w:r>
      <w:r>
        <w:rPr>
          <w:spacing w:val="16"/>
          <w:w w:val="95"/>
        </w:rPr>
        <w:t xml:space="preserve"> </w:t>
      </w:r>
      <w:r>
        <w:rPr>
          <w:w w:val="95"/>
        </w:rPr>
        <w:t>-</w:t>
      </w:r>
      <w:r>
        <w:rPr>
          <w:spacing w:val="17"/>
          <w:w w:val="95"/>
        </w:rPr>
        <w:t xml:space="preserve"> </w:t>
      </w:r>
      <w:r>
        <w:rPr>
          <w:w w:val="95"/>
        </w:rPr>
        <w:t>Review</w:t>
      </w:r>
      <w:r>
        <w:rPr>
          <w:spacing w:val="16"/>
          <w:w w:val="95"/>
        </w:rPr>
        <w:t xml:space="preserve"> </w:t>
      </w:r>
      <w:r>
        <w:rPr>
          <w:w w:val="95"/>
        </w:rPr>
        <w:t>&amp;</w:t>
      </w:r>
      <w:r>
        <w:rPr>
          <w:spacing w:val="16"/>
          <w:w w:val="95"/>
        </w:rPr>
        <w:t xml:space="preserve"> </w:t>
      </w:r>
      <w:r>
        <w:rPr>
          <w:w w:val="95"/>
        </w:rPr>
        <w:t>Editing;</w:t>
      </w:r>
      <w:r>
        <w:rPr>
          <w:spacing w:val="16"/>
          <w:w w:val="95"/>
        </w:rPr>
        <w:t xml:space="preserve"> </w:t>
      </w:r>
      <w:r>
        <w:rPr>
          <w:w w:val="95"/>
        </w:rPr>
        <w:t>Chris</w:t>
      </w:r>
      <w:r>
        <w:rPr>
          <w:spacing w:val="16"/>
          <w:w w:val="95"/>
        </w:rPr>
        <w:t xml:space="preserve"> </w:t>
      </w:r>
      <w:r>
        <w:rPr>
          <w:w w:val="95"/>
        </w:rPr>
        <w:t>K.</w:t>
      </w:r>
      <w:r>
        <w:rPr>
          <w:spacing w:val="17"/>
          <w:w w:val="95"/>
        </w:rPr>
        <w:t xml:space="preserve"> </w:t>
      </w:r>
      <w:r>
        <w:rPr>
          <w:w w:val="95"/>
        </w:rPr>
        <w:t>Gulick:</w:t>
      </w:r>
      <w:r>
        <w:rPr>
          <w:spacing w:val="40"/>
          <w:w w:val="95"/>
        </w:rPr>
        <w:t xml:space="preserve"> </w:t>
      </w:r>
      <w:r>
        <w:rPr>
          <w:w w:val="95"/>
        </w:rPr>
        <w:t>Methodology,</w:t>
      </w:r>
    </w:p>
    <w:p w14:paraId="7FB4FFD0" w14:textId="77777777" w:rsidR="00BB4C49" w:rsidRDefault="00DC0BFC">
      <w:pPr>
        <w:pStyle w:val="BodyText"/>
        <w:spacing w:before="155"/>
        <w:ind w:left="173"/>
      </w:pPr>
      <w:r>
        <w:rPr>
          <w:rFonts w:ascii="Trebuchet MS"/>
          <w:sz w:val="12"/>
        </w:rPr>
        <w:t xml:space="preserve">22    </w:t>
      </w:r>
      <w:r>
        <w:rPr>
          <w:rFonts w:ascii="Trebuchet MS"/>
          <w:spacing w:val="19"/>
          <w:sz w:val="12"/>
        </w:rPr>
        <w:t xml:space="preserve"> </w:t>
      </w:r>
      <w:r>
        <w:rPr>
          <w:spacing w:val="-2"/>
        </w:rPr>
        <w:t>Investigation,</w:t>
      </w:r>
      <w:r>
        <w:rPr>
          <w:spacing w:val="-10"/>
        </w:rPr>
        <w:t xml:space="preserve"> </w:t>
      </w:r>
      <w:r>
        <w:rPr>
          <w:spacing w:val="-2"/>
        </w:rPr>
        <w:t>Formal</w:t>
      </w:r>
      <w:r>
        <w:rPr>
          <w:spacing w:val="-9"/>
        </w:rPr>
        <w:t xml:space="preserve"> </w:t>
      </w:r>
      <w:r>
        <w:rPr>
          <w:spacing w:val="-2"/>
        </w:rPr>
        <w:t>analysis,</w:t>
      </w:r>
      <w:r>
        <w:rPr>
          <w:spacing w:val="-9"/>
        </w:rPr>
        <w:t xml:space="preserve"> </w:t>
      </w:r>
      <w:r>
        <w:rPr>
          <w:spacing w:val="-2"/>
        </w:rPr>
        <w:t>Writing</w:t>
      </w:r>
      <w:r>
        <w:rPr>
          <w:spacing w:val="-9"/>
        </w:rPr>
        <w:t xml:space="preserve"> </w:t>
      </w:r>
      <w:r>
        <w:rPr>
          <w:spacing w:val="-2"/>
        </w:rPr>
        <w:t>-</w:t>
      </w:r>
      <w:r>
        <w:rPr>
          <w:spacing w:val="-9"/>
        </w:rPr>
        <w:t xml:space="preserve"> </w:t>
      </w:r>
      <w:r>
        <w:rPr>
          <w:spacing w:val="-2"/>
        </w:rPr>
        <w:t>Review</w:t>
      </w:r>
      <w:r>
        <w:rPr>
          <w:spacing w:val="-9"/>
        </w:rPr>
        <w:t xml:space="preserve"> </w:t>
      </w:r>
      <w:r>
        <w:rPr>
          <w:spacing w:val="-1"/>
        </w:rPr>
        <w:t>&amp;</w:t>
      </w:r>
      <w:r>
        <w:rPr>
          <w:spacing w:val="-9"/>
        </w:rPr>
        <w:t xml:space="preserve"> </w:t>
      </w:r>
      <w:r>
        <w:rPr>
          <w:spacing w:val="-1"/>
        </w:rPr>
        <w:t>Editing;</w:t>
      </w:r>
      <w:r>
        <w:rPr>
          <w:spacing w:val="-9"/>
        </w:rPr>
        <w:t xml:space="preserve"> </w:t>
      </w:r>
      <w:r>
        <w:rPr>
          <w:spacing w:val="-1"/>
        </w:rPr>
        <w:t>Akhil</w:t>
      </w:r>
      <w:r>
        <w:rPr>
          <w:spacing w:val="-10"/>
        </w:rPr>
        <w:t xml:space="preserve"> </w:t>
      </w:r>
      <w:r>
        <w:rPr>
          <w:spacing w:val="-1"/>
        </w:rPr>
        <w:t>R.</w:t>
      </w:r>
      <w:r>
        <w:rPr>
          <w:spacing w:val="-8"/>
        </w:rPr>
        <w:t xml:space="preserve"> </w:t>
      </w:r>
      <w:proofErr w:type="spellStart"/>
      <w:r>
        <w:rPr>
          <w:spacing w:val="-1"/>
        </w:rPr>
        <w:t>Kshirsagar</w:t>
      </w:r>
      <w:proofErr w:type="spellEnd"/>
      <w:r>
        <w:rPr>
          <w:spacing w:val="-1"/>
        </w:rPr>
        <w:t>:</w:t>
      </w:r>
    </w:p>
    <w:p w14:paraId="5DC6C2B3" w14:textId="77777777" w:rsidR="00BB4C49" w:rsidRDefault="00DC0BFC">
      <w:pPr>
        <w:pStyle w:val="BodyText"/>
        <w:spacing w:before="154"/>
        <w:ind w:left="173"/>
      </w:pPr>
      <w:r>
        <w:rPr>
          <w:rFonts w:ascii="Trebuchet MS"/>
          <w:sz w:val="12"/>
        </w:rPr>
        <w:t xml:space="preserve">23    </w:t>
      </w:r>
      <w:r>
        <w:rPr>
          <w:rFonts w:ascii="Trebuchet MS"/>
          <w:spacing w:val="19"/>
          <w:sz w:val="12"/>
        </w:rPr>
        <w:t xml:space="preserve"> </w:t>
      </w:r>
      <w:r>
        <w:rPr>
          <w:w w:val="95"/>
        </w:rPr>
        <w:t>Methodology,</w:t>
      </w:r>
      <w:r>
        <w:rPr>
          <w:spacing w:val="12"/>
          <w:w w:val="95"/>
        </w:rPr>
        <w:t xml:space="preserve"> </w:t>
      </w:r>
      <w:r>
        <w:rPr>
          <w:w w:val="95"/>
        </w:rPr>
        <w:t>Investigation,</w:t>
      </w:r>
      <w:r>
        <w:rPr>
          <w:spacing w:val="13"/>
          <w:w w:val="95"/>
        </w:rPr>
        <w:t xml:space="preserve"> </w:t>
      </w:r>
      <w:r>
        <w:rPr>
          <w:w w:val="95"/>
        </w:rPr>
        <w:t>Formal</w:t>
      </w:r>
      <w:r>
        <w:rPr>
          <w:spacing w:val="12"/>
          <w:w w:val="95"/>
        </w:rPr>
        <w:t xml:space="preserve"> </w:t>
      </w:r>
      <w:r>
        <w:rPr>
          <w:w w:val="95"/>
        </w:rPr>
        <w:t>analysis,</w:t>
      </w:r>
      <w:r>
        <w:rPr>
          <w:spacing w:val="13"/>
          <w:w w:val="95"/>
        </w:rPr>
        <w:t xml:space="preserve"> </w:t>
      </w:r>
      <w:r>
        <w:rPr>
          <w:w w:val="95"/>
        </w:rPr>
        <w:t>Writing</w:t>
      </w:r>
      <w:r>
        <w:rPr>
          <w:spacing w:val="12"/>
          <w:w w:val="95"/>
        </w:rPr>
        <w:t xml:space="preserve"> </w:t>
      </w:r>
      <w:r>
        <w:rPr>
          <w:w w:val="95"/>
        </w:rPr>
        <w:t>-</w:t>
      </w:r>
      <w:r>
        <w:rPr>
          <w:spacing w:val="12"/>
          <w:w w:val="95"/>
        </w:rPr>
        <w:t xml:space="preserve"> </w:t>
      </w:r>
      <w:r>
        <w:rPr>
          <w:w w:val="95"/>
        </w:rPr>
        <w:t>Review</w:t>
      </w:r>
      <w:r>
        <w:rPr>
          <w:spacing w:val="12"/>
          <w:w w:val="95"/>
        </w:rPr>
        <w:t xml:space="preserve"> </w:t>
      </w:r>
      <w:r>
        <w:rPr>
          <w:w w:val="95"/>
        </w:rPr>
        <w:t>&amp;</w:t>
      </w:r>
      <w:r>
        <w:rPr>
          <w:spacing w:val="12"/>
          <w:w w:val="95"/>
        </w:rPr>
        <w:t xml:space="preserve"> </w:t>
      </w:r>
      <w:r>
        <w:rPr>
          <w:w w:val="95"/>
        </w:rPr>
        <w:t>Editing;</w:t>
      </w:r>
      <w:r>
        <w:rPr>
          <w:spacing w:val="13"/>
          <w:w w:val="95"/>
        </w:rPr>
        <w:t xml:space="preserve"> </w:t>
      </w:r>
      <w:r>
        <w:rPr>
          <w:w w:val="95"/>
        </w:rPr>
        <w:t>Emilio</w:t>
      </w:r>
      <w:r>
        <w:rPr>
          <w:spacing w:val="11"/>
          <w:w w:val="95"/>
        </w:rPr>
        <w:t xml:space="preserve"> </w:t>
      </w:r>
      <w:r>
        <w:rPr>
          <w:w w:val="95"/>
        </w:rPr>
        <w:t>M.</w:t>
      </w:r>
      <w:r>
        <w:rPr>
          <w:spacing w:val="13"/>
          <w:w w:val="95"/>
        </w:rPr>
        <w:t xml:space="preserve"> </w:t>
      </w:r>
      <w:r>
        <w:rPr>
          <w:w w:val="95"/>
        </w:rPr>
        <w:t>Bruna:</w:t>
      </w:r>
    </w:p>
    <w:p w14:paraId="2D283BD9" w14:textId="77777777" w:rsidR="00BB4C49" w:rsidRDefault="00DC0BFC">
      <w:pPr>
        <w:pStyle w:val="BodyText"/>
        <w:spacing w:before="154"/>
        <w:ind w:left="173"/>
      </w:pPr>
      <w:r>
        <w:rPr>
          <w:rFonts w:ascii="Trebuchet MS"/>
          <w:sz w:val="12"/>
        </w:rPr>
        <w:t xml:space="preserve">24    </w:t>
      </w:r>
      <w:r>
        <w:rPr>
          <w:rFonts w:ascii="Trebuchet MS"/>
          <w:spacing w:val="19"/>
          <w:sz w:val="12"/>
        </w:rPr>
        <w:t xml:space="preserve"> </w:t>
      </w:r>
      <w:r>
        <w:rPr>
          <w:spacing w:val="-1"/>
          <w:w w:val="95"/>
        </w:rPr>
        <w:t>Conceptualization,</w:t>
      </w:r>
      <w:r>
        <w:rPr>
          <w:spacing w:val="-10"/>
          <w:w w:val="95"/>
        </w:rPr>
        <w:t xml:space="preserve"> </w:t>
      </w:r>
      <w:r>
        <w:rPr>
          <w:spacing w:val="-1"/>
          <w:w w:val="95"/>
        </w:rPr>
        <w:t>Methodology,</w:t>
      </w:r>
      <w:r>
        <w:rPr>
          <w:spacing w:val="-10"/>
          <w:w w:val="95"/>
        </w:rPr>
        <w:t xml:space="preserve"> </w:t>
      </w:r>
      <w:r>
        <w:rPr>
          <w:spacing w:val="-1"/>
          <w:w w:val="95"/>
        </w:rPr>
        <w:t>Investigation,</w:t>
      </w:r>
      <w:r>
        <w:rPr>
          <w:spacing w:val="-10"/>
          <w:w w:val="95"/>
        </w:rPr>
        <w:t xml:space="preserve"> </w:t>
      </w:r>
      <w:r>
        <w:rPr>
          <w:w w:val="95"/>
        </w:rPr>
        <w:t>Formal</w:t>
      </w:r>
      <w:r>
        <w:rPr>
          <w:spacing w:val="-11"/>
          <w:w w:val="95"/>
        </w:rPr>
        <w:t xml:space="preserve"> </w:t>
      </w:r>
      <w:r>
        <w:rPr>
          <w:w w:val="95"/>
        </w:rPr>
        <w:t>analysis,</w:t>
      </w:r>
      <w:r>
        <w:rPr>
          <w:spacing w:val="-10"/>
          <w:w w:val="95"/>
        </w:rPr>
        <w:t xml:space="preserve"> </w:t>
      </w:r>
      <w:r>
        <w:rPr>
          <w:w w:val="95"/>
        </w:rPr>
        <w:t>Data</w:t>
      </w:r>
      <w:r>
        <w:rPr>
          <w:spacing w:val="-11"/>
          <w:w w:val="95"/>
        </w:rPr>
        <w:t xml:space="preserve"> </w:t>
      </w:r>
      <w:r>
        <w:rPr>
          <w:w w:val="95"/>
        </w:rPr>
        <w:t>curation,</w:t>
      </w:r>
      <w:r>
        <w:rPr>
          <w:spacing w:val="-11"/>
          <w:w w:val="95"/>
        </w:rPr>
        <w:t xml:space="preserve"> </w:t>
      </w:r>
      <w:r>
        <w:rPr>
          <w:w w:val="95"/>
        </w:rPr>
        <w:t>Visualization,</w:t>
      </w:r>
    </w:p>
    <w:p w14:paraId="7B8CC01B" w14:textId="77777777" w:rsidR="00BB4C49" w:rsidRDefault="00DC0BFC">
      <w:pPr>
        <w:pStyle w:val="BodyText"/>
        <w:spacing w:before="155"/>
        <w:ind w:left="173"/>
      </w:pPr>
      <w:r>
        <w:rPr>
          <w:rFonts w:ascii="Trebuchet MS"/>
          <w:sz w:val="12"/>
        </w:rPr>
        <w:t xml:space="preserve">25    </w:t>
      </w:r>
      <w:r>
        <w:rPr>
          <w:rFonts w:ascii="Trebuchet MS"/>
          <w:spacing w:val="7"/>
          <w:sz w:val="12"/>
        </w:rPr>
        <w:t xml:space="preserve"> </w:t>
      </w:r>
      <w:r>
        <w:rPr>
          <w:spacing w:val="-1"/>
        </w:rPr>
        <w:t>Writing</w:t>
      </w:r>
      <w:r>
        <w:rPr>
          <w:spacing w:val="-9"/>
        </w:rPr>
        <w:t xml:space="preserve"> </w:t>
      </w:r>
      <w:r>
        <w:rPr>
          <w:spacing w:val="-1"/>
        </w:rPr>
        <w:t>-</w:t>
      </w:r>
      <w:r>
        <w:rPr>
          <w:spacing w:val="-9"/>
        </w:rPr>
        <w:t xml:space="preserve"> </w:t>
      </w:r>
      <w:r>
        <w:rPr>
          <w:spacing w:val="-1"/>
        </w:rPr>
        <w:t>Original</w:t>
      </w:r>
      <w:r>
        <w:rPr>
          <w:spacing w:val="-10"/>
        </w:rPr>
        <w:t xml:space="preserve"> </w:t>
      </w:r>
      <w:r>
        <w:rPr>
          <w:spacing w:val="-1"/>
        </w:rPr>
        <w:t>Draft</w:t>
      </w:r>
      <w:r>
        <w:rPr>
          <w:spacing w:val="-9"/>
        </w:rPr>
        <w:t xml:space="preserve"> </w:t>
      </w:r>
      <w:r>
        <w:rPr>
          <w:spacing w:val="-1"/>
        </w:rPr>
        <w:t>Preparation,</w:t>
      </w:r>
      <w:r>
        <w:rPr>
          <w:spacing w:val="-9"/>
        </w:rPr>
        <w:t xml:space="preserve"> </w:t>
      </w:r>
      <w:r>
        <w:rPr>
          <w:spacing w:val="-1"/>
        </w:rPr>
        <w:t>Writing</w:t>
      </w:r>
      <w:r>
        <w:rPr>
          <w:spacing w:val="-9"/>
        </w:rPr>
        <w:t xml:space="preserve"> </w:t>
      </w:r>
      <w:r>
        <w:rPr>
          <w:spacing w:val="-1"/>
        </w:rPr>
        <w:t>-</w:t>
      </w:r>
      <w:r>
        <w:rPr>
          <w:spacing w:val="-9"/>
        </w:rPr>
        <w:t xml:space="preserve"> </w:t>
      </w:r>
      <w:r>
        <w:rPr>
          <w:spacing w:val="-1"/>
        </w:rPr>
        <w:t>Review</w:t>
      </w:r>
      <w:r>
        <w:rPr>
          <w:spacing w:val="-9"/>
        </w:rPr>
        <w:t xml:space="preserve"> </w:t>
      </w:r>
      <w:r>
        <w:t>&amp;</w:t>
      </w:r>
      <w:r>
        <w:rPr>
          <w:spacing w:val="-9"/>
        </w:rPr>
        <w:t xml:space="preserve"> </w:t>
      </w:r>
      <w:r>
        <w:t>Editing,</w:t>
      </w:r>
      <w:r>
        <w:rPr>
          <w:spacing w:val="-10"/>
        </w:rPr>
        <w:t xml:space="preserve"> </w:t>
      </w:r>
      <w:r>
        <w:t>Project</w:t>
      </w:r>
      <w:r>
        <w:rPr>
          <w:spacing w:val="-9"/>
        </w:rPr>
        <w:t xml:space="preserve"> </w:t>
      </w:r>
      <w:r>
        <w:t>administration,</w:t>
      </w:r>
    </w:p>
    <w:p w14:paraId="61B2C890" w14:textId="77777777" w:rsidR="00BB4C49" w:rsidRDefault="00DC0BFC">
      <w:pPr>
        <w:pStyle w:val="BodyText"/>
        <w:spacing w:before="154"/>
        <w:ind w:left="173"/>
      </w:pPr>
      <w:r>
        <w:rPr>
          <w:rFonts w:ascii="Trebuchet MS" w:hAnsi="Trebuchet MS"/>
          <w:sz w:val="12"/>
        </w:rPr>
        <w:t xml:space="preserve">26    </w:t>
      </w:r>
      <w:r>
        <w:rPr>
          <w:rFonts w:ascii="Trebuchet MS" w:hAnsi="Trebuchet MS"/>
          <w:spacing w:val="19"/>
          <w:sz w:val="12"/>
        </w:rPr>
        <w:t xml:space="preserve"> </w:t>
      </w:r>
      <w:r>
        <w:rPr>
          <w:w w:val="95"/>
        </w:rPr>
        <w:t>Supervision.</w:t>
      </w:r>
      <w:r>
        <w:rPr>
          <w:spacing w:val="36"/>
          <w:w w:val="95"/>
        </w:rPr>
        <w:t xml:space="preserve"> </w:t>
      </w:r>
      <w:r>
        <w:rPr>
          <w:rFonts w:ascii="Arial" w:hAnsi="Arial"/>
          <w:i/>
          <w:w w:val="95"/>
          <w:position w:val="9"/>
          <w:sz w:val="16"/>
        </w:rPr>
        <w:t>†</w:t>
      </w:r>
      <w:r>
        <w:rPr>
          <w:rFonts w:ascii="Arial" w:hAnsi="Arial"/>
          <w:i/>
          <w:spacing w:val="37"/>
          <w:w w:val="95"/>
          <w:position w:val="9"/>
          <w:sz w:val="16"/>
        </w:rPr>
        <w:t xml:space="preserve"> </w:t>
      </w:r>
      <w:r>
        <w:rPr>
          <w:w w:val="95"/>
        </w:rPr>
        <w:t>Audrey</w:t>
      </w:r>
      <w:r>
        <w:rPr>
          <w:spacing w:val="12"/>
          <w:w w:val="95"/>
        </w:rPr>
        <w:t xml:space="preserve"> </w:t>
      </w:r>
      <w:r>
        <w:rPr>
          <w:w w:val="95"/>
        </w:rPr>
        <w:t>C.</w:t>
      </w:r>
      <w:r>
        <w:rPr>
          <w:spacing w:val="12"/>
          <w:w w:val="95"/>
        </w:rPr>
        <w:t xml:space="preserve"> </w:t>
      </w:r>
      <w:r>
        <w:rPr>
          <w:w w:val="95"/>
        </w:rPr>
        <w:t>Smith</w:t>
      </w:r>
      <w:r>
        <w:rPr>
          <w:spacing w:val="13"/>
          <w:w w:val="95"/>
        </w:rPr>
        <w:t xml:space="preserve"> </w:t>
      </w:r>
      <w:r>
        <w:rPr>
          <w:w w:val="95"/>
        </w:rPr>
        <w:t>and</w:t>
      </w:r>
      <w:r>
        <w:rPr>
          <w:spacing w:val="12"/>
          <w:w w:val="95"/>
        </w:rPr>
        <w:t xml:space="preserve"> </w:t>
      </w:r>
      <w:r>
        <w:rPr>
          <w:w w:val="95"/>
        </w:rPr>
        <w:t>Leandra</w:t>
      </w:r>
      <w:r>
        <w:rPr>
          <w:spacing w:val="12"/>
          <w:w w:val="95"/>
        </w:rPr>
        <w:t xml:space="preserve"> </w:t>
      </w:r>
      <w:r>
        <w:rPr>
          <w:w w:val="95"/>
        </w:rPr>
        <w:t>Merz</w:t>
      </w:r>
      <w:r>
        <w:rPr>
          <w:spacing w:val="13"/>
          <w:w w:val="95"/>
        </w:rPr>
        <w:t xml:space="preserve"> </w:t>
      </w:r>
      <w:r>
        <w:rPr>
          <w:w w:val="95"/>
        </w:rPr>
        <w:t>contributed</w:t>
      </w:r>
      <w:r>
        <w:rPr>
          <w:spacing w:val="13"/>
          <w:w w:val="95"/>
        </w:rPr>
        <w:t xml:space="preserve"> </w:t>
      </w:r>
      <w:r>
        <w:rPr>
          <w:w w:val="95"/>
        </w:rPr>
        <w:t>equally</w:t>
      </w:r>
      <w:r>
        <w:rPr>
          <w:spacing w:val="12"/>
          <w:w w:val="95"/>
        </w:rPr>
        <w:t xml:space="preserve"> </w:t>
      </w:r>
      <w:r>
        <w:rPr>
          <w:w w:val="95"/>
        </w:rPr>
        <w:t>to</w:t>
      </w:r>
      <w:r>
        <w:rPr>
          <w:spacing w:val="12"/>
          <w:w w:val="95"/>
        </w:rPr>
        <w:t xml:space="preserve"> </w:t>
      </w:r>
      <w:r>
        <w:rPr>
          <w:w w:val="95"/>
        </w:rPr>
        <w:t>this</w:t>
      </w:r>
      <w:r>
        <w:rPr>
          <w:spacing w:val="13"/>
          <w:w w:val="95"/>
        </w:rPr>
        <w:t xml:space="preserve"> </w:t>
      </w:r>
      <w:r>
        <w:rPr>
          <w:w w:val="95"/>
        </w:rPr>
        <w:t>work.</w:t>
      </w:r>
    </w:p>
    <w:p w14:paraId="22C526CA" w14:textId="77777777" w:rsidR="00BB4C49" w:rsidRDefault="00BB4C49">
      <w:pPr>
        <w:pStyle w:val="BodyText"/>
        <w:spacing w:before="6"/>
        <w:rPr>
          <w:sz w:val="20"/>
        </w:rPr>
      </w:pPr>
    </w:p>
    <w:p w14:paraId="006DCB22" w14:textId="77777777" w:rsidR="00BB4C49" w:rsidRDefault="00DC0BFC">
      <w:pPr>
        <w:pStyle w:val="BodyText"/>
        <w:tabs>
          <w:tab w:val="left" w:pos="1075"/>
        </w:tabs>
        <w:spacing w:before="118"/>
        <w:ind w:left="173"/>
      </w:pPr>
      <w:r>
        <w:rPr>
          <w:rFonts w:ascii="Trebuchet MS"/>
          <w:sz w:val="12"/>
        </w:rPr>
        <w:t>27</w:t>
      </w:r>
      <w:r>
        <w:rPr>
          <w:rFonts w:ascii="Trebuchet MS"/>
          <w:sz w:val="12"/>
        </w:rPr>
        <w:tab/>
      </w:r>
      <w:r>
        <w:rPr>
          <w:w w:val="95"/>
        </w:rPr>
        <w:t>Correspondence</w:t>
      </w:r>
      <w:r>
        <w:rPr>
          <w:spacing w:val="13"/>
          <w:w w:val="95"/>
        </w:rPr>
        <w:t xml:space="preserve"> </w:t>
      </w:r>
      <w:r>
        <w:rPr>
          <w:w w:val="95"/>
        </w:rPr>
        <w:t>concerning</w:t>
      </w:r>
      <w:r>
        <w:rPr>
          <w:spacing w:val="13"/>
          <w:w w:val="95"/>
        </w:rPr>
        <w:t xml:space="preserve"> </w:t>
      </w:r>
      <w:r>
        <w:rPr>
          <w:w w:val="95"/>
        </w:rPr>
        <w:t>this</w:t>
      </w:r>
      <w:r>
        <w:rPr>
          <w:spacing w:val="14"/>
          <w:w w:val="95"/>
        </w:rPr>
        <w:t xml:space="preserve"> </w:t>
      </w:r>
      <w:r>
        <w:rPr>
          <w:w w:val="95"/>
        </w:rPr>
        <w:t>article</w:t>
      </w:r>
      <w:r>
        <w:rPr>
          <w:spacing w:val="13"/>
          <w:w w:val="95"/>
        </w:rPr>
        <w:t xml:space="preserve"> </w:t>
      </w:r>
      <w:r>
        <w:rPr>
          <w:w w:val="95"/>
        </w:rPr>
        <w:t>should</w:t>
      </w:r>
      <w:r>
        <w:rPr>
          <w:spacing w:val="13"/>
          <w:w w:val="95"/>
        </w:rPr>
        <w:t xml:space="preserve"> </w:t>
      </w:r>
      <w:r>
        <w:rPr>
          <w:w w:val="95"/>
        </w:rPr>
        <w:t>be</w:t>
      </w:r>
      <w:r>
        <w:rPr>
          <w:spacing w:val="14"/>
          <w:w w:val="95"/>
        </w:rPr>
        <w:t xml:space="preserve"> </w:t>
      </w:r>
      <w:r>
        <w:rPr>
          <w:w w:val="95"/>
        </w:rPr>
        <w:t>addressed</w:t>
      </w:r>
      <w:r>
        <w:rPr>
          <w:spacing w:val="13"/>
          <w:w w:val="95"/>
        </w:rPr>
        <w:t xml:space="preserve"> </w:t>
      </w:r>
      <w:r>
        <w:rPr>
          <w:w w:val="95"/>
        </w:rPr>
        <w:t>to</w:t>
      </w:r>
      <w:r>
        <w:rPr>
          <w:spacing w:val="13"/>
          <w:w w:val="95"/>
        </w:rPr>
        <w:t xml:space="preserve"> </w:t>
      </w:r>
      <w:r>
        <w:rPr>
          <w:w w:val="95"/>
        </w:rPr>
        <w:t>Emilio</w:t>
      </w:r>
      <w:r>
        <w:rPr>
          <w:spacing w:val="13"/>
          <w:w w:val="95"/>
        </w:rPr>
        <w:t xml:space="preserve"> </w:t>
      </w:r>
      <w:r>
        <w:rPr>
          <w:w w:val="95"/>
        </w:rPr>
        <w:t>M.</w:t>
      </w:r>
      <w:r>
        <w:rPr>
          <w:spacing w:val="13"/>
          <w:w w:val="95"/>
        </w:rPr>
        <w:t xml:space="preserve"> </w:t>
      </w:r>
      <w:r>
        <w:rPr>
          <w:w w:val="95"/>
        </w:rPr>
        <w:t>Bruna,</w:t>
      </w:r>
    </w:p>
    <w:p w14:paraId="0F16903A" w14:textId="77777777" w:rsidR="00BB4C49" w:rsidRDefault="00DC0BFC">
      <w:pPr>
        <w:pStyle w:val="BodyText"/>
        <w:spacing w:before="154"/>
        <w:ind w:left="173"/>
      </w:pPr>
      <w:r>
        <w:rPr>
          <w:rFonts w:ascii="Trebuchet MS"/>
          <w:sz w:val="12"/>
        </w:rPr>
        <w:t xml:space="preserve">28    </w:t>
      </w:r>
      <w:r>
        <w:rPr>
          <w:rFonts w:ascii="Trebuchet MS"/>
          <w:spacing w:val="19"/>
          <w:sz w:val="12"/>
        </w:rPr>
        <w:t xml:space="preserve"> </w:t>
      </w:r>
      <w:r>
        <w:rPr>
          <w:spacing w:val="-1"/>
        </w:rPr>
        <w:t>Center</w:t>
      </w:r>
      <w:r>
        <w:rPr>
          <w:spacing w:val="-9"/>
        </w:rPr>
        <w:t xml:space="preserve"> </w:t>
      </w:r>
      <w:r>
        <w:rPr>
          <w:spacing w:val="-1"/>
        </w:rPr>
        <w:t>for</w:t>
      </w:r>
      <w:r>
        <w:rPr>
          <w:spacing w:val="-10"/>
        </w:rPr>
        <w:t xml:space="preserve"> </w:t>
      </w:r>
      <w:r>
        <w:rPr>
          <w:spacing w:val="-1"/>
        </w:rPr>
        <w:t>Latin</w:t>
      </w:r>
      <w:r>
        <w:rPr>
          <w:spacing w:val="-8"/>
        </w:rPr>
        <w:t xml:space="preserve"> </w:t>
      </w:r>
      <w:r>
        <w:rPr>
          <w:spacing w:val="-1"/>
        </w:rPr>
        <w:t>American</w:t>
      </w:r>
      <w:r>
        <w:rPr>
          <w:spacing w:val="-9"/>
        </w:rPr>
        <w:t xml:space="preserve"> </w:t>
      </w:r>
      <w:r>
        <w:rPr>
          <w:spacing w:val="-1"/>
        </w:rPr>
        <w:t>Studies,</w:t>
      </w:r>
      <w:r>
        <w:rPr>
          <w:spacing w:val="-9"/>
        </w:rPr>
        <w:t xml:space="preserve"> </w:t>
      </w:r>
      <w:r>
        <w:rPr>
          <w:spacing w:val="-1"/>
        </w:rPr>
        <w:t>University</w:t>
      </w:r>
      <w:r>
        <w:rPr>
          <w:spacing w:val="-10"/>
        </w:rPr>
        <w:t xml:space="preserve"> </w:t>
      </w:r>
      <w:r>
        <w:rPr>
          <w:spacing w:val="-1"/>
        </w:rPr>
        <w:t>of</w:t>
      </w:r>
      <w:r>
        <w:rPr>
          <w:spacing w:val="-8"/>
        </w:rPr>
        <w:t xml:space="preserve"> </w:t>
      </w:r>
      <w:r>
        <w:rPr>
          <w:spacing w:val="-1"/>
        </w:rPr>
        <w:t>Florida,</w:t>
      </w:r>
      <w:r>
        <w:rPr>
          <w:spacing w:val="-9"/>
        </w:rPr>
        <w:t xml:space="preserve"> </w:t>
      </w:r>
      <w:r>
        <w:rPr>
          <w:spacing w:val="-1"/>
        </w:rPr>
        <w:t>PO</w:t>
      </w:r>
      <w:r>
        <w:rPr>
          <w:spacing w:val="-9"/>
        </w:rPr>
        <w:t xml:space="preserve"> </w:t>
      </w:r>
      <w:r>
        <w:rPr>
          <w:spacing w:val="-1"/>
        </w:rPr>
        <w:t>Box</w:t>
      </w:r>
      <w:r>
        <w:rPr>
          <w:spacing w:val="-9"/>
        </w:rPr>
        <w:t xml:space="preserve"> </w:t>
      </w:r>
      <w:r>
        <w:rPr>
          <w:spacing w:val="-1"/>
        </w:rPr>
        <w:t>110530,</w:t>
      </w:r>
      <w:r>
        <w:rPr>
          <w:spacing w:val="-8"/>
        </w:rPr>
        <w:t xml:space="preserve"> </w:t>
      </w:r>
      <w:r>
        <w:rPr>
          <w:spacing w:val="-1"/>
        </w:rPr>
        <w:t>Gainesville,</w:t>
      </w:r>
    </w:p>
    <w:p w14:paraId="6FA7AF60" w14:textId="77777777" w:rsidR="00BB4C49" w:rsidRDefault="00DC0BFC">
      <w:pPr>
        <w:pStyle w:val="BodyText"/>
        <w:spacing w:before="154"/>
        <w:ind w:left="173"/>
      </w:pPr>
      <w:r>
        <w:rPr>
          <w:rFonts w:ascii="Trebuchet MS"/>
          <w:sz w:val="12"/>
        </w:rPr>
        <w:t xml:space="preserve">29    </w:t>
      </w:r>
      <w:r>
        <w:rPr>
          <w:rFonts w:ascii="Trebuchet MS"/>
          <w:spacing w:val="19"/>
          <w:sz w:val="12"/>
        </w:rPr>
        <w:t xml:space="preserve"> </w:t>
      </w:r>
      <w:r>
        <w:rPr>
          <w:w w:val="95"/>
        </w:rPr>
        <w:t>Florida,</w:t>
      </w:r>
      <w:r>
        <w:rPr>
          <w:spacing w:val="29"/>
          <w:w w:val="95"/>
        </w:rPr>
        <w:t xml:space="preserve"> </w:t>
      </w:r>
      <w:r>
        <w:rPr>
          <w:w w:val="95"/>
        </w:rPr>
        <w:t>32611-0530</w:t>
      </w:r>
      <w:r>
        <w:rPr>
          <w:spacing w:val="31"/>
          <w:w w:val="95"/>
        </w:rPr>
        <w:t xml:space="preserve"> </w:t>
      </w:r>
      <w:r>
        <w:rPr>
          <w:w w:val="95"/>
        </w:rPr>
        <w:t>USA.</w:t>
      </w:r>
      <w:r>
        <w:rPr>
          <w:spacing w:val="29"/>
          <w:w w:val="95"/>
        </w:rPr>
        <w:t xml:space="preserve"> </w:t>
      </w:r>
      <w:r>
        <w:rPr>
          <w:w w:val="95"/>
        </w:rPr>
        <w:t>E-mail:</w:t>
      </w:r>
      <w:r>
        <w:rPr>
          <w:spacing w:val="57"/>
        </w:rPr>
        <w:t xml:space="preserve"> </w:t>
      </w:r>
      <w:hyperlink r:id="rId11">
        <w:r>
          <w:rPr>
            <w:w w:val="95"/>
          </w:rPr>
          <w:t>embruna@ufl.edu</w:t>
        </w:r>
      </w:hyperlink>
    </w:p>
    <w:p w14:paraId="0EFFE4F6" w14:textId="77777777" w:rsidR="00BB4C49" w:rsidRDefault="00BB4C49">
      <w:pPr>
        <w:sectPr w:rsidR="00BB4C49">
          <w:headerReference w:type="default" r:id="rId12"/>
          <w:pgSz w:w="12240" w:h="15840"/>
          <w:pgMar w:top="1320" w:right="1240" w:bottom="280" w:left="940" w:header="649" w:footer="0" w:gutter="0"/>
          <w:cols w:space="720"/>
        </w:sectPr>
      </w:pPr>
    </w:p>
    <w:p w14:paraId="09FF5C9B" w14:textId="77777777" w:rsidR="00BB4C49" w:rsidRDefault="00DC0BFC">
      <w:pPr>
        <w:tabs>
          <w:tab w:val="left" w:pos="4736"/>
        </w:tabs>
        <w:spacing w:before="171"/>
        <w:ind w:left="173"/>
        <w:rPr>
          <w:sz w:val="24"/>
        </w:rPr>
      </w:pPr>
      <w:r>
        <w:rPr>
          <w:rFonts w:ascii="Trebuchet MS"/>
          <w:sz w:val="12"/>
        </w:rPr>
        <w:lastRenderedPageBreak/>
        <w:t>30</w:t>
      </w:r>
      <w:r>
        <w:rPr>
          <w:rFonts w:ascii="Trebuchet MS"/>
          <w:sz w:val="12"/>
        </w:rPr>
        <w:tab/>
      </w:r>
      <w:r>
        <w:rPr>
          <w:sz w:val="24"/>
        </w:rPr>
        <w:t>Abstract</w:t>
      </w:r>
    </w:p>
    <w:p w14:paraId="2490525E" w14:textId="77777777" w:rsidR="00BB4C49" w:rsidRDefault="00BB4C49">
      <w:pPr>
        <w:pStyle w:val="BodyText"/>
        <w:spacing w:before="11"/>
        <w:rPr>
          <w:sz w:val="22"/>
        </w:rPr>
      </w:pPr>
    </w:p>
    <w:p w14:paraId="4FB4B27E" w14:textId="77777777" w:rsidR="00BB4C49" w:rsidRDefault="00DC0BFC">
      <w:pPr>
        <w:pStyle w:val="BodyText"/>
        <w:tabs>
          <w:tab w:val="left" w:pos="577"/>
        </w:tabs>
        <w:spacing w:before="1"/>
        <w:ind w:left="173"/>
      </w:pPr>
      <w:r>
        <w:rPr>
          <w:rFonts w:ascii="Trebuchet MS"/>
          <w:sz w:val="12"/>
        </w:rPr>
        <w:t>31</w:t>
      </w:r>
      <w:r>
        <w:rPr>
          <w:rFonts w:ascii="Trebuchet MS"/>
          <w:sz w:val="12"/>
        </w:rPr>
        <w:tab/>
      </w:r>
      <w:r>
        <w:rPr>
          <w:w w:val="95"/>
        </w:rPr>
        <w:t>Many</w:t>
      </w:r>
      <w:r>
        <w:rPr>
          <w:spacing w:val="17"/>
          <w:w w:val="95"/>
        </w:rPr>
        <w:t xml:space="preserve"> </w:t>
      </w:r>
      <w:r>
        <w:rPr>
          <w:w w:val="95"/>
        </w:rPr>
        <w:t>open</w:t>
      </w:r>
      <w:r>
        <w:rPr>
          <w:spacing w:val="18"/>
          <w:w w:val="95"/>
        </w:rPr>
        <w:t xml:space="preserve"> </w:t>
      </w:r>
      <w:commentRangeStart w:id="15"/>
      <w:r>
        <w:rPr>
          <w:w w:val="95"/>
        </w:rPr>
        <w:t>access</w:t>
      </w:r>
      <w:commentRangeEnd w:id="15"/>
      <w:r w:rsidR="00506487">
        <w:rPr>
          <w:rStyle w:val="CommentReference"/>
        </w:rPr>
        <w:commentReference w:id="15"/>
      </w:r>
      <w:r>
        <w:rPr>
          <w:spacing w:val="18"/>
          <w:w w:val="95"/>
        </w:rPr>
        <w:t xml:space="preserve"> </w:t>
      </w:r>
      <w:r>
        <w:rPr>
          <w:w w:val="95"/>
        </w:rPr>
        <w:t>(OA)</w:t>
      </w:r>
      <w:r>
        <w:rPr>
          <w:spacing w:val="17"/>
          <w:w w:val="95"/>
        </w:rPr>
        <w:t xml:space="preserve"> </w:t>
      </w:r>
      <w:r>
        <w:rPr>
          <w:w w:val="95"/>
        </w:rPr>
        <w:t>journals</w:t>
      </w:r>
      <w:r>
        <w:rPr>
          <w:spacing w:val="18"/>
          <w:w w:val="95"/>
        </w:rPr>
        <w:t xml:space="preserve"> </w:t>
      </w:r>
      <w:r>
        <w:rPr>
          <w:w w:val="95"/>
        </w:rPr>
        <w:t>require</w:t>
      </w:r>
      <w:r>
        <w:rPr>
          <w:spacing w:val="18"/>
          <w:w w:val="95"/>
        </w:rPr>
        <w:t xml:space="preserve"> </w:t>
      </w:r>
      <w:r>
        <w:rPr>
          <w:w w:val="95"/>
        </w:rPr>
        <w:t>authors</w:t>
      </w:r>
      <w:r>
        <w:rPr>
          <w:spacing w:val="19"/>
          <w:w w:val="95"/>
        </w:rPr>
        <w:t xml:space="preserve"> </w:t>
      </w:r>
      <w:r>
        <w:rPr>
          <w:w w:val="95"/>
        </w:rPr>
        <w:t>pay</w:t>
      </w:r>
      <w:r>
        <w:rPr>
          <w:spacing w:val="17"/>
          <w:w w:val="95"/>
        </w:rPr>
        <w:t xml:space="preserve"> </w:t>
      </w:r>
      <w:r>
        <w:rPr>
          <w:w w:val="95"/>
        </w:rPr>
        <w:t>an</w:t>
      </w:r>
      <w:r>
        <w:rPr>
          <w:spacing w:val="18"/>
          <w:w w:val="95"/>
        </w:rPr>
        <w:t xml:space="preserve"> </w:t>
      </w:r>
      <w:r>
        <w:rPr>
          <w:w w:val="95"/>
        </w:rPr>
        <w:t>article</w:t>
      </w:r>
      <w:r>
        <w:rPr>
          <w:spacing w:val="18"/>
          <w:w w:val="95"/>
        </w:rPr>
        <w:t xml:space="preserve"> </w:t>
      </w:r>
      <w:r>
        <w:rPr>
          <w:w w:val="95"/>
        </w:rPr>
        <w:t>processing</w:t>
      </w:r>
      <w:r>
        <w:rPr>
          <w:spacing w:val="17"/>
          <w:w w:val="95"/>
        </w:rPr>
        <w:t xml:space="preserve"> </w:t>
      </w:r>
      <w:r>
        <w:rPr>
          <w:w w:val="95"/>
        </w:rPr>
        <w:t>charge</w:t>
      </w:r>
      <w:r>
        <w:rPr>
          <w:spacing w:val="18"/>
          <w:w w:val="95"/>
        </w:rPr>
        <w:t xml:space="preserve"> </w:t>
      </w:r>
      <w:r>
        <w:rPr>
          <w:w w:val="95"/>
        </w:rPr>
        <w:t>(APC),</w:t>
      </w:r>
    </w:p>
    <w:p w14:paraId="62307D83" w14:textId="77777777" w:rsidR="00BB4C49" w:rsidRDefault="00DC0BFC">
      <w:pPr>
        <w:pStyle w:val="BodyText"/>
        <w:spacing w:before="154"/>
        <w:ind w:left="173"/>
      </w:pPr>
      <w:r>
        <w:rPr>
          <w:rFonts w:ascii="Trebuchet MS"/>
          <w:sz w:val="12"/>
        </w:rPr>
        <w:t xml:space="preserve">32    </w:t>
      </w:r>
      <w:r>
        <w:rPr>
          <w:rFonts w:ascii="Trebuchet MS"/>
          <w:spacing w:val="11"/>
          <w:sz w:val="12"/>
        </w:rPr>
        <w:t xml:space="preserve"> </w:t>
      </w:r>
      <w:r>
        <w:rPr>
          <w:w w:val="95"/>
        </w:rPr>
        <w:t>which</w:t>
      </w:r>
      <w:r>
        <w:rPr>
          <w:spacing w:val="11"/>
          <w:w w:val="95"/>
        </w:rPr>
        <w:t xml:space="preserve"> </w:t>
      </w:r>
      <w:r>
        <w:rPr>
          <w:w w:val="95"/>
        </w:rPr>
        <w:t>researchers</w:t>
      </w:r>
      <w:r>
        <w:rPr>
          <w:spacing w:val="12"/>
          <w:w w:val="95"/>
        </w:rPr>
        <w:t xml:space="preserve"> </w:t>
      </w:r>
      <w:r>
        <w:rPr>
          <w:w w:val="95"/>
        </w:rPr>
        <w:t>in</w:t>
      </w:r>
      <w:r>
        <w:rPr>
          <w:spacing w:val="11"/>
          <w:w w:val="95"/>
        </w:rPr>
        <w:t xml:space="preserve"> </w:t>
      </w:r>
      <w:r>
        <w:rPr>
          <w:w w:val="95"/>
        </w:rPr>
        <w:t>the</w:t>
      </w:r>
      <w:r>
        <w:rPr>
          <w:spacing w:val="12"/>
          <w:w w:val="95"/>
        </w:rPr>
        <w:t xml:space="preserve"> </w:t>
      </w:r>
      <w:r>
        <w:rPr>
          <w:w w:val="95"/>
        </w:rPr>
        <w:t>Global</w:t>
      </w:r>
      <w:r>
        <w:rPr>
          <w:spacing w:val="12"/>
          <w:w w:val="95"/>
        </w:rPr>
        <w:t xml:space="preserve"> </w:t>
      </w:r>
      <w:r>
        <w:rPr>
          <w:w w:val="95"/>
        </w:rPr>
        <w:t>South</w:t>
      </w:r>
      <w:r>
        <w:rPr>
          <w:spacing w:val="11"/>
          <w:w w:val="95"/>
        </w:rPr>
        <w:t xml:space="preserve"> </w:t>
      </w:r>
      <w:r>
        <w:rPr>
          <w:w w:val="95"/>
        </w:rPr>
        <w:t>often</w:t>
      </w:r>
      <w:r>
        <w:rPr>
          <w:spacing w:val="11"/>
          <w:w w:val="95"/>
        </w:rPr>
        <w:t xml:space="preserve"> </w:t>
      </w:r>
      <w:r>
        <w:rPr>
          <w:w w:val="95"/>
        </w:rPr>
        <w:t>cite</w:t>
      </w:r>
      <w:r>
        <w:rPr>
          <w:spacing w:val="12"/>
          <w:w w:val="95"/>
        </w:rPr>
        <w:t xml:space="preserve"> </w:t>
      </w:r>
      <w:r>
        <w:rPr>
          <w:w w:val="95"/>
        </w:rPr>
        <w:t>as</w:t>
      </w:r>
      <w:r>
        <w:rPr>
          <w:spacing w:val="11"/>
          <w:w w:val="95"/>
        </w:rPr>
        <w:t xml:space="preserve"> </w:t>
      </w:r>
      <w:r>
        <w:rPr>
          <w:w w:val="95"/>
        </w:rPr>
        <w:t>a</w:t>
      </w:r>
      <w:r>
        <w:rPr>
          <w:spacing w:val="12"/>
          <w:w w:val="95"/>
        </w:rPr>
        <w:t xml:space="preserve"> </w:t>
      </w:r>
      <w:r>
        <w:rPr>
          <w:w w:val="95"/>
        </w:rPr>
        <w:t>major</w:t>
      </w:r>
      <w:r>
        <w:rPr>
          <w:spacing w:val="11"/>
          <w:w w:val="95"/>
        </w:rPr>
        <w:t xml:space="preserve"> </w:t>
      </w:r>
      <w:r>
        <w:rPr>
          <w:w w:val="95"/>
        </w:rPr>
        <w:t>financial</w:t>
      </w:r>
      <w:r>
        <w:rPr>
          <w:spacing w:val="11"/>
          <w:w w:val="95"/>
        </w:rPr>
        <w:t xml:space="preserve"> </w:t>
      </w:r>
      <w:r>
        <w:rPr>
          <w:w w:val="95"/>
        </w:rPr>
        <w:t>barrier.</w:t>
      </w:r>
      <w:r>
        <w:rPr>
          <w:spacing w:val="35"/>
          <w:w w:val="95"/>
        </w:rPr>
        <w:t xml:space="preserve"> </w:t>
      </w:r>
      <w:r>
        <w:rPr>
          <w:w w:val="95"/>
        </w:rPr>
        <w:t>This</w:t>
      </w:r>
      <w:r>
        <w:rPr>
          <w:spacing w:val="12"/>
          <w:w w:val="95"/>
        </w:rPr>
        <w:t xml:space="preserve"> </w:t>
      </w:r>
      <w:r>
        <w:rPr>
          <w:w w:val="95"/>
        </w:rPr>
        <w:t>has</w:t>
      </w:r>
      <w:r>
        <w:rPr>
          <w:spacing w:val="11"/>
          <w:w w:val="95"/>
        </w:rPr>
        <w:t xml:space="preserve"> </w:t>
      </w:r>
      <w:r>
        <w:rPr>
          <w:w w:val="95"/>
        </w:rPr>
        <w:t>led</w:t>
      </w:r>
      <w:r>
        <w:rPr>
          <w:spacing w:val="12"/>
          <w:w w:val="95"/>
        </w:rPr>
        <w:t xml:space="preserve"> </w:t>
      </w:r>
      <w:r>
        <w:rPr>
          <w:w w:val="95"/>
        </w:rPr>
        <w:t>to</w:t>
      </w:r>
    </w:p>
    <w:p w14:paraId="794C0073" w14:textId="77777777" w:rsidR="00BB4C49" w:rsidRDefault="00DC0BFC">
      <w:pPr>
        <w:pStyle w:val="BodyText"/>
        <w:spacing w:before="154"/>
        <w:ind w:left="173"/>
      </w:pPr>
      <w:proofErr w:type="gramStart"/>
      <w:r>
        <w:rPr>
          <w:rFonts w:ascii="Trebuchet MS"/>
          <w:sz w:val="12"/>
        </w:rPr>
        <w:t>33</w:t>
      </w:r>
      <w:proofErr w:type="gramEnd"/>
      <w:r>
        <w:rPr>
          <w:rFonts w:ascii="Trebuchet MS"/>
          <w:sz w:val="12"/>
        </w:rPr>
        <w:t xml:space="preserve">    </w:t>
      </w:r>
      <w:r>
        <w:rPr>
          <w:rFonts w:ascii="Trebuchet MS"/>
          <w:spacing w:val="19"/>
          <w:sz w:val="12"/>
        </w:rPr>
        <w:t xml:space="preserve"> </w:t>
      </w:r>
      <w:r>
        <w:rPr>
          <w:w w:val="95"/>
        </w:rPr>
        <w:t>speculation</w:t>
      </w:r>
      <w:r>
        <w:rPr>
          <w:spacing w:val="7"/>
          <w:w w:val="95"/>
        </w:rPr>
        <w:t xml:space="preserve"> </w:t>
      </w:r>
      <w:r>
        <w:rPr>
          <w:w w:val="95"/>
        </w:rPr>
        <w:t>that</w:t>
      </w:r>
      <w:r>
        <w:rPr>
          <w:spacing w:val="7"/>
          <w:w w:val="95"/>
        </w:rPr>
        <w:t xml:space="preserve"> </w:t>
      </w:r>
      <w:r>
        <w:rPr>
          <w:w w:val="95"/>
        </w:rPr>
        <w:t>there</w:t>
      </w:r>
      <w:r>
        <w:rPr>
          <w:spacing w:val="8"/>
          <w:w w:val="95"/>
        </w:rPr>
        <w:t xml:space="preserve"> </w:t>
      </w:r>
      <w:r>
        <w:rPr>
          <w:w w:val="95"/>
        </w:rPr>
        <w:t>will</w:t>
      </w:r>
      <w:r>
        <w:rPr>
          <w:spacing w:val="7"/>
          <w:w w:val="95"/>
        </w:rPr>
        <w:t xml:space="preserve"> </w:t>
      </w:r>
      <w:commentRangeStart w:id="16"/>
      <w:r>
        <w:rPr>
          <w:w w:val="95"/>
        </w:rPr>
        <w:t>be</w:t>
      </w:r>
      <w:commentRangeEnd w:id="16"/>
      <w:r w:rsidR="00C334C5">
        <w:rPr>
          <w:rStyle w:val="CommentReference"/>
        </w:rPr>
        <w:commentReference w:id="16"/>
      </w:r>
      <w:r>
        <w:rPr>
          <w:spacing w:val="8"/>
          <w:w w:val="95"/>
        </w:rPr>
        <w:t xml:space="preserve"> </w:t>
      </w:r>
      <w:r>
        <w:rPr>
          <w:w w:val="95"/>
        </w:rPr>
        <w:t>lower</w:t>
      </w:r>
      <w:r>
        <w:rPr>
          <w:spacing w:val="7"/>
          <w:w w:val="95"/>
        </w:rPr>
        <w:t xml:space="preserve"> </w:t>
      </w:r>
      <w:r>
        <w:rPr>
          <w:w w:val="95"/>
        </w:rPr>
        <w:t>representation</w:t>
      </w:r>
      <w:r>
        <w:rPr>
          <w:spacing w:val="7"/>
          <w:w w:val="95"/>
        </w:rPr>
        <w:t xml:space="preserve"> </w:t>
      </w:r>
      <w:r>
        <w:rPr>
          <w:w w:val="95"/>
        </w:rPr>
        <w:t>of</w:t>
      </w:r>
      <w:r>
        <w:rPr>
          <w:spacing w:val="8"/>
          <w:w w:val="95"/>
        </w:rPr>
        <w:t xml:space="preserve"> </w:t>
      </w:r>
      <w:r>
        <w:rPr>
          <w:w w:val="95"/>
        </w:rPr>
        <w:t>these</w:t>
      </w:r>
      <w:r>
        <w:rPr>
          <w:spacing w:val="8"/>
          <w:w w:val="95"/>
        </w:rPr>
        <w:t xml:space="preserve"> </w:t>
      </w:r>
      <w:r>
        <w:rPr>
          <w:w w:val="95"/>
        </w:rPr>
        <w:t>authors</w:t>
      </w:r>
      <w:r>
        <w:rPr>
          <w:spacing w:val="7"/>
          <w:w w:val="95"/>
        </w:rPr>
        <w:t xml:space="preserve"> </w:t>
      </w:r>
      <w:r>
        <w:rPr>
          <w:w w:val="95"/>
        </w:rPr>
        <w:t>in</w:t>
      </w:r>
      <w:r>
        <w:rPr>
          <w:spacing w:val="8"/>
          <w:w w:val="95"/>
        </w:rPr>
        <w:t xml:space="preserve"> </w:t>
      </w:r>
      <w:r>
        <w:rPr>
          <w:w w:val="95"/>
        </w:rPr>
        <w:t>OA</w:t>
      </w:r>
      <w:r>
        <w:rPr>
          <w:spacing w:val="8"/>
          <w:w w:val="95"/>
        </w:rPr>
        <w:t xml:space="preserve"> </w:t>
      </w:r>
      <w:r>
        <w:rPr>
          <w:w w:val="95"/>
        </w:rPr>
        <w:t>journals</w:t>
      </w:r>
      <w:r>
        <w:rPr>
          <w:spacing w:val="7"/>
          <w:w w:val="95"/>
        </w:rPr>
        <w:t xml:space="preserve"> </w:t>
      </w:r>
      <w:r>
        <w:rPr>
          <w:w w:val="95"/>
        </w:rPr>
        <w:t>charging</w:t>
      </w:r>
    </w:p>
    <w:p w14:paraId="73BA3143" w14:textId="22B2395F" w:rsidR="00BB4C49" w:rsidRDefault="00DC0BFC">
      <w:pPr>
        <w:pStyle w:val="BodyText"/>
        <w:spacing w:before="155"/>
        <w:ind w:left="173"/>
      </w:pPr>
      <w:r>
        <w:rPr>
          <w:rFonts w:ascii="Trebuchet MS" w:hAnsi="Trebuchet MS"/>
          <w:sz w:val="12"/>
        </w:rPr>
        <w:t xml:space="preserve">34    </w:t>
      </w:r>
      <w:r>
        <w:rPr>
          <w:rFonts w:ascii="Trebuchet MS" w:hAnsi="Trebuchet MS"/>
          <w:spacing w:val="10"/>
          <w:sz w:val="12"/>
        </w:rPr>
        <w:t xml:space="preserve"> </w:t>
      </w:r>
      <w:r>
        <w:rPr>
          <w:w w:val="95"/>
        </w:rPr>
        <w:t>APCs.</w:t>
      </w:r>
      <w:r>
        <w:rPr>
          <w:spacing w:val="38"/>
          <w:w w:val="95"/>
        </w:rPr>
        <w:t xml:space="preserve"> </w:t>
      </w:r>
      <w:r>
        <w:rPr>
          <w:w w:val="95"/>
        </w:rPr>
        <w:t>We</w:t>
      </w:r>
      <w:r>
        <w:rPr>
          <w:spacing w:val="14"/>
          <w:w w:val="95"/>
        </w:rPr>
        <w:t xml:space="preserve"> </w:t>
      </w:r>
      <w:r>
        <w:rPr>
          <w:w w:val="95"/>
        </w:rPr>
        <w:t>used</w:t>
      </w:r>
      <w:r>
        <w:rPr>
          <w:spacing w:val="14"/>
          <w:w w:val="95"/>
        </w:rPr>
        <w:t xml:space="preserve"> </w:t>
      </w:r>
      <w:r>
        <w:rPr>
          <w:w w:val="95"/>
        </w:rPr>
        <w:t>“Mirror</w:t>
      </w:r>
      <w:r>
        <w:rPr>
          <w:spacing w:val="14"/>
          <w:w w:val="95"/>
        </w:rPr>
        <w:t xml:space="preserve"> </w:t>
      </w:r>
      <w:commentRangeStart w:id="17"/>
      <w:r>
        <w:rPr>
          <w:w w:val="95"/>
        </w:rPr>
        <w:t>journals</w:t>
      </w:r>
      <w:commentRangeEnd w:id="17"/>
      <w:r w:rsidR="00C334C5">
        <w:rPr>
          <w:rStyle w:val="CommentReference"/>
        </w:rPr>
        <w:commentReference w:id="17"/>
      </w:r>
      <w:r>
        <w:rPr>
          <w:w w:val="95"/>
        </w:rPr>
        <w:t>”</w:t>
      </w:r>
      <w:r>
        <w:rPr>
          <w:spacing w:val="14"/>
          <w:w w:val="95"/>
        </w:rPr>
        <w:t xml:space="preserve"> </w:t>
      </w:r>
      <w:r>
        <w:rPr>
          <w:w w:val="95"/>
        </w:rPr>
        <w:t>–</w:t>
      </w:r>
      <w:r>
        <w:rPr>
          <w:spacing w:val="14"/>
          <w:w w:val="95"/>
        </w:rPr>
        <w:t xml:space="preserve"> </w:t>
      </w:r>
      <w:r>
        <w:rPr>
          <w:w w:val="95"/>
        </w:rPr>
        <w:t>APC-charging</w:t>
      </w:r>
      <w:r>
        <w:rPr>
          <w:spacing w:val="13"/>
          <w:w w:val="95"/>
        </w:rPr>
        <w:t xml:space="preserve"> </w:t>
      </w:r>
      <w:r>
        <w:rPr>
          <w:w w:val="95"/>
        </w:rPr>
        <w:t>OA</w:t>
      </w:r>
      <w:r>
        <w:rPr>
          <w:spacing w:val="14"/>
          <w:w w:val="95"/>
        </w:rPr>
        <w:t xml:space="preserve"> </w:t>
      </w:r>
      <w:r>
        <w:rPr>
          <w:w w:val="95"/>
        </w:rPr>
        <w:t>versions</w:t>
      </w:r>
      <w:r>
        <w:rPr>
          <w:spacing w:val="14"/>
          <w:w w:val="95"/>
        </w:rPr>
        <w:t xml:space="preserve"> </w:t>
      </w:r>
      <w:r>
        <w:rPr>
          <w:w w:val="95"/>
        </w:rPr>
        <w:t>of</w:t>
      </w:r>
      <w:r>
        <w:rPr>
          <w:spacing w:val="15"/>
          <w:w w:val="95"/>
        </w:rPr>
        <w:t xml:space="preserve"> </w:t>
      </w:r>
      <w:r>
        <w:rPr>
          <w:w w:val="95"/>
        </w:rPr>
        <w:t>subscription</w:t>
      </w:r>
      <w:r>
        <w:rPr>
          <w:spacing w:val="13"/>
          <w:w w:val="95"/>
        </w:rPr>
        <w:t xml:space="preserve"> </w:t>
      </w:r>
      <w:r>
        <w:rPr>
          <w:w w:val="95"/>
        </w:rPr>
        <w:t>"Parent</w:t>
      </w:r>
      <w:ins w:id="18" w:author="Smith,Audrey Culver" w:date="2021-02-22T13:28:00Z">
        <w:r w:rsidR="003F24F9">
          <w:rPr>
            <w:w w:val="95"/>
          </w:rPr>
          <w:t>”</w:t>
        </w:r>
      </w:ins>
      <w:del w:id="19" w:author="Smith,Audrey Culver" w:date="2021-02-22T13:28:00Z">
        <w:r w:rsidDel="003F24F9">
          <w:rPr>
            <w:w w:val="95"/>
          </w:rPr>
          <w:delText>’</w:delText>
        </w:r>
      </w:del>
    </w:p>
    <w:p w14:paraId="4900D059" w14:textId="77777777" w:rsidR="00BB4C49" w:rsidRDefault="00DC0BFC">
      <w:pPr>
        <w:pStyle w:val="BodyText"/>
        <w:spacing w:before="154"/>
        <w:ind w:left="173"/>
      </w:pPr>
      <w:r>
        <w:rPr>
          <w:rFonts w:ascii="Trebuchet MS" w:hAnsi="Trebuchet MS"/>
          <w:sz w:val="12"/>
        </w:rPr>
        <w:t xml:space="preserve">35    </w:t>
      </w:r>
      <w:r>
        <w:rPr>
          <w:rFonts w:ascii="Trebuchet MS" w:hAnsi="Trebuchet MS"/>
          <w:spacing w:val="19"/>
          <w:sz w:val="12"/>
        </w:rPr>
        <w:t xml:space="preserve"> </w:t>
      </w:r>
      <w:r>
        <w:rPr>
          <w:w w:val="95"/>
        </w:rPr>
        <w:t>journals</w:t>
      </w:r>
      <w:r>
        <w:rPr>
          <w:spacing w:val="-4"/>
          <w:w w:val="95"/>
        </w:rPr>
        <w:t xml:space="preserve"> </w:t>
      </w:r>
      <w:r>
        <w:rPr>
          <w:w w:val="95"/>
        </w:rPr>
        <w:t>with</w:t>
      </w:r>
      <w:r>
        <w:rPr>
          <w:spacing w:val="-4"/>
          <w:w w:val="95"/>
        </w:rPr>
        <w:t xml:space="preserve"> </w:t>
      </w:r>
      <w:r>
        <w:rPr>
          <w:w w:val="95"/>
        </w:rPr>
        <w:t>whom</w:t>
      </w:r>
      <w:r>
        <w:rPr>
          <w:spacing w:val="-5"/>
          <w:w w:val="95"/>
        </w:rPr>
        <w:t xml:space="preserve"> </w:t>
      </w:r>
      <w:r>
        <w:rPr>
          <w:w w:val="95"/>
        </w:rPr>
        <w:t>they</w:t>
      </w:r>
      <w:r>
        <w:rPr>
          <w:spacing w:val="-4"/>
          <w:w w:val="95"/>
        </w:rPr>
        <w:t xml:space="preserve"> </w:t>
      </w:r>
      <w:r>
        <w:rPr>
          <w:w w:val="95"/>
        </w:rPr>
        <w:t>share</w:t>
      </w:r>
      <w:r>
        <w:rPr>
          <w:spacing w:val="-4"/>
          <w:w w:val="95"/>
        </w:rPr>
        <w:t xml:space="preserve"> </w:t>
      </w:r>
      <w:r>
        <w:rPr>
          <w:w w:val="95"/>
        </w:rPr>
        <w:t>editorial</w:t>
      </w:r>
      <w:r>
        <w:rPr>
          <w:spacing w:val="-4"/>
          <w:w w:val="95"/>
        </w:rPr>
        <w:t xml:space="preserve"> </w:t>
      </w:r>
      <w:r>
        <w:rPr>
          <w:w w:val="95"/>
        </w:rPr>
        <w:t>boards</w:t>
      </w:r>
      <w:r>
        <w:rPr>
          <w:spacing w:val="-4"/>
          <w:w w:val="95"/>
        </w:rPr>
        <w:t xml:space="preserve"> </w:t>
      </w:r>
      <w:r>
        <w:rPr>
          <w:w w:val="95"/>
        </w:rPr>
        <w:t>and</w:t>
      </w:r>
      <w:r>
        <w:rPr>
          <w:spacing w:val="-4"/>
          <w:w w:val="95"/>
        </w:rPr>
        <w:t xml:space="preserve"> </w:t>
      </w:r>
      <w:r>
        <w:rPr>
          <w:w w:val="95"/>
        </w:rPr>
        <w:t>standards</w:t>
      </w:r>
      <w:r>
        <w:rPr>
          <w:spacing w:val="-4"/>
          <w:w w:val="95"/>
        </w:rPr>
        <w:t xml:space="preserve"> </w:t>
      </w:r>
      <w:r>
        <w:rPr>
          <w:w w:val="95"/>
        </w:rPr>
        <w:t>for</w:t>
      </w:r>
      <w:r>
        <w:rPr>
          <w:spacing w:val="-4"/>
          <w:w w:val="95"/>
        </w:rPr>
        <w:t xml:space="preserve"> </w:t>
      </w:r>
      <w:r>
        <w:rPr>
          <w:w w:val="95"/>
        </w:rPr>
        <w:t>acceptance</w:t>
      </w:r>
      <w:r>
        <w:rPr>
          <w:spacing w:val="-4"/>
          <w:w w:val="95"/>
        </w:rPr>
        <w:t xml:space="preserve"> </w:t>
      </w:r>
      <w:r>
        <w:rPr>
          <w:w w:val="95"/>
        </w:rPr>
        <w:t>–</w:t>
      </w:r>
      <w:r>
        <w:rPr>
          <w:spacing w:val="-4"/>
          <w:w w:val="95"/>
        </w:rPr>
        <w:t xml:space="preserve"> </w:t>
      </w:r>
      <w:r>
        <w:rPr>
          <w:w w:val="95"/>
        </w:rPr>
        <w:t>to</w:t>
      </w:r>
      <w:r>
        <w:rPr>
          <w:spacing w:val="-5"/>
          <w:w w:val="95"/>
        </w:rPr>
        <w:t xml:space="preserve"> </w:t>
      </w:r>
      <w:r>
        <w:rPr>
          <w:w w:val="95"/>
        </w:rPr>
        <w:t>investigate</w:t>
      </w:r>
    </w:p>
    <w:p w14:paraId="3F45CDA9" w14:textId="77777777" w:rsidR="00BB4C49" w:rsidRDefault="00DC0BFC">
      <w:pPr>
        <w:pStyle w:val="BodyText"/>
        <w:spacing w:before="154"/>
        <w:ind w:left="173"/>
      </w:pPr>
      <w:r>
        <w:rPr>
          <w:rFonts w:ascii="Trebuchet MS"/>
          <w:sz w:val="12"/>
        </w:rPr>
        <w:t xml:space="preserve">36    </w:t>
      </w:r>
      <w:r>
        <w:rPr>
          <w:rFonts w:ascii="Trebuchet MS"/>
          <w:spacing w:val="19"/>
          <w:sz w:val="12"/>
        </w:rPr>
        <w:t xml:space="preserve"> </w:t>
      </w:r>
      <w:r>
        <w:rPr>
          <w:w w:val="95"/>
        </w:rPr>
        <w:t>the</w:t>
      </w:r>
      <w:r>
        <w:rPr>
          <w:spacing w:val="7"/>
          <w:w w:val="95"/>
        </w:rPr>
        <w:t xml:space="preserve"> </w:t>
      </w:r>
      <w:r>
        <w:rPr>
          <w:w w:val="95"/>
        </w:rPr>
        <w:t>relationship</w:t>
      </w:r>
      <w:r>
        <w:rPr>
          <w:spacing w:val="7"/>
          <w:w w:val="95"/>
        </w:rPr>
        <w:t xml:space="preserve"> </w:t>
      </w:r>
      <w:r>
        <w:rPr>
          <w:w w:val="95"/>
        </w:rPr>
        <w:t>between</w:t>
      </w:r>
      <w:r>
        <w:rPr>
          <w:spacing w:val="8"/>
          <w:w w:val="95"/>
        </w:rPr>
        <w:t xml:space="preserve"> </w:t>
      </w:r>
      <w:r>
        <w:rPr>
          <w:w w:val="95"/>
        </w:rPr>
        <w:t>APCs</w:t>
      </w:r>
      <w:r>
        <w:rPr>
          <w:spacing w:val="8"/>
          <w:w w:val="95"/>
        </w:rPr>
        <w:t xml:space="preserve"> </w:t>
      </w:r>
      <w:r>
        <w:rPr>
          <w:w w:val="95"/>
        </w:rPr>
        <w:t>and</w:t>
      </w:r>
      <w:r>
        <w:rPr>
          <w:spacing w:val="8"/>
          <w:w w:val="95"/>
        </w:rPr>
        <w:t xml:space="preserve"> </w:t>
      </w:r>
      <w:r>
        <w:rPr>
          <w:w w:val="95"/>
        </w:rPr>
        <w:t>the</w:t>
      </w:r>
      <w:r>
        <w:rPr>
          <w:spacing w:val="6"/>
          <w:w w:val="95"/>
        </w:rPr>
        <w:t xml:space="preserve"> </w:t>
      </w:r>
      <w:r>
        <w:rPr>
          <w:w w:val="95"/>
        </w:rPr>
        <w:t>geographic</w:t>
      </w:r>
      <w:r>
        <w:rPr>
          <w:spacing w:val="8"/>
          <w:w w:val="95"/>
        </w:rPr>
        <w:t xml:space="preserve"> </w:t>
      </w:r>
      <w:r>
        <w:rPr>
          <w:w w:val="95"/>
        </w:rPr>
        <w:t>diversity</w:t>
      </w:r>
      <w:r>
        <w:rPr>
          <w:spacing w:val="7"/>
          <w:w w:val="95"/>
        </w:rPr>
        <w:t xml:space="preserve"> </w:t>
      </w:r>
      <w:r>
        <w:rPr>
          <w:w w:val="95"/>
        </w:rPr>
        <w:t>of</w:t>
      </w:r>
      <w:r>
        <w:rPr>
          <w:spacing w:val="8"/>
          <w:w w:val="95"/>
        </w:rPr>
        <w:t xml:space="preserve"> </w:t>
      </w:r>
      <w:r>
        <w:rPr>
          <w:w w:val="95"/>
        </w:rPr>
        <w:t>authors.</w:t>
      </w:r>
      <w:r>
        <w:rPr>
          <w:spacing w:val="29"/>
          <w:w w:val="95"/>
        </w:rPr>
        <w:t xml:space="preserve"> </w:t>
      </w:r>
      <w:r>
        <w:rPr>
          <w:w w:val="95"/>
        </w:rPr>
        <w:t>Most</w:t>
      </w:r>
      <w:r>
        <w:rPr>
          <w:spacing w:val="7"/>
          <w:w w:val="95"/>
        </w:rPr>
        <w:t xml:space="preserve"> </w:t>
      </w:r>
      <w:r>
        <w:rPr>
          <w:w w:val="95"/>
        </w:rPr>
        <w:t>of</w:t>
      </w:r>
      <w:r>
        <w:rPr>
          <w:spacing w:val="8"/>
          <w:w w:val="95"/>
        </w:rPr>
        <w:t xml:space="preserve"> </w:t>
      </w:r>
      <w:r>
        <w:rPr>
          <w:w w:val="95"/>
        </w:rPr>
        <w:t>the</w:t>
      </w:r>
      <w:r>
        <w:rPr>
          <w:spacing w:val="8"/>
          <w:w w:val="95"/>
        </w:rPr>
        <w:t xml:space="preserve"> </w:t>
      </w:r>
      <w:r>
        <w:rPr>
          <w:w w:val="95"/>
        </w:rPr>
        <w:t>&gt;36,</w:t>
      </w:r>
      <w:commentRangeStart w:id="20"/>
      <w:r>
        <w:rPr>
          <w:w w:val="95"/>
        </w:rPr>
        <w:t>000</w:t>
      </w:r>
      <w:commentRangeEnd w:id="20"/>
      <w:r w:rsidR="00B24942">
        <w:rPr>
          <w:rStyle w:val="CommentReference"/>
        </w:rPr>
        <w:commentReference w:id="20"/>
      </w:r>
    </w:p>
    <w:p w14:paraId="73EF9260" w14:textId="77777777" w:rsidR="00BB4C49" w:rsidRDefault="00DC0BFC">
      <w:pPr>
        <w:pStyle w:val="BodyText"/>
        <w:spacing w:before="155"/>
        <w:ind w:left="173"/>
      </w:pPr>
      <w:r>
        <w:rPr>
          <w:rFonts w:ascii="Trebuchet MS"/>
          <w:sz w:val="12"/>
        </w:rPr>
        <w:t xml:space="preserve">37    </w:t>
      </w:r>
      <w:r>
        <w:rPr>
          <w:rFonts w:ascii="Trebuchet MS"/>
          <w:spacing w:val="19"/>
          <w:sz w:val="12"/>
        </w:rPr>
        <w:t xml:space="preserve"> </w:t>
      </w:r>
      <w:r>
        <w:rPr>
          <w:w w:val="95"/>
        </w:rPr>
        <w:t>articles</w:t>
      </w:r>
      <w:r>
        <w:rPr>
          <w:spacing w:val="-6"/>
          <w:w w:val="95"/>
        </w:rPr>
        <w:t xml:space="preserve"> </w:t>
      </w:r>
      <w:r>
        <w:rPr>
          <w:w w:val="95"/>
        </w:rPr>
        <w:t>we</w:t>
      </w:r>
      <w:r>
        <w:rPr>
          <w:spacing w:val="-6"/>
          <w:w w:val="95"/>
        </w:rPr>
        <w:t xml:space="preserve"> </w:t>
      </w:r>
      <w:r>
        <w:rPr>
          <w:w w:val="95"/>
        </w:rPr>
        <w:t>reviewed</w:t>
      </w:r>
      <w:r>
        <w:rPr>
          <w:spacing w:val="-7"/>
          <w:w w:val="95"/>
        </w:rPr>
        <w:t xml:space="preserve"> </w:t>
      </w:r>
      <w:r>
        <w:rPr>
          <w:w w:val="95"/>
        </w:rPr>
        <w:t>were</w:t>
      </w:r>
      <w:r>
        <w:rPr>
          <w:spacing w:val="-6"/>
          <w:w w:val="95"/>
        </w:rPr>
        <w:t xml:space="preserve"> </w:t>
      </w:r>
      <w:r>
        <w:rPr>
          <w:w w:val="95"/>
        </w:rPr>
        <w:t>published</w:t>
      </w:r>
      <w:r>
        <w:rPr>
          <w:spacing w:val="-7"/>
          <w:w w:val="95"/>
        </w:rPr>
        <w:t xml:space="preserve"> </w:t>
      </w:r>
      <w:r>
        <w:rPr>
          <w:w w:val="95"/>
        </w:rPr>
        <w:t>in</w:t>
      </w:r>
      <w:r>
        <w:rPr>
          <w:spacing w:val="-6"/>
          <w:w w:val="95"/>
        </w:rPr>
        <w:t xml:space="preserve"> </w:t>
      </w:r>
      <w:r>
        <w:rPr>
          <w:w w:val="95"/>
        </w:rPr>
        <w:t>Parent</w:t>
      </w:r>
      <w:r>
        <w:rPr>
          <w:spacing w:val="-6"/>
          <w:w w:val="95"/>
        </w:rPr>
        <w:t xml:space="preserve"> </w:t>
      </w:r>
      <w:r>
        <w:rPr>
          <w:w w:val="95"/>
        </w:rPr>
        <w:t>journals.</w:t>
      </w:r>
      <w:r>
        <w:rPr>
          <w:spacing w:val="11"/>
          <w:w w:val="95"/>
        </w:rPr>
        <w:t xml:space="preserve"> </w:t>
      </w:r>
      <w:r>
        <w:rPr>
          <w:w w:val="95"/>
        </w:rPr>
        <w:t>Although</w:t>
      </w:r>
      <w:r>
        <w:rPr>
          <w:spacing w:val="-6"/>
          <w:w w:val="95"/>
        </w:rPr>
        <w:t xml:space="preserve"> </w:t>
      </w:r>
      <w:r>
        <w:rPr>
          <w:w w:val="95"/>
        </w:rPr>
        <w:t>lead</w:t>
      </w:r>
      <w:r>
        <w:rPr>
          <w:spacing w:val="-7"/>
          <w:w w:val="95"/>
        </w:rPr>
        <w:t xml:space="preserve"> </w:t>
      </w:r>
      <w:r>
        <w:rPr>
          <w:w w:val="95"/>
        </w:rPr>
        <w:t>authors</w:t>
      </w:r>
      <w:r>
        <w:rPr>
          <w:spacing w:val="-6"/>
          <w:w w:val="95"/>
        </w:rPr>
        <w:t xml:space="preserve"> </w:t>
      </w:r>
      <w:r>
        <w:rPr>
          <w:w w:val="95"/>
        </w:rPr>
        <w:t>were</w:t>
      </w:r>
      <w:r>
        <w:rPr>
          <w:spacing w:val="-6"/>
          <w:w w:val="95"/>
        </w:rPr>
        <w:t xml:space="preserve"> </w:t>
      </w:r>
      <w:r>
        <w:rPr>
          <w:w w:val="95"/>
        </w:rPr>
        <w:t>based</w:t>
      </w:r>
      <w:r>
        <w:rPr>
          <w:spacing w:val="-7"/>
          <w:w w:val="95"/>
        </w:rPr>
        <w:t xml:space="preserve"> </w:t>
      </w:r>
      <w:r>
        <w:rPr>
          <w:w w:val="95"/>
        </w:rPr>
        <w:t>in</w:t>
      </w:r>
    </w:p>
    <w:p w14:paraId="48CF5FBD" w14:textId="77777777" w:rsidR="00BB4C49" w:rsidRDefault="00DC0BFC">
      <w:pPr>
        <w:pStyle w:val="BodyText"/>
        <w:spacing w:before="154"/>
        <w:ind w:left="173"/>
      </w:pPr>
      <w:proofErr w:type="gramStart"/>
      <w:r>
        <w:rPr>
          <w:rFonts w:ascii="Trebuchet MS"/>
          <w:sz w:val="12"/>
        </w:rPr>
        <w:t>38</w:t>
      </w:r>
      <w:proofErr w:type="gramEnd"/>
      <w:r>
        <w:rPr>
          <w:rFonts w:ascii="Trebuchet MS"/>
          <w:sz w:val="12"/>
        </w:rPr>
        <w:t xml:space="preserve">    </w:t>
      </w:r>
      <w:r>
        <w:rPr>
          <w:rFonts w:ascii="Trebuchet MS"/>
          <w:spacing w:val="1"/>
          <w:sz w:val="12"/>
        </w:rPr>
        <w:t xml:space="preserve"> </w:t>
      </w:r>
      <w:r>
        <w:t>&gt;</w:t>
      </w:r>
      <w:commentRangeStart w:id="21"/>
      <w:r>
        <w:t>140</w:t>
      </w:r>
      <w:commentRangeEnd w:id="21"/>
      <w:r w:rsidR="00C334C5">
        <w:rPr>
          <w:rStyle w:val="CommentReference"/>
        </w:rPr>
        <w:commentReference w:id="21"/>
      </w:r>
      <w:r>
        <w:rPr>
          <w:spacing w:val="-7"/>
        </w:rPr>
        <w:t xml:space="preserve"> </w:t>
      </w:r>
      <w:r>
        <w:t>countries,</w:t>
      </w:r>
      <w:r>
        <w:rPr>
          <w:spacing w:val="-6"/>
        </w:rPr>
        <w:t xml:space="preserve"> </w:t>
      </w:r>
      <w:r>
        <w:t>~45%</w:t>
      </w:r>
      <w:r>
        <w:rPr>
          <w:spacing w:val="-5"/>
        </w:rPr>
        <w:t xml:space="preserve"> </w:t>
      </w:r>
      <w:r>
        <w:t>were</w:t>
      </w:r>
      <w:r>
        <w:rPr>
          <w:spacing w:val="-6"/>
        </w:rPr>
        <w:t xml:space="preserve"> </w:t>
      </w:r>
      <w:r>
        <w:t>based</w:t>
      </w:r>
      <w:r>
        <w:rPr>
          <w:spacing w:val="-6"/>
        </w:rPr>
        <w:t xml:space="preserve"> </w:t>
      </w:r>
      <w:r>
        <w:t>in</w:t>
      </w:r>
      <w:r>
        <w:rPr>
          <w:spacing w:val="-6"/>
        </w:rPr>
        <w:t xml:space="preserve"> </w:t>
      </w:r>
      <w:r>
        <w:t>either</w:t>
      </w:r>
      <w:r>
        <w:rPr>
          <w:spacing w:val="-6"/>
        </w:rPr>
        <w:t xml:space="preserve"> </w:t>
      </w:r>
      <w:r>
        <w:t>the</w:t>
      </w:r>
      <w:r>
        <w:rPr>
          <w:spacing w:val="-5"/>
        </w:rPr>
        <w:t xml:space="preserve"> </w:t>
      </w:r>
      <w:r>
        <w:t>United</w:t>
      </w:r>
      <w:r>
        <w:rPr>
          <w:spacing w:val="-6"/>
        </w:rPr>
        <w:t xml:space="preserve"> </w:t>
      </w:r>
      <w:r>
        <w:t>States</w:t>
      </w:r>
      <w:r>
        <w:rPr>
          <w:spacing w:val="-6"/>
        </w:rPr>
        <w:t xml:space="preserve"> </w:t>
      </w:r>
      <w:r>
        <w:t>of</w:t>
      </w:r>
      <w:r>
        <w:rPr>
          <w:spacing w:val="-5"/>
        </w:rPr>
        <w:t xml:space="preserve"> </w:t>
      </w:r>
      <w:r>
        <w:t>America</w:t>
      </w:r>
      <w:r>
        <w:rPr>
          <w:spacing w:val="-7"/>
        </w:rPr>
        <w:t xml:space="preserve"> </w:t>
      </w:r>
      <w:r>
        <w:t>(USA)</w:t>
      </w:r>
      <w:r>
        <w:rPr>
          <w:spacing w:val="-5"/>
        </w:rPr>
        <w:t xml:space="preserve"> </w:t>
      </w:r>
      <w:r>
        <w:t>or</w:t>
      </w:r>
      <w:r>
        <w:rPr>
          <w:spacing w:val="-6"/>
        </w:rPr>
        <w:t xml:space="preserve"> </w:t>
      </w:r>
      <w:r>
        <w:t>China.</w:t>
      </w:r>
    </w:p>
    <w:p w14:paraId="5698C108" w14:textId="77777777" w:rsidR="00BB4C49" w:rsidRDefault="00DC0BFC">
      <w:pPr>
        <w:pStyle w:val="BodyText"/>
        <w:spacing w:before="155"/>
        <w:ind w:left="173"/>
      </w:pPr>
      <w:r>
        <w:rPr>
          <w:rFonts w:ascii="Trebuchet MS"/>
          <w:sz w:val="12"/>
        </w:rPr>
        <w:t xml:space="preserve">39    </w:t>
      </w:r>
      <w:r>
        <w:rPr>
          <w:rFonts w:ascii="Trebuchet MS"/>
          <w:spacing w:val="10"/>
          <w:sz w:val="12"/>
        </w:rPr>
        <w:t xml:space="preserve"> </w:t>
      </w:r>
      <w:r>
        <w:rPr>
          <w:w w:val="95"/>
        </w:rPr>
        <w:t>After</w:t>
      </w:r>
      <w:r>
        <w:rPr>
          <w:spacing w:val="4"/>
          <w:w w:val="95"/>
        </w:rPr>
        <w:t xml:space="preserve"> </w:t>
      </w:r>
      <w:r>
        <w:rPr>
          <w:w w:val="95"/>
        </w:rPr>
        <w:t>correcting</w:t>
      </w:r>
      <w:r>
        <w:rPr>
          <w:spacing w:val="4"/>
          <w:w w:val="95"/>
        </w:rPr>
        <w:t xml:space="preserve"> </w:t>
      </w:r>
      <w:r>
        <w:rPr>
          <w:w w:val="95"/>
        </w:rPr>
        <w:t>for</w:t>
      </w:r>
      <w:r>
        <w:rPr>
          <w:spacing w:val="5"/>
          <w:w w:val="95"/>
        </w:rPr>
        <w:t xml:space="preserve"> </w:t>
      </w:r>
      <w:r>
        <w:rPr>
          <w:w w:val="95"/>
        </w:rPr>
        <w:t>di</w:t>
      </w:r>
      <w:r>
        <w:rPr>
          <w:rFonts w:ascii="Arial"/>
          <w:w w:val="95"/>
        </w:rPr>
        <w:t>ff</w:t>
      </w:r>
      <w:r>
        <w:rPr>
          <w:w w:val="95"/>
        </w:rPr>
        <w:t>erences</w:t>
      </w:r>
      <w:r>
        <w:rPr>
          <w:spacing w:val="4"/>
          <w:w w:val="95"/>
        </w:rPr>
        <w:t xml:space="preserve"> </w:t>
      </w:r>
      <w:r>
        <w:rPr>
          <w:w w:val="95"/>
        </w:rPr>
        <w:t>in</w:t>
      </w:r>
      <w:r>
        <w:rPr>
          <w:spacing w:val="5"/>
          <w:w w:val="95"/>
        </w:rPr>
        <w:t xml:space="preserve"> </w:t>
      </w:r>
      <w:r>
        <w:rPr>
          <w:w w:val="95"/>
        </w:rPr>
        <w:t>sample</w:t>
      </w:r>
      <w:r>
        <w:rPr>
          <w:spacing w:val="4"/>
          <w:w w:val="95"/>
        </w:rPr>
        <w:t xml:space="preserve"> </w:t>
      </w:r>
      <w:r>
        <w:rPr>
          <w:w w:val="95"/>
        </w:rPr>
        <w:t>size,</w:t>
      </w:r>
      <w:r>
        <w:rPr>
          <w:spacing w:val="4"/>
          <w:w w:val="95"/>
        </w:rPr>
        <w:t xml:space="preserve"> </w:t>
      </w:r>
      <w:r>
        <w:rPr>
          <w:w w:val="95"/>
        </w:rPr>
        <w:t>we</w:t>
      </w:r>
      <w:r>
        <w:rPr>
          <w:spacing w:val="5"/>
          <w:w w:val="95"/>
        </w:rPr>
        <w:t xml:space="preserve"> </w:t>
      </w:r>
      <w:r>
        <w:rPr>
          <w:w w:val="95"/>
        </w:rPr>
        <w:t>found</w:t>
      </w:r>
      <w:r>
        <w:rPr>
          <w:spacing w:val="4"/>
          <w:w w:val="95"/>
        </w:rPr>
        <w:t xml:space="preserve"> </w:t>
      </w:r>
      <w:r>
        <w:rPr>
          <w:w w:val="95"/>
        </w:rPr>
        <w:t>no</w:t>
      </w:r>
      <w:r>
        <w:rPr>
          <w:spacing w:val="5"/>
          <w:w w:val="95"/>
        </w:rPr>
        <w:t xml:space="preserve"> </w:t>
      </w:r>
      <w:r>
        <w:rPr>
          <w:w w:val="95"/>
        </w:rPr>
        <w:t>di</w:t>
      </w:r>
      <w:r>
        <w:rPr>
          <w:rFonts w:ascii="Arial"/>
          <w:w w:val="95"/>
        </w:rPr>
        <w:t>ff</w:t>
      </w:r>
      <w:r>
        <w:rPr>
          <w:w w:val="95"/>
        </w:rPr>
        <w:t>erence</w:t>
      </w:r>
      <w:r>
        <w:rPr>
          <w:spacing w:val="5"/>
          <w:w w:val="95"/>
        </w:rPr>
        <w:t xml:space="preserve"> </w:t>
      </w:r>
      <w:r>
        <w:rPr>
          <w:w w:val="95"/>
        </w:rPr>
        <w:t>between</w:t>
      </w:r>
      <w:r>
        <w:rPr>
          <w:spacing w:val="4"/>
          <w:w w:val="95"/>
        </w:rPr>
        <w:t xml:space="preserve"> </w:t>
      </w:r>
      <w:r>
        <w:rPr>
          <w:w w:val="95"/>
        </w:rPr>
        <w:t>Mirror</w:t>
      </w:r>
      <w:r>
        <w:rPr>
          <w:spacing w:val="4"/>
          <w:w w:val="95"/>
        </w:rPr>
        <w:t xml:space="preserve"> </w:t>
      </w:r>
      <w:r>
        <w:rPr>
          <w:w w:val="95"/>
        </w:rPr>
        <w:t>and</w:t>
      </w:r>
    </w:p>
    <w:p w14:paraId="3D3234E9" w14:textId="54AA368A" w:rsidR="00BB4C49" w:rsidRDefault="00DC0BFC">
      <w:pPr>
        <w:pStyle w:val="BodyText"/>
        <w:spacing w:before="154"/>
        <w:ind w:left="173"/>
      </w:pPr>
      <w:r>
        <w:rPr>
          <w:rFonts w:ascii="Trebuchet MS"/>
          <w:sz w:val="12"/>
        </w:rPr>
        <w:t xml:space="preserve">40    </w:t>
      </w:r>
      <w:r>
        <w:rPr>
          <w:rFonts w:ascii="Trebuchet MS"/>
          <w:spacing w:val="19"/>
          <w:sz w:val="12"/>
        </w:rPr>
        <w:t xml:space="preserve"> </w:t>
      </w:r>
      <w:r>
        <w:rPr>
          <w:w w:val="95"/>
        </w:rPr>
        <w:t>Parent</w:t>
      </w:r>
      <w:r>
        <w:rPr>
          <w:spacing w:val="-1"/>
          <w:w w:val="95"/>
        </w:rPr>
        <w:t xml:space="preserve"> </w:t>
      </w:r>
      <w:r>
        <w:rPr>
          <w:w w:val="95"/>
        </w:rPr>
        <w:t>journals</w:t>
      </w:r>
      <w:r>
        <w:rPr>
          <w:spacing w:val="1"/>
          <w:w w:val="95"/>
        </w:rPr>
        <w:t xml:space="preserve"> </w:t>
      </w:r>
      <w:r>
        <w:rPr>
          <w:w w:val="95"/>
        </w:rPr>
        <w:t>in the number of</w:t>
      </w:r>
      <w:r>
        <w:rPr>
          <w:spacing w:val="1"/>
          <w:w w:val="95"/>
        </w:rPr>
        <w:t xml:space="preserve"> </w:t>
      </w:r>
      <w:r>
        <w:rPr>
          <w:w w:val="95"/>
        </w:rPr>
        <w:t>countries in</w:t>
      </w:r>
      <w:r>
        <w:rPr>
          <w:spacing w:val="-1"/>
          <w:w w:val="95"/>
        </w:rPr>
        <w:t xml:space="preserve"> </w:t>
      </w:r>
      <w:r>
        <w:rPr>
          <w:w w:val="95"/>
        </w:rPr>
        <w:t>which</w:t>
      </w:r>
      <w:r>
        <w:rPr>
          <w:spacing w:val="1"/>
          <w:w w:val="95"/>
        </w:rPr>
        <w:t xml:space="preserve"> </w:t>
      </w:r>
      <w:r>
        <w:rPr>
          <w:w w:val="95"/>
        </w:rPr>
        <w:t>lead</w:t>
      </w:r>
      <w:r>
        <w:rPr>
          <w:spacing w:val="-1"/>
          <w:w w:val="95"/>
        </w:rPr>
        <w:t xml:space="preserve"> </w:t>
      </w:r>
      <w:r>
        <w:rPr>
          <w:w w:val="95"/>
        </w:rPr>
        <w:t>authors</w:t>
      </w:r>
      <w:r>
        <w:rPr>
          <w:spacing w:val="1"/>
          <w:w w:val="95"/>
        </w:rPr>
        <w:t xml:space="preserve"> </w:t>
      </w:r>
      <w:r>
        <w:rPr>
          <w:w w:val="95"/>
        </w:rPr>
        <w:t>were based.</w:t>
      </w:r>
      <w:r>
        <w:rPr>
          <w:spacing w:val="19"/>
          <w:w w:val="95"/>
        </w:rPr>
        <w:t xml:space="preserve"> </w:t>
      </w:r>
      <w:r>
        <w:rPr>
          <w:w w:val="95"/>
        </w:rPr>
        <w:t>Howeve</w:t>
      </w:r>
      <w:ins w:id="22" w:author="Smith,Audrey Culver" w:date="2021-02-22T13:20:00Z">
        <w:r w:rsidR="00C334C5">
          <w:rPr>
            <w:w w:val="95"/>
          </w:rPr>
          <w:t>r</w:t>
        </w:r>
      </w:ins>
      <w:del w:id="23" w:author="Smith,Audrey Culver" w:date="2021-02-22T13:20:00Z">
        <w:r w:rsidDel="00C334C5">
          <w:rPr>
            <w:w w:val="95"/>
          </w:rPr>
          <w:delText>t</w:delText>
        </w:r>
      </w:del>
      <w:r>
        <w:rPr>
          <w:w w:val="95"/>
        </w:rPr>
        <w:t>, after</w:t>
      </w:r>
    </w:p>
    <w:p w14:paraId="4A24A2CA" w14:textId="0094C267" w:rsidR="00BB4C49" w:rsidRDefault="00DC0BFC">
      <w:pPr>
        <w:pStyle w:val="BodyText"/>
        <w:spacing w:before="154"/>
        <w:ind w:left="173"/>
      </w:pPr>
      <w:proofErr w:type="gramStart"/>
      <w:r>
        <w:rPr>
          <w:rFonts w:ascii="Trebuchet MS"/>
          <w:sz w:val="12"/>
        </w:rPr>
        <w:t>41</w:t>
      </w:r>
      <w:proofErr w:type="gramEnd"/>
      <w:r>
        <w:rPr>
          <w:rFonts w:ascii="Trebuchet MS"/>
          <w:sz w:val="12"/>
        </w:rPr>
        <w:t xml:space="preserve">    </w:t>
      </w:r>
      <w:r>
        <w:rPr>
          <w:rFonts w:ascii="Trebuchet MS"/>
          <w:spacing w:val="19"/>
          <w:sz w:val="12"/>
        </w:rPr>
        <w:t xml:space="preserve"> </w:t>
      </w:r>
      <w:r>
        <w:rPr>
          <w:w w:val="95"/>
        </w:rPr>
        <w:t>accounting</w:t>
      </w:r>
      <w:r>
        <w:rPr>
          <w:spacing w:val="12"/>
          <w:w w:val="95"/>
        </w:rPr>
        <w:t xml:space="preserve"> </w:t>
      </w:r>
      <w:r>
        <w:rPr>
          <w:w w:val="95"/>
        </w:rPr>
        <w:t>for</w:t>
      </w:r>
      <w:r>
        <w:rPr>
          <w:spacing w:val="12"/>
          <w:w w:val="95"/>
        </w:rPr>
        <w:t xml:space="preserve"> </w:t>
      </w:r>
      <w:r>
        <w:rPr>
          <w:w w:val="95"/>
        </w:rPr>
        <w:t>the</w:t>
      </w:r>
      <w:r>
        <w:rPr>
          <w:spacing w:val="12"/>
          <w:w w:val="95"/>
        </w:rPr>
        <w:t xml:space="preserve"> </w:t>
      </w:r>
      <w:r>
        <w:rPr>
          <w:w w:val="95"/>
        </w:rPr>
        <w:t>dominance</w:t>
      </w:r>
      <w:r>
        <w:rPr>
          <w:spacing w:val="13"/>
          <w:w w:val="95"/>
        </w:rPr>
        <w:t xml:space="preserve"> </w:t>
      </w:r>
      <w:r>
        <w:rPr>
          <w:w w:val="95"/>
        </w:rPr>
        <w:t>of</w:t>
      </w:r>
      <w:r>
        <w:rPr>
          <w:spacing w:val="13"/>
          <w:w w:val="95"/>
        </w:rPr>
        <w:t xml:space="preserve"> </w:t>
      </w:r>
      <w:r>
        <w:rPr>
          <w:w w:val="95"/>
        </w:rPr>
        <w:t>China</w:t>
      </w:r>
      <w:r>
        <w:rPr>
          <w:spacing w:val="13"/>
          <w:w w:val="95"/>
        </w:rPr>
        <w:t xml:space="preserve"> </w:t>
      </w:r>
      <w:r>
        <w:rPr>
          <w:w w:val="95"/>
        </w:rPr>
        <w:t>and</w:t>
      </w:r>
      <w:r>
        <w:rPr>
          <w:spacing w:val="12"/>
          <w:w w:val="95"/>
        </w:rPr>
        <w:t xml:space="preserve"> </w:t>
      </w:r>
      <w:r>
        <w:rPr>
          <w:w w:val="95"/>
        </w:rPr>
        <w:t>the</w:t>
      </w:r>
      <w:r>
        <w:rPr>
          <w:spacing w:val="13"/>
          <w:w w:val="95"/>
        </w:rPr>
        <w:t xml:space="preserve"> </w:t>
      </w:r>
      <w:r>
        <w:rPr>
          <w:w w:val="95"/>
        </w:rPr>
        <w:t>USA</w:t>
      </w:r>
      <w:r>
        <w:rPr>
          <w:spacing w:val="12"/>
          <w:w w:val="95"/>
        </w:rPr>
        <w:t xml:space="preserve"> </w:t>
      </w:r>
      <w:r>
        <w:rPr>
          <w:w w:val="95"/>
        </w:rPr>
        <w:t>we</w:t>
      </w:r>
      <w:r>
        <w:rPr>
          <w:spacing w:val="13"/>
          <w:w w:val="95"/>
        </w:rPr>
        <w:t xml:space="preserve"> </w:t>
      </w:r>
      <w:r>
        <w:rPr>
          <w:w w:val="95"/>
        </w:rPr>
        <w:t>found</w:t>
      </w:r>
      <w:r>
        <w:rPr>
          <w:spacing w:val="12"/>
          <w:w w:val="95"/>
        </w:rPr>
        <w:t xml:space="preserve"> </w:t>
      </w:r>
      <w:r>
        <w:rPr>
          <w:w w:val="95"/>
        </w:rPr>
        <w:t>that</w:t>
      </w:r>
      <w:r>
        <w:rPr>
          <w:spacing w:val="12"/>
          <w:w w:val="95"/>
        </w:rPr>
        <w:t xml:space="preserve"> </w:t>
      </w:r>
      <w:r>
        <w:rPr>
          <w:w w:val="95"/>
        </w:rPr>
        <w:t>author</w:t>
      </w:r>
      <w:r>
        <w:rPr>
          <w:spacing w:val="13"/>
          <w:w w:val="95"/>
        </w:rPr>
        <w:t xml:space="preserve"> </w:t>
      </w:r>
      <w:r>
        <w:rPr>
          <w:w w:val="95"/>
        </w:rPr>
        <w:t>diversity</w:t>
      </w:r>
      <w:r>
        <w:rPr>
          <w:spacing w:val="13"/>
          <w:w w:val="95"/>
        </w:rPr>
        <w:t xml:space="preserve"> </w:t>
      </w:r>
      <w:ins w:id="24" w:author="Smith,Audrey Culver" w:date="2021-02-22T13:28:00Z">
        <w:r w:rsidR="003F24F9">
          <w:rPr>
            <w:w w:val="95"/>
          </w:rPr>
          <w:t>of</w:t>
        </w:r>
      </w:ins>
      <w:del w:id="25" w:author="Smith,Audrey Culver" w:date="2021-02-22T13:28:00Z">
        <w:r w:rsidDel="003F24F9">
          <w:rPr>
            <w:w w:val="95"/>
          </w:rPr>
          <w:delText>in</w:delText>
        </w:r>
      </w:del>
    </w:p>
    <w:p w14:paraId="7A85F88B" w14:textId="460318BF" w:rsidR="00BB4C49" w:rsidRDefault="00DC0BFC">
      <w:pPr>
        <w:pStyle w:val="BodyText"/>
        <w:spacing w:before="155"/>
        <w:ind w:left="173"/>
      </w:pPr>
      <w:r>
        <w:rPr>
          <w:rFonts w:ascii="Trebuchet MS"/>
          <w:sz w:val="12"/>
        </w:rPr>
        <w:t xml:space="preserve">42    </w:t>
      </w:r>
      <w:r>
        <w:rPr>
          <w:rFonts w:ascii="Trebuchet MS"/>
          <w:spacing w:val="19"/>
          <w:sz w:val="12"/>
        </w:rPr>
        <w:t xml:space="preserve"> </w:t>
      </w:r>
      <w:r>
        <w:rPr>
          <w:w w:val="95"/>
        </w:rPr>
        <w:t>Mirror</w:t>
      </w:r>
      <w:r>
        <w:rPr>
          <w:spacing w:val="11"/>
          <w:w w:val="95"/>
        </w:rPr>
        <w:t xml:space="preserve"> </w:t>
      </w:r>
      <w:r>
        <w:rPr>
          <w:w w:val="95"/>
        </w:rPr>
        <w:t>journals</w:t>
      </w:r>
      <w:r>
        <w:rPr>
          <w:spacing w:val="11"/>
          <w:w w:val="95"/>
        </w:rPr>
        <w:t xml:space="preserve"> </w:t>
      </w:r>
      <w:r>
        <w:rPr>
          <w:w w:val="95"/>
        </w:rPr>
        <w:t>was</w:t>
      </w:r>
      <w:r>
        <w:rPr>
          <w:spacing w:val="12"/>
          <w:w w:val="95"/>
        </w:rPr>
        <w:t xml:space="preserve"> </w:t>
      </w:r>
      <w:r>
        <w:rPr>
          <w:w w:val="95"/>
        </w:rPr>
        <w:t>significantly</w:t>
      </w:r>
      <w:r>
        <w:rPr>
          <w:spacing w:val="11"/>
          <w:w w:val="95"/>
        </w:rPr>
        <w:t xml:space="preserve"> </w:t>
      </w:r>
      <w:r>
        <w:rPr>
          <w:w w:val="95"/>
        </w:rPr>
        <w:t>lower</w:t>
      </w:r>
      <w:r>
        <w:rPr>
          <w:spacing w:val="12"/>
          <w:w w:val="95"/>
        </w:rPr>
        <w:t xml:space="preserve"> </w:t>
      </w:r>
      <w:r>
        <w:rPr>
          <w:w w:val="95"/>
        </w:rPr>
        <w:t>than</w:t>
      </w:r>
      <w:r>
        <w:rPr>
          <w:spacing w:val="10"/>
          <w:w w:val="95"/>
        </w:rPr>
        <w:t xml:space="preserve"> </w:t>
      </w:r>
      <w:ins w:id="26" w:author="Smith,Audrey Culver" w:date="2021-02-22T13:28:00Z">
        <w:r w:rsidR="003F24F9">
          <w:rPr>
            <w:w w:val="95"/>
          </w:rPr>
          <w:t>that of</w:t>
        </w:r>
      </w:ins>
      <w:del w:id="27" w:author="Smith,Audrey Culver" w:date="2021-02-22T13:28:00Z">
        <w:r w:rsidDel="003F24F9">
          <w:rPr>
            <w:w w:val="95"/>
          </w:rPr>
          <w:delText>in</w:delText>
        </w:r>
      </w:del>
      <w:r>
        <w:rPr>
          <w:spacing w:val="11"/>
          <w:w w:val="95"/>
        </w:rPr>
        <w:t xml:space="preserve"> </w:t>
      </w:r>
      <w:r>
        <w:rPr>
          <w:w w:val="95"/>
        </w:rPr>
        <w:t>Parent</w:t>
      </w:r>
      <w:r>
        <w:rPr>
          <w:spacing w:val="11"/>
          <w:w w:val="95"/>
        </w:rPr>
        <w:t xml:space="preserve"> </w:t>
      </w:r>
      <w:r>
        <w:rPr>
          <w:w w:val="95"/>
        </w:rPr>
        <w:t>journals.</w:t>
      </w:r>
      <w:r>
        <w:rPr>
          <w:spacing w:val="35"/>
          <w:w w:val="95"/>
        </w:rPr>
        <w:t xml:space="preserve"> </w:t>
      </w:r>
      <w:r>
        <w:rPr>
          <w:w w:val="95"/>
        </w:rPr>
        <w:t>Most</w:t>
      </w:r>
      <w:r>
        <w:rPr>
          <w:spacing w:val="10"/>
          <w:w w:val="95"/>
        </w:rPr>
        <w:t xml:space="preserve"> </w:t>
      </w:r>
      <w:r>
        <w:rPr>
          <w:w w:val="95"/>
        </w:rPr>
        <w:t>OA</w:t>
      </w:r>
      <w:r>
        <w:rPr>
          <w:spacing w:val="11"/>
          <w:w w:val="95"/>
        </w:rPr>
        <w:t xml:space="preserve"> </w:t>
      </w:r>
      <w:r>
        <w:rPr>
          <w:w w:val="95"/>
        </w:rPr>
        <w:t>articles</w:t>
      </w:r>
      <w:r>
        <w:rPr>
          <w:spacing w:val="12"/>
          <w:w w:val="95"/>
        </w:rPr>
        <w:t xml:space="preserve"> </w:t>
      </w:r>
      <w:r>
        <w:rPr>
          <w:w w:val="95"/>
        </w:rPr>
        <w:t>were</w:t>
      </w:r>
    </w:p>
    <w:p w14:paraId="009CF28C" w14:textId="77777777" w:rsidR="00BB4C49" w:rsidRDefault="00DC0BFC">
      <w:pPr>
        <w:pStyle w:val="BodyText"/>
        <w:spacing w:before="154"/>
        <w:ind w:left="173"/>
      </w:pPr>
      <w:r>
        <w:rPr>
          <w:rFonts w:ascii="Trebuchet MS"/>
          <w:sz w:val="12"/>
        </w:rPr>
        <w:t xml:space="preserve">43    </w:t>
      </w:r>
      <w:r>
        <w:rPr>
          <w:rFonts w:ascii="Trebuchet MS"/>
          <w:spacing w:val="11"/>
          <w:sz w:val="12"/>
        </w:rPr>
        <w:t xml:space="preserve"> </w:t>
      </w:r>
      <w:r>
        <w:rPr>
          <w:w w:val="95"/>
        </w:rPr>
        <w:t>written</w:t>
      </w:r>
      <w:r>
        <w:rPr>
          <w:spacing w:val="11"/>
          <w:w w:val="95"/>
        </w:rPr>
        <w:t xml:space="preserve"> </w:t>
      </w:r>
      <w:r>
        <w:rPr>
          <w:w w:val="95"/>
        </w:rPr>
        <w:t>by</w:t>
      </w:r>
      <w:r>
        <w:rPr>
          <w:spacing w:val="11"/>
          <w:w w:val="95"/>
        </w:rPr>
        <w:t xml:space="preserve"> </w:t>
      </w:r>
      <w:r>
        <w:rPr>
          <w:w w:val="95"/>
        </w:rPr>
        <w:t>authors</w:t>
      </w:r>
      <w:r>
        <w:rPr>
          <w:spacing w:val="12"/>
          <w:w w:val="95"/>
        </w:rPr>
        <w:t xml:space="preserve"> </w:t>
      </w:r>
      <w:r>
        <w:rPr>
          <w:w w:val="95"/>
        </w:rPr>
        <w:t>in</w:t>
      </w:r>
      <w:r>
        <w:rPr>
          <w:spacing w:val="11"/>
          <w:w w:val="95"/>
        </w:rPr>
        <w:t xml:space="preserve"> </w:t>
      </w:r>
      <w:r>
        <w:rPr>
          <w:w w:val="95"/>
        </w:rPr>
        <w:t>high-income</w:t>
      </w:r>
      <w:r>
        <w:rPr>
          <w:spacing w:val="11"/>
          <w:w w:val="95"/>
        </w:rPr>
        <w:t xml:space="preserve"> </w:t>
      </w:r>
      <w:r>
        <w:rPr>
          <w:w w:val="95"/>
        </w:rPr>
        <w:t>countries;</w:t>
      </w:r>
      <w:r>
        <w:rPr>
          <w:spacing w:val="11"/>
          <w:w w:val="95"/>
        </w:rPr>
        <w:t xml:space="preserve"> </w:t>
      </w:r>
      <w:r>
        <w:rPr>
          <w:w w:val="95"/>
        </w:rPr>
        <w:t>no</w:t>
      </w:r>
      <w:r>
        <w:rPr>
          <w:spacing w:val="11"/>
          <w:w w:val="95"/>
        </w:rPr>
        <w:t xml:space="preserve"> </w:t>
      </w:r>
      <w:r>
        <w:rPr>
          <w:w w:val="95"/>
        </w:rPr>
        <w:t>articles</w:t>
      </w:r>
      <w:r>
        <w:rPr>
          <w:spacing w:val="12"/>
          <w:w w:val="95"/>
        </w:rPr>
        <w:t xml:space="preserve"> </w:t>
      </w:r>
      <w:r>
        <w:rPr>
          <w:w w:val="95"/>
        </w:rPr>
        <w:t>in</w:t>
      </w:r>
      <w:r>
        <w:rPr>
          <w:spacing w:val="11"/>
          <w:w w:val="95"/>
        </w:rPr>
        <w:t xml:space="preserve"> </w:t>
      </w:r>
      <w:r>
        <w:rPr>
          <w:w w:val="95"/>
        </w:rPr>
        <w:t>Mirror</w:t>
      </w:r>
      <w:r>
        <w:rPr>
          <w:spacing w:val="11"/>
          <w:w w:val="95"/>
        </w:rPr>
        <w:t xml:space="preserve"> </w:t>
      </w:r>
      <w:r>
        <w:rPr>
          <w:w w:val="95"/>
        </w:rPr>
        <w:t>journals</w:t>
      </w:r>
      <w:r>
        <w:rPr>
          <w:spacing w:val="12"/>
          <w:w w:val="95"/>
        </w:rPr>
        <w:t xml:space="preserve"> </w:t>
      </w:r>
      <w:r>
        <w:rPr>
          <w:w w:val="95"/>
        </w:rPr>
        <w:t>had</w:t>
      </w:r>
      <w:r>
        <w:rPr>
          <w:spacing w:val="11"/>
          <w:w w:val="95"/>
        </w:rPr>
        <w:t xml:space="preserve"> </w:t>
      </w:r>
      <w:r>
        <w:rPr>
          <w:w w:val="95"/>
        </w:rPr>
        <w:t>first</w:t>
      </w:r>
      <w:r>
        <w:rPr>
          <w:spacing w:val="11"/>
          <w:w w:val="95"/>
        </w:rPr>
        <w:t xml:space="preserve"> </w:t>
      </w:r>
      <w:r>
        <w:rPr>
          <w:w w:val="95"/>
        </w:rPr>
        <w:t>authors</w:t>
      </w:r>
    </w:p>
    <w:p w14:paraId="201196B0" w14:textId="77777777" w:rsidR="00BB4C49" w:rsidRDefault="00DC0BFC">
      <w:pPr>
        <w:pStyle w:val="BodyText"/>
        <w:spacing w:before="154"/>
        <w:ind w:left="173"/>
      </w:pPr>
      <w:r>
        <w:rPr>
          <w:rFonts w:ascii="Trebuchet MS"/>
          <w:sz w:val="12"/>
        </w:rPr>
        <w:t xml:space="preserve">44    </w:t>
      </w:r>
      <w:r>
        <w:rPr>
          <w:rFonts w:ascii="Trebuchet MS"/>
          <w:spacing w:val="19"/>
          <w:sz w:val="12"/>
        </w:rPr>
        <w:t xml:space="preserve"> </w:t>
      </w:r>
      <w:r>
        <w:rPr>
          <w:w w:val="95"/>
        </w:rPr>
        <w:t>from</w:t>
      </w:r>
      <w:r>
        <w:rPr>
          <w:spacing w:val="14"/>
          <w:w w:val="95"/>
        </w:rPr>
        <w:t xml:space="preserve"> </w:t>
      </w:r>
      <w:r>
        <w:rPr>
          <w:w w:val="95"/>
        </w:rPr>
        <w:t>low-income</w:t>
      </w:r>
      <w:r>
        <w:rPr>
          <w:spacing w:val="16"/>
          <w:w w:val="95"/>
        </w:rPr>
        <w:t xml:space="preserve"> </w:t>
      </w:r>
      <w:r>
        <w:rPr>
          <w:w w:val="95"/>
        </w:rPr>
        <w:t>countries.</w:t>
      </w:r>
      <w:r>
        <w:rPr>
          <w:spacing w:val="40"/>
          <w:w w:val="95"/>
        </w:rPr>
        <w:t xml:space="preserve"> </w:t>
      </w:r>
      <w:r>
        <w:rPr>
          <w:w w:val="95"/>
        </w:rPr>
        <w:t>Our</w:t>
      </w:r>
      <w:r>
        <w:rPr>
          <w:spacing w:val="15"/>
          <w:w w:val="95"/>
        </w:rPr>
        <w:t xml:space="preserve"> </w:t>
      </w:r>
      <w:r>
        <w:rPr>
          <w:w w:val="95"/>
        </w:rPr>
        <w:t>results</w:t>
      </w:r>
      <w:r>
        <w:rPr>
          <w:spacing w:val="16"/>
          <w:w w:val="95"/>
        </w:rPr>
        <w:t xml:space="preserve"> </w:t>
      </w:r>
      <w:r>
        <w:rPr>
          <w:w w:val="95"/>
        </w:rPr>
        <w:t>are</w:t>
      </w:r>
      <w:r>
        <w:rPr>
          <w:spacing w:val="15"/>
          <w:w w:val="95"/>
        </w:rPr>
        <w:t xml:space="preserve"> </w:t>
      </w:r>
      <w:r>
        <w:rPr>
          <w:w w:val="95"/>
        </w:rPr>
        <w:t>consistent</w:t>
      </w:r>
      <w:r>
        <w:rPr>
          <w:spacing w:val="15"/>
          <w:w w:val="95"/>
        </w:rPr>
        <w:t xml:space="preserve"> </w:t>
      </w:r>
      <w:r>
        <w:rPr>
          <w:w w:val="95"/>
        </w:rPr>
        <w:t>with</w:t>
      </w:r>
      <w:r>
        <w:rPr>
          <w:spacing w:val="16"/>
          <w:w w:val="95"/>
        </w:rPr>
        <w:t xml:space="preserve"> </w:t>
      </w:r>
      <w:r>
        <w:rPr>
          <w:w w:val="95"/>
        </w:rPr>
        <w:t>the</w:t>
      </w:r>
      <w:r>
        <w:rPr>
          <w:spacing w:val="15"/>
          <w:w w:val="95"/>
        </w:rPr>
        <w:t xml:space="preserve"> </w:t>
      </w:r>
      <w:r>
        <w:rPr>
          <w:w w:val="95"/>
        </w:rPr>
        <w:t>hypothesis</w:t>
      </w:r>
      <w:r>
        <w:rPr>
          <w:spacing w:val="16"/>
          <w:w w:val="95"/>
        </w:rPr>
        <w:t xml:space="preserve"> </w:t>
      </w:r>
      <w:r>
        <w:rPr>
          <w:w w:val="95"/>
        </w:rPr>
        <w:t>that</w:t>
      </w:r>
      <w:r>
        <w:rPr>
          <w:spacing w:val="15"/>
          <w:w w:val="95"/>
        </w:rPr>
        <w:t xml:space="preserve"> </w:t>
      </w:r>
      <w:r>
        <w:rPr>
          <w:w w:val="95"/>
        </w:rPr>
        <w:t>APCs</w:t>
      </w:r>
      <w:r>
        <w:rPr>
          <w:spacing w:val="16"/>
          <w:w w:val="95"/>
        </w:rPr>
        <w:t xml:space="preserve"> </w:t>
      </w:r>
      <w:commentRangeStart w:id="28"/>
      <w:r>
        <w:rPr>
          <w:w w:val="95"/>
        </w:rPr>
        <w:t>are</w:t>
      </w:r>
      <w:commentRangeEnd w:id="28"/>
      <w:r w:rsidR="003F24F9">
        <w:rPr>
          <w:rStyle w:val="CommentReference"/>
        </w:rPr>
        <w:commentReference w:id="28"/>
      </w:r>
      <w:r>
        <w:rPr>
          <w:spacing w:val="15"/>
          <w:w w:val="95"/>
        </w:rPr>
        <w:t xml:space="preserve"> </w:t>
      </w:r>
      <w:r>
        <w:rPr>
          <w:w w:val="95"/>
        </w:rPr>
        <w:t>a</w:t>
      </w:r>
    </w:p>
    <w:p w14:paraId="5DCEAFC2" w14:textId="77777777" w:rsidR="00BB4C49" w:rsidRDefault="00DC0BFC">
      <w:pPr>
        <w:pStyle w:val="BodyText"/>
        <w:spacing w:before="155"/>
        <w:ind w:left="173"/>
      </w:pPr>
      <w:proofErr w:type="gramStart"/>
      <w:r>
        <w:rPr>
          <w:rFonts w:ascii="Trebuchet MS"/>
          <w:sz w:val="12"/>
        </w:rPr>
        <w:t>45</w:t>
      </w:r>
      <w:proofErr w:type="gramEnd"/>
      <w:r>
        <w:rPr>
          <w:rFonts w:ascii="Trebuchet MS"/>
          <w:sz w:val="12"/>
        </w:rPr>
        <w:t xml:space="preserve">    </w:t>
      </w:r>
      <w:r>
        <w:rPr>
          <w:rFonts w:ascii="Trebuchet MS"/>
          <w:spacing w:val="19"/>
          <w:sz w:val="12"/>
        </w:rPr>
        <w:t xml:space="preserve"> </w:t>
      </w:r>
      <w:r>
        <w:rPr>
          <w:spacing w:val="-1"/>
        </w:rPr>
        <w:t>barrier</w:t>
      </w:r>
      <w:r>
        <w:rPr>
          <w:spacing w:val="-10"/>
        </w:rPr>
        <w:t xml:space="preserve"> </w:t>
      </w:r>
      <w:r>
        <w:rPr>
          <w:spacing w:val="-1"/>
        </w:rPr>
        <w:t>to</w:t>
      </w:r>
      <w:r>
        <w:rPr>
          <w:spacing w:val="-8"/>
        </w:rPr>
        <w:t xml:space="preserve"> </w:t>
      </w:r>
      <w:r>
        <w:rPr>
          <w:spacing w:val="-1"/>
        </w:rPr>
        <w:t>OA</w:t>
      </w:r>
      <w:r>
        <w:rPr>
          <w:spacing w:val="-9"/>
        </w:rPr>
        <w:t xml:space="preserve"> </w:t>
      </w:r>
      <w:r>
        <w:rPr>
          <w:spacing w:val="-1"/>
        </w:rPr>
        <w:t>publication</w:t>
      </w:r>
      <w:r>
        <w:rPr>
          <w:spacing w:val="-10"/>
        </w:rPr>
        <w:t xml:space="preserve"> </w:t>
      </w:r>
      <w:r>
        <w:rPr>
          <w:spacing w:val="-1"/>
        </w:rPr>
        <w:t>for</w:t>
      </w:r>
      <w:r>
        <w:rPr>
          <w:spacing w:val="-9"/>
        </w:rPr>
        <w:t xml:space="preserve"> </w:t>
      </w:r>
      <w:commentRangeStart w:id="29"/>
      <w:r>
        <w:rPr>
          <w:spacing w:val="-1"/>
        </w:rPr>
        <w:t>scientists</w:t>
      </w:r>
      <w:commentRangeEnd w:id="29"/>
      <w:r w:rsidR="003F24F9">
        <w:rPr>
          <w:rStyle w:val="CommentReference"/>
        </w:rPr>
        <w:commentReference w:id="29"/>
      </w:r>
      <w:r>
        <w:rPr>
          <w:spacing w:val="-9"/>
        </w:rPr>
        <w:t xml:space="preserve"> </w:t>
      </w:r>
      <w:r>
        <w:rPr>
          <w:spacing w:val="-1"/>
        </w:rPr>
        <w:t>from</w:t>
      </w:r>
      <w:r>
        <w:rPr>
          <w:spacing w:val="-9"/>
        </w:rPr>
        <w:t xml:space="preserve"> </w:t>
      </w:r>
      <w:r>
        <w:rPr>
          <w:spacing w:val="-1"/>
        </w:rPr>
        <w:t>the</w:t>
      </w:r>
      <w:r>
        <w:rPr>
          <w:spacing w:val="-8"/>
        </w:rPr>
        <w:t xml:space="preserve"> </w:t>
      </w:r>
      <w:r>
        <w:rPr>
          <w:spacing w:val="-1"/>
        </w:rPr>
        <w:t>Global</w:t>
      </w:r>
      <w:r>
        <w:rPr>
          <w:spacing w:val="-9"/>
        </w:rPr>
        <w:t xml:space="preserve"> </w:t>
      </w:r>
      <w:r>
        <w:t>South.</w:t>
      </w:r>
    </w:p>
    <w:p w14:paraId="5D39984D" w14:textId="77777777" w:rsidR="00BB4C49" w:rsidRDefault="00BB4C49">
      <w:pPr>
        <w:pStyle w:val="BodyText"/>
        <w:spacing w:before="6"/>
        <w:rPr>
          <w:sz w:val="20"/>
        </w:rPr>
      </w:pPr>
    </w:p>
    <w:p w14:paraId="0594BD02" w14:textId="77777777" w:rsidR="00BB4C49" w:rsidRDefault="00DC0BFC">
      <w:pPr>
        <w:pStyle w:val="BodyText"/>
        <w:tabs>
          <w:tab w:val="left" w:pos="1075"/>
        </w:tabs>
        <w:spacing w:before="117"/>
        <w:ind w:left="173"/>
      </w:pPr>
      <w:r>
        <w:rPr>
          <w:rFonts w:ascii="Trebuchet MS"/>
          <w:sz w:val="12"/>
        </w:rPr>
        <w:t>46</w:t>
      </w:r>
      <w:r>
        <w:rPr>
          <w:rFonts w:ascii="Trebuchet MS"/>
          <w:sz w:val="12"/>
        </w:rPr>
        <w:tab/>
      </w:r>
      <w:r>
        <w:rPr>
          <w:i/>
          <w:w w:val="95"/>
        </w:rPr>
        <w:t>Keywords:</w:t>
      </w:r>
      <w:r>
        <w:rPr>
          <w:i/>
          <w:spacing w:val="43"/>
          <w:w w:val="95"/>
        </w:rPr>
        <w:t xml:space="preserve"> </w:t>
      </w:r>
      <w:r>
        <w:rPr>
          <w:w w:val="95"/>
        </w:rPr>
        <w:t>Open</w:t>
      </w:r>
      <w:r>
        <w:rPr>
          <w:spacing w:val="15"/>
          <w:w w:val="95"/>
        </w:rPr>
        <w:t xml:space="preserve"> </w:t>
      </w:r>
      <w:r>
        <w:rPr>
          <w:w w:val="95"/>
        </w:rPr>
        <w:t>access,</w:t>
      </w:r>
      <w:r>
        <w:rPr>
          <w:spacing w:val="15"/>
          <w:w w:val="95"/>
        </w:rPr>
        <w:t xml:space="preserve"> </w:t>
      </w:r>
      <w:del w:id="30" w:author="Smith,Audrey Culver" w:date="2021-02-22T13:29:00Z">
        <w:r w:rsidDel="003F24F9">
          <w:rPr>
            <w:w w:val="95"/>
          </w:rPr>
          <w:delText>article</w:delText>
        </w:r>
        <w:r w:rsidDel="003F24F9">
          <w:rPr>
            <w:spacing w:val="15"/>
            <w:w w:val="95"/>
          </w:rPr>
          <w:delText xml:space="preserve"> </w:delText>
        </w:r>
        <w:r w:rsidDel="003F24F9">
          <w:rPr>
            <w:w w:val="95"/>
          </w:rPr>
          <w:delText>processing</w:delText>
        </w:r>
        <w:r w:rsidDel="003F24F9">
          <w:rPr>
            <w:spacing w:val="15"/>
            <w:w w:val="95"/>
          </w:rPr>
          <w:delText xml:space="preserve"> </w:delText>
        </w:r>
        <w:commentRangeStart w:id="31"/>
        <w:r w:rsidDel="003F24F9">
          <w:rPr>
            <w:w w:val="95"/>
          </w:rPr>
          <w:delText>charges</w:delText>
        </w:r>
      </w:del>
      <w:commentRangeEnd w:id="31"/>
      <w:r w:rsidR="003F24F9">
        <w:rPr>
          <w:rStyle w:val="CommentReference"/>
        </w:rPr>
        <w:commentReference w:id="31"/>
      </w:r>
      <w:del w:id="32" w:author="Smith,Audrey Culver" w:date="2021-02-22T13:29:00Z">
        <w:r w:rsidDel="003F24F9">
          <w:rPr>
            <w:w w:val="95"/>
          </w:rPr>
          <w:delText>,</w:delText>
        </w:r>
      </w:del>
      <w:r>
        <w:rPr>
          <w:spacing w:val="14"/>
          <w:w w:val="95"/>
        </w:rPr>
        <w:t xml:space="preserve"> </w:t>
      </w:r>
      <w:r>
        <w:rPr>
          <w:w w:val="95"/>
        </w:rPr>
        <w:t>author</w:t>
      </w:r>
      <w:r>
        <w:rPr>
          <w:spacing w:val="14"/>
          <w:w w:val="95"/>
        </w:rPr>
        <w:t xml:space="preserve"> </w:t>
      </w:r>
      <w:r>
        <w:rPr>
          <w:w w:val="95"/>
        </w:rPr>
        <w:t>diversity,</w:t>
      </w:r>
      <w:r>
        <w:rPr>
          <w:spacing w:val="14"/>
          <w:w w:val="95"/>
        </w:rPr>
        <w:t xml:space="preserve"> </w:t>
      </w:r>
      <w:r>
        <w:rPr>
          <w:w w:val="95"/>
        </w:rPr>
        <w:t>geographic</w:t>
      </w:r>
    </w:p>
    <w:p w14:paraId="3623B2F2" w14:textId="77777777" w:rsidR="00BB4C49" w:rsidRDefault="00DC0BFC">
      <w:pPr>
        <w:pStyle w:val="BodyText"/>
        <w:spacing w:before="155"/>
        <w:ind w:left="173"/>
      </w:pPr>
      <w:proofErr w:type="gramStart"/>
      <w:r>
        <w:rPr>
          <w:rFonts w:ascii="Trebuchet MS"/>
          <w:sz w:val="12"/>
        </w:rPr>
        <w:t>47</w:t>
      </w:r>
      <w:proofErr w:type="gramEnd"/>
      <w:r>
        <w:rPr>
          <w:rFonts w:ascii="Trebuchet MS"/>
          <w:sz w:val="12"/>
        </w:rPr>
        <w:t xml:space="preserve">    </w:t>
      </w:r>
      <w:r>
        <w:rPr>
          <w:rFonts w:ascii="Trebuchet MS"/>
          <w:spacing w:val="19"/>
          <w:sz w:val="12"/>
        </w:rPr>
        <w:t xml:space="preserve"> </w:t>
      </w:r>
      <w:r>
        <w:rPr>
          <w:w w:val="95"/>
        </w:rPr>
        <w:t>diversity,</w:t>
      </w:r>
      <w:r>
        <w:rPr>
          <w:spacing w:val="12"/>
          <w:w w:val="95"/>
        </w:rPr>
        <w:t xml:space="preserve"> </w:t>
      </w:r>
      <w:r>
        <w:rPr>
          <w:w w:val="95"/>
        </w:rPr>
        <w:t>Global</w:t>
      </w:r>
      <w:r>
        <w:rPr>
          <w:spacing w:val="14"/>
          <w:w w:val="95"/>
        </w:rPr>
        <w:t xml:space="preserve"> </w:t>
      </w:r>
      <w:r>
        <w:rPr>
          <w:w w:val="95"/>
        </w:rPr>
        <w:t>South,</w:t>
      </w:r>
      <w:r>
        <w:rPr>
          <w:spacing w:val="13"/>
          <w:w w:val="95"/>
        </w:rPr>
        <w:t xml:space="preserve"> </w:t>
      </w:r>
      <w:r>
        <w:rPr>
          <w:w w:val="95"/>
        </w:rPr>
        <w:t>Mirror</w:t>
      </w:r>
      <w:r>
        <w:rPr>
          <w:spacing w:val="13"/>
          <w:w w:val="95"/>
        </w:rPr>
        <w:t xml:space="preserve"> </w:t>
      </w:r>
      <w:r>
        <w:rPr>
          <w:w w:val="95"/>
        </w:rPr>
        <w:t>journals,</w:t>
      </w:r>
      <w:r>
        <w:rPr>
          <w:spacing w:val="13"/>
          <w:w w:val="95"/>
        </w:rPr>
        <w:t xml:space="preserve"> </w:t>
      </w:r>
      <w:del w:id="33" w:author="Smith,Audrey Culver" w:date="2021-02-22T13:29:00Z">
        <w:r w:rsidDel="003F24F9">
          <w:rPr>
            <w:w w:val="95"/>
          </w:rPr>
          <w:delText>Open</w:delText>
        </w:r>
        <w:r w:rsidDel="003F24F9">
          <w:rPr>
            <w:spacing w:val="13"/>
            <w:w w:val="95"/>
          </w:rPr>
          <w:delText xml:space="preserve"> </w:delText>
        </w:r>
        <w:r w:rsidDel="003F24F9">
          <w:rPr>
            <w:w w:val="95"/>
          </w:rPr>
          <w:delText>Access</w:delText>
        </w:r>
      </w:del>
    </w:p>
    <w:p w14:paraId="1294B0C1" w14:textId="77777777" w:rsidR="00BB4C49" w:rsidRDefault="00DC0BFC">
      <w:pPr>
        <w:pStyle w:val="BodyText"/>
        <w:tabs>
          <w:tab w:val="left" w:pos="1075"/>
        </w:tabs>
        <w:spacing w:before="154"/>
        <w:ind w:left="173"/>
      </w:pPr>
      <w:r>
        <w:rPr>
          <w:rFonts w:ascii="Trebuchet MS"/>
          <w:sz w:val="12"/>
        </w:rPr>
        <w:t>48</w:t>
      </w:r>
      <w:r>
        <w:rPr>
          <w:rFonts w:ascii="Trebuchet MS"/>
          <w:sz w:val="12"/>
        </w:rPr>
        <w:tab/>
      </w:r>
      <w:r>
        <w:rPr>
          <w:spacing w:val="-2"/>
        </w:rPr>
        <w:t>Word</w:t>
      </w:r>
      <w:r>
        <w:rPr>
          <w:spacing w:val="-10"/>
        </w:rPr>
        <w:t xml:space="preserve"> </w:t>
      </w:r>
      <w:r>
        <w:rPr>
          <w:spacing w:val="-2"/>
        </w:rPr>
        <w:t>count:</w:t>
      </w:r>
      <w:r>
        <w:rPr>
          <w:spacing w:val="8"/>
        </w:rPr>
        <w:t xml:space="preserve"> </w:t>
      </w:r>
      <w:r>
        <w:rPr>
          <w:spacing w:val="-1"/>
        </w:rPr>
        <w:t>4602</w:t>
      </w:r>
    </w:p>
    <w:p w14:paraId="6D4D907C" w14:textId="77777777" w:rsidR="00BB4C49" w:rsidRDefault="00BB4C49">
      <w:pPr>
        <w:sectPr w:rsidR="00BB4C49">
          <w:pgSz w:w="12240" w:h="15840"/>
          <w:pgMar w:top="1320" w:right="1240" w:bottom="280" w:left="940" w:header="649" w:footer="0" w:gutter="0"/>
          <w:cols w:space="720"/>
        </w:sectPr>
      </w:pPr>
    </w:p>
    <w:p w14:paraId="53ACE3F9" w14:textId="77777777" w:rsidR="00BB4C49" w:rsidRDefault="00DC0BFC">
      <w:pPr>
        <w:pStyle w:val="BodyText"/>
        <w:tabs>
          <w:tab w:val="left" w:pos="535"/>
        </w:tabs>
        <w:spacing w:before="171"/>
        <w:ind w:left="173"/>
      </w:pPr>
      <w:r>
        <w:rPr>
          <w:rFonts w:ascii="Trebuchet MS"/>
          <w:sz w:val="12"/>
        </w:rPr>
        <w:lastRenderedPageBreak/>
        <w:t>49</w:t>
      </w:r>
      <w:r>
        <w:rPr>
          <w:rFonts w:ascii="Trebuchet MS"/>
          <w:sz w:val="12"/>
        </w:rPr>
        <w:tab/>
      </w:r>
      <w:r>
        <w:rPr>
          <w:w w:val="95"/>
        </w:rPr>
        <w:t>Article</w:t>
      </w:r>
      <w:r>
        <w:rPr>
          <w:spacing w:val="8"/>
          <w:w w:val="95"/>
        </w:rPr>
        <w:t xml:space="preserve"> </w:t>
      </w:r>
      <w:r>
        <w:rPr>
          <w:w w:val="95"/>
        </w:rPr>
        <w:t>processing</w:t>
      </w:r>
      <w:r>
        <w:rPr>
          <w:spacing w:val="9"/>
          <w:w w:val="95"/>
        </w:rPr>
        <w:t xml:space="preserve"> </w:t>
      </w:r>
      <w:r>
        <w:rPr>
          <w:w w:val="95"/>
        </w:rPr>
        <w:t>charges,</w:t>
      </w:r>
      <w:r>
        <w:rPr>
          <w:spacing w:val="8"/>
          <w:w w:val="95"/>
        </w:rPr>
        <w:t xml:space="preserve"> </w:t>
      </w:r>
      <w:r>
        <w:rPr>
          <w:w w:val="95"/>
        </w:rPr>
        <w:t>the</w:t>
      </w:r>
      <w:r>
        <w:rPr>
          <w:spacing w:val="9"/>
          <w:w w:val="95"/>
        </w:rPr>
        <w:t xml:space="preserve"> </w:t>
      </w:r>
      <w:r>
        <w:rPr>
          <w:w w:val="95"/>
        </w:rPr>
        <w:t>geographic</w:t>
      </w:r>
      <w:r>
        <w:rPr>
          <w:spacing w:val="9"/>
          <w:w w:val="95"/>
        </w:rPr>
        <w:t xml:space="preserve"> </w:t>
      </w:r>
      <w:r>
        <w:rPr>
          <w:w w:val="95"/>
        </w:rPr>
        <w:t>diversity</w:t>
      </w:r>
      <w:r>
        <w:rPr>
          <w:spacing w:val="7"/>
          <w:w w:val="95"/>
        </w:rPr>
        <w:t xml:space="preserve"> </w:t>
      </w:r>
      <w:r>
        <w:rPr>
          <w:w w:val="95"/>
        </w:rPr>
        <w:t>of</w:t>
      </w:r>
      <w:r>
        <w:rPr>
          <w:spacing w:val="9"/>
          <w:w w:val="95"/>
        </w:rPr>
        <w:t xml:space="preserve"> </w:t>
      </w:r>
      <w:r>
        <w:rPr>
          <w:w w:val="95"/>
        </w:rPr>
        <w:t>author</w:t>
      </w:r>
      <w:r>
        <w:rPr>
          <w:spacing w:val="8"/>
          <w:w w:val="95"/>
        </w:rPr>
        <w:t xml:space="preserve"> </w:t>
      </w:r>
      <w:r>
        <w:rPr>
          <w:w w:val="95"/>
        </w:rPr>
        <w:t>communities,</w:t>
      </w:r>
      <w:r>
        <w:rPr>
          <w:spacing w:val="8"/>
          <w:w w:val="95"/>
        </w:rPr>
        <w:t xml:space="preserve"> </w:t>
      </w:r>
      <w:r>
        <w:rPr>
          <w:w w:val="95"/>
        </w:rPr>
        <w:t>and</w:t>
      </w:r>
      <w:r>
        <w:rPr>
          <w:spacing w:val="7"/>
          <w:w w:val="95"/>
        </w:rPr>
        <w:t xml:space="preserve"> </w:t>
      </w:r>
      <w:r>
        <w:rPr>
          <w:w w:val="95"/>
        </w:rPr>
        <w:t>barriers</w:t>
      </w:r>
      <w:r>
        <w:rPr>
          <w:spacing w:val="9"/>
          <w:w w:val="95"/>
        </w:rPr>
        <w:t xml:space="preserve"> </w:t>
      </w:r>
      <w:r>
        <w:rPr>
          <w:w w:val="95"/>
        </w:rPr>
        <w:t>to</w:t>
      </w:r>
    </w:p>
    <w:p w14:paraId="2AB2BC46" w14:textId="77777777" w:rsidR="00BB4C49" w:rsidRDefault="00DC0BFC">
      <w:pPr>
        <w:pStyle w:val="BodyText"/>
        <w:tabs>
          <w:tab w:val="left" w:pos="2951"/>
        </w:tabs>
        <w:spacing w:before="154"/>
        <w:ind w:left="173"/>
      </w:pPr>
      <w:r>
        <w:rPr>
          <w:rFonts w:ascii="Trebuchet MS"/>
          <w:sz w:val="12"/>
        </w:rPr>
        <w:t>50</w:t>
      </w:r>
      <w:r>
        <w:rPr>
          <w:rFonts w:ascii="Trebuchet MS"/>
          <w:sz w:val="12"/>
        </w:rPr>
        <w:tab/>
      </w:r>
      <w:r>
        <w:rPr>
          <w:w w:val="95"/>
        </w:rPr>
        <w:t>publication</w:t>
      </w:r>
      <w:r>
        <w:rPr>
          <w:spacing w:val="19"/>
          <w:w w:val="95"/>
        </w:rPr>
        <w:t xml:space="preserve"> </w:t>
      </w:r>
      <w:r>
        <w:rPr>
          <w:w w:val="95"/>
        </w:rPr>
        <w:t>for</w:t>
      </w:r>
      <w:r>
        <w:rPr>
          <w:spacing w:val="20"/>
          <w:w w:val="95"/>
        </w:rPr>
        <w:t xml:space="preserve"> </w:t>
      </w:r>
      <w:r>
        <w:rPr>
          <w:w w:val="95"/>
        </w:rPr>
        <w:t>authors</w:t>
      </w:r>
      <w:r>
        <w:rPr>
          <w:spacing w:val="20"/>
          <w:w w:val="95"/>
        </w:rPr>
        <w:t xml:space="preserve"> </w:t>
      </w:r>
      <w:r>
        <w:rPr>
          <w:w w:val="95"/>
        </w:rPr>
        <w:t>in</w:t>
      </w:r>
      <w:r>
        <w:rPr>
          <w:spacing w:val="20"/>
          <w:w w:val="95"/>
        </w:rPr>
        <w:t xml:space="preserve"> </w:t>
      </w:r>
      <w:r>
        <w:rPr>
          <w:w w:val="95"/>
        </w:rPr>
        <w:t>the</w:t>
      </w:r>
      <w:r>
        <w:rPr>
          <w:spacing w:val="20"/>
          <w:w w:val="95"/>
        </w:rPr>
        <w:t xml:space="preserve"> </w:t>
      </w:r>
      <w:r>
        <w:rPr>
          <w:w w:val="95"/>
        </w:rPr>
        <w:t>Global</w:t>
      </w:r>
      <w:r>
        <w:rPr>
          <w:spacing w:val="19"/>
          <w:w w:val="95"/>
        </w:rPr>
        <w:t xml:space="preserve"> </w:t>
      </w:r>
      <w:r>
        <w:rPr>
          <w:w w:val="95"/>
        </w:rPr>
        <w:t>South</w:t>
      </w:r>
    </w:p>
    <w:p w14:paraId="25ED83BA" w14:textId="77777777" w:rsidR="00BB4C49" w:rsidRDefault="00DC0BFC">
      <w:pPr>
        <w:pStyle w:val="Heading2"/>
        <w:tabs>
          <w:tab w:val="left" w:pos="4238"/>
          <w:tab w:val="left" w:pos="4641"/>
        </w:tabs>
        <w:spacing w:before="299"/>
        <w:ind w:left="173"/>
      </w:pPr>
      <w:r>
        <w:rPr>
          <w:rFonts w:ascii="Trebuchet MS"/>
          <w:b w:val="0"/>
          <w:w w:val="105"/>
          <w:sz w:val="12"/>
        </w:rPr>
        <w:t>51</w:t>
      </w:r>
      <w:r>
        <w:rPr>
          <w:rFonts w:ascii="Trebuchet MS"/>
          <w:b w:val="0"/>
          <w:w w:val="105"/>
          <w:sz w:val="12"/>
        </w:rPr>
        <w:tab/>
      </w:r>
      <w:r>
        <w:rPr>
          <w:w w:val="105"/>
        </w:rPr>
        <w:t>1</w:t>
      </w:r>
      <w:r>
        <w:rPr>
          <w:w w:val="105"/>
        </w:rPr>
        <w:tab/>
        <w:t>Introduction</w:t>
      </w:r>
    </w:p>
    <w:p w14:paraId="23E33630" w14:textId="77777777" w:rsidR="00BB4C49" w:rsidRDefault="00DC0BFC">
      <w:pPr>
        <w:pStyle w:val="BodyText"/>
        <w:tabs>
          <w:tab w:val="left" w:pos="1075"/>
        </w:tabs>
        <w:spacing w:before="299"/>
        <w:ind w:left="173"/>
      </w:pPr>
      <w:r>
        <w:rPr>
          <w:rFonts w:ascii="Trebuchet MS"/>
          <w:sz w:val="12"/>
        </w:rPr>
        <w:t>52</w:t>
      </w:r>
      <w:r>
        <w:rPr>
          <w:rFonts w:ascii="Trebuchet MS"/>
          <w:sz w:val="12"/>
        </w:rPr>
        <w:tab/>
      </w:r>
      <w:r>
        <w:rPr>
          <w:spacing w:val="-1"/>
        </w:rPr>
        <w:t>Open</w:t>
      </w:r>
      <w:r>
        <w:rPr>
          <w:spacing w:val="-10"/>
        </w:rPr>
        <w:t xml:space="preserve"> </w:t>
      </w:r>
      <w:r>
        <w:rPr>
          <w:spacing w:val="-1"/>
        </w:rPr>
        <w:t>Access</w:t>
      </w:r>
      <w:r>
        <w:rPr>
          <w:spacing w:val="-10"/>
        </w:rPr>
        <w:t xml:space="preserve"> </w:t>
      </w:r>
      <w:r>
        <w:rPr>
          <w:spacing w:val="-1"/>
        </w:rPr>
        <w:t>(i.e.,</w:t>
      </w:r>
      <w:r>
        <w:rPr>
          <w:spacing w:val="-9"/>
        </w:rPr>
        <w:t xml:space="preserve"> </w:t>
      </w:r>
      <w:r>
        <w:rPr>
          <w:spacing w:val="-1"/>
        </w:rPr>
        <w:t>OA)</w:t>
      </w:r>
      <w:r>
        <w:rPr>
          <w:spacing w:val="-10"/>
        </w:rPr>
        <w:t xml:space="preserve"> </w:t>
      </w:r>
      <w:r>
        <w:rPr>
          <w:spacing w:val="-1"/>
        </w:rPr>
        <w:t>articles</w:t>
      </w:r>
      <w:r>
        <w:rPr>
          <w:spacing w:val="-10"/>
        </w:rPr>
        <w:t xml:space="preserve"> </w:t>
      </w:r>
      <w:r>
        <w:rPr>
          <w:spacing w:val="-1"/>
        </w:rPr>
        <w:t>can</w:t>
      </w:r>
      <w:r>
        <w:rPr>
          <w:spacing w:val="-9"/>
        </w:rPr>
        <w:t xml:space="preserve"> </w:t>
      </w:r>
      <w:r>
        <w:rPr>
          <w:spacing w:val="-1"/>
        </w:rPr>
        <w:t>be</w:t>
      </w:r>
      <w:r>
        <w:rPr>
          <w:spacing w:val="-9"/>
        </w:rPr>
        <w:t xml:space="preserve"> </w:t>
      </w:r>
      <w:r>
        <w:rPr>
          <w:spacing w:val="-1"/>
        </w:rPr>
        <w:t>read</w:t>
      </w:r>
      <w:r>
        <w:rPr>
          <w:spacing w:val="-9"/>
        </w:rPr>
        <w:t xml:space="preserve"> </w:t>
      </w:r>
      <w:r>
        <w:rPr>
          <w:spacing w:val="-1"/>
        </w:rPr>
        <w:t>without</w:t>
      </w:r>
      <w:r>
        <w:rPr>
          <w:spacing w:val="-9"/>
        </w:rPr>
        <w:t xml:space="preserve"> </w:t>
      </w:r>
      <w:r>
        <w:t>payment</w:t>
      </w:r>
      <w:r>
        <w:rPr>
          <w:spacing w:val="-10"/>
        </w:rPr>
        <w:t xml:space="preserve"> </w:t>
      </w:r>
      <w:r>
        <w:t>or</w:t>
      </w:r>
      <w:r>
        <w:rPr>
          <w:spacing w:val="-10"/>
        </w:rPr>
        <w:t xml:space="preserve"> </w:t>
      </w:r>
      <w:r>
        <w:t>subscription</w:t>
      </w:r>
      <w:r>
        <w:rPr>
          <w:spacing w:val="-9"/>
        </w:rPr>
        <w:t xml:space="preserve"> </w:t>
      </w:r>
      <w:r>
        <w:t>to</w:t>
      </w:r>
      <w:r>
        <w:rPr>
          <w:spacing w:val="-10"/>
        </w:rPr>
        <w:t xml:space="preserve"> </w:t>
      </w:r>
      <w:r>
        <w:t>the</w:t>
      </w:r>
    </w:p>
    <w:p w14:paraId="5EA28B14" w14:textId="77777777" w:rsidR="00BB4C49" w:rsidRDefault="00DC0BFC">
      <w:pPr>
        <w:pStyle w:val="BodyText"/>
        <w:spacing w:before="154"/>
        <w:ind w:left="173"/>
      </w:pPr>
      <w:proofErr w:type="gramStart"/>
      <w:r>
        <w:rPr>
          <w:rFonts w:ascii="Trebuchet MS"/>
          <w:sz w:val="12"/>
        </w:rPr>
        <w:t>53</w:t>
      </w:r>
      <w:proofErr w:type="gramEnd"/>
      <w:r>
        <w:rPr>
          <w:rFonts w:ascii="Trebuchet MS"/>
          <w:sz w:val="12"/>
        </w:rPr>
        <w:t xml:space="preserve">    </w:t>
      </w:r>
      <w:r>
        <w:rPr>
          <w:rFonts w:ascii="Trebuchet MS"/>
          <w:spacing w:val="19"/>
          <w:sz w:val="12"/>
        </w:rPr>
        <w:t xml:space="preserve"> </w:t>
      </w:r>
      <w:r>
        <w:rPr>
          <w:w w:val="95"/>
        </w:rPr>
        <w:t>journal</w:t>
      </w:r>
      <w:r>
        <w:rPr>
          <w:spacing w:val="9"/>
          <w:w w:val="95"/>
        </w:rPr>
        <w:t xml:space="preserve"> </w:t>
      </w:r>
      <w:r>
        <w:rPr>
          <w:w w:val="95"/>
        </w:rPr>
        <w:t>in</w:t>
      </w:r>
      <w:r>
        <w:rPr>
          <w:spacing w:val="10"/>
          <w:w w:val="95"/>
        </w:rPr>
        <w:t xml:space="preserve"> </w:t>
      </w:r>
      <w:r>
        <w:rPr>
          <w:w w:val="95"/>
        </w:rPr>
        <w:t>which</w:t>
      </w:r>
      <w:r>
        <w:rPr>
          <w:spacing w:val="10"/>
          <w:w w:val="95"/>
        </w:rPr>
        <w:t xml:space="preserve"> </w:t>
      </w:r>
      <w:r>
        <w:rPr>
          <w:w w:val="95"/>
        </w:rPr>
        <w:t>they</w:t>
      </w:r>
      <w:r>
        <w:rPr>
          <w:spacing w:val="10"/>
          <w:w w:val="95"/>
        </w:rPr>
        <w:t xml:space="preserve"> </w:t>
      </w:r>
      <w:r>
        <w:rPr>
          <w:w w:val="95"/>
        </w:rPr>
        <w:t>are</w:t>
      </w:r>
      <w:r>
        <w:rPr>
          <w:spacing w:val="10"/>
          <w:w w:val="95"/>
        </w:rPr>
        <w:t xml:space="preserve"> </w:t>
      </w:r>
      <w:r>
        <w:rPr>
          <w:w w:val="95"/>
        </w:rPr>
        <w:t>published,</w:t>
      </w:r>
      <w:r>
        <w:rPr>
          <w:spacing w:val="10"/>
          <w:w w:val="95"/>
        </w:rPr>
        <w:t xml:space="preserve"> </w:t>
      </w:r>
      <w:r>
        <w:rPr>
          <w:w w:val="95"/>
        </w:rPr>
        <w:t>and</w:t>
      </w:r>
      <w:r>
        <w:rPr>
          <w:spacing w:val="9"/>
          <w:w w:val="95"/>
        </w:rPr>
        <w:t xml:space="preserve"> </w:t>
      </w:r>
      <w:r>
        <w:rPr>
          <w:w w:val="95"/>
        </w:rPr>
        <w:t>the</w:t>
      </w:r>
      <w:r>
        <w:rPr>
          <w:spacing w:val="11"/>
          <w:w w:val="95"/>
        </w:rPr>
        <w:t xml:space="preserve"> </w:t>
      </w:r>
      <w:r>
        <w:rPr>
          <w:w w:val="95"/>
        </w:rPr>
        <w:t>number</w:t>
      </w:r>
      <w:r>
        <w:rPr>
          <w:spacing w:val="10"/>
          <w:w w:val="95"/>
        </w:rPr>
        <w:t xml:space="preserve"> </w:t>
      </w:r>
      <w:r>
        <w:rPr>
          <w:w w:val="95"/>
        </w:rPr>
        <w:t>of</w:t>
      </w:r>
      <w:r>
        <w:rPr>
          <w:spacing w:val="10"/>
          <w:w w:val="95"/>
        </w:rPr>
        <w:t xml:space="preserve"> </w:t>
      </w:r>
      <w:r>
        <w:rPr>
          <w:w w:val="95"/>
        </w:rPr>
        <w:t>OA</w:t>
      </w:r>
      <w:r>
        <w:rPr>
          <w:spacing w:val="9"/>
          <w:w w:val="95"/>
        </w:rPr>
        <w:t xml:space="preserve"> </w:t>
      </w:r>
      <w:r>
        <w:rPr>
          <w:w w:val="95"/>
        </w:rPr>
        <w:t>articles</w:t>
      </w:r>
      <w:r>
        <w:rPr>
          <w:spacing w:val="10"/>
          <w:w w:val="95"/>
        </w:rPr>
        <w:t xml:space="preserve"> </w:t>
      </w:r>
      <w:r>
        <w:rPr>
          <w:w w:val="95"/>
        </w:rPr>
        <w:t>published</w:t>
      </w:r>
      <w:r>
        <w:rPr>
          <w:spacing w:val="11"/>
          <w:w w:val="95"/>
        </w:rPr>
        <w:t xml:space="preserve"> </w:t>
      </w:r>
      <w:r>
        <w:rPr>
          <w:w w:val="95"/>
        </w:rPr>
        <w:t>annually</w:t>
      </w:r>
      <w:r>
        <w:rPr>
          <w:spacing w:val="10"/>
          <w:w w:val="95"/>
        </w:rPr>
        <w:t xml:space="preserve"> </w:t>
      </w:r>
      <w:r>
        <w:rPr>
          <w:w w:val="95"/>
        </w:rPr>
        <w:t>has</w:t>
      </w:r>
    </w:p>
    <w:p w14:paraId="1CBE6E96" w14:textId="77777777" w:rsidR="00BB4C49" w:rsidRDefault="00DC0BFC">
      <w:pPr>
        <w:pStyle w:val="BodyText"/>
        <w:spacing w:before="154"/>
        <w:ind w:left="173"/>
      </w:pPr>
      <w:r>
        <w:rPr>
          <w:rFonts w:ascii="Trebuchet MS"/>
          <w:sz w:val="12"/>
        </w:rPr>
        <w:t xml:space="preserve">54    </w:t>
      </w:r>
      <w:r>
        <w:rPr>
          <w:rFonts w:ascii="Trebuchet MS"/>
          <w:spacing w:val="19"/>
          <w:sz w:val="12"/>
        </w:rPr>
        <w:t xml:space="preserve"> </w:t>
      </w:r>
      <w:r>
        <w:rPr>
          <w:spacing w:val="-2"/>
        </w:rPr>
        <w:t>grown</w:t>
      </w:r>
      <w:r>
        <w:rPr>
          <w:spacing w:val="-10"/>
        </w:rPr>
        <w:t xml:space="preserve"> </w:t>
      </w:r>
      <w:r>
        <w:rPr>
          <w:spacing w:val="-2"/>
        </w:rPr>
        <w:t>dramatically</w:t>
      </w:r>
      <w:r>
        <w:rPr>
          <w:spacing w:val="-10"/>
        </w:rPr>
        <w:t xml:space="preserve"> </w:t>
      </w:r>
      <w:r>
        <w:rPr>
          <w:spacing w:val="-2"/>
        </w:rPr>
        <w:t>over</w:t>
      </w:r>
      <w:r>
        <w:rPr>
          <w:spacing w:val="-10"/>
        </w:rPr>
        <w:t xml:space="preserve"> </w:t>
      </w:r>
      <w:r>
        <w:rPr>
          <w:spacing w:val="-2"/>
        </w:rPr>
        <w:t>the</w:t>
      </w:r>
      <w:r>
        <w:rPr>
          <w:spacing w:val="-9"/>
        </w:rPr>
        <w:t xml:space="preserve"> </w:t>
      </w:r>
      <w:r>
        <w:rPr>
          <w:spacing w:val="-2"/>
        </w:rPr>
        <w:t>last</w:t>
      </w:r>
      <w:r>
        <w:rPr>
          <w:spacing w:val="-10"/>
        </w:rPr>
        <w:t xml:space="preserve"> </w:t>
      </w:r>
      <w:r>
        <w:rPr>
          <w:spacing w:val="-2"/>
        </w:rPr>
        <w:t>two</w:t>
      </w:r>
      <w:r>
        <w:rPr>
          <w:spacing w:val="-9"/>
        </w:rPr>
        <w:t xml:space="preserve"> </w:t>
      </w:r>
      <w:r>
        <w:rPr>
          <w:spacing w:val="-2"/>
        </w:rPr>
        <w:t>decades</w:t>
      </w:r>
      <w:r>
        <w:rPr>
          <w:spacing w:val="-10"/>
        </w:rPr>
        <w:t xml:space="preserve"> </w:t>
      </w:r>
      <w:r>
        <w:rPr>
          <w:spacing w:val="-1"/>
        </w:rPr>
        <w:t>(Piwowar</w:t>
      </w:r>
      <w:r>
        <w:rPr>
          <w:spacing w:val="-9"/>
        </w:rPr>
        <w:t xml:space="preserve"> </w:t>
      </w:r>
      <w:r>
        <w:rPr>
          <w:spacing w:val="-1"/>
        </w:rPr>
        <w:t>et</w:t>
      </w:r>
      <w:r>
        <w:rPr>
          <w:spacing w:val="-10"/>
        </w:rPr>
        <w:t xml:space="preserve"> </w:t>
      </w:r>
      <w:r>
        <w:rPr>
          <w:spacing w:val="-1"/>
        </w:rPr>
        <w:t>al.,</w:t>
      </w:r>
      <w:r>
        <w:rPr>
          <w:spacing w:val="-10"/>
        </w:rPr>
        <w:t xml:space="preserve"> </w:t>
      </w:r>
      <w:r>
        <w:rPr>
          <w:spacing w:val="-1"/>
        </w:rPr>
        <w:t>2018).</w:t>
      </w:r>
      <w:r>
        <w:rPr>
          <w:spacing w:val="8"/>
        </w:rPr>
        <w:t xml:space="preserve"> </w:t>
      </w:r>
      <w:r>
        <w:rPr>
          <w:spacing w:val="-1"/>
        </w:rPr>
        <w:t>In</w:t>
      </w:r>
      <w:r>
        <w:rPr>
          <w:spacing w:val="-10"/>
        </w:rPr>
        <w:t xml:space="preserve"> </w:t>
      </w:r>
      <w:r>
        <w:rPr>
          <w:spacing w:val="-1"/>
        </w:rPr>
        <w:t>addition</w:t>
      </w:r>
      <w:r>
        <w:rPr>
          <w:spacing w:val="-10"/>
        </w:rPr>
        <w:t xml:space="preserve"> </w:t>
      </w:r>
      <w:r>
        <w:rPr>
          <w:spacing w:val="-1"/>
        </w:rPr>
        <w:t>to</w:t>
      </w:r>
    </w:p>
    <w:p w14:paraId="50A52EAF" w14:textId="77777777" w:rsidR="00BB4C49" w:rsidRDefault="00DC0BFC">
      <w:pPr>
        <w:pStyle w:val="BodyText"/>
        <w:spacing w:before="155"/>
        <w:ind w:left="173"/>
      </w:pPr>
      <w:proofErr w:type="gramStart"/>
      <w:r>
        <w:rPr>
          <w:rFonts w:ascii="Trebuchet MS"/>
          <w:sz w:val="12"/>
        </w:rPr>
        <w:t>55</w:t>
      </w:r>
      <w:proofErr w:type="gramEnd"/>
      <w:r>
        <w:rPr>
          <w:rFonts w:ascii="Trebuchet MS"/>
          <w:sz w:val="12"/>
        </w:rPr>
        <w:t xml:space="preserve">    </w:t>
      </w:r>
      <w:r>
        <w:rPr>
          <w:rFonts w:ascii="Trebuchet MS"/>
          <w:spacing w:val="19"/>
          <w:sz w:val="12"/>
        </w:rPr>
        <w:t xml:space="preserve"> </w:t>
      </w:r>
      <w:r>
        <w:rPr>
          <w:w w:val="95"/>
        </w:rPr>
        <w:t>benefiting</w:t>
      </w:r>
      <w:r>
        <w:rPr>
          <w:spacing w:val="12"/>
          <w:w w:val="95"/>
        </w:rPr>
        <w:t xml:space="preserve"> </w:t>
      </w:r>
      <w:r>
        <w:rPr>
          <w:w w:val="95"/>
        </w:rPr>
        <w:t>readers</w:t>
      </w:r>
      <w:r>
        <w:rPr>
          <w:spacing w:val="13"/>
          <w:w w:val="95"/>
        </w:rPr>
        <w:t xml:space="preserve"> </w:t>
      </w:r>
      <w:r>
        <w:rPr>
          <w:w w:val="95"/>
        </w:rPr>
        <w:t>without</w:t>
      </w:r>
      <w:r>
        <w:rPr>
          <w:spacing w:val="13"/>
          <w:w w:val="95"/>
        </w:rPr>
        <w:t xml:space="preserve"> </w:t>
      </w:r>
      <w:r>
        <w:rPr>
          <w:w w:val="95"/>
        </w:rPr>
        <w:t>access</w:t>
      </w:r>
      <w:r>
        <w:rPr>
          <w:spacing w:val="13"/>
          <w:w w:val="95"/>
        </w:rPr>
        <w:t xml:space="preserve"> </w:t>
      </w:r>
      <w:r>
        <w:rPr>
          <w:w w:val="95"/>
        </w:rPr>
        <w:t>to</w:t>
      </w:r>
      <w:r>
        <w:rPr>
          <w:spacing w:val="13"/>
          <w:w w:val="95"/>
        </w:rPr>
        <w:t xml:space="preserve"> </w:t>
      </w:r>
      <w:r>
        <w:rPr>
          <w:w w:val="95"/>
        </w:rPr>
        <w:t>traditional</w:t>
      </w:r>
      <w:r>
        <w:rPr>
          <w:spacing w:val="13"/>
          <w:w w:val="95"/>
        </w:rPr>
        <w:t xml:space="preserve"> </w:t>
      </w:r>
      <w:r>
        <w:rPr>
          <w:w w:val="95"/>
        </w:rPr>
        <w:t>subscription-based</w:t>
      </w:r>
      <w:r>
        <w:rPr>
          <w:spacing w:val="12"/>
          <w:w w:val="95"/>
        </w:rPr>
        <w:t xml:space="preserve"> </w:t>
      </w:r>
      <w:r>
        <w:rPr>
          <w:w w:val="95"/>
        </w:rPr>
        <w:t>journals,</w:t>
      </w:r>
      <w:r>
        <w:rPr>
          <w:spacing w:val="13"/>
          <w:w w:val="95"/>
        </w:rPr>
        <w:t xml:space="preserve"> </w:t>
      </w:r>
      <w:r>
        <w:rPr>
          <w:w w:val="95"/>
        </w:rPr>
        <w:t>open</w:t>
      </w:r>
      <w:r>
        <w:rPr>
          <w:spacing w:val="12"/>
          <w:w w:val="95"/>
        </w:rPr>
        <w:t xml:space="preserve"> </w:t>
      </w:r>
      <w:commentRangeStart w:id="34"/>
      <w:r>
        <w:rPr>
          <w:w w:val="95"/>
        </w:rPr>
        <w:t>access</w:t>
      </w:r>
      <w:commentRangeEnd w:id="34"/>
      <w:r w:rsidR="003F24F9">
        <w:rPr>
          <w:rStyle w:val="CommentReference"/>
        </w:rPr>
        <w:commentReference w:id="34"/>
      </w:r>
    </w:p>
    <w:p w14:paraId="6BFCC045" w14:textId="77777777" w:rsidR="00BB4C49" w:rsidRDefault="00DC0BFC">
      <w:pPr>
        <w:pStyle w:val="BodyText"/>
        <w:spacing w:before="154"/>
        <w:ind w:left="173"/>
      </w:pPr>
      <w:r>
        <w:rPr>
          <w:rFonts w:ascii="Trebuchet MS" w:hAnsi="Trebuchet MS"/>
          <w:sz w:val="12"/>
        </w:rPr>
        <w:t xml:space="preserve">56    </w:t>
      </w:r>
      <w:r>
        <w:rPr>
          <w:rFonts w:ascii="Trebuchet MS" w:hAnsi="Trebuchet MS"/>
          <w:spacing w:val="19"/>
          <w:sz w:val="12"/>
        </w:rPr>
        <w:t xml:space="preserve"> </w:t>
      </w:r>
      <w:r>
        <w:rPr>
          <w:w w:val="95"/>
        </w:rPr>
        <w:t>publishing</w:t>
      </w:r>
      <w:r>
        <w:rPr>
          <w:spacing w:val="7"/>
          <w:w w:val="95"/>
        </w:rPr>
        <w:t xml:space="preserve"> </w:t>
      </w:r>
      <w:r>
        <w:rPr>
          <w:w w:val="95"/>
        </w:rPr>
        <w:t>can</w:t>
      </w:r>
      <w:r>
        <w:rPr>
          <w:spacing w:val="8"/>
          <w:w w:val="95"/>
        </w:rPr>
        <w:t xml:space="preserve"> </w:t>
      </w:r>
      <w:r>
        <w:rPr>
          <w:w w:val="95"/>
        </w:rPr>
        <w:t>also</w:t>
      </w:r>
      <w:r>
        <w:rPr>
          <w:spacing w:val="7"/>
          <w:w w:val="95"/>
        </w:rPr>
        <w:t xml:space="preserve"> </w:t>
      </w:r>
      <w:r>
        <w:rPr>
          <w:w w:val="95"/>
        </w:rPr>
        <w:t>benefit</w:t>
      </w:r>
      <w:r>
        <w:rPr>
          <w:spacing w:val="7"/>
          <w:w w:val="95"/>
        </w:rPr>
        <w:t xml:space="preserve"> </w:t>
      </w:r>
      <w:r>
        <w:rPr>
          <w:w w:val="95"/>
        </w:rPr>
        <w:t>an</w:t>
      </w:r>
      <w:r>
        <w:rPr>
          <w:spacing w:val="7"/>
          <w:w w:val="95"/>
        </w:rPr>
        <w:t xml:space="preserve"> </w:t>
      </w:r>
      <w:r>
        <w:rPr>
          <w:w w:val="95"/>
        </w:rPr>
        <w:t>article’s</w:t>
      </w:r>
      <w:r>
        <w:rPr>
          <w:spacing w:val="8"/>
          <w:w w:val="95"/>
        </w:rPr>
        <w:t xml:space="preserve"> </w:t>
      </w:r>
      <w:r>
        <w:rPr>
          <w:w w:val="95"/>
        </w:rPr>
        <w:t>authors</w:t>
      </w:r>
      <w:r>
        <w:rPr>
          <w:spacing w:val="7"/>
          <w:w w:val="95"/>
        </w:rPr>
        <w:t xml:space="preserve"> </w:t>
      </w:r>
      <w:r>
        <w:rPr>
          <w:w w:val="95"/>
        </w:rPr>
        <w:t>(reviewed</w:t>
      </w:r>
      <w:r>
        <w:rPr>
          <w:spacing w:val="8"/>
          <w:w w:val="95"/>
        </w:rPr>
        <w:t xml:space="preserve"> </w:t>
      </w:r>
      <w:r>
        <w:rPr>
          <w:w w:val="95"/>
        </w:rPr>
        <w:t>in</w:t>
      </w:r>
      <w:r>
        <w:rPr>
          <w:spacing w:val="7"/>
          <w:w w:val="95"/>
        </w:rPr>
        <w:t xml:space="preserve"> </w:t>
      </w:r>
      <w:r>
        <w:rPr>
          <w:w w:val="95"/>
        </w:rPr>
        <w:t>McKiernan</w:t>
      </w:r>
      <w:r>
        <w:rPr>
          <w:spacing w:val="8"/>
          <w:w w:val="95"/>
        </w:rPr>
        <w:t xml:space="preserve"> </w:t>
      </w:r>
      <w:r>
        <w:rPr>
          <w:w w:val="95"/>
        </w:rPr>
        <w:t>et</w:t>
      </w:r>
      <w:r>
        <w:rPr>
          <w:spacing w:val="7"/>
          <w:w w:val="95"/>
        </w:rPr>
        <w:t xml:space="preserve"> </w:t>
      </w:r>
      <w:r>
        <w:rPr>
          <w:w w:val="95"/>
        </w:rPr>
        <w:t>al.,</w:t>
      </w:r>
      <w:r>
        <w:rPr>
          <w:spacing w:val="7"/>
          <w:w w:val="95"/>
        </w:rPr>
        <w:t xml:space="preserve"> </w:t>
      </w:r>
      <w:r>
        <w:rPr>
          <w:w w:val="95"/>
        </w:rPr>
        <w:t>2016;</w:t>
      </w:r>
      <w:r>
        <w:rPr>
          <w:spacing w:val="8"/>
          <w:w w:val="95"/>
        </w:rPr>
        <w:t xml:space="preserve"> </w:t>
      </w:r>
      <w:r>
        <w:rPr>
          <w:w w:val="95"/>
        </w:rPr>
        <w:t>Tennant</w:t>
      </w:r>
    </w:p>
    <w:p w14:paraId="5A6908F5" w14:textId="77777777" w:rsidR="00BB4C49" w:rsidRDefault="00DC0BFC">
      <w:pPr>
        <w:pStyle w:val="BodyText"/>
        <w:spacing w:before="154"/>
        <w:ind w:left="173"/>
      </w:pPr>
      <w:r>
        <w:rPr>
          <w:rFonts w:ascii="Trebuchet MS"/>
          <w:sz w:val="12"/>
        </w:rPr>
        <w:t xml:space="preserve">57    </w:t>
      </w:r>
      <w:r>
        <w:rPr>
          <w:rFonts w:ascii="Trebuchet MS"/>
          <w:spacing w:val="19"/>
          <w:sz w:val="12"/>
        </w:rPr>
        <w:t xml:space="preserve"> </w:t>
      </w:r>
      <w:r>
        <w:rPr>
          <w:w w:val="95"/>
        </w:rPr>
        <w:t>et</w:t>
      </w:r>
      <w:r>
        <w:rPr>
          <w:spacing w:val="10"/>
          <w:w w:val="95"/>
        </w:rPr>
        <w:t xml:space="preserve"> </w:t>
      </w:r>
      <w:r>
        <w:rPr>
          <w:w w:val="95"/>
        </w:rPr>
        <w:t>al.,</w:t>
      </w:r>
      <w:r>
        <w:rPr>
          <w:spacing w:val="12"/>
          <w:w w:val="95"/>
        </w:rPr>
        <w:t xml:space="preserve"> </w:t>
      </w:r>
      <w:r>
        <w:rPr>
          <w:w w:val="95"/>
        </w:rPr>
        <w:t>2016).</w:t>
      </w:r>
      <w:r>
        <w:rPr>
          <w:spacing w:val="34"/>
          <w:w w:val="95"/>
        </w:rPr>
        <w:t xml:space="preserve"> </w:t>
      </w:r>
      <w:r>
        <w:rPr>
          <w:w w:val="95"/>
        </w:rPr>
        <w:t>For</w:t>
      </w:r>
      <w:r>
        <w:rPr>
          <w:spacing w:val="10"/>
          <w:w w:val="95"/>
        </w:rPr>
        <w:t xml:space="preserve"> </w:t>
      </w:r>
      <w:r>
        <w:rPr>
          <w:w w:val="95"/>
        </w:rPr>
        <w:t>instance,</w:t>
      </w:r>
      <w:r>
        <w:rPr>
          <w:spacing w:val="12"/>
          <w:w w:val="95"/>
        </w:rPr>
        <w:t xml:space="preserve"> </w:t>
      </w:r>
      <w:r>
        <w:rPr>
          <w:w w:val="95"/>
        </w:rPr>
        <w:t>OA</w:t>
      </w:r>
      <w:r>
        <w:rPr>
          <w:spacing w:val="10"/>
          <w:w w:val="95"/>
        </w:rPr>
        <w:t xml:space="preserve"> </w:t>
      </w:r>
      <w:r>
        <w:rPr>
          <w:w w:val="95"/>
        </w:rPr>
        <w:t>articles</w:t>
      </w:r>
      <w:r>
        <w:rPr>
          <w:spacing w:val="11"/>
          <w:w w:val="95"/>
        </w:rPr>
        <w:t xml:space="preserve"> </w:t>
      </w:r>
      <w:r>
        <w:rPr>
          <w:w w:val="95"/>
        </w:rPr>
        <w:t>can</w:t>
      </w:r>
      <w:r>
        <w:rPr>
          <w:spacing w:val="11"/>
          <w:w w:val="95"/>
        </w:rPr>
        <w:t xml:space="preserve"> </w:t>
      </w:r>
      <w:r>
        <w:rPr>
          <w:w w:val="95"/>
        </w:rPr>
        <w:t>garner</w:t>
      </w:r>
      <w:r>
        <w:rPr>
          <w:spacing w:val="11"/>
          <w:w w:val="95"/>
        </w:rPr>
        <w:t xml:space="preserve"> </w:t>
      </w:r>
      <w:r>
        <w:rPr>
          <w:w w:val="95"/>
        </w:rPr>
        <w:t>more</w:t>
      </w:r>
      <w:r>
        <w:rPr>
          <w:spacing w:val="10"/>
          <w:w w:val="95"/>
        </w:rPr>
        <w:t xml:space="preserve"> </w:t>
      </w:r>
      <w:r>
        <w:rPr>
          <w:w w:val="95"/>
        </w:rPr>
        <w:t>online</w:t>
      </w:r>
      <w:r>
        <w:rPr>
          <w:spacing w:val="12"/>
          <w:w w:val="95"/>
        </w:rPr>
        <w:t xml:space="preserve"> </w:t>
      </w:r>
      <w:r>
        <w:rPr>
          <w:w w:val="95"/>
        </w:rPr>
        <w:t>views,</w:t>
      </w:r>
      <w:r>
        <w:rPr>
          <w:spacing w:val="10"/>
          <w:w w:val="95"/>
        </w:rPr>
        <w:t xml:space="preserve"> </w:t>
      </w:r>
      <w:r>
        <w:rPr>
          <w:w w:val="95"/>
        </w:rPr>
        <w:t>have</w:t>
      </w:r>
      <w:r>
        <w:rPr>
          <w:spacing w:val="11"/>
          <w:w w:val="95"/>
        </w:rPr>
        <w:t xml:space="preserve"> </w:t>
      </w:r>
      <w:r>
        <w:rPr>
          <w:w w:val="95"/>
        </w:rPr>
        <w:t>higher</w:t>
      </w:r>
      <w:r>
        <w:rPr>
          <w:spacing w:val="10"/>
          <w:w w:val="95"/>
        </w:rPr>
        <w:t xml:space="preserve"> </w:t>
      </w:r>
      <w:r>
        <w:rPr>
          <w:w w:val="95"/>
        </w:rPr>
        <w:t>download</w:t>
      </w:r>
    </w:p>
    <w:p w14:paraId="0A897C71" w14:textId="77777777" w:rsidR="00BB4C49" w:rsidRDefault="00DC0BFC">
      <w:pPr>
        <w:pStyle w:val="BodyText"/>
        <w:spacing w:before="155"/>
        <w:ind w:left="173"/>
      </w:pPr>
      <w:proofErr w:type="gramStart"/>
      <w:r>
        <w:rPr>
          <w:rFonts w:ascii="Trebuchet MS"/>
          <w:sz w:val="12"/>
        </w:rPr>
        <w:t>58</w:t>
      </w:r>
      <w:proofErr w:type="gramEnd"/>
      <w:r>
        <w:rPr>
          <w:rFonts w:ascii="Trebuchet MS"/>
          <w:sz w:val="12"/>
        </w:rPr>
        <w:t xml:space="preserve">    </w:t>
      </w:r>
      <w:r>
        <w:rPr>
          <w:rFonts w:ascii="Trebuchet MS"/>
          <w:spacing w:val="19"/>
          <w:sz w:val="12"/>
        </w:rPr>
        <w:t xml:space="preserve"> </w:t>
      </w:r>
      <w:r>
        <w:rPr>
          <w:w w:val="95"/>
        </w:rPr>
        <w:t>rates,</w:t>
      </w:r>
      <w:r>
        <w:rPr>
          <w:spacing w:val="16"/>
          <w:w w:val="95"/>
        </w:rPr>
        <w:t xml:space="preserve"> </w:t>
      </w:r>
      <w:r>
        <w:rPr>
          <w:w w:val="95"/>
        </w:rPr>
        <w:t>and</w:t>
      </w:r>
      <w:r>
        <w:rPr>
          <w:spacing w:val="18"/>
          <w:w w:val="95"/>
        </w:rPr>
        <w:t xml:space="preserve"> </w:t>
      </w:r>
      <w:r>
        <w:rPr>
          <w:w w:val="95"/>
        </w:rPr>
        <w:t>accrue</w:t>
      </w:r>
      <w:r>
        <w:rPr>
          <w:spacing w:val="17"/>
          <w:w w:val="95"/>
        </w:rPr>
        <w:t xml:space="preserve"> </w:t>
      </w:r>
      <w:r>
        <w:rPr>
          <w:w w:val="95"/>
        </w:rPr>
        <w:t>more</w:t>
      </w:r>
      <w:r>
        <w:rPr>
          <w:spacing w:val="18"/>
          <w:w w:val="95"/>
        </w:rPr>
        <w:t xml:space="preserve"> </w:t>
      </w:r>
      <w:r>
        <w:rPr>
          <w:w w:val="95"/>
        </w:rPr>
        <w:t>citations</w:t>
      </w:r>
      <w:r>
        <w:rPr>
          <w:spacing w:val="17"/>
          <w:w w:val="95"/>
        </w:rPr>
        <w:t xml:space="preserve"> </w:t>
      </w:r>
      <w:r>
        <w:rPr>
          <w:w w:val="95"/>
        </w:rPr>
        <w:t>over</w:t>
      </w:r>
      <w:r>
        <w:rPr>
          <w:spacing w:val="17"/>
          <w:w w:val="95"/>
        </w:rPr>
        <w:t xml:space="preserve"> </w:t>
      </w:r>
      <w:r>
        <w:rPr>
          <w:w w:val="95"/>
        </w:rPr>
        <w:t>time</w:t>
      </w:r>
      <w:r>
        <w:rPr>
          <w:spacing w:val="18"/>
          <w:w w:val="95"/>
        </w:rPr>
        <w:t xml:space="preserve"> </w:t>
      </w:r>
      <w:r>
        <w:rPr>
          <w:w w:val="95"/>
        </w:rPr>
        <w:t>than</w:t>
      </w:r>
      <w:r>
        <w:rPr>
          <w:spacing w:val="16"/>
          <w:w w:val="95"/>
        </w:rPr>
        <w:t xml:space="preserve"> </w:t>
      </w:r>
      <w:r>
        <w:rPr>
          <w:w w:val="95"/>
        </w:rPr>
        <w:t>articles</w:t>
      </w:r>
      <w:r>
        <w:rPr>
          <w:spacing w:val="18"/>
          <w:w w:val="95"/>
        </w:rPr>
        <w:t xml:space="preserve"> </w:t>
      </w:r>
      <w:r>
        <w:rPr>
          <w:w w:val="95"/>
        </w:rPr>
        <w:t>in</w:t>
      </w:r>
      <w:r>
        <w:rPr>
          <w:spacing w:val="16"/>
          <w:w w:val="95"/>
        </w:rPr>
        <w:t xml:space="preserve"> </w:t>
      </w:r>
      <w:r>
        <w:rPr>
          <w:w w:val="95"/>
        </w:rPr>
        <w:t>subscription</w:t>
      </w:r>
      <w:r>
        <w:rPr>
          <w:spacing w:val="17"/>
          <w:w w:val="95"/>
        </w:rPr>
        <w:t xml:space="preserve"> </w:t>
      </w:r>
      <w:r>
        <w:rPr>
          <w:w w:val="95"/>
        </w:rPr>
        <w:t>outlets</w:t>
      </w:r>
      <w:r>
        <w:rPr>
          <w:spacing w:val="17"/>
          <w:w w:val="95"/>
        </w:rPr>
        <w:t xml:space="preserve"> </w:t>
      </w:r>
      <w:r>
        <w:rPr>
          <w:w w:val="95"/>
        </w:rPr>
        <w:t>(Davis,</w:t>
      </w:r>
      <w:r>
        <w:rPr>
          <w:spacing w:val="18"/>
          <w:w w:val="95"/>
        </w:rPr>
        <w:t xml:space="preserve"> </w:t>
      </w:r>
      <w:r>
        <w:rPr>
          <w:w w:val="95"/>
        </w:rPr>
        <w:t>2011;</w:t>
      </w:r>
    </w:p>
    <w:p w14:paraId="5777C1EF" w14:textId="77777777" w:rsidR="00BB4C49" w:rsidRDefault="00DC0BFC">
      <w:pPr>
        <w:pStyle w:val="BodyText"/>
        <w:spacing w:before="154"/>
        <w:ind w:left="173"/>
      </w:pPr>
      <w:r>
        <w:rPr>
          <w:rFonts w:ascii="Trebuchet MS"/>
          <w:sz w:val="12"/>
        </w:rPr>
        <w:t xml:space="preserve">59    </w:t>
      </w:r>
      <w:r>
        <w:rPr>
          <w:rFonts w:ascii="Trebuchet MS"/>
          <w:spacing w:val="19"/>
          <w:sz w:val="12"/>
        </w:rPr>
        <w:t xml:space="preserve"> </w:t>
      </w:r>
      <w:proofErr w:type="spellStart"/>
      <w:r>
        <w:rPr>
          <w:spacing w:val="-1"/>
        </w:rPr>
        <w:t>Eysenbach</w:t>
      </w:r>
      <w:proofErr w:type="spellEnd"/>
      <w:r>
        <w:rPr>
          <w:spacing w:val="-1"/>
        </w:rPr>
        <w:t>,</w:t>
      </w:r>
      <w:r>
        <w:rPr>
          <w:spacing w:val="-10"/>
        </w:rPr>
        <w:t xml:space="preserve"> </w:t>
      </w:r>
      <w:r>
        <w:rPr>
          <w:spacing w:val="-1"/>
        </w:rPr>
        <w:t>2006;</w:t>
      </w:r>
      <w:r>
        <w:rPr>
          <w:spacing w:val="-10"/>
        </w:rPr>
        <w:t xml:space="preserve"> </w:t>
      </w:r>
      <w:r>
        <w:rPr>
          <w:spacing w:val="-1"/>
        </w:rPr>
        <w:t>Wang,</w:t>
      </w:r>
      <w:r>
        <w:rPr>
          <w:spacing w:val="-10"/>
        </w:rPr>
        <w:t xml:space="preserve"> </w:t>
      </w:r>
      <w:r>
        <w:rPr>
          <w:spacing w:val="-1"/>
        </w:rPr>
        <w:t>Liu,</w:t>
      </w:r>
      <w:r>
        <w:rPr>
          <w:spacing w:val="-10"/>
        </w:rPr>
        <w:t xml:space="preserve"> </w:t>
      </w:r>
      <w:r>
        <w:rPr>
          <w:spacing w:val="-1"/>
        </w:rPr>
        <w:t>Mao,</w:t>
      </w:r>
      <w:r>
        <w:rPr>
          <w:spacing w:val="-9"/>
        </w:rPr>
        <w:t xml:space="preserve"> </w:t>
      </w:r>
      <w:r>
        <w:rPr>
          <w:spacing w:val="-1"/>
        </w:rPr>
        <w:t>&amp;</w:t>
      </w:r>
      <w:r>
        <w:rPr>
          <w:spacing w:val="-10"/>
        </w:rPr>
        <w:t xml:space="preserve"> </w:t>
      </w:r>
      <w:r>
        <w:rPr>
          <w:spacing w:val="-1"/>
        </w:rPr>
        <w:t>Fang,</w:t>
      </w:r>
      <w:r>
        <w:rPr>
          <w:spacing w:val="-9"/>
        </w:rPr>
        <w:t xml:space="preserve"> </w:t>
      </w:r>
      <w:r>
        <w:rPr>
          <w:spacing w:val="-1"/>
        </w:rPr>
        <w:t>2015).</w:t>
      </w:r>
      <w:r>
        <w:rPr>
          <w:spacing w:val="8"/>
        </w:rPr>
        <w:t xml:space="preserve"> </w:t>
      </w:r>
      <w:r>
        <w:t>Metrics</w:t>
      </w:r>
      <w:r>
        <w:rPr>
          <w:spacing w:val="-9"/>
        </w:rPr>
        <w:t xml:space="preserve"> </w:t>
      </w:r>
      <w:r>
        <w:t>such</w:t>
      </w:r>
      <w:r>
        <w:rPr>
          <w:spacing w:val="-10"/>
        </w:rPr>
        <w:t xml:space="preserve"> </w:t>
      </w:r>
      <w:r>
        <w:t>as</w:t>
      </w:r>
      <w:r>
        <w:rPr>
          <w:spacing w:val="-10"/>
        </w:rPr>
        <w:t xml:space="preserve"> </w:t>
      </w:r>
      <w:r>
        <w:t>these</w:t>
      </w:r>
      <w:r>
        <w:rPr>
          <w:spacing w:val="-9"/>
        </w:rPr>
        <w:t xml:space="preserve"> </w:t>
      </w:r>
      <w:r>
        <w:t>are</w:t>
      </w:r>
      <w:r>
        <w:rPr>
          <w:spacing w:val="-9"/>
        </w:rPr>
        <w:t xml:space="preserve"> </w:t>
      </w:r>
      <w:r>
        <w:t>increasingly</w:t>
      </w:r>
    </w:p>
    <w:p w14:paraId="2857C139" w14:textId="77777777" w:rsidR="00BB4C49" w:rsidRDefault="00DC0BFC">
      <w:pPr>
        <w:pStyle w:val="BodyText"/>
        <w:spacing w:before="154"/>
        <w:ind w:left="173"/>
      </w:pPr>
      <w:r>
        <w:rPr>
          <w:rFonts w:ascii="Trebuchet MS"/>
          <w:sz w:val="12"/>
        </w:rPr>
        <w:t xml:space="preserve">60    </w:t>
      </w:r>
      <w:r>
        <w:rPr>
          <w:rFonts w:ascii="Trebuchet MS"/>
          <w:spacing w:val="19"/>
          <w:sz w:val="12"/>
        </w:rPr>
        <w:t xml:space="preserve"> </w:t>
      </w:r>
      <w:r>
        <w:rPr>
          <w:spacing w:val="-1"/>
          <w:w w:val="95"/>
        </w:rPr>
        <w:t>taken</w:t>
      </w:r>
      <w:r>
        <w:rPr>
          <w:spacing w:val="-9"/>
          <w:w w:val="95"/>
        </w:rPr>
        <w:t xml:space="preserve"> </w:t>
      </w:r>
      <w:r>
        <w:rPr>
          <w:spacing w:val="-1"/>
          <w:w w:val="95"/>
        </w:rPr>
        <w:t>into</w:t>
      </w:r>
      <w:r>
        <w:rPr>
          <w:spacing w:val="-9"/>
          <w:w w:val="95"/>
        </w:rPr>
        <w:t xml:space="preserve"> </w:t>
      </w:r>
      <w:r>
        <w:rPr>
          <w:spacing w:val="-1"/>
          <w:w w:val="95"/>
        </w:rPr>
        <w:t>consideration</w:t>
      </w:r>
      <w:r>
        <w:rPr>
          <w:spacing w:val="-9"/>
          <w:w w:val="95"/>
        </w:rPr>
        <w:t xml:space="preserve"> </w:t>
      </w:r>
      <w:r>
        <w:rPr>
          <w:spacing w:val="-1"/>
          <w:w w:val="95"/>
        </w:rPr>
        <w:t>when</w:t>
      </w:r>
      <w:r>
        <w:rPr>
          <w:spacing w:val="-9"/>
          <w:w w:val="95"/>
        </w:rPr>
        <w:t xml:space="preserve"> </w:t>
      </w:r>
      <w:r>
        <w:rPr>
          <w:spacing w:val="-1"/>
          <w:w w:val="95"/>
        </w:rPr>
        <w:t>conducting</w:t>
      </w:r>
      <w:r>
        <w:rPr>
          <w:spacing w:val="-9"/>
          <w:w w:val="95"/>
        </w:rPr>
        <w:t xml:space="preserve"> </w:t>
      </w:r>
      <w:r>
        <w:rPr>
          <w:spacing w:val="-1"/>
          <w:w w:val="95"/>
        </w:rPr>
        <w:t>performance</w:t>
      </w:r>
      <w:r>
        <w:rPr>
          <w:spacing w:val="-9"/>
          <w:w w:val="95"/>
        </w:rPr>
        <w:t xml:space="preserve"> </w:t>
      </w:r>
      <w:r>
        <w:rPr>
          <w:spacing w:val="-1"/>
          <w:w w:val="95"/>
        </w:rPr>
        <w:t>evaluations</w:t>
      </w:r>
      <w:r>
        <w:rPr>
          <w:spacing w:val="-9"/>
          <w:w w:val="95"/>
        </w:rPr>
        <w:t xml:space="preserve"> </w:t>
      </w:r>
      <w:r>
        <w:rPr>
          <w:spacing w:val="-1"/>
          <w:w w:val="95"/>
        </w:rPr>
        <w:t>of</w:t>
      </w:r>
      <w:r>
        <w:rPr>
          <w:spacing w:val="-9"/>
          <w:w w:val="95"/>
        </w:rPr>
        <w:t xml:space="preserve"> </w:t>
      </w:r>
      <w:r>
        <w:rPr>
          <w:spacing w:val="-1"/>
          <w:w w:val="95"/>
        </w:rPr>
        <w:t>scientists,</w:t>
      </w:r>
      <w:r>
        <w:rPr>
          <w:spacing w:val="-9"/>
          <w:w w:val="95"/>
        </w:rPr>
        <w:t xml:space="preserve"> </w:t>
      </w:r>
      <w:r>
        <w:rPr>
          <w:w w:val="95"/>
        </w:rPr>
        <w:t>including</w:t>
      </w:r>
      <w:r>
        <w:rPr>
          <w:spacing w:val="-9"/>
          <w:w w:val="95"/>
        </w:rPr>
        <w:t xml:space="preserve"> </w:t>
      </w:r>
      <w:r>
        <w:rPr>
          <w:w w:val="95"/>
        </w:rPr>
        <w:t>the</w:t>
      </w:r>
    </w:p>
    <w:p w14:paraId="499C618D" w14:textId="77777777" w:rsidR="00BB4C49" w:rsidRDefault="00DC0BFC">
      <w:pPr>
        <w:pStyle w:val="BodyText"/>
        <w:spacing w:before="155"/>
        <w:ind w:left="173"/>
      </w:pPr>
      <w:r>
        <w:rPr>
          <w:rFonts w:ascii="Trebuchet MS"/>
          <w:sz w:val="12"/>
        </w:rPr>
        <w:t xml:space="preserve">61    </w:t>
      </w:r>
      <w:r>
        <w:rPr>
          <w:rFonts w:ascii="Trebuchet MS"/>
          <w:spacing w:val="19"/>
          <w:sz w:val="12"/>
        </w:rPr>
        <w:t xml:space="preserve"> </w:t>
      </w:r>
      <w:r>
        <w:rPr>
          <w:w w:val="95"/>
        </w:rPr>
        <w:t>tenure</w:t>
      </w:r>
      <w:r>
        <w:rPr>
          <w:spacing w:val="17"/>
          <w:w w:val="95"/>
        </w:rPr>
        <w:t xml:space="preserve"> </w:t>
      </w:r>
      <w:r>
        <w:rPr>
          <w:w w:val="95"/>
        </w:rPr>
        <w:t>and</w:t>
      </w:r>
      <w:r>
        <w:rPr>
          <w:spacing w:val="16"/>
          <w:w w:val="95"/>
        </w:rPr>
        <w:t xml:space="preserve"> </w:t>
      </w:r>
      <w:r>
        <w:rPr>
          <w:w w:val="95"/>
        </w:rPr>
        <w:t>promotion</w:t>
      </w:r>
      <w:r>
        <w:rPr>
          <w:spacing w:val="17"/>
          <w:w w:val="95"/>
        </w:rPr>
        <w:t xml:space="preserve"> </w:t>
      </w:r>
      <w:r>
        <w:rPr>
          <w:w w:val="95"/>
        </w:rPr>
        <w:t>process</w:t>
      </w:r>
      <w:r>
        <w:rPr>
          <w:spacing w:val="18"/>
          <w:w w:val="95"/>
        </w:rPr>
        <w:t xml:space="preserve"> </w:t>
      </w:r>
      <w:r>
        <w:rPr>
          <w:w w:val="95"/>
        </w:rPr>
        <w:t>in</w:t>
      </w:r>
      <w:r>
        <w:rPr>
          <w:spacing w:val="17"/>
          <w:w w:val="95"/>
        </w:rPr>
        <w:t xml:space="preserve"> </w:t>
      </w:r>
      <w:r>
        <w:rPr>
          <w:w w:val="95"/>
        </w:rPr>
        <w:t>academic</w:t>
      </w:r>
      <w:r>
        <w:rPr>
          <w:spacing w:val="17"/>
          <w:w w:val="95"/>
        </w:rPr>
        <w:t xml:space="preserve"> </w:t>
      </w:r>
      <w:r>
        <w:rPr>
          <w:w w:val="95"/>
        </w:rPr>
        <w:t>institutions</w:t>
      </w:r>
      <w:r>
        <w:rPr>
          <w:spacing w:val="17"/>
          <w:w w:val="95"/>
        </w:rPr>
        <w:t xml:space="preserve"> </w:t>
      </w:r>
      <w:r>
        <w:rPr>
          <w:w w:val="95"/>
        </w:rPr>
        <w:t>(</w:t>
      </w:r>
      <w:proofErr w:type="spellStart"/>
      <w:r>
        <w:rPr>
          <w:w w:val="95"/>
        </w:rPr>
        <w:t>Schimanski</w:t>
      </w:r>
      <w:proofErr w:type="spellEnd"/>
      <w:r>
        <w:rPr>
          <w:spacing w:val="16"/>
          <w:w w:val="95"/>
        </w:rPr>
        <w:t xml:space="preserve"> </w:t>
      </w:r>
      <w:r>
        <w:rPr>
          <w:w w:val="95"/>
        </w:rPr>
        <w:t>&amp;</w:t>
      </w:r>
      <w:r>
        <w:rPr>
          <w:spacing w:val="18"/>
          <w:w w:val="95"/>
        </w:rPr>
        <w:t xml:space="preserve"> </w:t>
      </w:r>
      <w:proofErr w:type="spellStart"/>
      <w:r>
        <w:rPr>
          <w:w w:val="95"/>
        </w:rPr>
        <w:t>Alperin</w:t>
      </w:r>
      <w:proofErr w:type="spellEnd"/>
      <w:r>
        <w:rPr>
          <w:w w:val="95"/>
        </w:rPr>
        <w:t>,</w:t>
      </w:r>
      <w:r>
        <w:rPr>
          <w:spacing w:val="16"/>
          <w:w w:val="95"/>
        </w:rPr>
        <w:t xml:space="preserve"> </w:t>
      </w:r>
      <w:r>
        <w:rPr>
          <w:w w:val="95"/>
        </w:rPr>
        <w:t>2018).</w:t>
      </w:r>
    </w:p>
    <w:p w14:paraId="0F5740C2" w14:textId="77777777" w:rsidR="00BB4C49" w:rsidRDefault="00DC0BFC">
      <w:pPr>
        <w:pStyle w:val="BodyText"/>
        <w:spacing w:before="154"/>
        <w:ind w:left="173"/>
      </w:pPr>
      <w:r>
        <w:rPr>
          <w:rFonts w:ascii="Trebuchet MS" w:hAnsi="Trebuchet MS"/>
          <w:sz w:val="12"/>
        </w:rPr>
        <w:t xml:space="preserve">62    </w:t>
      </w:r>
      <w:r>
        <w:rPr>
          <w:rFonts w:ascii="Trebuchet MS" w:hAnsi="Trebuchet MS"/>
          <w:spacing w:val="19"/>
          <w:sz w:val="12"/>
        </w:rPr>
        <w:t xml:space="preserve"> </w:t>
      </w:r>
      <w:r>
        <w:rPr>
          <w:w w:val="95"/>
        </w:rPr>
        <w:t>Publishing</w:t>
      </w:r>
      <w:r>
        <w:rPr>
          <w:spacing w:val="14"/>
          <w:w w:val="95"/>
        </w:rPr>
        <w:t xml:space="preserve"> </w:t>
      </w:r>
      <w:r>
        <w:rPr>
          <w:w w:val="95"/>
        </w:rPr>
        <w:t>OA</w:t>
      </w:r>
      <w:r>
        <w:rPr>
          <w:spacing w:val="14"/>
          <w:w w:val="95"/>
        </w:rPr>
        <w:t xml:space="preserve"> </w:t>
      </w:r>
      <w:r>
        <w:rPr>
          <w:w w:val="95"/>
        </w:rPr>
        <w:t>articles</w:t>
      </w:r>
      <w:r>
        <w:rPr>
          <w:spacing w:val="15"/>
          <w:w w:val="95"/>
        </w:rPr>
        <w:t xml:space="preserve"> </w:t>
      </w:r>
      <w:r>
        <w:rPr>
          <w:w w:val="95"/>
        </w:rPr>
        <w:t>can</w:t>
      </w:r>
      <w:r>
        <w:rPr>
          <w:spacing w:val="14"/>
          <w:w w:val="95"/>
        </w:rPr>
        <w:t xml:space="preserve"> </w:t>
      </w:r>
      <w:r>
        <w:rPr>
          <w:w w:val="95"/>
        </w:rPr>
        <w:t>therefore</w:t>
      </w:r>
      <w:r>
        <w:rPr>
          <w:spacing w:val="15"/>
          <w:w w:val="95"/>
        </w:rPr>
        <w:t xml:space="preserve"> </w:t>
      </w:r>
      <w:r>
        <w:rPr>
          <w:w w:val="95"/>
        </w:rPr>
        <w:t>play</w:t>
      </w:r>
      <w:r>
        <w:rPr>
          <w:spacing w:val="13"/>
          <w:w w:val="95"/>
        </w:rPr>
        <w:t xml:space="preserve"> </w:t>
      </w:r>
      <w:r>
        <w:rPr>
          <w:w w:val="95"/>
        </w:rPr>
        <w:t>an</w:t>
      </w:r>
      <w:r>
        <w:rPr>
          <w:spacing w:val="15"/>
          <w:w w:val="95"/>
        </w:rPr>
        <w:t xml:space="preserve"> </w:t>
      </w:r>
      <w:r>
        <w:rPr>
          <w:w w:val="95"/>
        </w:rPr>
        <w:t>important</w:t>
      </w:r>
      <w:r>
        <w:rPr>
          <w:spacing w:val="14"/>
          <w:w w:val="95"/>
        </w:rPr>
        <w:t xml:space="preserve"> </w:t>
      </w:r>
      <w:r>
        <w:rPr>
          <w:w w:val="95"/>
        </w:rPr>
        <w:t>role</w:t>
      </w:r>
      <w:r>
        <w:rPr>
          <w:spacing w:val="15"/>
          <w:w w:val="95"/>
        </w:rPr>
        <w:t xml:space="preserve"> </w:t>
      </w:r>
      <w:r>
        <w:rPr>
          <w:w w:val="95"/>
        </w:rPr>
        <w:t>in</w:t>
      </w:r>
      <w:r>
        <w:rPr>
          <w:spacing w:val="15"/>
          <w:w w:val="95"/>
        </w:rPr>
        <w:t xml:space="preserve"> </w:t>
      </w:r>
      <w:r>
        <w:rPr>
          <w:w w:val="95"/>
        </w:rPr>
        <w:t>a</w:t>
      </w:r>
      <w:r>
        <w:rPr>
          <w:spacing w:val="13"/>
          <w:w w:val="95"/>
        </w:rPr>
        <w:t xml:space="preserve"> </w:t>
      </w:r>
      <w:r>
        <w:rPr>
          <w:w w:val="95"/>
        </w:rPr>
        <w:t>scientist’s</w:t>
      </w:r>
      <w:r>
        <w:rPr>
          <w:spacing w:val="15"/>
          <w:w w:val="95"/>
        </w:rPr>
        <w:t xml:space="preserve"> </w:t>
      </w:r>
      <w:r>
        <w:rPr>
          <w:w w:val="95"/>
        </w:rPr>
        <w:t>professional</w:t>
      </w:r>
    </w:p>
    <w:p w14:paraId="215C007C" w14:textId="77777777" w:rsidR="00BB4C49" w:rsidRDefault="00DC0BFC">
      <w:pPr>
        <w:pStyle w:val="BodyText"/>
        <w:spacing w:before="155"/>
        <w:ind w:left="173"/>
      </w:pPr>
      <w:r>
        <w:rPr>
          <w:rFonts w:ascii="Trebuchet MS"/>
          <w:sz w:val="12"/>
        </w:rPr>
        <w:t xml:space="preserve">63    </w:t>
      </w:r>
      <w:r>
        <w:rPr>
          <w:rFonts w:ascii="Trebuchet MS"/>
          <w:spacing w:val="19"/>
          <w:sz w:val="12"/>
        </w:rPr>
        <w:t xml:space="preserve"> </w:t>
      </w:r>
      <w:r>
        <w:rPr>
          <w:w w:val="95"/>
        </w:rPr>
        <w:t>advancement</w:t>
      </w:r>
      <w:r>
        <w:rPr>
          <w:spacing w:val="10"/>
          <w:w w:val="95"/>
        </w:rPr>
        <w:t xml:space="preserve"> </w:t>
      </w:r>
      <w:r>
        <w:rPr>
          <w:w w:val="95"/>
        </w:rPr>
        <w:t>and</w:t>
      </w:r>
      <w:r>
        <w:rPr>
          <w:spacing w:val="10"/>
          <w:w w:val="95"/>
        </w:rPr>
        <w:t xml:space="preserve"> </w:t>
      </w:r>
      <w:r>
        <w:rPr>
          <w:w w:val="95"/>
        </w:rPr>
        <w:t>status</w:t>
      </w:r>
      <w:r>
        <w:rPr>
          <w:spacing w:val="10"/>
          <w:w w:val="95"/>
        </w:rPr>
        <w:t xml:space="preserve"> </w:t>
      </w:r>
      <w:r>
        <w:rPr>
          <w:w w:val="95"/>
        </w:rPr>
        <w:t>(</w:t>
      </w:r>
      <w:proofErr w:type="spellStart"/>
      <w:r>
        <w:rPr>
          <w:w w:val="95"/>
        </w:rPr>
        <w:t>MacLeavy</w:t>
      </w:r>
      <w:proofErr w:type="spellEnd"/>
      <w:r>
        <w:rPr>
          <w:w w:val="95"/>
        </w:rPr>
        <w:t>,</w:t>
      </w:r>
      <w:r>
        <w:rPr>
          <w:spacing w:val="11"/>
          <w:w w:val="95"/>
        </w:rPr>
        <w:t xml:space="preserve"> </w:t>
      </w:r>
      <w:r>
        <w:rPr>
          <w:w w:val="95"/>
        </w:rPr>
        <w:t>Harris,</w:t>
      </w:r>
      <w:r>
        <w:rPr>
          <w:spacing w:val="11"/>
          <w:w w:val="95"/>
        </w:rPr>
        <w:t xml:space="preserve"> </w:t>
      </w:r>
      <w:r>
        <w:rPr>
          <w:w w:val="95"/>
        </w:rPr>
        <w:t>&amp;</w:t>
      </w:r>
      <w:r>
        <w:rPr>
          <w:spacing w:val="10"/>
          <w:w w:val="95"/>
        </w:rPr>
        <w:t xml:space="preserve"> </w:t>
      </w:r>
      <w:r>
        <w:rPr>
          <w:w w:val="95"/>
        </w:rPr>
        <w:t>Johnston,</w:t>
      </w:r>
      <w:r>
        <w:rPr>
          <w:spacing w:val="10"/>
          <w:w w:val="95"/>
        </w:rPr>
        <w:t xml:space="preserve"> </w:t>
      </w:r>
      <w:r>
        <w:rPr>
          <w:w w:val="95"/>
        </w:rPr>
        <w:t>2020;</w:t>
      </w:r>
      <w:r>
        <w:rPr>
          <w:spacing w:val="12"/>
          <w:w w:val="95"/>
        </w:rPr>
        <w:t xml:space="preserve"> </w:t>
      </w:r>
      <w:r>
        <w:rPr>
          <w:w w:val="95"/>
        </w:rPr>
        <w:t>McKiernan</w:t>
      </w:r>
      <w:r>
        <w:rPr>
          <w:spacing w:val="10"/>
          <w:w w:val="95"/>
        </w:rPr>
        <w:t xml:space="preserve"> </w:t>
      </w:r>
      <w:r>
        <w:rPr>
          <w:w w:val="95"/>
        </w:rPr>
        <w:t>et</w:t>
      </w:r>
      <w:r>
        <w:rPr>
          <w:spacing w:val="10"/>
          <w:w w:val="95"/>
        </w:rPr>
        <w:t xml:space="preserve"> </w:t>
      </w:r>
      <w:r>
        <w:rPr>
          <w:w w:val="95"/>
        </w:rPr>
        <w:t>al.,</w:t>
      </w:r>
      <w:r>
        <w:rPr>
          <w:spacing w:val="11"/>
          <w:w w:val="95"/>
        </w:rPr>
        <w:t xml:space="preserve"> </w:t>
      </w:r>
      <w:r>
        <w:rPr>
          <w:w w:val="95"/>
        </w:rPr>
        <w:t>2016).</w:t>
      </w:r>
      <w:r>
        <w:rPr>
          <w:spacing w:val="37"/>
          <w:w w:val="95"/>
        </w:rPr>
        <w:t xml:space="preserve"> </w:t>
      </w:r>
      <w:commentRangeStart w:id="35"/>
      <w:r>
        <w:rPr>
          <w:w w:val="95"/>
        </w:rPr>
        <w:t>This</w:t>
      </w:r>
      <w:commentRangeEnd w:id="35"/>
      <w:r w:rsidR="00506487">
        <w:rPr>
          <w:rStyle w:val="CommentReference"/>
        </w:rPr>
        <w:commentReference w:id="35"/>
      </w:r>
    </w:p>
    <w:p w14:paraId="618B5CC0" w14:textId="77777777" w:rsidR="00BB4C49" w:rsidRDefault="00DC0BFC">
      <w:pPr>
        <w:pStyle w:val="BodyText"/>
        <w:spacing w:before="154"/>
        <w:ind w:left="173"/>
      </w:pPr>
      <w:proofErr w:type="gramStart"/>
      <w:r>
        <w:rPr>
          <w:rFonts w:ascii="Trebuchet MS"/>
          <w:sz w:val="12"/>
        </w:rPr>
        <w:t>64</w:t>
      </w:r>
      <w:proofErr w:type="gramEnd"/>
      <w:r>
        <w:rPr>
          <w:rFonts w:ascii="Trebuchet MS"/>
          <w:sz w:val="12"/>
        </w:rPr>
        <w:t xml:space="preserve">    </w:t>
      </w:r>
      <w:r>
        <w:rPr>
          <w:rFonts w:ascii="Trebuchet MS"/>
          <w:spacing w:val="11"/>
          <w:sz w:val="12"/>
        </w:rPr>
        <w:t xml:space="preserve"> </w:t>
      </w:r>
      <w:r>
        <w:rPr>
          <w:w w:val="95"/>
        </w:rPr>
        <w:t>will</w:t>
      </w:r>
      <w:r>
        <w:rPr>
          <w:spacing w:val="13"/>
          <w:w w:val="95"/>
        </w:rPr>
        <w:t xml:space="preserve"> </w:t>
      </w:r>
      <w:r>
        <w:rPr>
          <w:w w:val="95"/>
        </w:rPr>
        <w:t>be</w:t>
      </w:r>
      <w:r>
        <w:rPr>
          <w:spacing w:val="14"/>
          <w:w w:val="95"/>
        </w:rPr>
        <w:t xml:space="preserve"> </w:t>
      </w:r>
      <w:r>
        <w:rPr>
          <w:w w:val="95"/>
        </w:rPr>
        <w:t>the</w:t>
      </w:r>
      <w:r>
        <w:rPr>
          <w:spacing w:val="14"/>
          <w:w w:val="95"/>
        </w:rPr>
        <w:t xml:space="preserve"> </w:t>
      </w:r>
      <w:commentRangeStart w:id="36"/>
      <w:r>
        <w:rPr>
          <w:w w:val="95"/>
        </w:rPr>
        <w:t>case</w:t>
      </w:r>
      <w:commentRangeEnd w:id="36"/>
      <w:r w:rsidR="00506487">
        <w:rPr>
          <w:rStyle w:val="CommentReference"/>
        </w:rPr>
        <w:commentReference w:id="36"/>
      </w:r>
      <w:r>
        <w:rPr>
          <w:spacing w:val="14"/>
          <w:w w:val="95"/>
        </w:rPr>
        <w:t xml:space="preserve"> </w:t>
      </w:r>
      <w:r>
        <w:rPr>
          <w:w w:val="95"/>
        </w:rPr>
        <w:t>regardless</w:t>
      </w:r>
      <w:r>
        <w:rPr>
          <w:spacing w:val="15"/>
          <w:w w:val="95"/>
        </w:rPr>
        <w:t xml:space="preserve"> </w:t>
      </w:r>
      <w:r>
        <w:rPr>
          <w:w w:val="95"/>
        </w:rPr>
        <w:t>of</w:t>
      </w:r>
      <w:r>
        <w:rPr>
          <w:spacing w:val="14"/>
          <w:w w:val="95"/>
        </w:rPr>
        <w:t xml:space="preserve"> </w:t>
      </w:r>
      <w:r>
        <w:rPr>
          <w:w w:val="95"/>
        </w:rPr>
        <w:t>whether</w:t>
      </w:r>
      <w:r>
        <w:rPr>
          <w:spacing w:val="13"/>
          <w:w w:val="95"/>
        </w:rPr>
        <w:t xml:space="preserve"> </w:t>
      </w:r>
      <w:r>
        <w:rPr>
          <w:w w:val="95"/>
        </w:rPr>
        <w:t>the</w:t>
      </w:r>
      <w:r>
        <w:rPr>
          <w:spacing w:val="14"/>
          <w:w w:val="95"/>
        </w:rPr>
        <w:t xml:space="preserve"> </w:t>
      </w:r>
      <w:r>
        <w:rPr>
          <w:w w:val="95"/>
        </w:rPr>
        <w:t>article</w:t>
      </w:r>
      <w:r>
        <w:rPr>
          <w:spacing w:val="15"/>
          <w:w w:val="95"/>
        </w:rPr>
        <w:t xml:space="preserve"> </w:t>
      </w:r>
      <w:r>
        <w:rPr>
          <w:w w:val="95"/>
        </w:rPr>
        <w:t>is</w:t>
      </w:r>
      <w:r>
        <w:rPr>
          <w:spacing w:val="14"/>
          <w:w w:val="95"/>
        </w:rPr>
        <w:t xml:space="preserve"> </w:t>
      </w:r>
      <w:r>
        <w:rPr>
          <w:w w:val="95"/>
        </w:rPr>
        <w:t>in</w:t>
      </w:r>
      <w:r>
        <w:rPr>
          <w:spacing w:val="14"/>
          <w:w w:val="95"/>
        </w:rPr>
        <w:t xml:space="preserve"> </w:t>
      </w:r>
      <w:r>
        <w:rPr>
          <w:w w:val="95"/>
        </w:rPr>
        <w:t>a</w:t>
      </w:r>
      <w:r>
        <w:rPr>
          <w:spacing w:val="13"/>
          <w:w w:val="95"/>
        </w:rPr>
        <w:t xml:space="preserve"> </w:t>
      </w:r>
      <w:r>
        <w:rPr>
          <w:w w:val="95"/>
        </w:rPr>
        <w:t>journal</w:t>
      </w:r>
      <w:r>
        <w:rPr>
          <w:spacing w:val="13"/>
          <w:w w:val="95"/>
        </w:rPr>
        <w:t xml:space="preserve"> </w:t>
      </w:r>
      <w:r>
        <w:rPr>
          <w:w w:val="95"/>
        </w:rPr>
        <w:t>where</w:t>
      </w:r>
      <w:r>
        <w:rPr>
          <w:spacing w:val="15"/>
          <w:w w:val="95"/>
        </w:rPr>
        <w:t xml:space="preserve"> </w:t>
      </w:r>
      <w:r>
        <w:rPr>
          <w:w w:val="95"/>
        </w:rPr>
        <w:t>all</w:t>
      </w:r>
      <w:r>
        <w:rPr>
          <w:spacing w:val="13"/>
          <w:w w:val="95"/>
        </w:rPr>
        <w:t xml:space="preserve"> </w:t>
      </w:r>
      <w:r>
        <w:rPr>
          <w:w w:val="95"/>
        </w:rPr>
        <w:t>articles</w:t>
      </w:r>
      <w:r>
        <w:rPr>
          <w:spacing w:val="14"/>
          <w:w w:val="95"/>
        </w:rPr>
        <w:t xml:space="preserve"> </w:t>
      </w:r>
      <w:r>
        <w:rPr>
          <w:w w:val="95"/>
        </w:rPr>
        <w:t>are</w:t>
      </w:r>
      <w:r>
        <w:rPr>
          <w:spacing w:val="14"/>
          <w:w w:val="95"/>
        </w:rPr>
        <w:t xml:space="preserve"> </w:t>
      </w:r>
      <w:commentRangeStart w:id="37"/>
      <w:r>
        <w:rPr>
          <w:w w:val="95"/>
        </w:rPr>
        <w:t>open</w:t>
      </w:r>
      <w:commentRangeEnd w:id="37"/>
      <w:r w:rsidR="00CA62CB">
        <w:rPr>
          <w:rStyle w:val="CommentReference"/>
        </w:rPr>
        <w:commentReference w:id="37"/>
      </w:r>
    </w:p>
    <w:p w14:paraId="3A722B6F" w14:textId="70CAADE9" w:rsidR="00BB4C49" w:rsidRDefault="00DC0BFC">
      <w:pPr>
        <w:pStyle w:val="BodyText"/>
        <w:spacing w:before="154"/>
        <w:ind w:left="173"/>
      </w:pPr>
      <w:proofErr w:type="gramStart"/>
      <w:r>
        <w:rPr>
          <w:rFonts w:ascii="Trebuchet MS" w:hAnsi="Trebuchet MS"/>
          <w:sz w:val="12"/>
        </w:rPr>
        <w:t>65</w:t>
      </w:r>
      <w:proofErr w:type="gramEnd"/>
      <w:r>
        <w:rPr>
          <w:rFonts w:ascii="Trebuchet MS" w:hAnsi="Trebuchet MS"/>
          <w:sz w:val="12"/>
        </w:rPr>
        <w:t xml:space="preserve">    </w:t>
      </w:r>
      <w:r>
        <w:rPr>
          <w:rFonts w:ascii="Trebuchet MS" w:hAnsi="Trebuchet MS"/>
          <w:spacing w:val="19"/>
          <w:sz w:val="12"/>
        </w:rPr>
        <w:t xml:space="preserve"> </w:t>
      </w:r>
      <w:r>
        <w:rPr>
          <w:w w:val="95"/>
        </w:rPr>
        <w:t>access</w:t>
      </w:r>
      <w:r>
        <w:rPr>
          <w:spacing w:val="19"/>
          <w:w w:val="95"/>
        </w:rPr>
        <w:t xml:space="preserve"> </w:t>
      </w:r>
      <w:r>
        <w:rPr>
          <w:w w:val="95"/>
        </w:rPr>
        <w:t>(i.e.,</w:t>
      </w:r>
      <w:r>
        <w:rPr>
          <w:spacing w:val="20"/>
          <w:w w:val="95"/>
        </w:rPr>
        <w:t xml:space="preserve"> </w:t>
      </w:r>
      <w:r>
        <w:rPr>
          <w:w w:val="95"/>
        </w:rPr>
        <w:t>a</w:t>
      </w:r>
      <w:r>
        <w:rPr>
          <w:spacing w:val="18"/>
          <w:w w:val="95"/>
        </w:rPr>
        <w:t xml:space="preserve"> </w:t>
      </w:r>
      <w:r>
        <w:rPr>
          <w:w w:val="95"/>
        </w:rPr>
        <w:t>“Gold</w:t>
      </w:r>
      <w:r>
        <w:rPr>
          <w:spacing w:val="19"/>
          <w:w w:val="95"/>
        </w:rPr>
        <w:t xml:space="preserve"> </w:t>
      </w:r>
      <w:r>
        <w:rPr>
          <w:w w:val="95"/>
        </w:rPr>
        <w:t>OA”</w:t>
      </w:r>
      <w:r>
        <w:rPr>
          <w:spacing w:val="19"/>
          <w:w w:val="95"/>
        </w:rPr>
        <w:t xml:space="preserve"> </w:t>
      </w:r>
      <w:commentRangeStart w:id="38"/>
      <w:r>
        <w:rPr>
          <w:w w:val="95"/>
        </w:rPr>
        <w:t>journal</w:t>
      </w:r>
      <w:commentRangeEnd w:id="38"/>
      <w:r w:rsidR="00506487">
        <w:rPr>
          <w:rStyle w:val="CommentReference"/>
        </w:rPr>
        <w:commentReference w:id="38"/>
      </w:r>
      <w:r>
        <w:rPr>
          <w:w w:val="95"/>
        </w:rPr>
        <w:t>)</w:t>
      </w:r>
      <w:r>
        <w:rPr>
          <w:spacing w:val="20"/>
          <w:w w:val="95"/>
        </w:rPr>
        <w:t xml:space="preserve"> </w:t>
      </w:r>
      <w:r>
        <w:rPr>
          <w:w w:val="95"/>
        </w:rPr>
        <w:t>or</w:t>
      </w:r>
      <w:r>
        <w:rPr>
          <w:spacing w:val="18"/>
          <w:w w:val="95"/>
        </w:rPr>
        <w:t xml:space="preserve"> </w:t>
      </w:r>
      <w:r>
        <w:rPr>
          <w:w w:val="95"/>
        </w:rPr>
        <w:t>a</w:t>
      </w:r>
      <w:r>
        <w:rPr>
          <w:spacing w:val="20"/>
          <w:w w:val="95"/>
        </w:rPr>
        <w:t xml:space="preserve"> </w:t>
      </w:r>
      <w:r>
        <w:rPr>
          <w:w w:val="95"/>
        </w:rPr>
        <w:t>“</w:t>
      </w:r>
      <w:commentRangeStart w:id="39"/>
      <w:r>
        <w:rPr>
          <w:w w:val="95"/>
        </w:rPr>
        <w:t>Hybrid</w:t>
      </w:r>
      <w:commentRangeEnd w:id="39"/>
      <w:r w:rsidR="00506487">
        <w:rPr>
          <w:rStyle w:val="CommentReference"/>
        </w:rPr>
        <w:commentReference w:id="39"/>
      </w:r>
      <w:r>
        <w:rPr>
          <w:w w:val="95"/>
        </w:rPr>
        <w:t>”</w:t>
      </w:r>
      <w:r>
        <w:rPr>
          <w:spacing w:val="19"/>
          <w:w w:val="95"/>
        </w:rPr>
        <w:t xml:space="preserve"> </w:t>
      </w:r>
      <w:r>
        <w:rPr>
          <w:w w:val="95"/>
        </w:rPr>
        <w:t>journal</w:t>
      </w:r>
      <w:r>
        <w:rPr>
          <w:spacing w:val="19"/>
          <w:w w:val="95"/>
        </w:rPr>
        <w:t xml:space="preserve"> </w:t>
      </w:r>
      <w:r>
        <w:rPr>
          <w:w w:val="95"/>
        </w:rPr>
        <w:t>that</w:t>
      </w:r>
      <w:r>
        <w:rPr>
          <w:spacing w:val="19"/>
          <w:w w:val="95"/>
        </w:rPr>
        <w:t xml:space="preserve"> </w:t>
      </w:r>
      <w:r>
        <w:rPr>
          <w:w w:val="95"/>
        </w:rPr>
        <w:t>publishes</w:t>
      </w:r>
      <w:r>
        <w:rPr>
          <w:spacing w:val="19"/>
          <w:w w:val="95"/>
        </w:rPr>
        <w:t xml:space="preserve"> </w:t>
      </w:r>
      <w:r>
        <w:rPr>
          <w:w w:val="95"/>
        </w:rPr>
        <w:t>both</w:t>
      </w:r>
      <w:r>
        <w:rPr>
          <w:spacing w:val="19"/>
          <w:w w:val="95"/>
        </w:rPr>
        <w:t xml:space="preserve"> </w:t>
      </w:r>
      <w:r>
        <w:rPr>
          <w:w w:val="95"/>
        </w:rPr>
        <w:t>open</w:t>
      </w:r>
      <w:ins w:id="40" w:author="Smith,Audrey Culver" w:date="2021-02-22T13:39:00Z">
        <w:r w:rsidR="00506487">
          <w:rPr>
            <w:w w:val="95"/>
          </w:rPr>
          <w:t xml:space="preserve"> </w:t>
        </w:r>
      </w:ins>
      <w:del w:id="41" w:author="Smith,Audrey Culver" w:date="2021-02-22T13:39:00Z">
        <w:r w:rsidDel="00506487">
          <w:rPr>
            <w:w w:val="95"/>
          </w:rPr>
          <w:delText>-</w:delText>
        </w:r>
      </w:del>
      <w:r>
        <w:rPr>
          <w:w w:val="95"/>
        </w:rPr>
        <w:t>access</w:t>
      </w:r>
    </w:p>
    <w:p w14:paraId="48F91A90" w14:textId="768015D8" w:rsidR="00BB4C49" w:rsidRDefault="00DC0BFC">
      <w:pPr>
        <w:pStyle w:val="BodyText"/>
        <w:spacing w:before="155"/>
        <w:ind w:left="173"/>
      </w:pPr>
      <w:proofErr w:type="gramStart"/>
      <w:r>
        <w:rPr>
          <w:rFonts w:ascii="Trebuchet MS"/>
          <w:sz w:val="12"/>
        </w:rPr>
        <w:t>66</w:t>
      </w:r>
      <w:proofErr w:type="gramEnd"/>
      <w:r>
        <w:rPr>
          <w:rFonts w:ascii="Trebuchet MS"/>
          <w:sz w:val="12"/>
        </w:rPr>
        <w:t xml:space="preserve">    </w:t>
      </w:r>
      <w:r>
        <w:rPr>
          <w:rFonts w:ascii="Trebuchet MS"/>
          <w:spacing w:val="19"/>
          <w:sz w:val="12"/>
        </w:rPr>
        <w:t xml:space="preserve"> </w:t>
      </w:r>
      <w:r>
        <w:rPr>
          <w:w w:val="95"/>
        </w:rPr>
        <w:t>articles</w:t>
      </w:r>
      <w:r>
        <w:rPr>
          <w:spacing w:val="9"/>
          <w:w w:val="95"/>
        </w:rPr>
        <w:t xml:space="preserve"> </w:t>
      </w:r>
      <w:r>
        <w:rPr>
          <w:w w:val="95"/>
        </w:rPr>
        <w:t>and</w:t>
      </w:r>
      <w:r>
        <w:rPr>
          <w:spacing w:val="9"/>
          <w:w w:val="95"/>
        </w:rPr>
        <w:t xml:space="preserve"> </w:t>
      </w:r>
      <w:ins w:id="42" w:author="Smith,Audrey Culver" w:date="2021-02-22T13:51:00Z">
        <w:r w:rsidR="00B24942">
          <w:rPr>
            <w:spacing w:val="9"/>
            <w:w w:val="95"/>
          </w:rPr>
          <w:t>articles</w:t>
        </w:r>
        <w:r w:rsidR="00CA62CB">
          <w:rPr>
            <w:spacing w:val="9"/>
            <w:w w:val="95"/>
          </w:rPr>
          <w:t xml:space="preserve"> </w:t>
        </w:r>
      </w:ins>
      <w:r>
        <w:rPr>
          <w:w w:val="95"/>
        </w:rPr>
        <w:t>that</w:t>
      </w:r>
      <w:r>
        <w:rPr>
          <w:spacing w:val="9"/>
          <w:w w:val="95"/>
        </w:rPr>
        <w:t xml:space="preserve"> </w:t>
      </w:r>
      <w:r>
        <w:rPr>
          <w:w w:val="95"/>
        </w:rPr>
        <w:t>are</w:t>
      </w:r>
      <w:r>
        <w:rPr>
          <w:spacing w:val="10"/>
          <w:w w:val="95"/>
        </w:rPr>
        <w:t xml:space="preserve"> </w:t>
      </w:r>
      <w:r>
        <w:rPr>
          <w:w w:val="95"/>
        </w:rPr>
        <w:t>only</w:t>
      </w:r>
      <w:r>
        <w:rPr>
          <w:spacing w:val="8"/>
          <w:w w:val="95"/>
        </w:rPr>
        <w:t xml:space="preserve"> </w:t>
      </w:r>
      <w:r>
        <w:rPr>
          <w:w w:val="95"/>
        </w:rPr>
        <w:t>available</w:t>
      </w:r>
      <w:r>
        <w:rPr>
          <w:spacing w:val="10"/>
          <w:w w:val="95"/>
        </w:rPr>
        <w:t xml:space="preserve"> </w:t>
      </w:r>
      <w:r>
        <w:rPr>
          <w:w w:val="95"/>
        </w:rPr>
        <w:t>to</w:t>
      </w:r>
      <w:r>
        <w:rPr>
          <w:spacing w:val="9"/>
          <w:w w:val="95"/>
        </w:rPr>
        <w:t xml:space="preserve"> </w:t>
      </w:r>
      <w:commentRangeStart w:id="43"/>
      <w:r>
        <w:rPr>
          <w:w w:val="95"/>
        </w:rPr>
        <w:t>subscribers</w:t>
      </w:r>
      <w:commentRangeEnd w:id="43"/>
      <w:r w:rsidR="00CA62CB">
        <w:rPr>
          <w:rStyle w:val="CommentReference"/>
        </w:rPr>
        <w:commentReference w:id="43"/>
      </w:r>
      <w:r>
        <w:rPr>
          <w:w w:val="95"/>
        </w:rPr>
        <w:t>.</w:t>
      </w:r>
      <w:r>
        <w:rPr>
          <w:spacing w:val="32"/>
          <w:w w:val="95"/>
        </w:rPr>
        <w:t xml:space="preserve"> </w:t>
      </w:r>
      <w:r>
        <w:rPr>
          <w:w w:val="95"/>
        </w:rPr>
        <w:t>However,</w:t>
      </w:r>
      <w:r>
        <w:rPr>
          <w:spacing w:val="9"/>
          <w:w w:val="95"/>
        </w:rPr>
        <w:t xml:space="preserve"> </w:t>
      </w:r>
      <w:r>
        <w:rPr>
          <w:w w:val="95"/>
        </w:rPr>
        <w:t>the</w:t>
      </w:r>
      <w:r>
        <w:rPr>
          <w:spacing w:val="10"/>
          <w:w w:val="95"/>
        </w:rPr>
        <w:t xml:space="preserve"> </w:t>
      </w:r>
      <w:r>
        <w:rPr>
          <w:w w:val="95"/>
        </w:rPr>
        <w:t>professional</w:t>
      </w:r>
      <w:r>
        <w:rPr>
          <w:spacing w:val="9"/>
          <w:w w:val="95"/>
        </w:rPr>
        <w:t xml:space="preserve"> </w:t>
      </w:r>
      <w:r>
        <w:rPr>
          <w:w w:val="95"/>
        </w:rPr>
        <w:t>value</w:t>
      </w:r>
      <w:r>
        <w:rPr>
          <w:spacing w:val="10"/>
          <w:w w:val="95"/>
        </w:rPr>
        <w:t xml:space="preserve"> </w:t>
      </w:r>
      <w:r>
        <w:rPr>
          <w:w w:val="95"/>
        </w:rPr>
        <w:t>of</w:t>
      </w:r>
      <w:r>
        <w:rPr>
          <w:spacing w:val="9"/>
          <w:w w:val="95"/>
        </w:rPr>
        <w:t xml:space="preserve"> </w:t>
      </w:r>
      <w:ins w:id="44" w:author="Smith,Audrey Culver" w:date="2021-02-22T13:53:00Z">
        <w:r w:rsidR="00CA62CB">
          <w:rPr>
            <w:spacing w:val="9"/>
            <w:w w:val="95"/>
          </w:rPr>
          <w:t xml:space="preserve">  </w:t>
        </w:r>
      </w:ins>
      <w:r>
        <w:rPr>
          <w:w w:val="95"/>
        </w:rPr>
        <w:t>OA</w:t>
      </w:r>
      <w:r>
        <w:rPr>
          <w:spacing w:val="9"/>
          <w:w w:val="95"/>
        </w:rPr>
        <w:t xml:space="preserve"> </w:t>
      </w:r>
      <w:r>
        <w:rPr>
          <w:w w:val="95"/>
        </w:rPr>
        <w:t>is</w:t>
      </w:r>
    </w:p>
    <w:p w14:paraId="177CECF8" w14:textId="77777777" w:rsidR="00BB4C49" w:rsidRDefault="00DC0BFC">
      <w:pPr>
        <w:pStyle w:val="BodyText"/>
        <w:spacing w:before="154"/>
        <w:ind w:left="173"/>
      </w:pPr>
      <w:r>
        <w:rPr>
          <w:rFonts w:ascii="Trebuchet MS"/>
          <w:sz w:val="12"/>
        </w:rPr>
        <w:t xml:space="preserve">67    </w:t>
      </w:r>
      <w:r>
        <w:rPr>
          <w:rFonts w:ascii="Trebuchet MS"/>
          <w:spacing w:val="19"/>
          <w:sz w:val="12"/>
        </w:rPr>
        <w:t xml:space="preserve"> </w:t>
      </w:r>
      <w:r>
        <w:rPr>
          <w:w w:val="95"/>
        </w:rPr>
        <w:t>likely</w:t>
      </w:r>
      <w:r>
        <w:rPr>
          <w:spacing w:val="13"/>
          <w:w w:val="95"/>
        </w:rPr>
        <w:t xml:space="preserve"> </w:t>
      </w:r>
      <w:r>
        <w:rPr>
          <w:w w:val="95"/>
        </w:rPr>
        <w:t>to</w:t>
      </w:r>
      <w:r>
        <w:rPr>
          <w:spacing w:val="14"/>
          <w:w w:val="95"/>
        </w:rPr>
        <w:t xml:space="preserve"> </w:t>
      </w:r>
      <w:r>
        <w:rPr>
          <w:w w:val="95"/>
        </w:rPr>
        <w:t>be</w:t>
      </w:r>
      <w:r>
        <w:rPr>
          <w:spacing w:val="14"/>
          <w:w w:val="95"/>
        </w:rPr>
        <w:t xml:space="preserve"> </w:t>
      </w:r>
      <w:r>
        <w:rPr>
          <w:w w:val="95"/>
        </w:rPr>
        <w:t>especially</w:t>
      </w:r>
      <w:r>
        <w:rPr>
          <w:spacing w:val="14"/>
          <w:w w:val="95"/>
        </w:rPr>
        <w:t xml:space="preserve"> </w:t>
      </w:r>
      <w:r>
        <w:rPr>
          <w:w w:val="95"/>
        </w:rPr>
        <w:t>high</w:t>
      </w:r>
      <w:r>
        <w:rPr>
          <w:spacing w:val="14"/>
          <w:w w:val="95"/>
        </w:rPr>
        <w:t xml:space="preserve"> </w:t>
      </w:r>
      <w:r>
        <w:rPr>
          <w:w w:val="95"/>
        </w:rPr>
        <w:t>for</w:t>
      </w:r>
      <w:r>
        <w:rPr>
          <w:spacing w:val="14"/>
          <w:w w:val="95"/>
        </w:rPr>
        <w:t xml:space="preserve"> </w:t>
      </w:r>
      <w:r>
        <w:rPr>
          <w:w w:val="95"/>
        </w:rPr>
        <w:t>Gold</w:t>
      </w:r>
      <w:r>
        <w:rPr>
          <w:spacing w:val="14"/>
          <w:w w:val="95"/>
        </w:rPr>
        <w:t xml:space="preserve"> </w:t>
      </w:r>
      <w:r>
        <w:rPr>
          <w:w w:val="95"/>
        </w:rPr>
        <w:t>OA</w:t>
      </w:r>
      <w:r>
        <w:rPr>
          <w:spacing w:val="15"/>
          <w:w w:val="95"/>
        </w:rPr>
        <w:t xml:space="preserve"> </w:t>
      </w:r>
      <w:r>
        <w:rPr>
          <w:w w:val="95"/>
        </w:rPr>
        <w:t>journals</w:t>
      </w:r>
      <w:r>
        <w:rPr>
          <w:spacing w:val="14"/>
          <w:w w:val="95"/>
        </w:rPr>
        <w:t xml:space="preserve"> </w:t>
      </w:r>
      <w:r>
        <w:rPr>
          <w:w w:val="95"/>
        </w:rPr>
        <w:t>that</w:t>
      </w:r>
      <w:r>
        <w:rPr>
          <w:spacing w:val="14"/>
          <w:w w:val="95"/>
        </w:rPr>
        <w:t xml:space="preserve"> </w:t>
      </w:r>
      <w:r>
        <w:rPr>
          <w:w w:val="95"/>
        </w:rPr>
        <w:t>have</w:t>
      </w:r>
      <w:r>
        <w:rPr>
          <w:spacing w:val="14"/>
          <w:w w:val="95"/>
        </w:rPr>
        <w:t xml:space="preserve"> </w:t>
      </w:r>
      <w:r>
        <w:rPr>
          <w:w w:val="95"/>
        </w:rPr>
        <w:t>other</w:t>
      </w:r>
      <w:r>
        <w:rPr>
          <w:spacing w:val="15"/>
          <w:w w:val="95"/>
        </w:rPr>
        <w:t xml:space="preserve"> </w:t>
      </w:r>
      <w:r>
        <w:rPr>
          <w:w w:val="95"/>
        </w:rPr>
        <w:t>characteristics</w:t>
      </w:r>
      <w:r>
        <w:rPr>
          <w:spacing w:val="14"/>
          <w:w w:val="95"/>
        </w:rPr>
        <w:t xml:space="preserve"> </w:t>
      </w:r>
      <w:r>
        <w:rPr>
          <w:w w:val="95"/>
        </w:rPr>
        <w:t>valued</w:t>
      </w:r>
      <w:r>
        <w:rPr>
          <w:spacing w:val="14"/>
          <w:w w:val="95"/>
        </w:rPr>
        <w:t xml:space="preserve"> </w:t>
      </w:r>
      <w:r>
        <w:rPr>
          <w:w w:val="95"/>
        </w:rPr>
        <w:t>by</w:t>
      </w:r>
    </w:p>
    <w:p w14:paraId="2E9B93BA" w14:textId="6E50FAE4" w:rsidR="00BB4C49" w:rsidRDefault="00DC0BFC">
      <w:pPr>
        <w:pStyle w:val="BodyText"/>
        <w:spacing w:before="154"/>
        <w:ind w:left="173"/>
      </w:pPr>
      <w:proofErr w:type="gramStart"/>
      <w:r>
        <w:rPr>
          <w:rFonts w:ascii="Trebuchet MS"/>
          <w:sz w:val="12"/>
        </w:rPr>
        <w:t>68</w:t>
      </w:r>
      <w:proofErr w:type="gramEnd"/>
      <w:r>
        <w:rPr>
          <w:rFonts w:ascii="Trebuchet MS"/>
          <w:sz w:val="12"/>
        </w:rPr>
        <w:t xml:space="preserve">    </w:t>
      </w:r>
      <w:r>
        <w:rPr>
          <w:rFonts w:ascii="Trebuchet MS"/>
          <w:spacing w:val="19"/>
          <w:sz w:val="12"/>
        </w:rPr>
        <w:t xml:space="preserve"> </w:t>
      </w:r>
      <w:r>
        <w:rPr>
          <w:w w:val="95"/>
        </w:rPr>
        <w:t>evaluators:</w:t>
      </w:r>
      <w:r>
        <w:rPr>
          <w:spacing w:val="34"/>
          <w:w w:val="95"/>
        </w:rPr>
        <w:t xml:space="preserve"> </w:t>
      </w:r>
      <w:r>
        <w:rPr>
          <w:w w:val="95"/>
        </w:rPr>
        <w:t>name</w:t>
      </w:r>
      <w:r>
        <w:rPr>
          <w:spacing w:val="12"/>
          <w:w w:val="95"/>
        </w:rPr>
        <w:t xml:space="preserve"> </w:t>
      </w:r>
      <w:r>
        <w:rPr>
          <w:w w:val="95"/>
        </w:rPr>
        <w:t>recognition,</w:t>
      </w:r>
      <w:r>
        <w:rPr>
          <w:spacing w:val="11"/>
          <w:w w:val="95"/>
        </w:rPr>
        <w:t xml:space="preserve"> </w:t>
      </w:r>
      <w:r>
        <w:rPr>
          <w:w w:val="95"/>
        </w:rPr>
        <w:t>high</w:t>
      </w:r>
      <w:r>
        <w:rPr>
          <w:spacing w:val="11"/>
          <w:w w:val="95"/>
        </w:rPr>
        <w:t xml:space="preserve"> </w:t>
      </w:r>
      <w:r>
        <w:rPr>
          <w:w w:val="95"/>
        </w:rPr>
        <w:t>impact</w:t>
      </w:r>
      <w:r>
        <w:rPr>
          <w:spacing w:val="12"/>
          <w:w w:val="95"/>
        </w:rPr>
        <w:t xml:space="preserve"> </w:t>
      </w:r>
      <w:r>
        <w:rPr>
          <w:w w:val="95"/>
        </w:rPr>
        <w:t>factor,</w:t>
      </w:r>
      <w:r>
        <w:rPr>
          <w:spacing w:val="11"/>
          <w:w w:val="95"/>
        </w:rPr>
        <w:t xml:space="preserve"> </w:t>
      </w:r>
      <w:r>
        <w:rPr>
          <w:w w:val="95"/>
        </w:rPr>
        <w:t>perceived</w:t>
      </w:r>
      <w:r>
        <w:rPr>
          <w:spacing w:val="11"/>
          <w:w w:val="95"/>
        </w:rPr>
        <w:t xml:space="preserve"> </w:t>
      </w:r>
      <w:r>
        <w:rPr>
          <w:w w:val="95"/>
        </w:rPr>
        <w:t>prestige,</w:t>
      </w:r>
      <w:r>
        <w:rPr>
          <w:spacing w:val="11"/>
          <w:w w:val="95"/>
        </w:rPr>
        <w:t xml:space="preserve"> </w:t>
      </w:r>
      <w:ins w:id="45" w:author="Smith,Audrey Culver" w:date="2021-02-22T13:39:00Z">
        <w:r w:rsidR="00506487">
          <w:rPr>
            <w:w w:val="95"/>
          </w:rPr>
          <w:t>and</w:t>
        </w:r>
      </w:ins>
      <w:del w:id="46" w:author="Smith,Audrey Culver" w:date="2021-02-22T13:39:00Z">
        <w:r w:rsidDel="00506487">
          <w:rPr>
            <w:w w:val="95"/>
          </w:rPr>
          <w:delText>or</w:delText>
        </w:r>
      </w:del>
      <w:r>
        <w:rPr>
          <w:spacing w:val="11"/>
          <w:w w:val="95"/>
        </w:rPr>
        <w:t xml:space="preserve"> </w:t>
      </w:r>
      <w:r>
        <w:rPr>
          <w:w w:val="95"/>
        </w:rPr>
        <w:t>association</w:t>
      </w:r>
      <w:r>
        <w:rPr>
          <w:spacing w:val="11"/>
          <w:w w:val="95"/>
        </w:rPr>
        <w:t xml:space="preserve"> </w:t>
      </w:r>
      <w:r>
        <w:rPr>
          <w:w w:val="95"/>
        </w:rPr>
        <w:t>with</w:t>
      </w:r>
    </w:p>
    <w:p w14:paraId="217F11CD" w14:textId="77777777" w:rsidR="00BB4C49" w:rsidRDefault="00DC0BFC">
      <w:pPr>
        <w:pStyle w:val="BodyText"/>
        <w:spacing w:before="155"/>
        <w:ind w:left="173"/>
      </w:pPr>
      <w:proofErr w:type="gramStart"/>
      <w:r>
        <w:rPr>
          <w:rFonts w:ascii="Trebuchet MS"/>
          <w:sz w:val="12"/>
        </w:rPr>
        <w:t>69</w:t>
      </w:r>
      <w:proofErr w:type="gramEnd"/>
      <w:r>
        <w:rPr>
          <w:rFonts w:ascii="Trebuchet MS"/>
          <w:sz w:val="12"/>
        </w:rPr>
        <w:t xml:space="preserve">    </w:t>
      </w:r>
      <w:r>
        <w:rPr>
          <w:rFonts w:ascii="Trebuchet MS"/>
          <w:spacing w:val="19"/>
          <w:sz w:val="12"/>
        </w:rPr>
        <w:t xml:space="preserve"> </w:t>
      </w:r>
      <w:r>
        <w:rPr>
          <w:w w:val="95"/>
        </w:rPr>
        <w:t>certain</w:t>
      </w:r>
      <w:r>
        <w:rPr>
          <w:spacing w:val="23"/>
          <w:w w:val="95"/>
        </w:rPr>
        <w:t xml:space="preserve"> </w:t>
      </w:r>
      <w:r>
        <w:rPr>
          <w:w w:val="95"/>
        </w:rPr>
        <w:t>academic</w:t>
      </w:r>
      <w:r>
        <w:rPr>
          <w:spacing w:val="25"/>
          <w:w w:val="95"/>
        </w:rPr>
        <w:t xml:space="preserve"> </w:t>
      </w:r>
      <w:r>
        <w:rPr>
          <w:w w:val="95"/>
        </w:rPr>
        <w:t>societies</w:t>
      </w:r>
      <w:r>
        <w:rPr>
          <w:spacing w:val="25"/>
          <w:w w:val="95"/>
        </w:rPr>
        <w:t xml:space="preserve"> </w:t>
      </w:r>
      <w:r>
        <w:rPr>
          <w:w w:val="95"/>
        </w:rPr>
        <w:t>(Gray,</w:t>
      </w:r>
      <w:r>
        <w:rPr>
          <w:spacing w:val="25"/>
          <w:w w:val="95"/>
        </w:rPr>
        <w:t xml:space="preserve"> </w:t>
      </w:r>
      <w:r>
        <w:rPr>
          <w:w w:val="95"/>
        </w:rPr>
        <w:t>2020;</w:t>
      </w:r>
      <w:r>
        <w:rPr>
          <w:spacing w:val="25"/>
          <w:w w:val="95"/>
        </w:rPr>
        <w:t xml:space="preserve"> </w:t>
      </w:r>
      <w:proofErr w:type="spellStart"/>
      <w:r>
        <w:rPr>
          <w:w w:val="95"/>
        </w:rPr>
        <w:t>Schimanski</w:t>
      </w:r>
      <w:proofErr w:type="spellEnd"/>
      <w:r>
        <w:rPr>
          <w:spacing w:val="23"/>
          <w:w w:val="95"/>
        </w:rPr>
        <w:t xml:space="preserve"> </w:t>
      </w:r>
      <w:r>
        <w:rPr>
          <w:w w:val="95"/>
        </w:rPr>
        <w:t>&amp;</w:t>
      </w:r>
      <w:r>
        <w:rPr>
          <w:spacing w:val="24"/>
          <w:w w:val="95"/>
        </w:rPr>
        <w:t xml:space="preserve"> </w:t>
      </w:r>
      <w:proofErr w:type="spellStart"/>
      <w:r>
        <w:rPr>
          <w:w w:val="95"/>
        </w:rPr>
        <w:t>Alperin</w:t>
      </w:r>
      <w:proofErr w:type="spellEnd"/>
      <w:r>
        <w:rPr>
          <w:w w:val="95"/>
        </w:rPr>
        <w:t>,</w:t>
      </w:r>
      <w:r>
        <w:rPr>
          <w:spacing w:val="25"/>
          <w:w w:val="95"/>
        </w:rPr>
        <w:t xml:space="preserve"> </w:t>
      </w:r>
      <w:commentRangeStart w:id="47"/>
      <w:r>
        <w:rPr>
          <w:w w:val="95"/>
        </w:rPr>
        <w:t>2018</w:t>
      </w:r>
      <w:commentRangeEnd w:id="47"/>
      <w:r w:rsidR="00B24942">
        <w:rPr>
          <w:rStyle w:val="CommentReference"/>
        </w:rPr>
        <w:commentReference w:id="47"/>
      </w:r>
      <w:r>
        <w:rPr>
          <w:w w:val="95"/>
        </w:rPr>
        <w:t>).</w:t>
      </w:r>
    </w:p>
    <w:p w14:paraId="22DAA709" w14:textId="77777777" w:rsidR="00BB4C49" w:rsidRDefault="00DC0BFC">
      <w:pPr>
        <w:pStyle w:val="BodyText"/>
        <w:tabs>
          <w:tab w:val="left" w:pos="1075"/>
        </w:tabs>
        <w:spacing w:before="154"/>
        <w:ind w:left="173"/>
      </w:pPr>
      <w:r>
        <w:rPr>
          <w:rFonts w:ascii="Trebuchet MS"/>
          <w:sz w:val="12"/>
        </w:rPr>
        <w:t>70</w:t>
      </w:r>
      <w:r>
        <w:rPr>
          <w:rFonts w:ascii="Trebuchet MS"/>
          <w:sz w:val="12"/>
        </w:rPr>
        <w:tab/>
      </w:r>
      <w:r>
        <w:rPr>
          <w:w w:val="95"/>
        </w:rPr>
        <w:t>Publication</w:t>
      </w:r>
      <w:r>
        <w:rPr>
          <w:spacing w:val="6"/>
          <w:w w:val="95"/>
        </w:rPr>
        <w:t xml:space="preserve"> </w:t>
      </w:r>
      <w:r>
        <w:rPr>
          <w:w w:val="95"/>
        </w:rPr>
        <w:t>in</w:t>
      </w:r>
      <w:r>
        <w:rPr>
          <w:spacing w:val="7"/>
          <w:w w:val="95"/>
        </w:rPr>
        <w:t xml:space="preserve"> </w:t>
      </w:r>
      <w:r>
        <w:rPr>
          <w:w w:val="95"/>
        </w:rPr>
        <w:t>Gold</w:t>
      </w:r>
      <w:r>
        <w:rPr>
          <w:spacing w:val="6"/>
          <w:w w:val="95"/>
        </w:rPr>
        <w:t xml:space="preserve"> </w:t>
      </w:r>
      <w:r>
        <w:rPr>
          <w:w w:val="95"/>
        </w:rPr>
        <w:t>OA</w:t>
      </w:r>
      <w:r>
        <w:rPr>
          <w:spacing w:val="7"/>
          <w:w w:val="95"/>
        </w:rPr>
        <w:t xml:space="preserve"> </w:t>
      </w:r>
      <w:r>
        <w:rPr>
          <w:w w:val="95"/>
        </w:rPr>
        <w:t>journals</w:t>
      </w:r>
      <w:r>
        <w:rPr>
          <w:spacing w:val="7"/>
          <w:w w:val="95"/>
        </w:rPr>
        <w:t xml:space="preserve"> </w:t>
      </w:r>
      <w:r>
        <w:rPr>
          <w:w w:val="95"/>
        </w:rPr>
        <w:t>is</w:t>
      </w:r>
      <w:r>
        <w:rPr>
          <w:spacing w:val="7"/>
          <w:w w:val="95"/>
        </w:rPr>
        <w:t xml:space="preserve"> </w:t>
      </w:r>
      <w:r>
        <w:rPr>
          <w:w w:val="95"/>
        </w:rPr>
        <w:t>also</w:t>
      </w:r>
      <w:r>
        <w:rPr>
          <w:spacing w:val="6"/>
          <w:w w:val="95"/>
        </w:rPr>
        <w:t xml:space="preserve"> </w:t>
      </w:r>
      <w:r>
        <w:rPr>
          <w:w w:val="95"/>
        </w:rPr>
        <w:t>increasingly</w:t>
      </w:r>
      <w:r>
        <w:rPr>
          <w:spacing w:val="7"/>
          <w:w w:val="95"/>
        </w:rPr>
        <w:t xml:space="preserve"> </w:t>
      </w:r>
      <w:r>
        <w:rPr>
          <w:w w:val="95"/>
        </w:rPr>
        <w:t>required</w:t>
      </w:r>
      <w:r>
        <w:rPr>
          <w:spacing w:val="7"/>
          <w:w w:val="95"/>
        </w:rPr>
        <w:t xml:space="preserve"> </w:t>
      </w:r>
      <w:r>
        <w:rPr>
          <w:w w:val="95"/>
        </w:rPr>
        <w:t>by</w:t>
      </w:r>
      <w:r>
        <w:rPr>
          <w:spacing w:val="7"/>
          <w:w w:val="95"/>
        </w:rPr>
        <w:t xml:space="preserve"> </w:t>
      </w:r>
      <w:r>
        <w:rPr>
          <w:w w:val="95"/>
        </w:rPr>
        <w:t>government</w:t>
      </w:r>
      <w:r>
        <w:rPr>
          <w:spacing w:val="7"/>
          <w:w w:val="95"/>
        </w:rPr>
        <w:t xml:space="preserve"> </w:t>
      </w:r>
      <w:r>
        <w:rPr>
          <w:w w:val="95"/>
        </w:rPr>
        <w:t>agencies</w:t>
      </w:r>
    </w:p>
    <w:p w14:paraId="3946DBA3" w14:textId="77777777" w:rsidR="00BB4C49" w:rsidRDefault="00DC0BFC">
      <w:pPr>
        <w:pStyle w:val="BodyText"/>
        <w:spacing w:before="155"/>
        <w:ind w:left="173"/>
      </w:pPr>
      <w:r>
        <w:rPr>
          <w:rFonts w:ascii="Trebuchet MS" w:hAnsi="Trebuchet MS"/>
          <w:sz w:val="12"/>
        </w:rPr>
        <w:t xml:space="preserve">71    </w:t>
      </w:r>
      <w:r>
        <w:rPr>
          <w:rFonts w:ascii="Trebuchet MS" w:hAnsi="Trebuchet MS"/>
          <w:spacing w:val="19"/>
          <w:sz w:val="12"/>
        </w:rPr>
        <w:t xml:space="preserve"> </w:t>
      </w:r>
      <w:r>
        <w:rPr>
          <w:spacing w:val="-2"/>
        </w:rPr>
        <w:t>and</w:t>
      </w:r>
      <w:r>
        <w:rPr>
          <w:spacing w:val="-10"/>
        </w:rPr>
        <w:t xml:space="preserve"> </w:t>
      </w:r>
      <w:r>
        <w:rPr>
          <w:spacing w:val="-2"/>
        </w:rPr>
        <w:t>private</w:t>
      </w:r>
      <w:r>
        <w:rPr>
          <w:spacing w:val="-9"/>
        </w:rPr>
        <w:t xml:space="preserve"> </w:t>
      </w:r>
      <w:r>
        <w:rPr>
          <w:spacing w:val="-1"/>
        </w:rPr>
        <w:t>foundations</w:t>
      </w:r>
      <w:r>
        <w:rPr>
          <w:spacing w:val="-9"/>
        </w:rPr>
        <w:t xml:space="preserve"> </w:t>
      </w:r>
      <w:r>
        <w:rPr>
          <w:spacing w:val="-1"/>
        </w:rPr>
        <w:t>that</w:t>
      </w:r>
      <w:r>
        <w:rPr>
          <w:spacing w:val="-9"/>
        </w:rPr>
        <w:t xml:space="preserve"> </w:t>
      </w:r>
      <w:r>
        <w:rPr>
          <w:spacing w:val="-1"/>
        </w:rPr>
        <w:t>fund</w:t>
      </w:r>
      <w:r>
        <w:rPr>
          <w:spacing w:val="-10"/>
        </w:rPr>
        <w:t xml:space="preserve"> </w:t>
      </w:r>
      <w:r>
        <w:rPr>
          <w:spacing w:val="-1"/>
        </w:rPr>
        <w:t>research</w:t>
      </w:r>
      <w:r>
        <w:rPr>
          <w:spacing w:val="-10"/>
        </w:rPr>
        <w:t xml:space="preserve"> </w:t>
      </w:r>
      <w:r>
        <w:rPr>
          <w:spacing w:val="-1"/>
        </w:rPr>
        <w:t>(</w:t>
      </w:r>
      <w:proofErr w:type="spellStart"/>
      <w:r>
        <w:rPr>
          <w:spacing w:val="-1"/>
        </w:rPr>
        <w:t>Björk</w:t>
      </w:r>
      <w:proofErr w:type="spellEnd"/>
      <w:r>
        <w:rPr>
          <w:spacing w:val="-9"/>
        </w:rPr>
        <w:t xml:space="preserve"> </w:t>
      </w:r>
      <w:r>
        <w:rPr>
          <w:spacing w:val="-1"/>
        </w:rPr>
        <w:t>&amp;</w:t>
      </w:r>
      <w:r>
        <w:rPr>
          <w:spacing w:val="-10"/>
        </w:rPr>
        <w:t xml:space="preserve"> </w:t>
      </w:r>
      <w:r>
        <w:rPr>
          <w:spacing w:val="-1"/>
        </w:rPr>
        <w:t>Solomon,</w:t>
      </w:r>
      <w:r>
        <w:rPr>
          <w:spacing w:val="-10"/>
        </w:rPr>
        <w:t xml:space="preserve"> </w:t>
      </w:r>
      <w:r>
        <w:rPr>
          <w:spacing w:val="-1"/>
        </w:rPr>
        <w:t>2014;</w:t>
      </w:r>
      <w:r>
        <w:rPr>
          <w:spacing w:val="-9"/>
        </w:rPr>
        <w:t xml:space="preserve"> </w:t>
      </w:r>
      <w:proofErr w:type="spellStart"/>
      <w:r>
        <w:rPr>
          <w:spacing w:val="-1"/>
        </w:rPr>
        <w:t>Pinfield</w:t>
      </w:r>
      <w:proofErr w:type="spellEnd"/>
      <w:r>
        <w:rPr>
          <w:spacing w:val="-1"/>
        </w:rPr>
        <w:t>,</w:t>
      </w:r>
      <w:r>
        <w:rPr>
          <w:spacing w:val="-9"/>
        </w:rPr>
        <w:t xml:space="preserve"> </w:t>
      </w:r>
      <w:r>
        <w:rPr>
          <w:spacing w:val="-1"/>
        </w:rPr>
        <w:t>2013).</w:t>
      </w:r>
    </w:p>
    <w:p w14:paraId="6E64CE1C" w14:textId="77777777" w:rsidR="00BB4C49" w:rsidRPr="00B24942" w:rsidRDefault="00DC0BFC">
      <w:pPr>
        <w:pStyle w:val="BodyText"/>
        <w:spacing w:before="154"/>
        <w:ind w:left="173"/>
        <w:rPr>
          <w:highlight w:val="yellow"/>
          <w:rPrChange w:id="48" w:author="Smith,Audrey Culver" w:date="2021-02-22T14:05:00Z">
            <w:rPr/>
          </w:rPrChange>
        </w:rPr>
      </w:pPr>
      <w:r>
        <w:rPr>
          <w:rFonts w:ascii="Trebuchet MS"/>
          <w:sz w:val="12"/>
        </w:rPr>
        <w:t xml:space="preserve">72    </w:t>
      </w:r>
      <w:r>
        <w:rPr>
          <w:rFonts w:ascii="Trebuchet MS"/>
          <w:spacing w:val="19"/>
          <w:sz w:val="12"/>
        </w:rPr>
        <w:t xml:space="preserve"> </w:t>
      </w:r>
      <w:r w:rsidRPr="00B24942">
        <w:rPr>
          <w:w w:val="95"/>
          <w:highlight w:val="yellow"/>
          <w:rPrChange w:id="49" w:author="Smith,Audrey Culver" w:date="2021-02-22T14:03:00Z">
            <w:rPr>
              <w:w w:val="95"/>
            </w:rPr>
          </w:rPrChange>
        </w:rPr>
        <w:t>Scholars</w:t>
      </w:r>
      <w:r w:rsidRPr="00B24942">
        <w:rPr>
          <w:spacing w:val="14"/>
          <w:w w:val="95"/>
          <w:highlight w:val="yellow"/>
          <w:rPrChange w:id="50" w:author="Smith,Audrey Culver" w:date="2021-02-22T14:03:00Z">
            <w:rPr>
              <w:spacing w:val="14"/>
              <w:w w:val="95"/>
            </w:rPr>
          </w:rPrChange>
        </w:rPr>
        <w:t xml:space="preserve"> </w:t>
      </w:r>
      <w:r w:rsidRPr="00B24942">
        <w:rPr>
          <w:w w:val="95"/>
          <w:highlight w:val="yellow"/>
          <w:rPrChange w:id="51" w:author="Smith,Audrey Culver" w:date="2021-02-22T14:03:00Z">
            <w:rPr>
              <w:w w:val="95"/>
            </w:rPr>
          </w:rPrChange>
        </w:rPr>
        <w:t>can</w:t>
      </w:r>
      <w:r w:rsidRPr="00B24942">
        <w:rPr>
          <w:spacing w:val="13"/>
          <w:w w:val="95"/>
          <w:highlight w:val="yellow"/>
          <w:rPrChange w:id="52" w:author="Smith,Audrey Culver" w:date="2021-02-22T14:03:00Z">
            <w:rPr>
              <w:spacing w:val="13"/>
              <w:w w:val="95"/>
            </w:rPr>
          </w:rPrChange>
        </w:rPr>
        <w:t xml:space="preserve"> </w:t>
      </w:r>
      <w:r w:rsidRPr="00B24942">
        <w:rPr>
          <w:w w:val="95"/>
          <w:highlight w:val="yellow"/>
          <w:rPrChange w:id="53" w:author="Smith,Audrey Culver" w:date="2021-02-22T14:03:00Z">
            <w:rPr>
              <w:w w:val="95"/>
            </w:rPr>
          </w:rPrChange>
        </w:rPr>
        <w:t>publish</w:t>
      </w:r>
      <w:r w:rsidRPr="00B24942">
        <w:rPr>
          <w:spacing w:val="15"/>
          <w:w w:val="95"/>
          <w:highlight w:val="yellow"/>
          <w:rPrChange w:id="54" w:author="Smith,Audrey Culver" w:date="2021-02-22T14:03:00Z">
            <w:rPr>
              <w:spacing w:val="15"/>
              <w:w w:val="95"/>
            </w:rPr>
          </w:rPrChange>
        </w:rPr>
        <w:t xml:space="preserve"> </w:t>
      </w:r>
      <w:r w:rsidRPr="00B24942">
        <w:rPr>
          <w:w w:val="95"/>
          <w:highlight w:val="yellow"/>
          <w:rPrChange w:id="55" w:author="Smith,Audrey Culver" w:date="2021-02-22T14:03:00Z">
            <w:rPr>
              <w:w w:val="95"/>
            </w:rPr>
          </w:rPrChange>
        </w:rPr>
        <w:t>at</w:t>
      </w:r>
      <w:r w:rsidRPr="00B24942">
        <w:rPr>
          <w:spacing w:val="13"/>
          <w:w w:val="95"/>
          <w:highlight w:val="yellow"/>
          <w:rPrChange w:id="56" w:author="Smith,Audrey Culver" w:date="2021-02-22T14:03:00Z">
            <w:rPr>
              <w:spacing w:val="13"/>
              <w:w w:val="95"/>
            </w:rPr>
          </w:rPrChange>
        </w:rPr>
        <w:t xml:space="preserve"> </w:t>
      </w:r>
      <w:r w:rsidRPr="00B24942">
        <w:rPr>
          <w:w w:val="95"/>
          <w:highlight w:val="yellow"/>
          <w:rPrChange w:id="57" w:author="Smith,Audrey Culver" w:date="2021-02-22T14:03:00Z">
            <w:rPr>
              <w:w w:val="95"/>
            </w:rPr>
          </w:rPrChange>
        </w:rPr>
        <w:t>no</w:t>
      </w:r>
      <w:r w:rsidRPr="00B24942">
        <w:rPr>
          <w:spacing w:val="14"/>
          <w:w w:val="95"/>
          <w:highlight w:val="yellow"/>
          <w:rPrChange w:id="58" w:author="Smith,Audrey Culver" w:date="2021-02-22T14:03:00Z">
            <w:rPr>
              <w:spacing w:val="14"/>
              <w:w w:val="95"/>
            </w:rPr>
          </w:rPrChange>
        </w:rPr>
        <w:t xml:space="preserve"> </w:t>
      </w:r>
      <w:r w:rsidRPr="00B24942">
        <w:rPr>
          <w:w w:val="95"/>
          <w:highlight w:val="yellow"/>
          <w:rPrChange w:id="59" w:author="Smith,Audrey Culver" w:date="2021-02-22T14:03:00Z">
            <w:rPr>
              <w:w w:val="95"/>
            </w:rPr>
          </w:rPrChange>
        </w:rPr>
        <w:t>expense</w:t>
      </w:r>
      <w:r w:rsidRPr="00B24942">
        <w:rPr>
          <w:spacing w:val="15"/>
          <w:w w:val="95"/>
          <w:highlight w:val="yellow"/>
          <w:rPrChange w:id="60" w:author="Smith,Audrey Culver" w:date="2021-02-22T14:03:00Z">
            <w:rPr>
              <w:spacing w:val="15"/>
              <w:w w:val="95"/>
            </w:rPr>
          </w:rPrChange>
        </w:rPr>
        <w:t xml:space="preserve"> </w:t>
      </w:r>
      <w:r w:rsidRPr="00B24942">
        <w:rPr>
          <w:w w:val="95"/>
          <w:highlight w:val="yellow"/>
          <w:rPrChange w:id="61" w:author="Smith,Audrey Culver" w:date="2021-02-22T14:03:00Z">
            <w:rPr>
              <w:w w:val="95"/>
            </w:rPr>
          </w:rPrChange>
        </w:rPr>
        <w:t>in</w:t>
      </w:r>
      <w:r w:rsidRPr="00B24942">
        <w:rPr>
          <w:spacing w:val="13"/>
          <w:w w:val="95"/>
          <w:highlight w:val="yellow"/>
          <w:rPrChange w:id="62" w:author="Smith,Audrey Culver" w:date="2021-02-22T14:03:00Z">
            <w:rPr>
              <w:spacing w:val="13"/>
              <w:w w:val="95"/>
            </w:rPr>
          </w:rPrChange>
        </w:rPr>
        <w:t xml:space="preserve"> </w:t>
      </w:r>
      <w:r w:rsidRPr="00B24942">
        <w:rPr>
          <w:w w:val="95"/>
          <w:highlight w:val="yellow"/>
          <w:rPrChange w:id="63" w:author="Smith,Audrey Culver" w:date="2021-02-22T14:03:00Z">
            <w:rPr>
              <w:w w:val="95"/>
            </w:rPr>
          </w:rPrChange>
        </w:rPr>
        <w:t>most</w:t>
      </w:r>
      <w:r w:rsidRPr="00B24942">
        <w:rPr>
          <w:spacing w:val="14"/>
          <w:w w:val="95"/>
          <w:highlight w:val="yellow"/>
          <w:rPrChange w:id="64" w:author="Smith,Audrey Culver" w:date="2021-02-22T14:03:00Z">
            <w:rPr>
              <w:spacing w:val="14"/>
              <w:w w:val="95"/>
            </w:rPr>
          </w:rPrChange>
        </w:rPr>
        <w:t xml:space="preserve"> </w:t>
      </w:r>
      <w:r w:rsidRPr="00B24942">
        <w:rPr>
          <w:w w:val="95"/>
          <w:highlight w:val="yellow"/>
          <w:rPrChange w:id="65" w:author="Smith,Audrey Culver" w:date="2021-02-22T14:03:00Z">
            <w:rPr>
              <w:w w:val="95"/>
            </w:rPr>
          </w:rPrChange>
        </w:rPr>
        <w:t>Gold</w:t>
      </w:r>
      <w:r w:rsidRPr="00B24942">
        <w:rPr>
          <w:spacing w:val="14"/>
          <w:w w:val="95"/>
          <w:highlight w:val="yellow"/>
          <w:rPrChange w:id="66" w:author="Smith,Audrey Culver" w:date="2021-02-22T14:03:00Z">
            <w:rPr>
              <w:spacing w:val="14"/>
              <w:w w:val="95"/>
            </w:rPr>
          </w:rPrChange>
        </w:rPr>
        <w:t xml:space="preserve"> </w:t>
      </w:r>
      <w:r w:rsidRPr="00B24942">
        <w:rPr>
          <w:w w:val="95"/>
          <w:highlight w:val="yellow"/>
          <w:rPrChange w:id="67" w:author="Smith,Audrey Culver" w:date="2021-02-22T14:03:00Z">
            <w:rPr>
              <w:w w:val="95"/>
            </w:rPr>
          </w:rPrChange>
        </w:rPr>
        <w:t>OA</w:t>
      </w:r>
      <w:r w:rsidRPr="00B24942">
        <w:rPr>
          <w:spacing w:val="13"/>
          <w:w w:val="95"/>
          <w:highlight w:val="yellow"/>
          <w:rPrChange w:id="68" w:author="Smith,Audrey Culver" w:date="2021-02-22T14:03:00Z">
            <w:rPr>
              <w:spacing w:val="13"/>
              <w:w w:val="95"/>
            </w:rPr>
          </w:rPrChange>
        </w:rPr>
        <w:t xml:space="preserve"> </w:t>
      </w:r>
      <w:r w:rsidRPr="00B24942">
        <w:rPr>
          <w:w w:val="95"/>
          <w:highlight w:val="yellow"/>
          <w:rPrChange w:id="69" w:author="Smith,Audrey Culver" w:date="2021-02-22T14:03:00Z">
            <w:rPr>
              <w:w w:val="95"/>
            </w:rPr>
          </w:rPrChange>
        </w:rPr>
        <w:t>journals</w:t>
      </w:r>
      <w:r w:rsidRPr="00B24942">
        <w:rPr>
          <w:spacing w:val="14"/>
          <w:w w:val="95"/>
          <w:highlight w:val="yellow"/>
          <w:rPrChange w:id="70" w:author="Smith,Audrey Culver" w:date="2021-02-22T14:03:00Z">
            <w:rPr>
              <w:spacing w:val="14"/>
              <w:w w:val="95"/>
            </w:rPr>
          </w:rPrChange>
        </w:rPr>
        <w:t xml:space="preserve"> </w:t>
      </w:r>
      <w:r w:rsidRPr="00B24942">
        <w:rPr>
          <w:w w:val="95"/>
          <w:highlight w:val="yellow"/>
          <w:rPrChange w:id="71" w:author="Smith,Audrey Culver" w:date="2021-02-22T14:03:00Z">
            <w:rPr>
              <w:w w:val="95"/>
            </w:rPr>
          </w:rPrChange>
        </w:rPr>
        <w:t>(Crow,</w:t>
      </w:r>
      <w:r w:rsidRPr="00B24942">
        <w:rPr>
          <w:spacing w:val="14"/>
          <w:w w:val="95"/>
          <w:highlight w:val="yellow"/>
          <w:rPrChange w:id="72" w:author="Smith,Audrey Culver" w:date="2021-02-22T14:03:00Z">
            <w:rPr>
              <w:spacing w:val="14"/>
              <w:w w:val="95"/>
            </w:rPr>
          </w:rPrChange>
        </w:rPr>
        <w:t xml:space="preserve"> </w:t>
      </w:r>
      <w:r w:rsidRPr="00B24942">
        <w:rPr>
          <w:w w:val="95"/>
          <w:highlight w:val="yellow"/>
          <w:rPrChange w:id="73" w:author="Smith,Audrey Culver" w:date="2021-02-22T14:03:00Z">
            <w:rPr>
              <w:w w:val="95"/>
            </w:rPr>
          </w:rPrChange>
        </w:rPr>
        <w:t>2009).</w:t>
      </w:r>
      <w:r>
        <w:rPr>
          <w:spacing w:val="38"/>
          <w:w w:val="95"/>
        </w:rPr>
        <w:t xml:space="preserve"> </w:t>
      </w:r>
      <w:r w:rsidRPr="00B24942">
        <w:rPr>
          <w:w w:val="95"/>
          <w:highlight w:val="yellow"/>
          <w:rPrChange w:id="74" w:author="Smith,Audrey Culver" w:date="2021-02-22T14:05:00Z">
            <w:rPr>
              <w:w w:val="95"/>
            </w:rPr>
          </w:rPrChange>
        </w:rPr>
        <w:t>However,</w:t>
      </w:r>
      <w:r w:rsidRPr="00B24942">
        <w:rPr>
          <w:spacing w:val="14"/>
          <w:w w:val="95"/>
          <w:highlight w:val="yellow"/>
          <w:rPrChange w:id="75" w:author="Smith,Audrey Culver" w:date="2021-02-22T14:05:00Z">
            <w:rPr>
              <w:spacing w:val="14"/>
              <w:w w:val="95"/>
            </w:rPr>
          </w:rPrChange>
        </w:rPr>
        <w:t xml:space="preserve"> </w:t>
      </w:r>
      <w:r w:rsidRPr="00B24942">
        <w:rPr>
          <w:w w:val="95"/>
          <w:highlight w:val="yellow"/>
          <w:rPrChange w:id="76" w:author="Smith,Audrey Culver" w:date="2021-02-22T14:05:00Z">
            <w:rPr>
              <w:w w:val="95"/>
            </w:rPr>
          </w:rPrChange>
        </w:rPr>
        <w:t>the</w:t>
      </w:r>
    </w:p>
    <w:p w14:paraId="2C43F678" w14:textId="77777777" w:rsidR="00BB4C49" w:rsidRPr="00B24942" w:rsidRDefault="00DC0BFC">
      <w:pPr>
        <w:pStyle w:val="BodyText"/>
        <w:spacing w:before="154"/>
        <w:ind w:left="173"/>
        <w:rPr>
          <w:highlight w:val="yellow"/>
          <w:rPrChange w:id="77" w:author="Smith,Audrey Culver" w:date="2021-02-22T14:05:00Z">
            <w:rPr/>
          </w:rPrChange>
        </w:rPr>
      </w:pPr>
      <w:r w:rsidRPr="00B24942">
        <w:rPr>
          <w:rFonts w:ascii="Trebuchet MS" w:hAnsi="Trebuchet MS"/>
          <w:sz w:val="12"/>
          <w:highlight w:val="yellow"/>
          <w:rPrChange w:id="78" w:author="Smith,Audrey Culver" w:date="2021-02-22T14:05:00Z">
            <w:rPr>
              <w:rFonts w:ascii="Trebuchet MS" w:hAnsi="Trebuchet MS"/>
              <w:sz w:val="12"/>
            </w:rPr>
          </w:rPrChange>
        </w:rPr>
        <w:t xml:space="preserve">73    </w:t>
      </w:r>
      <w:r w:rsidRPr="00B24942">
        <w:rPr>
          <w:rFonts w:ascii="Trebuchet MS" w:hAnsi="Trebuchet MS"/>
          <w:spacing w:val="13"/>
          <w:sz w:val="12"/>
          <w:highlight w:val="yellow"/>
          <w:rPrChange w:id="79" w:author="Smith,Audrey Culver" w:date="2021-02-22T14:05:00Z">
            <w:rPr>
              <w:rFonts w:ascii="Trebuchet MS" w:hAnsi="Trebuchet MS"/>
              <w:spacing w:val="13"/>
              <w:sz w:val="12"/>
            </w:rPr>
          </w:rPrChange>
        </w:rPr>
        <w:t xml:space="preserve"> </w:t>
      </w:r>
      <w:r w:rsidRPr="00B24942">
        <w:rPr>
          <w:w w:val="95"/>
          <w:highlight w:val="yellow"/>
          <w:rPrChange w:id="80" w:author="Smith,Audrey Culver" w:date="2021-02-22T14:05:00Z">
            <w:rPr>
              <w:w w:val="95"/>
            </w:rPr>
          </w:rPrChange>
        </w:rPr>
        <w:t>vast</w:t>
      </w:r>
      <w:r w:rsidRPr="00B24942">
        <w:rPr>
          <w:spacing w:val="13"/>
          <w:w w:val="95"/>
          <w:highlight w:val="yellow"/>
          <w:rPrChange w:id="81" w:author="Smith,Audrey Culver" w:date="2021-02-22T14:05:00Z">
            <w:rPr>
              <w:spacing w:val="13"/>
              <w:w w:val="95"/>
            </w:rPr>
          </w:rPrChange>
        </w:rPr>
        <w:t xml:space="preserve"> </w:t>
      </w:r>
      <w:r w:rsidRPr="00B24942">
        <w:rPr>
          <w:w w:val="95"/>
          <w:highlight w:val="yellow"/>
          <w:rPrChange w:id="82" w:author="Smith,Audrey Culver" w:date="2021-02-22T14:05:00Z">
            <w:rPr>
              <w:w w:val="95"/>
            </w:rPr>
          </w:rPrChange>
        </w:rPr>
        <w:t>majority</w:t>
      </w:r>
      <w:r w:rsidRPr="00B24942">
        <w:rPr>
          <w:spacing w:val="12"/>
          <w:w w:val="95"/>
          <w:highlight w:val="yellow"/>
          <w:rPrChange w:id="83" w:author="Smith,Audrey Culver" w:date="2021-02-22T14:05:00Z">
            <w:rPr>
              <w:spacing w:val="12"/>
              <w:w w:val="95"/>
            </w:rPr>
          </w:rPrChange>
        </w:rPr>
        <w:t xml:space="preserve"> </w:t>
      </w:r>
      <w:r w:rsidRPr="00B24942">
        <w:rPr>
          <w:w w:val="95"/>
          <w:highlight w:val="yellow"/>
          <w:rPrChange w:id="84" w:author="Smith,Audrey Culver" w:date="2021-02-22T14:05:00Z">
            <w:rPr>
              <w:w w:val="95"/>
            </w:rPr>
          </w:rPrChange>
        </w:rPr>
        <w:t>of</w:t>
      </w:r>
      <w:r w:rsidRPr="00B24942">
        <w:rPr>
          <w:spacing w:val="14"/>
          <w:w w:val="95"/>
          <w:highlight w:val="yellow"/>
          <w:rPrChange w:id="85" w:author="Smith,Audrey Culver" w:date="2021-02-22T14:05:00Z">
            <w:rPr>
              <w:spacing w:val="14"/>
              <w:w w:val="95"/>
            </w:rPr>
          </w:rPrChange>
        </w:rPr>
        <w:t xml:space="preserve"> </w:t>
      </w:r>
      <w:r w:rsidRPr="00B24942">
        <w:rPr>
          <w:w w:val="95"/>
          <w:highlight w:val="yellow"/>
          <w:rPrChange w:id="86" w:author="Smith,Audrey Culver" w:date="2021-02-22T14:05:00Z">
            <w:rPr>
              <w:w w:val="95"/>
            </w:rPr>
          </w:rPrChange>
        </w:rPr>
        <w:t>OA</w:t>
      </w:r>
      <w:r w:rsidRPr="00B24942">
        <w:rPr>
          <w:spacing w:val="13"/>
          <w:w w:val="95"/>
          <w:highlight w:val="yellow"/>
          <w:rPrChange w:id="87" w:author="Smith,Audrey Culver" w:date="2021-02-22T14:05:00Z">
            <w:rPr>
              <w:spacing w:val="13"/>
              <w:w w:val="95"/>
            </w:rPr>
          </w:rPrChange>
        </w:rPr>
        <w:t xml:space="preserve"> </w:t>
      </w:r>
      <w:r w:rsidRPr="00B24942">
        <w:rPr>
          <w:w w:val="95"/>
          <w:highlight w:val="yellow"/>
          <w:rPrChange w:id="88" w:author="Smith,Audrey Culver" w:date="2021-02-22T14:05:00Z">
            <w:rPr>
              <w:w w:val="95"/>
            </w:rPr>
          </w:rPrChange>
        </w:rPr>
        <w:t>articles</w:t>
      </w:r>
      <w:r w:rsidRPr="00B24942">
        <w:rPr>
          <w:spacing w:val="13"/>
          <w:w w:val="95"/>
          <w:highlight w:val="yellow"/>
          <w:rPrChange w:id="89" w:author="Smith,Audrey Culver" w:date="2021-02-22T14:05:00Z">
            <w:rPr>
              <w:spacing w:val="13"/>
              <w:w w:val="95"/>
            </w:rPr>
          </w:rPrChange>
        </w:rPr>
        <w:t xml:space="preserve"> </w:t>
      </w:r>
      <w:r w:rsidRPr="00B24942">
        <w:rPr>
          <w:w w:val="95"/>
          <w:highlight w:val="yellow"/>
          <w:rPrChange w:id="90" w:author="Smith,Audrey Culver" w:date="2021-02-22T14:05:00Z">
            <w:rPr>
              <w:w w:val="95"/>
            </w:rPr>
          </w:rPrChange>
        </w:rPr>
        <w:t>are</w:t>
      </w:r>
      <w:r w:rsidRPr="00B24942">
        <w:rPr>
          <w:spacing w:val="13"/>
          <w:w w:val="95"/>
          <w:highlight w:val="yellow"/>
          <w:rPrChange w:id="91" w:author="Smith,Audrey Culver" w:date="2021-02-22T14:05:00Z">
            <w:rPr>
              <w:spacing w:val="13"/>
              <w:w w:val="95"/>
            </w:rPr>
          </w:rPrChange>
        </w:rPr>
        <w:t xml:space="preserve"> </w:t>
      </w:r>
      <w:r w:rsidRPr="00B24942">
        <w:rPr>
          <w:w w:val="95"/>
          <w:highlight w:val="yellow"/>
          <w:rPrChange w:id="92" w:author="Smith,Audrey Culver" w:date="2021-02-22T14:05:00Z">
            <w:rPr>
              <w:w w:val="95"/>
            </w:rPr>
          </w:rPrChange>
        </w:rPr>
        <w:t>published</w:t>
      </w:r>
      <w:r w:rsidRPr="00B24942">
        <w:rPr>
          <w:spacing w:val="12"/>
          <w:w w:val="95"/>
          <w:highlight w:val="yellow"/>
          <w:rPrChange w:id="93" w:author="Smith,Audrey Culver" w:date="2021-02-22T14:05:00Z">
            <w:rPr>
              <w:spacing w:val="12"/>
              <w:w w:val="95"/>
            </w:rPr>
          </w:rPrChange>
        </w:rPr>
        <w:t xml:space="preserve"> </w:t>
      </w:r>
      <w:r w:rsidRPr="00B24942">
        <w:rPr>
          <w:w w:val="95"/>
          <w:highlight w:val="yellow"/>
          <w:rPrChange w:id="94" w:author="Smith,Audrey Culver" w:date="2021-02-22T14:05:00Z">
            <w:rPr>
              <w:w w:val="95"/>
            </w:rPr>
          </w:rPrChange>
        </w:rPr>
        <w:t>in</w:t>
      </w:r>
      <w:r w:rsidRPr="00B24942">
        <w:rPr>
          <w:spacing w:val="14"/>
          <w:w w:val="95"/>
          <w:highlight w:val="yellow"/>
          <w:rPrChange w:id="95" w:author="Smith,Audrey Culver" w:date="2021-02-22T14:05:00Z">
            <w:rPr>
              <w:spacing w:val="14"/>
              <w:w w:val="95"/>
            </w:rPr>
          </w:rPrChange>
        </w:rPr>
        <w:t xml:space="preserve"> </w:t>
      </w:r>
      <w:r w:rsidRPr="00B24942">
        <w:rPr>
          <w:w w:val="95"/>
          <w:highlight w:val="yellow"/>
          <w:rPrChange w:id="96" w:author="Smith,Audrey Culver" w:date="2021-02-22T14:05:00Z">
            <w:rPr>
              <w:w w:val="95"/>
            </w:rPr>
          </w:rPrChange>
        </w:rPr>
        <w:t>journals</w:t>
      </w:r>
      <w:r w:rsidRPr="00B24942">
        <w:rPr>
          <w:spacing w:val="13"/>
          <w:w w:val="95"/>
          <w:highlight w:val="yellow"/>
          <w:rPrChange w:id="97" w:author="Smith,Audrey Culver" w:date="2021-02-22T14:05:00Z">
            <w:rPr>
              <w:spacing w:val="13"/>
              <w:w w:val="95"/>
            </w:rPr>
          </w:rPrChange>
        </w:rPr>
        <w:t xml:space="preserve"> </w:t>
      </w:r>
      <w:r w:rsidRPr="00B24942">
        <w:rPr>
          <w:w w:val="95"/>
          <w:highlight w:val="yellow"/>
          <w:rPrChange w:id="98" w:author="Smith,Audrey Culver" w:date="2021-02-22T14:05:00Z">
            <w:rPr>
              <w:w w:val="95"/>
            </w:rPr>
          </w:rPrChange>
        </w:rPr>
        <w:t>that</w:t>
      </w:r>
      <w:r w:rsidRPr="00B24942">
        <w:rPr>
          <w:spacing w:val="13"/>
          <w:w w:val="95"/>
          <w:highlight w:val="yellow"/>
          <w:rPrChange w:id="99" w:author="Smith,Audrey Culver" w:date="2021-02-22T14:05:00Z">
            <w:rPr>
              <w:spacing w:val="13"/>
              <w:w w:val="95"/>
            </w:rPr>
          </w:rPrChange>
        </w:rPr>
        <w:t xml:space="preserve"> </w:t>
      </w:r>
      <w:r w:rsidRPr="00B24942">
        <w:rPr>
          <w:w w:val="95"/>
          <w:highlight w:val="yellow"/>
          <w:rPrChange w:id="100" w:author="Smith,Audrey Culver" w:date="2021-02-22T14:05:00Z">
            <w:rPr>
              <w:w w:val="95"/>
            </w:rPr>
          </w:rPrChange>
        </w:rPr>
        <w:t>require</w:t>
      </w:r>
      <w:r w:rsidRPr="00B24942">
        <w:rPr>
          <w:spacing w:val="13"/>
          <w:w w:val="95"/>
          <w:highlight w:val="yellow"/>
          <w:rPrChange w:id="101" w:author="Smith,Audrey Culver" w:date="2021-02-22T14:05:00Z">
            <w:rPr>
              <w:spacing w:val="13"/>
              <w:w w:val="95"/>
            </w:rPr>
          </w:rPrChange>
        </w:rPr>
        <w:t xml:space="preserve"> </w:t>
      </w:r>
      <w:r w:rsidRPr="00B24942">
        <w:rPr>
          <w:w w:val="95"/>
          <w:highlight w:val="yellow"/>
          <w:rPrChange w:id="102" w:author="Smith,Audrey Culver" w:date="2021-02-22T14:05:00Z">
            <w:rPr>
              <w:w w:val="95"/>
            </w:rPr>
          </w:rPrChange>
        </w:rPr>
        <w:t>authors</w:t>
      </w:r>
      <w:r w:rsidRPr="00B24942">
        <w:rPr>
          <w:spacing w:val="12"/>
          <w:w w:val="95"/>
          <w:highlight w:val="yellow"/>
          <w:rPrChange w:id="103" w:author="Smith,Audrey Culver" w:date="2021-02-22T14:05:00Z">
            <w:rPr>
              <w:spacing w:val="12"/>
              <w:w w:val="95"/>
            </w:rPr>
          </w:rPrChange>
        </w:rPr>
        <w:t xml:space="preserve"> </w:t>
      </w:r>
      <w:r w:rsidRPr="00B24942">
        <w:rPr>
          <w:w w:val="95"/>
          <w:highlight w:val="yellow"/>
          <w:rPrChange w:id="104" w:author="Smith,Audrey Culver" w:date="2021-02-22T14:05:00Z">
            <w:rPr>
              <w:w w:val="95"/>
            </w:rPr>
          </w:rPrChange>
        </w:rPr>
        <w:t>to</w:t>
      </w:r>
      <w:r w:rsidRPr="00B24942">
        <w:rPr>
          <w:spacing w:val="14"/>
          <w:w w:val="95"/>
          <w:highlight w:val="yellow"/>
          <w:rPrChange w:id="105" w:author="Smith,Audrey Culver" w:date="2021-02-22T14:05:00Z">
            <w:rPr>
              <w:spacing w:val="14"/>
              <w:w w:val="95"/>
            </w:rPr>
          </w:rPrChange>
        </w:rPr>
        <w:t xml:space="preserve"> </w:t>
      </w:r>
      <w:r w:rsidRPr="00B24942">
        <w:rPr>
          <w:w w:val="95"/>
          <w:highlight w:val="yellow"/>
          <w:rPrChange w:id="106" w:author="Smith,Audrey Culver" w:date="2021-02-22T14:05:00Z">
            <w:rPr>
              <w:w w:val="95"/>
            </w:rPr>
          </w:rPrChange>
        </w:rPr>
        <w:t>pay</w:t>
      </w:r>
      <w:r w:rsidRPr="00B24942">
        <w:rPr>
          <w:spacing w:val="13"/>
          <w:w w:val="95"/>
          <w:highlight w:val="yellow"/>
          <w:rPrChange w:id="107" w:author="Smith,Audrey Culver" w:date="2021-02-22T14:05:00Z">
            <w:rPr>
              <w:spacing w:val="13"/>
              <w:w w:val="95"/>
            </w:rPr>
          </w:rPrChange>
        </w:rPr>
        <w:t xml:space="preserve"> </w:t>
      </w:r>
      <w:r w:rsidRPr="00B24942">
        <w:rPr>
          <w:w w:val="95"/>
          <w:highlight w:val="yellow"/>
          <w:rPrChange w:id="108" w:author="Smith,Audrey Culver" w:date="2021-02-22T14:05:00Z">
            <w:rPr>
              <w:w w:val="95"/>
            </w:rPr>
          </w:rPrChange>
        </w:rPr>
        <w:t>an</w:t>
      </w:r>
      <w:r w:rsidRPr="00B24942">
        <w:rPr>
          <w:spacing w:val="14"/>
          <w:w w:val="95"/>
          <w:highlight w:val="yellow"/>
          <w:rPrChange w:id="109" w:author="Smith,Audrey Culver" w:date="2021-02-22T14:05:00Z">
            <w:rPr>
              <w:spacing w:val="14"/>
              <w:w w:val="95"/>
            </w:rPr>
          </w:rPrChange>
        </w:rPr>
        <w:t xml:space="preserve"> </w:t>
      </w:r>
      <w:r w:rsidRPr="00B24942">
        <w:rPr>
          <w:w w:val="95"/>
          <w:highlight w:val="yellow"/>
          <w:rPrChange w:id="110" w:author="Smith,Audrey Culver" w:date="2021-02-22T14:05:00Z">
            <w:rPr>
              <w:w w:val="95"/>
            </w:rPr>
          </w:rPrChange>
        </w:rPr>
        <w:t>‘article</w:t>
      </w:r>
    </w:p>
    <w:p w14:paraId="46531B75" w14:textId="10A918B2" w:rsidR="00BB4C49" w:rsidRPr="00B24942" w:rsidRDefault="00DC0BFC">
      <w:pPr>
        <w:pStyle w:val="BodyText"/>
        <w:spacing w:before="155"/>
        <w:ind w:left="173"/>
        <w:rPr>
          <w:highlight w:val="yellow"/>
          <w:rPrChange w:id="111" w:author="Smith,Audrey Culver" w:date="2021-02-22T14:05:00Z">
            <w:rPr/>
          </w:rPrChange>
        </w:rPr>
      </w:pPr>
      <w:r w:rsidRPr="00B24942">
        <w:rPr>
          <w:rFonts w:ascii="Trebuchet MS" w:hAnsi="Trebuchet MS"/>
          <w:sz w:val="12"/>
          <w:highlight w:val="yellow"/>
          <w:rPrChange w:id="112" w:author="Smith,Audrey Culver" w:date="2021-02-22T14:05:00Z">
            <w:rPr>
              <w:rFonts w:ascii="Trebuchet MS" w:hAnsi="Trebuchet MS"/>
              <w:sz w:val="12"/>
            </w:rPr>
          </w:rPrChange>
        </w:rPr>
        <w:t xml:space="preserve">74    </w:t>
      </w:r>
      <w:r w:rsidRPr="00B24942">
        <w:rPr>
          <w:rFonts w:ascii="Trebuchet MS" w:hAnsi="Trebuchet MS"/>
          <w:spacing w:val="19"/>
          <w:sz w:val="12"/>
          <w:highlight w:val="yellow"/>
          <w:rPrChange w:id="113" w:author="Smith,Audrey Culver" w:date="2021-02-22T14:05:00Z">
            <w:rPr>
              <w:rFonts w:ascii="Trebuchet MS" w:hAnsi="Trebuchet MS"/>
              <w:spacing w:val="19"/>
              <w:sz w:val="12"/>
            </w:rPr>
          </w:rPrChange>
        </w:rPr>
        <w:t xml:space="preserve"> </w:t>
      </w:r>
      <w:r w:rsidRPr="00B24942">
        <w:rPr>
          <w:w w:val="95"/>
          <w:highlight w:val="yellow"/>
          <w:rPrChange w:id="114" w:author="Smith,Audrey Culver" w:date="2021-02-22T14:05:00Z">
            <w:rPr>
              <w:w w:val="95"/>
            </w:rPr>
          </w:rPrChange>
        </w:rPr>
        <w:t>processing</w:t>
      </w:r>
      <w:r w:rsidRPr="00B24942">
        <w:rPr>
          <w:spacing w:val="3"/>
          <w:w w:val="95"/>
          <w:highlight w:val="yellow"/>
          <w:rPrChange w:id="115" w:author="Smith,Audrey Culver" w:date="2021-02-22T14:05:00Z">
            <w:rPr>
              <w:spacing w:val="3"/>
              <w:w w:val="95"/>
            </w:rPr>
          </w:rPrChange>
        </w:rPr>
        <w:t xml:space="preserve"> </w:t>
      </w:r>
      <w:r w:rsidRPr="00B24942">
        <w:rPr>
          <w:w w:val="95"/>
          <w:highlight w:val="yellow"/>
          <w:rPrChange w:id="116" w:author="Smith,Audrey Culver" w:date="2021-02-22T14:05:00Z">
            <w:rPr>
              <w:w w:val="95"/>
            </w:rPr>
          </w:rPrChange>
        </w:rPr>
        <w:t>charge’</w:t>
      </w:r>
      <w:r w:rsidRPr="00B24942">
        <w:rPr>
          <w:spacing w:val="3"/>
          <w:w w:val="95"/>
          <w:highlight w:val="yellow"/>
          <w:rPrChange w:id="117" w:author="Smith,Audrey Culver" w:date="2021-02-22T14:05:00Z">
            <w:rPr>
              <w:spacing w:val="3"/>
              <w:w w:val="95"/>
            </w:rPr>
          </w:rPrChange>
        </w:rPr>
        <w:t xml:space="preserve"> </w:t>
      </w:r>
      <w:r w:rsidRPr="00B24942">
        <w:rPr>
          <w:w w:val="95"/>
          <w:highlight w:val="yellow"/>
          <w:rPrChange w:id="118" w:author="Smith,Audrey Culver" w:date="2021-02-22T14:05:00Z">
            <w:rPr>
              <w:w w:val="95"/>
            </w:rPr>
          </w:rPrChange>
        </w:rPr>
        <w:t>(APC)</w:t>
      </w:r>
      <w:r w:rsidRPr="00B24942">
        <w:rPr>
          <w:spacing w:val="3"/>
          <w:w w:val="95"/>
          <w:highlight w:val="yellow"/>
          <w:rPrChange w:id="119" w:author="Smith,Audrey Culver" w:date="2021-02-22T14:05:00Z">
            <w:rPr>
              <w:spacing w:val="3"/>
              <w:w w:val="95"/>
            </w:rPr>
          </w:rPrChange>
        </w:rPr>
        <w:t xml:space="preserve"> </w:t>
      </w:r>
      <w:r w:rsidRPr="00B24942">
        <w:rPr>
          <w:w w:val="95"/>
          <w:highlight w:val="yellow"/>
          <w:rPrChange w:id="120" w:author="Smith,Audrey Culver" w:date="2021-02-22T14:05:00Z">
            <w:rPr>
              <w:w w:val="95"/>
            </w:rPr>
          </w:rPrChange>
        </w:rPr>
        <w:t>that</w:t>
      </w:r>
      <w:r w:rsidRPr="00B24942">
        <w:rPr>
          <w:spacing w:val="3"/>
          <w:w w:val="95"/>
          <w:highlight w:val="yellow"/>
          <w:rPrChange w:id="121" w:author="Smith,Audrey Culver" w:date="2021-02-22T14:05:00Z">
            <w:rPr>
              <w:spacing w:val="3"/>
              <w:w w:val="95"/>
            </w:rPr>
          </w:rPrChange>
        </w:rPr>
        <w:t xml:space="preserve"> </w:t>
      </w:r>
      <w:r w:rsidRPr="00B24942">
        <w:rPr>
          <w:w w:val="95"/>
          <w:highlight w:val="yellow"/>
          <w:rPrChange w:id="122" w:author="Smith,Audrey Culver" w:date="2021-02-22T14:05:00Z">
            <w:rPr>
              <w:w w:val="95"/>
            </w:rPr>
          </w:rPrChange>
        </w:rPr>
        <w:t>helps</w:t>
      </w:r>
      <w:r w:rsidRPr="00B24942">
        <w:rPr>
          <w:spacing w:val="4"/>
          <w:w w:val="95"/>
          <w:highlight w:val="yellow"/>
          <w:rPrChange w:id="123" w:author="Smith,Audrey Culver" w:date="2021-02-22T14:05:00Z">
            <w:rPr>
              <w:spacing w:val="4"/>
              <w:w w:val="95"/>
            </w:rPr>
          </w:rPrChange>
        </w:rPr>
        <w:t xml:space="preserve"> </w:t>
      </w:r>
      <w:r w:rsidRPr="00B24942">
        <w:rPr>
          <w:w w:val="95"/>
          <w:highlight w:val="yellow"/>
          <w:rPrChange w:id="124" w:author="Smith,Audrey Culver" w:date="2021-02-22T14:05:00Z">
            <w:rPr>
              <w:w w:val="95"/>
            </w:rPr>
          </w:rPrChange>
        </w:rPr>
        <w:t>defray</w:t>
      </w:r>
      <w:r w:rsidRPr="00B24942">
        <w:rPr>
          <w:spacing w:val="3"/>
          <w:w w:val="95"/>
          <w:highlight w:val="yellow"/>
          <w:rPrChange w:id="125" w:author="Smith,Audrey Culver" w:date="2021-02-22T14:05:00Z">
            <w:rPr>
              <w:spacing w:val="3"/>
              <w:w w:val="95"/>
            </w:rPr>
          </w:rPrChange>
        </w:rPr>
        <w:t xml:space="preserve"> </w:t>
      </w:r>
      <w:r w:rsidRPr="00B24942">
        <w:rPr>
          <w:w w:val="95"/>
          <w:highlight w:val="yellow"/>
          <w:rPrChange w:id="126" w:author="Smith,Audrey Culver" w:date="2021-02-22T14:05:00Z">
            <w:rPr>
              <w:w w:val="95"/>
            </w:rPr>
          </w:rPrChange>
        </w:rPr>
        <w:t>the</w:t>
      </w:r>
      <w:r w:rsidRPr="00B24942">
        <w:rPr>
          <w:spacing w:val="4"/>
          <w:w w:val="95"/>
          <w:highlight w:val="yellow"/>
          <w:rPrChange w:id="127" w:author="Smith,Audrey Culver" w:date="2021-02-22T14:05:00Z">
            <w:rPr>
              <w:spacing w:val="4"/>
              <w:w w:val="95"/>
            </w:rPr>
          </w:rPrChange>
        </w:rPr>
        <w:t xml:space="preserve"> </w:t>
      </w:r>
      <w:r w:rsidRPr="00B24942">
        <w:rPr>
          <w:w w:val="95"/>
          <w:highlight w:val="yellow"/>
          <w:rPrChange w:id="128" w:author="Smith,Audrey Culver" w:date="2021-02-22T14:05:00Z">
            <w:rPr>
              <w:w w:val="95"/>
            </w:rPr>
          </w:rPrChange>
        </w:rPr>
        <w:t>cost</w:t>
      </w:r>
      <w:r w:rsidRPr="00B24942">
        <w:rPr>
          <w:spacing w:val="4"/>
          <w:w w:val="95"/>
          <w:highlight w:val="yellow"/>
          <w:rPrChange w:id="129" w:author="Smith,Audrey Culver" w:date="2021-02-22T14:05:00Z">
            <w:rPr>
              <w:spacing w:val="4"/>
              <w:w w:val="95"/>
            </w:rPr>
          </w:rPrChange>
        </w:rPr>
        <w:t xml:space="preserve"> </w:t>
      </w:r>
      <w:r w:rsidRPr="00B24942">
        <w:rPr>
          <w:w w:val="95"/>
          <w:highlight w:val="yellow"/>
          <w:rPrChange w:id="130" w:author="Smith,Audrey Culver" w:date="2021-02-22T14:05:00Z">
            <w:rPr>
              <w:w w:val="95"/>
            </w:rPr>
          </w:rPrChange>
        </w:rPr>
        <w:t>of</w:t>
      </w:r>
      <w:r w:rsidRPr="00B24942">
        <w:rPr>
          <w:spacing w:val="3"/>
          <w:w w:val="95"/>
          <w:highlight w:val="yellow"/>
          <w:rPrChange w:id="131" w:author="Smith,Audrey Culver" w:date="2021-02-22T14:05:00Z">
            <w:rPr>
              <w:spacing w:val="3"/>
              <w:w w:val="95"/>
            </w:rPr>
          </w:rPrChange>
        </w:rPr>
        <w:t xml:space="preserve"> </w:t>
      </w:r>
      <w:r w:rsidRPr="00B24942">
        <w:rPr>
          <w:w w:val="95"/>
          <w:highlight w:val="yellow"/>
          <w:rPrChange w:id="132" w:author="Smith,Audrey Culver" w:date="2021-02-22T14:05:00Z">
            <w:rPr>
              <w:w w:val="95"/>
            </w:rPr>
          </w:rPrChange>
        </w:rPr>
        <w:t>journal</w:t>
      </w:r>
      <w:r w:rsidRPr="00B24942">
        <w:rPr>
          <w:spacing w:val="4"/>
          <w:w w:val="95"/>
          <w:highlight w:val="yellow"/>
          <w:rPrChange w:id="133" w:author="Smith,Audrey Culver" w:date="2021-02-22T14:05:00Z">
            <w:rPr>
              <w:spacing w:val="4"/>
              <w:w w:val="95"/>
            </w:rPr>
          </w:rPrChange>
        </w:rPr>
        <w:t xml:space="preserve"> </w:t>
      </w:r>
      <w:r w:rsidRPr="00B24942">
        <w:rPr>
          <w:w w:val="95"/>
          <w:highlight w:val="yellow"/>
          <w:rPrChange w:id="134" w:author="Smith,Audrey Culver" w:date="2021-02-22T14:05:00Z">
            <w:rPr>
              <w:w w:val="95"/>
            </w:rPr>
          </w:rPrChange>
        </w:rPr>
        <w:t>operations</w:t>
      </w:r>
      <w:r w:rsidRPr="00B24942">
        <w:rPr>
          <w:spacing w:val="4"/>
          <w:w w:val="95"/>
          <w:highlight w:val="yellow"/>
          <w:rPrChange w:id="135" w:author="Smith,Audrey Culver" w:date="2021-02-22T14:05:00Z">
            <w:rPr>
              <w:spacing w:val="4"/>
              <w:w w:val="95"/>
            </w:rPr>
          </w:rPrChange>
        </w:rPr>
        <w:t xml:space="preserve"> </w:t>
      </w:r>
      <w:r w:rsidRPr="00B24942">
        <w:rPr>
          <w:w w:val="95"/>
          <w:highlight w:val="yellow"/>
          <w:rPrChange w:id="136" w:author="Smith,Audrey Culver" w:date="2021-02-22T14:05:00Z">
            <w:rPr>
              <w:w w:val="95"/>
            </w:rPr>
          </w:rPrChange>
        </w:rPr>
        <w:t>(</w:t>
      </w:r>
      <w:proofErr w:type="spellStart"/>
      <w:ins w:id="137" w:author="Smith,Audrey Culver" w:date="2021-02-22T14:07:00Z">
        <w:r w:rsidR="00B24942">
          <w:rPr>
            <w:w w:val="95"/>
            <w:highlight w:val="yellow"/>
          </w:rPr>
          <w:t>e.g.</w:t>
        </w:r>
        <w:proofErr w:type="gramStart"/>
        <w:r w:rsidR="00B24942">
          <w:rPr>
            <w:w w:val="95"/>
            <w:highlight w:val="yellow"/>
          </w:rPr>
          <w:t>,</w:t>
        </w:r>
      </w:ins>
      <w:r w:rsidRPr="00B24942">
        <w:rPr>
          <w:w w:val="95"/>
          <w:highlight w:val="yellow"/>
          <w:rPrChange w:id="138" w:author="Smith,Audrey Culver" w:date="2021-02-22T14:05:00Z">
            <w:rPr>
              <w:w w:val="95"/>
            </w:rPr>
          </w:rPrChange>
        </w:rPr>
        <w:t>Gold</w:t>
      </w:r>
      <w:proofErr w:type="spellEnd"/>
      <w:proofErr w:type="gramEnd"/>
      <w:r w:rsidRPr="00B24942">
        <w:rPr>
          <w:spacing w:val="3"/>
          <w:w w:val="95"/>
          <w:highlight w:val="yellow"/>
          <w:rPrChange w:id="139" w:author="Smith,Audrey Culver" w:date="2021-02-22T14:05:00Z">
            <w:rPr>
              <w:spacing w:val="3"/>
              <w:w w:val="95"/>
            </w:rPr>
          </w:rPrChange>
        </w:rPr>
        <w:t xml:space="preserve"> </w:t>
      </w:r>
      <w:r w:rsidRPr="00B24942">
        <w:rPr>
          <w:w w:val="95"/>
          <w:highlight w:val="yellow"/>
          <w:rPrChange w:id="140" w:author="Smith,Audrey Culver" w:date="2021-02-22T14:05:00Z">
            <w:rPr>
              <w:w w:val="95"/>
            </w:rPr>
          </w:rPrChange>
        </w:rPr>
        <w:t>OA</w:t>
      </w:r>
      <w:r w:rsidRPr="00B24942">
        <w:rPr>
          <w:spacing w:val="4"/>
          <w:w w:val="95"/>
          <w:highlight w:val="yellow"/>
          <w:rPrChange w:id="141" w:author="Smith,Audrey Culver" w:date="2021-02-22T14:05:00Z">
            <w:rPr>
              <w:spacing w:val="4"/>
              <w:w w:val="95"/>
            </w:rPr>
          </w:rPrChange>
        </w:rPr>
        <w:t xml:space="preserve"> </w:t>
      </w:r>
      <w:r w:rsidRPr="00B24942">
        <w:rPr>
          <w:w w:val="95"/>
          <w:highlight w:val="yellow"/>
          <w:rPrChange w:id="142" w:author="Smith,Audrey Culver" w:date="2021-02-22T14:05:00Z">
            <w:rPr>
              <w:w w:val="95"/>
            </w:rPr>
          </w:rPrChange>
        </w:rPr>
        <w:t>journals)</w:t>
      </w:r>
    </w:p>
    <w:p w14:paraId="7D512460" w14:textId="77777777" w:rsidR="00BB4C49" w:rsidRDefault="00DC0BFC">
      <w:pPr>
        <w:pStyle w:val="BodyText"/>
        <w:spacing w:before="154"/>
        <w:ind w:left="173"/>
      </w:pPr>
      <w:r w:rsidRPr="00B24942">
        <w:rPr>
          <w:rFonts w:ascii="Trebuchet MS"/>
          <w:sz w:val="12"/>
          <w:highlight w:val="yellow"/>
          <w:rPrChange w:id="143" w:author="Smith,Audrey Culver" w:date="2021-02-22T14:05:00Z">
            <w:rPr>
              <w:rFonts w:ascii="Trebuchet MS"/>
              <w:sz w:val="12"/>
            </w:rPr>
          </w:rPrChange>
        </w:rPr>
        <w:t xml:space="preserve">75    </w:t>
      </w:r>
      <w:r w:rsidRPr="00B24942">
        <w:rPr>
          <w:rFonts w:ascii="Trebuchet MS"/>
          <w:spacing w:val="19"/>
          <w:sz w:val="12"/>
          <w:highlight w:val="yellow"/>
          <w:rPrChange w:id="144" w:author="Smith,Audrey Culver" w:date="2021-02-22T14:05:00Z">
            <w:rPr>
              <w:rFonts w:ascii="Trebuchet MS"/>
              <w:spacing w:val="19"/>
              <w:sz w:val="12"/>
            </w:rPr>
          </w:rPrChange>
        </w:rPr>
        <w:t xml:space="preserve"> </w:t>
      </w:r>
      <w:r w:rsidRPr="00B24942">
        <w:rPr>
          <w:w w:val="95"/>
          <w:highlight w:val="yellow"/>
          <w:rPrChange w:id="145" w:author="Smith,Audrey Culver" w:date="2021-02-22T14:05:00Z">
            <w:rPr>
              <w:w w:val="95"/>
            </w:rPr>
          </w:rPrChange>
        </w:rPr>
        <w:t>or</w:t>
      </w:r>
      <w:r w:rsidRPr="00B24942">
        <w:rPr>
          <w:spacing w:val="16"/>
          <w:w w:val="95"/>
          <w:highlight w:val="yellow"/>
          <w:rPrChange w:id="146" w:author="Smith,Audrey Culver" w:date="2021-02-22T14:05:00Z">
            <w:rPr>
              <w:spacing w:val="16"/>
              <w:w w:val="95"/>
            </w:rPr>
          </w:rPrChange>
        </w:rPr>
        <w:t xml:space="preserve"> </w:t>
      </w:r>
      <w:r w:rsidRPr="00B24942">
        <w:rPr>
          <w:w w:val="95"/>
          <w:highlight w:val="yellow"/>
          <w:rPrChange w:id="147" w:author="Smith,Audrey Culver" w:date="2021-02-22T14:05:00Z">
            <w:rPr>
              <w:w w:val="95"/>
            </w:rPr>
          </w:rPrChange>
        </w:rPr>
        <w:t>o</w:t>
      </w:r>
      <w:r w:rsidRPr="00B24942">
        <w:rPr>
          <w:rFonts w:ascii="Arial"/>
          <w:w w:val="95"/>
          <w:highlight w:val="yellow"/>
          <w:rPrChange w:id="148" w:author="Smith,Audrey Culver" w:date="2021-02-22T14:05:00Z">
            <w:rPr>
              <w:rFonts w:ascii="Arial"/>
              <w:w w:val="95"/>
            </w:rPr>
          </w:rPrChange>
        </w:rPr>
        <w:t>ff</w:t>
      </w:r>
      <w:r w:rsidRPr="00B24942">
        <w:rPr>
          <w:w w:val="95"/>
          <w:highlight w:val="yellow"/>
          <w:rPrChange w:id="149" w:author="Smith,Audrey Culver" w:date="2021-02-22T14:05:00Z">
            <w:rPr>
              <w:w w:val="95"/>
            </w:rPr>
          </w:rPrChange>
        </w:rPr>
        <w:t>set</w:t>
      </w:r>
      <w:r w:rsidRPr="00B24942">
        <w:rPr>
          <w:spacing w:val="17"/>
          <w:w w:val="95"/>
          <w:highlight w:val="yellow"/>
          <w:rPrChange w:id="150" w:author="Smith,Audrey Culver" w:date="2021-02-22T14:05:00Z">
            <w:rPr>
              <w:spacing w:val="17"/>
              <w:w w:val="95"/>
            </w:rPr>
          </w:rPrChange>
        </w:rPr>
        <w:t xml:space="preserve"> </w:t>
      </w:r>
      <w:r w:rsidRPr="00B24942">
        <w:rPr>
          <w:w w:val="95"/>
          <w:highlight w:val="yellow"/>
          <w:rPrChange w:id="151" w:author="Smith,Audrey Culver" w:date="2021-02-22T14:05:00Z">
            <w:rPr>
              <w:w w:val="95"/>
            </w:rPr>
          </w:rPrChange>
        </w:rPr>
        <w:t>lost</w:t>
      </w:r>
      <w:r w:rsidRPr="00B24942">
        <w:rPr>
          <w:spacing w:val="16"/>
          <w:w w:val="95"/>
          <w:highlight w:val="yellow"/>
          <w:rPrChange w:id="152" w:author="Smith,Audrey Culver" w:date="2021-02-22T14:05:00Z">
            <w:rPr>
              <w:spacing w:val="16"/>
              <w:w w:val="95"/>
            </w:rPr>
          </w:rPrChange>
        </w:rPr>
        <w:t xml:space="preserve"> </w:t>
      </w:r>
      <w:r w:rsidRPr="00B24942">
        <w:rPr>
          <w:w w:val="95"/>
          <w:highlight w:val="yellow"/>
          <w:rPrChange w:id="153" w:author="Smith,Audrey Culver" w:date="2021-02-22T14:05:00Z">
            <w:rPr>
              <w:w w:val="95"/>
            </w:rPr>
          </w:rPrChange>
        </w:rPr>
        <w:t>subscription</w:t>
      </w:r>
      <w:r w:rsidRPr="00B24942">
        <w:rPr>
          <w:spacing w:val="16"/>
          <w:w w:val="95"/>
          <w:highlight w:val="yellow"/>
          <w:rPrChange w:id="154" w:author="Smith,Audrey Culver" w:date="2021-02-22T14:05:00Z">
            <w:rPr>
              <w:spacing w:val="16"/>
              <w:w w:val="95"/>
            </w:rPr>
          </w:rPrChange>
        </w:rPr>
        <w:t xml:space="preserve"> </w:t>
      </w:r>
      <w:r w:rsidRPr="00B24942">
        <w:rPr>
          <w:w w:val="95"/>
          <w:highlight w:val="yellow"/>
          <w:rPrChange w:id="155" w:author="Smith,Audrey Culver" w:date="2021-02-22T14:05:00Z">
            <w:rPr>
              <w:w w:val="95"/>
            </w:rPr>
          </w:rPrChange>
        </w:rPr>
        <w:t>revenue</w:t>
      </w:r>
      <w:r w:rsidRPr="00B24942">
        <w:rPr>
          <w:spacing w:val="17"/>
          <w:w w:val="95"/>
          <w:highlight w:val="yellow"/>
          <w:rPrChange w:id="156" w:author="Smith,Audrey Culver" w:date="2021-02-22T14:05:00Z">
            <w:rPr>
              <w:spacing w:val="17"/>
              <w:w w:val="95"/>
            </w:rPr>
          </w:rPrChange>
        </w:rPr>
        <w:t xml:space="preserve"> </w:t>
      </w:r>
      <w:r w:rsidRPr="00B24942">
        <w:rPr>
          <w:w w:val="95"/>
          <w:highlight w:val="yellow"/>
          <w:rPrChange w:id="157" w:author="Smith,Audrey Culver" w:date="2021-02-22T14:05:00Z">
            <w:rPr>
              <w:w w:val="95"/>
            </w:rPr>
          </w:rPrChange>
        </w:rPr>
        <w:t>(Hybrid</w:t>
      </w:r>
      <w:r w:rsidRPr="00B24942">
        <w:rPr>
          <w:spacing w:val="16"/>
          <w:w w:val="95"/>
          <w:highlight w:val="yellow"/>
          <w:rPrChange w:id="158" w:author="Smith,Audrey Culver" w:date="2021-02-22T14:05:00Z">
            <w:rPr>
              <w:spacing w:val="16"/>
              <w:w w:val="95"/>
            </w:rPr>
          </w:rPrChange>
        </w:rPr>
        <w:t xml:space="preserve"> </w:t>
      </w:r>
      <w:commentRangeStart w:id="159"/>
      <w:r w:rsidRPr="00B24942">
        <w:rPr>
          <w:w w:val="95"/>
          <w:highlight w:val="yellow"/>
          <w:rPrChange w:id="160" w:author="Smith,Audrey Culver" w:date="2021-02-22T14:05:00Z">
            <w:rPr>
              <w:w w:val="95"/>
            </w:rPr>
          </w:rPrChange>
        </w:rPr>
        <w:t>journals</w:t>
      </w:r>
      <w:commentRangeEnd w:id="159"/>
      <w:r w:rsidR="00B24942">
        <w:rPr>
          <w:rStyle w:val="CommentReference"/>
        </w:rPr>
        <w:commentReference w:id="159"/>
      </w:r>
      <w:r w:rsidRPr="00B24942">
        <w:rPr>
          <w:w w:val="95"/>
          <w:highlight w:val="yellow"/>
          <w:rPrChange w:id="161" w:author="Smith,Audrey Culver" w:date="2021-02-22T14:05:00Z">
            <w:rPr>
              <w:w w:val="95"/>
            </w:rPr>
          </w:rPrChange>
        </w:rPr>
        <w:t>)</w:t>
      </w:r>
      <w:r>
        <w:rPr>
          <w:spacing w:val="17"/>
          <w:w w:val="95"/>
        </w:rPr>
        <w:t xml:space="preserve"> </w:t>
      </w:r>
      <w:r>
        <w:rPr>
          <w:w w:val="95"/>
        </w:rPr>
        <w:t>(Crow,</w:t>
      </w:r>
      <w:r>
        <w:rPr>
          <w:spacing w:val="17"/>
          <w:w w:val="95"/>
        </w:rPr>
        <w:t xml:space="preserve"> </w:t>
      </w:r>
      <w:r>
        <w:rPr>
          <w:w w:val="95"/>
        </w:rPr>
        <w:t>2009;</w:t>
      </w:r>
      <w:r>
        <w:rPr>
          <w:spacing w:val="16"/>
          <w:w w:val="95"/>
        </w:rPr>
        <w:t xml:space="preserve"> </w:t>
      </w:r>
      <w:proofErr w:type="spellStart"/>
      <w:r>
        <w:rPr>
          <w:w w:val="95"/>
        </w:rPr>
        <w:t>Kozak</w:t>
      </w:r>
      <w:proofErr w:type="spellEnd"/>
      <w:r>
        <w:rPr>
          <w:spacing w:val="16"/>
          <w:w w:val="95"/>
        </w:rPr>
        <w:t xml:space="preserve"> </w:t>
      </w:r>
      <w:r>
        <w:rPr>
          <w:w w:val="95"/>
        </w:rPr>
        <w:t>&amp;</w:t>
      </w:r>
      <w:r>
        <w:rPr>
          <w:spacing w:val="17"/>
          <w:w w:val="95"/>
        </w:rPr>
        <w:t xml:space="preserve"> </w:t>
      </w:r>
      <w:r>
        <w:rPr>
          <w:w w:val="95"/>
        </w:rPr>
        <w:t>Hartley,</w:t>
      </w:r>
      <w:r>
        <w:rPr>
          <w:spacing w:val="16"/>
          <w:w w:val="95"/>
        </w:rPr>
        <w:t xml:space="preserve"> </w:t>
      </w:r>
      <w:r>
        <w:rPr>
          <w:w w:val="95"/>
        </w:rPr>
        <w:t>2013;</w:t>
      </w:r>
    </w:p>
    <w:p w14:paraId="2CED8504" w14:textId="77777777" w:rsidR="00BB4C49" w:rsidRDefault="00BB4C49">
      <w:pPr>
        <w:sectPr w:rsidR="00BB4C49">
          <w:pgSz w:w="12240" w:h="15840"/>
          <w:pgMar w:top="1320" w:right="1240" w:bottom="280" w:left="940" w:header="649" w:footer="0" w:gutter="0"/>
          <w:cols w:space="720"/>
        </w:sectPr>
      </w:pPr>
    </w:p>
    <w:p w14:paraId="2F14B3F6" w14:textId="77777777" w:rsidR="00BB4C49" w:rsidRDefault="00BB4C49">
      <w:pPr>
        <w:pStyle w:val="BodyText"/>
        <w:spacing w:before="13"/>
        <w:rPr>
          <w:sz w:val="22"/>
        </w:rPr>
      </w:pPr>
    </w:p>
    <w:p w14:paraId="48489F1C" w14:textId="77777777" w:rsidR="00BB4C49" w:rsidRDefault="00DC0BFC">
      <w:pPr>
        <w:ind w:left="173"/>
        <w:rPr>
          <w:rFonts w:ascii="Trebuchet MS"/>
          <w:sz w:val="12"/>
        </w:rPr>
      </w:pPr>
      <w:r>
        <w:rPr>
          <w:rFonts w:ascii="Trebuchet MS"/>
          <w:sz w:val="12"/>
        </w:rPr>
        <w:t>76</w:t>
      </w:r>
    </w:p>
    <w:p w14:paraId="250CDE99" w14:textId="77777777" w:rsidR="00BB4C49" w:rsidRDefault="00BB4C49">
      <w:pPr>
        <w:pStyle w:val="BodyText"/>
        <w:rPr>
          <w:rFonts w:ascii="Trebuchet MS"/>
          <w:sz w:val="18"/>
        </w:rPr>
      </w:pPr>
    </w:p>
    <w:p w14:paraId="79C45CDC" w14:textId="77777777" w:rsidR="00BB4C49" w:rsidRDefault="00DC0BFC">
      <w:pPr>
        <w:spacing w:before="130"/>
        <w:ind w:left="173"/>
        <w:rPr>
          <w:rFonts w:ascii="Trebuchet MS"/>
          <w:sz w:val="12"/>
        </w:rPr>
      </w:pPr>
      <w:r>
        <w:rPr>
          <w:rFonts w:ascii="Trebuchet MS"/>
          <w:sz w:val="12"/>
        </w:rPr>
        <w:t>77</w:t>
      </w:r>
    </w:p>
    <w:p w14:paraId="7D2B567C" w14:textId="77777777" w:rsidR="00BB4C49" w:rsidRDefault="00BB4C49">
      <w:pPr>
        <w:pStyle w:val="BodyText"/>
        <w:rPr>
          <w:rFonts w:ascii="Trebuchet MS"/>
          <w:sz w:val="18"/>
        </w:rPr>
      </w:pPr>
    </w:p>
    <w:p w14:paraId="02A1C8EA" w14:textId="77777777" w:rsidR="00BB4C49" w:rsidRDefault="00DC0BFC">
      <w:pPr>
        <w:spacing w:before="130"/>
        <w:ind w:left="173"/>
        <w:rPr>
          <w:rFonts w:ascii="Trebuchet MS"/>
          <w:sz w:val="12"/>
        </w:rPr>
      </w:pPr>
      <w:r>
        <w:rPr>
          <w:rFonts w:ascii="Trebuchet MS"/>
          <w:sz w:val="12"/>
        </w:rPr>
        <w:t>78</w:t>
      </w:r>
    </w:p>
    <w:p w14:paraId="13A561D9" w14:textId="77777777" w:rsidR="00BB4C49" w:rsidRDefault="00BB4C49">
      <w:pPr>
        <w:pStyle w:val="BodyText"/>
        <w:rPr>
          <w:rFonts w:ascii="Trebuchet MS"/>
          <w:sz w:val="18"/>
        </w:rPr>
      </w:pPr>
    </w:p>
    <w:p w14:paraId="4AA77516" w14:textId="77777777" w:rsidR="00BB4C49" w:rsidRDefault="00DC0BFC">
      <w:pPr>
        <w:spacing w:before="130"/>
        <w:ind w:left="173"/>
        <w:rPr>
          <w:rFonts w:ascii="Trebuchet MS"/>
          <w:sz w:val="12"/>
        </w:rPr>
      </w:pPr>
      <w:r>
        <w:rPr>
          <w:rFonts w:ascii="Trebuchet MS"/>
          <w:sz w:val="12"/>
        </w:rPr>
        <w:t>79</w:t>
      </w:r>
    </w:p>
    <w:p w14:paraId="1543A0C4" w14:textId="77777777" w:rsidR="00BB4C49" w:rsidRDefault="00BB4C49">
      <w:pPr>
        <w:pStyle w:val="BodyText"/>
        <w:rPr>
          <w:rFonts w:ascii="Trebuchet MS"/>
          <w:sz w:val="18"/>
        </w:rPr>
      </w:pPr>
    </w:p>
    <w:p w14:paraId="5E7B3586" w14:textId="77777777" w:rsidR="00BB4C49" w:rsidRDefault="00DC0BFC">
      <w:pPr>
        <w:spacing w:before="129"/>
        <w:ind w:left="173"/>
        <w:rPr>
          <w:rFonts w:ascii="Trebuchet MS"/>
          <w:sz w:val="12"/>
        </w:rPr>
      </w:pPr>
      <w:r>
        <w:rPr>
          <w:rFonts w:ascii="Trebuchet MS"/>
          <w:sz w:val="12"/>
        </w:rPr>
        <w:t>80</w:t>
      </w:r>
    </w:p>
    <w:p w14:paraId="37C149F8" w14:textId="77777777" w:rsidR="00BB4C49" w:rsidRDefault="00BB4C49">
      <w:pPr>
        <w:pStyle w:val="BodyText"/>
        <w:rPr>
          <w:rFonts w:ascii="Trebuchet MS"/>
          <w:sz w:val="18"/>
        </w:rPr>
      </w:pPr>
    </w:p>
    <w:p w14:paraId="0D3F8557" w14:textId="77777777" w:rsidR="00BB4C49" w:rsidRDefault="00DC0BFC">
      <w:pPr>
        <w:spacing w:before="130"/>
        <w:ind w:left="173"/>
        <w:rPr>
          <w:rFonts w:ascii="Trebuchet MS"/>
          <w:sz w:val="12"/>
        </w:rPr>
      </w:pPr>
      <w:r>
        <w:rPr>
          <w:rFonts w:ascii="Trebuchet MS"/>
          <w:sz w:val="12"/>
        </w:rPr>
        <w:t>81</w:t>
      </w:r>
    </w:p>
    <w:p w14:paraId="58EB10B4" w14:textId="77777777" w:rsidR="00BB4C49" w:rsidRDefault="00BB4C49">
      <w:pPr>
        <w:pStyle w:val="BodyText"/>
        <w:rPr>
          <w:rFonts w:ascii="Trebuchet MS"/>
          <w:sz w:val="18"/>
        </w:rPr>
      </w:pPr>
    </w:p>
    <w:p w14:paraId="4CECA8C6" w14:textId="77777777" w:rsidR="00BB4C49" w:rsidRDefault="00DC0BFC">
      <w:pPr>
        <w:spacing w:before="130"/>
        <w:ind w:left="173"/>
        <w:rPr>
          <w:rFonts w:ascii="Trebuchet MS"/>
          <w:sz w:val="12"/>
        </w:rPr>
      </w:pPr>
      <w:r>
        <w:rPr>
          <w:rFonts w:ascii="Trebuchet MS"/>
          <w:sz w:val="12"/>
        </w:rPr>
        <w:t>82</w:t>
      </w:r>
    </w:p>
    <w:p w14:paraId="2E139689" w14:textId="77777777" w:rsidR="00BB4C49" w:rsidRDefault="00BB4C49">
      <w:pPr>
        <w:pStyle w:val="BodyText"/>
        <w:rPr>
          <w:rFonts w:ascii="Trebuchet MS"/>
          <w:sz w:val="18"/>
        </w:rPr>
      </w:pPr>
    </w:p>
    <w:p w14:paraId="4082E11B" w14:textId="77777777" w:rsidR="00BB4C49" w:rsidRDefault="00DC0BFC">
      <w:pPr>
        <w:spacing w:before="130"/>
        <w:ind w:left="173"/>
        <w:rPr>
          <w:rFonts w:ascii="Trebuchet MS"/>
          <w:sz w:val="12"/>
        </w:rPr>
      </w:pPr>
      <w:r>
        <w:rPr>
          <w:rFonts w:ascii="Trebuchet MS"/>
          <w:sz w:val="12"/>
        </w:rPr>
        <w:t>83</w:t>
      </w:r>
    </w:p>
    <w:p w14:paraId="7802B2C1" w14:textId="77777777" w:rsidR="00BB4C49" w:rsidRDefault="00BB4C49">
      <w:pPr>
        <w:pStyle w:val="BodyText"/>
        <w:rPr>
          <w:rFonts w:ascii="Trebuchet MS"/>
          <w:sz w:val="18"/>
        </w:rPr>
      </w:pPr>
    </w:p>
    <w:p w14:paraId="1A90902D" w14:textId="77777777" w:rsidR="00BB4C49" w:rsidRDefault="00DC0BFC">
      <w:pPr>
        <w:spacing w:before="130"/>
        <w:ind w:left="173"/>
        <w:rPr>
          <w:rFonts w:ascii="Trebuchet MS"/>
          <w:sz w:val="12"/>
        </w:rPr>
      </w:pPr>
      <w:r>
        <w:rPr>
          <w:rFonts w:ascii="Trebuchet MS"/>
          <w:sz w:val="12"/>
        </w:rPr>
        <w:t>84</w:t>
      </w:r>
    </w:p>
    <w:p w14:paraId="36F7BDC7" w14:textId="77777777" w:rsidR="00BB4C49" w:rsidRDefault="00BB4C49">
      <w:pPr>
        <w:pStyle w:val="BodyText"/>
        <w:rPr>
          <w:rFonts w:ascii="Trebuchet MS"/>
          <w:sz w:val="18"/>
        </w:rPr>
      </w:pPr>
    </w:p>
    <w:p w14:paraId="5938544E" w14:textId="77777777" w:rsidR="00BB4C49" w:rsidRDefault="00DC0BFC">
      <w:pPr>
        <w:spacing w:before="129"/>
        <w:ind w:left="173"/>
        <w:rPr>
          <w:rFonts w:ascii="Trebuchet MS"/>
          <w:sz w:val="12"/>
        </w:rPr>
      </w:pPr>
      <w:r>
        <w:rPr>
          <w:rFonts w:ascii="Trebuchet MS"/>
          <w:sz w:val="12"/>
        </w:rPr>
        <w:t>85</w:t>
      </w:r>
    </w:p>
    <w:p w14:paraId="61072C72" w14:textId="77777777" w:rsidR="00BB4C49" w:rsidRDefault="00BB4C49">
      <w:pPr>
        <w:pStyle w:val="BodyText"/>
        <w:rPr>
          <w:rFonts w:ascii="Trebuchet MS"/>
          <w:sz w:val="18"/>
        </w:rPr>
      </w:pPr>
    </w:p>
    <w:p w14:paraId="6B40F1C5" w14:textId="77777777" w:rsidR="00BB4C49" w:rsidRDefault="00DC0BFC">
      <w:pPr>
        <w:spacing w:before="130"/>
        <w:ind w:left="173"/>
        <w:rPr>
          <w:rFonts w:ascii="Trebuchet MS"/>
          <w:sz w:val="12"/>
        </w:rPr>
      </w:pPr>
      <w:r>
        <w:rPr>
          <w:rFonts w:ascii="Trebuchet MS"/>
          <w:sz w:val="12"/>
        </w:rPr>
        <w:t>86</w:t>
      </w:r>
    </w:p>
    <w:p w14:paraId="35880309" w14:textId="77777777" w:rsidR="00BB4C49" w:rsidRDefault="00BB4C49">
      <w:pPr>
        <w:pStyle w:val="BodyText"/>
        <w:rPr>
          <w:rFonts w:ascii="Trebuchet MS"/>
          <w:sz w:val="18"/>
        </w:rPr>
      </w:pPr>
    </w:p>
    <w:p w14:paraId="3DE93C79" w14:textId="77777777" w:rsidR="00BB4C49" w:rsidRDefault="00DC0BFC">
      <w:pPr>
        <w:spacing w:before="130"/>
        <w:ind w:left="173"/>
        <w:rPr>
          <w:rFonts w:ascii="Trebuchet MS"/>
          <w:sz w:val="12"/>
        </w:rPr>
      </w:pPr>
      <w:r>
        <w:rPr>
          <w:rFonts w:ascii="Trebuchet MS"/>
          <w:sz w:val="12"/>
        </w:rPr>
        <w:t>87</w:t>
      </w:r>
    </w:p>
    <w:p w14:paraId="37C1BD62" w14:textId="77777777" w:rsidR="00BB4C49" w:rsidRDefault="00BB4C49">
      <w:pPr>
        <w:pStyle w:val="BodyText"/>
        <w:rPr>
          <w:rFonts w:ascii="Trebuchet MS"/>
          <w:sz w:val="18"/>
        </w:rPr>
      </w:pPr>
    </w:p>
    <w:p w14:paraId="1E8B20C3" w14:textId="77777777" w:rsidR="00BB4C49" w:rsidRDefault="00DC0BFC">
      <w:pPr>
        <w:spacing w:before="130"/>
        <w:ind w:left="173"/>
        <w:rPr>
          <w:rFonts w:ascii="Trebuchet MS"/>
          <w:sz w:val="12"/>
        </w:rPr>
      </w:pPr>
      <w:r>
        <w:rPr>
          <w:rFonts w:ascii="Trebuchet MS"/>
          <w:sz w:val="12"/>
        </w:rPr>
        <w:t>88</w:t>
      </w:r>
    </w:p>
    <w:p w14:paraId="5A74893E" w14:textId="77777777" w:rsidR="00BB4C49" w:rsidRDefault="00BB4C49">
      <w:pPr>
        <w:pStyle w:val="BodyText"/>
        <w:rPr>
          <w:rFonts w:ascii="Trebuchet MS"/>
          <w:sz w:val="18"/>
        </w:rPr>
      </w:pPr>
    </w:p>
    <w:p w14:paraId="43C1F666" w14:textId="77777777" w:rsidR="00BB4C49" w:rsidRDefault="00DC0BFC">
      <w:pPr>
        <w:spacing w:before="130"/>
        <w:ind w:left="173"/>
        <w:rPr>
          <w:rFonts w:ascii="Trebuchet MS"/>
          <w:sz w:val="12"/>
        </w:rPr>
      </w:pPr>
      <w:r>
        <w:rPr>
          <w:rFonts w:ascii="Trebuchet MS"/>
          <w:sz w:val="12"/>
        </w:rPr>
        <w:t>89</w:t>
      </w:r>
    </w:p>
    <w:p w14:paraId="03168FF5" w14:textId="77777777" w:rsidR="00BB4C49" w:rsidRDefault="00BB4C49">
      <w:pPr>
        <w:pStyle w:val="BodyText"/>
        <w:rPr>
          <w:rFonts w:ascii="Trebuchet MS"/>
          <w:sz w:val="18"/>
        </w:rPr>
      </w:pPr>
    </w:p>
    <w:p w14:paraId="139D68DF" w14:textId="77777777" w:rsidR="00BB4C49" w:rsidRDefault="00DC0BFC">
      <w:pPr>
        <w:spacing w:before="130"/>
        <w:ind w:left="173"/>
        <w:rPr>
          <w:rFonts w:ascii="Trebuchet MS"/>
          <w:sz w:val="12"/>
        </w:rPr>
      </w:pPr>
      <w:r>
        <w:rPr>
          <w:rFonts w:ascii="Trebuchet MS"/>
          <w:sz w:val="12"/>
        </w:rPr>
        <w:t>90</w:t>
      </w:r>
    </w:p>
    <w:p w14:paraId="18CCF5B4" w14:textId="77777777" w:rsidR="00BB4C49" w:rsidRDefault="00BB4C49">
      <w:pPr>
        <w:pStyle w:val="BodyText"/>
        <w:rPr>
          <w:rFonts w:ascii="Trebuchet MS"/>
          <w:sz w:val="18"/>
        </w:rPr>
      </w:pPr>
    </w:p>
    <w:p w14:paraId="09FAB7D6" w14:textId="77777777" w:rsidR="00BB4C49" w:rsidRDefault="00DC0BFC">
      <w:pPr>
        <w:spacing w:before="129"/>
        <w:ind w:left="173"/>
        <w:rPr>
          <w:rFonts w:ascii="Trebuchet MS"/>
          <w:sz w:val="12"/>
        </w:rPr>
      </w:pPr>
      <w:r>
        <w:rPr>
          <w:rFonts w:ascii="Trebuchet MS"/>
          <w:sz w:val="12"/>
        </w:rPr>
        <w:t>91</w:t>
      </w:r>
    </w:p>
    <w:p w14:paraId="726B3E1E" w14:textId="77777777" w:rsidR="00BB4C49" w:rsidRDefault="00BB4C49">
      <w:pPr>
        <w:pStyle w:val="BodyText"/>
        <w:rPr>
          <w:rFonts w:ascii="Trebuchet MS"/>
          <w:sz w:val="18"/>
        </w:rPr>
      </w:pPr>
    </w:p>
    <w:p w14:paraId="173AF9A4" w14:textId="77777777" w:rsidR="00BB4C49" w:rsidRDefault="00DC0BFC">
      <w:pPr>
        <w:spacing w:before="130"/>
        <w:ind w:left="173"/>
        <w:rPr>
          <w:rFonts w:ascii="Trebuchet MS"/>
          <w:sz w:val="12"/>
        </w:rPr>
      </w:pPr>
      <w:r>
        <w:rPr>
          <w:rFonts w:ascii="Trebuchet MS"/>
          <w:sz w:val="12"/>
        </w:rPr>
        <w:t>92</w:t>
      </w:r>
    </w:p>
    <w:p w14:paraId="4C87BC0E" w14:textId="77777777" w:rsidR="00BB4C49" w:rsidRDefault="00BB4C49">
      <w:pPr>
        <w:pStyle w:val="BodyText"/>
        <w:rPr>
          <w:rFonts w:ascii="Trebuchet MS"/>
          <w:sz w:val="18"/>
        </w:rPr>
      </w:pPr>
    </w:p>
    <w:p w14:paraId="0E4636C3" w14:textId="77777777" w:rsidR="00BB4C49" w:rsidRDefault="00DC0BFC">
      <w:pPr>
        <w:spacing w:before="130"/>
        <w:ind w:left="173"/>
        <w:rPr>
          <w:rFonts w:ascii="Trebuchet MS"/>
          <w:sz w:val="12"/>
        </w:rPr>
      </w:pPr>
      <w:r>
        <w:rPr>
          <w:rFonts w:ascii="Trebuchet MS"/>
          <w:sz w:val="12"/>
        </w:rPr>
        <w:t>93</w:t>
      </w:r>
    </w:p>
    <w:p w14:paraId="36AF89DE" w14:textId="77777777" w:rsidR="00BB4C49" w:rsidRDefault="00BB4C49">
      <w:pPr>
        <w:pStyle w:val="BodyText"/>
        <w:rPr>
          <w:rFonts w:ascii="Trebuchet MS"/>
          <w:sz w:val="18"/>
        </w:rPr>
      </w:pPr>
    </w:p>
    <w:p w14:paraId="0748D7E1" w14:textId="77777777" w:rsidR="00BB4C49" w:rsidRDefault="00DC0BFC">
      <w:pPr>
        <w:spacing w:before="130"/>
        <w:ind w:left="173"/>
        <w:rPr>
          <w:rFonts w:ascii="Trebuchet MS"/>
          <w:sz w:val="12"/>
        </w:rPr>
      </w:pPr>
      <w:r>
        <w:rPr>
          <w:rFonts w:ascii="Trebuchet MS"/>
          <w:sz w:val="12"/>
        </w:rPr>
        <w:t>94</w:t>
      </w:r>
    </w:p>
    <w:p w14:paraId="108E7821" w14:textId="77777777" w:rsidR="00BB4C49" w:rsidRDefault="00BB4C49">
      <w:pPr>
        <w:pStyle w:val="BodyText"/>
        <w:rPr>
          <w:rFonts w:ascii="Trebuchet MS"/>
          <w:sz w:val="18"/>
        </w:rPr>
      </w:pPr>
    </w:p>
    <w:p w14:paraId="44A355F7" w14:textId="77777777" w:rsidR="00BB4C49" w:rsidRDefault="00DC0BFC">
      <w:pPr>
        <w:spacing w:before="130"/>
        <w:ind w:left="173"/>
        <w:rPr>
          <w:rFonts w:ascii="Trebuchet MS"/>
          <w:sz w:val="12"/>
        </w:rPr>
      </w:pPr>
      <w:r>
        <w:rPr>
          <w:rFonts w:ascii="Trebuchet MS"/>
          <w:sz w:val="12"/>
        </w:rPr>
        <w:t>95</w:t>
      </w:r>
    </w:p>
    <w:p w14:paraId="4925C59D" w14:textId="77777777" w:rsidR="00BB4C49" w:rsidRDefault="00BB4C49">
      <w:pPr>
        <w:pStyle w:val="BodyText"/>
        <w:rPr>
          <w:rFonts w:ascii="Trebuchet MS"/>
          <w:sz w:val="18"/>
        </w:rPr>
      </w:pPr>
    </w:p>
    <w:p w14:paraId="491AEC8E" w14:textId="77777777" w:rsidR="00BB4C49" w:rsidRDefault="00DC0BFC">
      <w:pPr>
        <w:spacing w:before="129"/>
        <w:ind w:left="173"/>
        <w:rPr>
          <w:rFonts w:ascii="Trebuchet MS"/>
          <w:sz w:val="12"/>
        </w:rPr>
      </w:pPr>
      <w:r>
        <w:rPr>
          <w:rFonts w:ascii="Trebuchet MS"/>
          <w:sz w:val="12"/>
        </w:rPr>
        <w:t>96</w:t>
      </w:r>
    </w:p>
    <w:p w14:paraId="28F1D93B" w14:textId="77777777" w:rsidR="00BB4C49" w:rsidRDefault="00BB4C49">
      <w:pPr>
        <w:pStyle w:val="BodyText"/>
        <w:rPr>
          <w:rFonts w:ascii="Trebuchet MS"/>
          <w:sz w:val="18"/>
        </w:rPr>
      </w:pPr>
    </w:p>
    <w:p w14:paraId="61277783" w14:textId="77777777" w:rsidR="00BB4C49" w:rsidRDefault="00DC0BFC">
      <w:pPr>
        <w:spacing w:before="130"/>
        <w:ind w:left="173"/>
        <w:rPr>
          <w:rFonts w:ascii="Trebuchet MS"/>
          <w:sz w:val="12"/>
        </w:rPr>
      </w:pPr>
      <w:r>
        <w:rPr>
          <w:rFonts w:ascii="Trebuchet MS"/>
          <w:sz w:val="12"/>
        </w:rPr>
        <w:t>97</w:t>
      </w:r>
    </w:p>
    <w:p w14:paraId="4220B694" w14:textId="77777777" w:rsidR="00BB4C49" w:rsidRDefault="00BB4C49">
      <w:pPr>
        <w:pStyle w:val="BodyText"/>
        <w:rPr>
          <w:rFonts w:ascii="Trebuchet MS"/>
          <w:sz w:val="18"/>
        </w:rPr>
      </w:pPr>
    </w:p>
    <w:p w14:paraId="7C092B5F" w14:textId="77777777" w:rsidR="00BB4C49" w:rsidRDefault="00DC0BFC">
      <w:pPr>
        <w:spacing w:before="130"/>
        <w:ind w:left="173"/>
        <w:rPr>
          <w:rFonts w:ascii="Trebuchet MS"/>
          <w:sz w:val="12"/>
        </w:rPr>
      </w:pPr>
      <w:r>
        <w:rPr>
          <w:rFonts w:ascii="Trebuchet MS"/>
          <w:sz w:val="12"/>
        </w:rPr>
        <w:t>98</w:t>
      </w:r>
    </w:p>
    <w:p w14:paraId="06D1D307" w14:textId="77777777" w:rsidR="00BB4C49" w:rsidRDefault="00BB4C49">
      <w:pPr>
        <w:pStyle w:val="BodyText"/>
        <w:rPr>
          <w:rFonts w:ascii="Trebuchet MS"/>
          <w:sz w:val="18"/>
        </w:rPr>
      </w:pPr>
    </w:p>
    <w:p w14:paraId="3A995C3B" w14:textId="77777777" w:rsidR="00BB4C49" w:rsidRDefault="00DC0BFC">
      <w:pPr>
        <w:spacing w:before="130"/>
        <w:ind w:left="173"/>
        <w:rPr>
          <w:rFonts w:ascii="Trebuchet MS"/>
          <w:sz w:val="12"/>
        </w:rPr>
      </w:pPr>
      <w:r>
        <w:rPr>
          <w:rFonts w:ascii="Trebuchet MS"/>
          <w:sz w:val="12"/>
        </w:rPr>
        <w:t>99</w:t>
      </w:r>
    </w:p>
    <w:p w14:paraId="28740F1D" w14:textId="77777777" w:rsidR="00BB4C49" w:rsidRDefault="00BB4C49">
      <w:pPr>
        <w:pStyle w:val="BodyText"/>
        <w:rPr>
          <w:rFonts w:ascii="Trebuchet MS"/>
          <w:sz w:val="18"/>
        </w:rPr>
      </w:pPr>
    </w:p>
    <w:p w14:paraId="0774908C" w14:textId="77777777" w:rsidR="00BB4C49" w:rsidRDefault="00DC0BFC">
      <w:pPr>
        <w:spacing w:before="130"/>
        <w:ind w:left="110"/>
        <w:rPr>
          <w:rFonts w:ascii="Trebuchet MS"/>
          <w:sz w:val="12"/>
        </w:rPr>
      </w:pPr>
      <w:r>
        <w:rPr>
          <w:rFonts w:ascii="Trebuchet MS"/>
          <w:sz w:val="12"/>
        </w:rPr>
        <w:t>100</w:t>
      </w:r>
    </w:p>
    <w:p w14:paraId="1DDA0980" w14:textId="4FEFEBAC" w:rsidR="00BB4C49" w:rsidDel="0076650C" w:rsidRDefault="00DC0BFC">
      <w:pPr>
        <w:pStyle w:val="BodyText"/>
        <w:spacing w:before="171" w:line="352" w:lineRule="auto"/>
        <w:ind w:left="118" w:firstLine="8"/>
        <w:rPr>
          <w:del w:id="162" w:author="Smith,Audrey Culver" w:date="2021-02-22T14:12:00Z"/>
        </w:rPr>
      </w:pPr>
      <w:r>
        <w:br w:type="column"/>
      </w:r>
      <w:proofErr w:type="spellStart"/>
      <w:r>
        <w:rPr>
          <w:spacing w:val="-1"/>
        </w:rPr>
        <w:t>OpenAPC</w:t>
      </w:r>
      <w:proofErr w:type="spellEnd"/>
      <w:r>
        <w:rPr>
          <w:spacing w:val="-1"/>
        </w:rPr>
        <w:t>,</w:t>
      </w:r>
      <w:r>
        <w:rPr>
          <w:spacing w:val="-10"/>
        </w:rPr>
        <w:t xml:space="preserve"> </w:t>
      </w:r>
      <w:r>
        <w:rPr>
          <w:spacing w:val="-1"/>
        </w:rPr>
        <w:t>2020;</w:t>
      </w:r>
      <w:r>
        <w:rPr>
          <w:spacing w:val="-9"/>
        </w:rPr>
        <w:t xml:space="preserve"> </w:t>
      </w:r>
      <w:proofErr w:type="spellStart"/>
      <w:r>
        <w:rPr>
          <w:spacing w:val="-1"/>
        </w:rPr>
        <w:t>Pavan</w:t>
      </w:r>
      <w:proofErr w:type="spellEnd"/>
      <w:r>
        <w:rPr>
          <w:spacing w:val="-9"/>
        </w:rPr>
        <w:t xml:space="preserve"> </w:t>
      </w:r>
      <w:r>
        <w:rPr>
          <w:spacing w:val="-1"/>
        </w:rPr>
        <w:t>&amp;</w:t>
      </w:r>
      <w:r>
        <w:rPr>
          <w:spacing w:val="-9"/>
        </w:rPr>
        <w:t xml:space="preserve"> </w:t>
      </w:r>
      <w:r>
        <w:rPr>
          <w:spacing w:val="-1"/>
        </w:rPr>
        <w:t>Barbosa,</w:t>
      </w:r>
      <w:r>
        <w:rPr>
          <w:spacing w:val="-9"/>
        </w:rPr>
        <w:t xml:space="preserve"> </w:t>
      </w:r>
      <w:r>
        <w:rPr>
          <w:spacing w:val="-1"/>
        </w:rPr>
        <w:t>2018;</w:t>
      </w:r>
      <w:r>
        <w:rPr>
          <w:spacing w:val="-9"/>
        </w:rPr>
        <w:t xml:space="preserve"> </w:t>
      </w:r>
      <w:r>
        <w:rPr>
          <w:spacing w:val="-1"/>
        </w:rPr>
        <w:t>Piwowar</w:t>
      </w:r>
      <w:r>
        <w:rPr>
          <w:spacing w:val="-10"/>
        </w:rPr>
        <w:t xml:space="preserve"> </w:t>
      </w:r>
      <w:r>
        <w:rPr>
          <w:spacing w:val="-1"/>
        </w:rPr>
        <w:t>et</w:t>
      </w:r>
      <w:r>
        <w:rPr>
          <w:spacing w:val="-9"/>
        </w:rPr>
        <w:t xml:space="preserve"> </w:t>
      </w:r>
      <w:r>
        <w:rPr>
          <w:spacing w:val="-1"/>
        </w:rPr>
        <w:t>al.,</w:t>
      </w:r>
      <w:r>
        <w:rPr>
          <w:spacing w:val="-9"/>
        </w:rPr>
        <w:t xml:space="preserve"> </w:t>
      </w:r>
      <w:r>
        <w:rPr>
          <w:spacing w:val="-1"/>
        </w:rPr>
        <w:t>2018).</w:t>
      </w:r>
      <w:r>
        <w:rPr>
          <w:spacing w:val="8"/>
        </w:rPr>
        <w:t xml:space="preserve"> </w:t>
      </w:r>
      <w:r>
        <w:rPr>
          <w:spacing w:val="-1"/>
        </w:rPr>
        <w:t>A</w:t>
      </w:r>
      <w:r>
        <w:rPr>
          <w:spacing w:val="-10"/>
        </w:rPr>
        <w:t xml:space="preserve"> </w:t>
      </w:r>
      <w:r>
        <w:rPr>
          <w:spacing w:val="-1"/>
        </w:rPr>
        <w:t>recent</w:t>
      </w:r>
      <w:r>
        <w:rPr>
          <w:spacing w:val="-10"/>
        </w:rPr>
        <w:t xml:space="preserve"> </w:t>
      </w:r>
      <w:r>
        <w:rPr>
          <w:spacing w:val="-1"/>
        </w:rPr>
        <w:t>survey</w:t>
      </w:r>
      <w:r>
        <w:rPr>
          <w:spacing w:val="-10"/>
        </w:rPr>
        <w:t xml:space="preserve"> </w:t>
      </w:r>
      <w:r>
        <w:rPr>
          <w:spacing w:val="-1"/>
        </w:rPr>
        <w:t>found</w:t>
      </w:r>
      <w:r>
        <w:rPr>
          <w:spacing w:val="-9"/>
        </w:rPr>
        <w:t xml:space="preserve"> </w:t>
      </w:r>
      <w:r>
        <w:rPr>
          <w:spacing w:val="-1"/>
        </w:rPr>
        <w:t>that</w:t>
      </w:r>
      <w:r>
        <w:rPr>
          <w:spacing w:val="-57"/>
        </w:rPr>
        <w:t xml:space="preserve"> </w:t>
      </w:r>
      <w:r>
        <w:rPr>
          <w:w w:val="95"/>
        </w:rPr>
        <w:t>for</w:t>
      </w:r>
      <w:r>
        <w:rPr>
          <w:spacing w:val="6"/>
          <w:w w:val="95"/>
        </w:rPr>
        <w:t xml:space="preserve"> </w:t>
      </w:r>
      <w:r>
        <w:rPr>
          <w:w w:val="95"/>
        </w:rPr>
        <w:t>journals</w:t>
      </w:r>
      <w:r>
        <w:rPr>
          <w:spacing w:val="6"/>
          <w:w w:val="95"/>
        </w:rPr>
        <w:t xml:space="preserve"> </w:t>
      </w:r>
      <w:r>
        <w:rPr>
          <w:w w:val="95"/>
        </w:rPr>
        <w:t>charging</w:t>
      </w:r>
      <w:r>
        <w:rPr>
          <w:spacing w:val="6"/>
          <w:w w:val="95"/>
        </w:rPr>
        <w:t xml:space="preserve"> </w:t>
      </w:r>
      <w:r>
        <w:rPr>
          <w:w w:val="95"/>
        </w:rPr>
        <w:t>APCs</w:t>
      </w:r>
      <w:r>
        <w:rPr>
          <w:spacing w:val="6"/>
          <w:w w:val="95"/>
        </w:rPr>
        <w:t xml:space="preserve"> </w:t>
      </w:r>
      <w:r>
        <w:rPr>
          <w:w w:val="95"/>
        </w:rPr>
        <w:t>-</w:t>
      </w:r>
      <w:r>
        <w:rPr>
          <w:spacing w:val="6"/>
          <w:w w:val="95"/>
        </w:rPr>
        <w:t xml:space="preserve"> </w:t>
      </w:r>
      <w:r>
        <w:rPr>
          <w:w w:val="95"/>
        </w:rPr>
        <w:t>a</w:t>
      </w:r>
      <w:r>
        <w:rPr>
          <w:spacing w:val="6"/>
          <w:w w:val="95"/>
        </w:rPr>
        <w:t xml:space="preserve"> </w:t>
      </w:r>
      <w:r>
        <w:rPr>
          <w:w w:val="95"/>
        </w:rPr>
        <w:t>list</w:t>
      </w:r>
      <w:r>
        <w:rPr>
          <w:spacing w:val="6"/>
          <w:w w:val="95"/>
        </w:rPr>
        <w:t xml:space="preserve"> </w:t>
      </w:r>
      <w:r>
        <w:rPr>
          <w:w w:val="95"/>
        </w:rPr>
        <w:t>that</w:t>
      </w:r>
      <w:r>
        <w:rPr>
          <w:spacing w:val="6"/>
          <w:w w:val="95"/>
        </w:rPr>
        <w:t xml:space="preserve"> </w:t>
      </w:r>
      <w:r>
        <w:rPr>
          <w:w w:val="95"/>
        </w:rPr>
        <w:t>includes</w:t>
      </w:r>
      <w:r>
        <w:rPr>
          <w:spacing w:val="6"/>
          <w:w w:val="95"/>
        </w:rPr>
        <w:t xml:space="preserve"> </w:t>
      </w:r>
      <w:r>
        <w:rPr>
          <w:w w:val="95"/>
        </w:rPr>
        <w:t>the</w:t>
      </w:r>
      <w:r>
        <w:rPr>
          <w:spacing w:val="6"/>
          <w:w w:val="95"/>
        </w:rPr>
        <w:t xml:space="preserve"> </w:t>
      </w:r>
      <w:r>
        <w:rPr>
          <w:w w:val="95"/>
        </w:rPr>
        <w:t>most</w:t>
      </w:r>
      <w:r>
        <w:rPr>
          <w:spacing w:val="5"/>
          <w:w w:val="95"/>
        </w:rPr>
        <w:t xml:space="preserve"> </w:t>
      </w:r>
      <w:r>
        <w:rPr>
          <w:w w:val="95"/>
        </w:rPr>
        <w:t>prestigious</w:t>
      </w:r>
      <w:r>
        <w:rPr>
          <w:spacing w:val="6"/>
          <w:w w:val="95"/>
        </w:rPr>
        <w:t xml:space="preserve"> </w:t>
      </w:r>
      <w:r>
        <w:rPr>
          <w:w w:val="95"/>
        </w:rPr>
        <w:t>and</w:t>
      </w:r>
      <w:r>
        <w:rPr>
          <w:spacing w:val="6"/>
          <w:w w:val="95"/>
        </w:rPr>
        <w:t xml:space="preserve"> </w:t>
      </w:r>
      <w:del w:id="163" w:author="Smith,Audrey Culver" w:date="2021-02-22T14:01:00Z">
        <w:r w:rsidDel="00B24942">
          <w:rPr>
            <w:w w:val="95"/>
          </w:rPr>
          <w:delText>widely-recognized</w:delText>
        </w:r>
      </w:del>
      <w:ins w:id="164" w:author="Smith,Audrey Culver" w:date="2021-02-22T14:01:00Z">
        <w:r w:rsidR="00B24942">
          <w:rPr>
            <w:w w:val="95"/>
          </w:rPr>
          <w:t>widely recognized</w:t>
        </w:r>
      </w:ins>
      <w:ins w:id="165" w:author="Smith,Audrey Culver" w:date="2021-02-22T14:04:00Z">
        <w:r w:rsidR="00B24942">
          <w:rPr>
            <w:w w:val="95"/>
          </w:rPr>
          <w:t xml:space="preserve"> </w:t>
        </w:r>
      </w:ins>
      <w:r>
        <w:rPr>
          <w:spacing w:val="-54"/>
          <w:w w:val="95"/>
        </w:rPr>
        <w:t xml:space="preserve"> </w:t>
      </w:r>
      <w:ins w:id="166" w:author="Smith,Audrey Culver" w:date="2021-02-22T14:04:00Z">
        <w:r w:rsidR="00B24942">
          <w:rPr>
            <w:spacing w:val="-54"/>
            <w:w w:val="95"/>
          </w:rPr>
          <w:t xml:space="preserve">   </w:t>
        </w:r>
      </w:ins>
      <w:r>
        <w:rPr>
          <w:w w:val="95"/>
        </w:rPr>
        <w:t>OA</w:t>
      </w:r>
      <w:r>
        <w:rPr>
          <w:spacing w:val="22"/>
          <w:w w:val="95"/>
        </w:rPr>
        <w:t xml:space="preserve"> </w:t>
      </w:r>
      <w:r>
        <w:rPr>
          <w:w w:val="95"/>
        </w:rPr>
        <w:t>outlets</w:t>
      </w:r>
      <w:r>
        <w:rPr>
          <w:spacing w:val="24"/>
          <w:w w:val="95"/>
        </w:rPr>
        <w:t xml:space="preserve"> </w:t>
      </w:r>
      <w:r>
        <w:rPr>
          <w:w w:val="95"/>
        </w:rPr>
        <w:t>-</w:t>
      </w:r>
      <w:r>
        <w:rPr>
          <w:spacing w:val="23"/>
          <w:w w:val="95"/>
        </w:rPr>
        <w:t xml:space="preserve"> </w:t>
      </w:r>
      <w:r>
        <w:rPr>
          <w:w w:val="95"/>
        </w:rPr>
        <w:t>the</w:t>
      </w:r>
      <w:r>
        <w:rPr>
          <w:spacing w:val="23"/>
          <w:w w:val="95"/>
        </w:rPr>
        <w:t xml:space="preserve"> </w:t>
      </w:r>
      <w:r>
        <w:rPr>
          <w:w w:val="95"/>
        </w:rPr>
        <w:t>average</w:t>
      </w:r>
      <w:r>
        <w:rPr>
          <w:spacing w:val="24"/>
          <w:w w:val="95"/>
        </w:rPr>
        <w:t xml:space="preserve"> </w:t>
      </w:r>
      <w:r>
        <w:rPr>
          <w:w w:val="95"/>
        </w:rPr>
        <w:t>APC</w:t>
      </w:r>
      <w:r>
        <w:rPr>
          <w:spacing w:val="23"/>
          <w:w w:val="95"/>
        </w:rPr>
        <w:t xml:space="preserve"> </w:t>
      </w:r>
      <w:r>
        <w:rPr>
          <w:w w:val="95"/>
        </w:rPr>
        <w:t>was</w:t>
      </w:r>
      <w:r>
        <w:rPr>
          <w:spacing w:val="24"/>
          <w:w w:val="95"/>
        </w:rPr>
        <w:t xml:space="preserve"> </w:t>
      </w:r>
      <w:r>
        <w:rPr>
          <w:w w:val="95"/>
        </w:rPr>
        <w:t>$908</w:t>
      </w:r>
      <w:r>
        <w:rPr>
          <w:spacing w:val="22"/>
          <w:w w:val="95"/>
        </w:rPr>
        <w:t xml:space="preserve"> </w:t>
      </w:r>
      <w:r>
        <w:rPr>
          <w:w w:val="95"/>
        </w:rPr>
        <w:t>(</w:t>
      </w:r>
      <w:r>
        <w:rPr>
          <w:rFonts w:ascii="Verdana" w:hAnsi="Verdana"/>
          <w:i/>
          <w:w w:val="95"/>
        </w:rPr>
        <w:t xml:space="preserve">± </w:t>
      </w:r>
      <w:r>
        <w:rPr>
          <w:w w:val="95"/>
        </w:rPr>
        <w:t>$608</w:t>
      </w:r>
      <w:r>
        <w:rPr>
          <w:spacing w:val="24"/>
          <w:w w:val="95"/>
        </w:rPr>
        <w:t xml:space="preserve"> </w:t>
      </w:r>
      <w:r>
        <w:rPr>
          <w:w w:val="95"/>
        </w:rPr>
        <w:t>SD,</w:t>
      </w:r>
      <w:r>
        <w:rPr>
          <w:spacing w:val="22"/>
          <w:w w:val="95"/>
        </w:rPr>
        <w:t xml:space="preserve"> </w:t>
      </w:r>
      <w:r>
        <w:rPr>
          <w:w w:val="95"/>
        </w:rPr>
        <w:t>N</w:t>
      </w:r>
      <w:r>
        <w:rPr>
          <w:spacing w:val="24"/>
          <w:w w:val="95"/>
        </w:rPr>
        <w:t xml:space="preserve"> </w:t>
      </w:r>
      <w:r>
        <w:rPr>
          <w:w w:val="95"/>
        </w:rPr>
        <w:t>=</w:t>
      </w:r>
      <w:r>
        <w:rPr>
          <w:spacing w:val="24"/>
          <w:w w:val="95"/>
        </w:rPr>
        <w:t xml:space="preserve"> </w:t>
      </w:r>
      <w:r>
        <w:rPr>
          <w:w w:val="95"/>
        </w:rPr>
        <w:t>4418</w:t>
      </w:r>
      <w:r>
        <w:rPr>
          <w:spacing w:val="22"/>
          <w:w w:val="95"/>
        </w:rPr>
        <w:t xml:space="preserve"> </w:t>
      </w:r>
      <w:r>
        <w:rPr>
          <w:w w:val="95"/>
        </w:rPr>
        <w:t>journals),</w:t>
      </w:r>
      <w:r>
        <w:rPr>
          <w:spacing w:val="24"/>
          <w:w w:val="95"/>
        </w:rPr>
        <w:t xml:space="preserve"> </w:t>
      </w:r>
      <w:r>
        <w:rPr>
          <w:w w:val="95"/>
        </w:rPr>
        <w:t>with</w:t>
      </w:r>
      <w:r>
        <w:rPr>
          <w:spacing w:val="22"/>
          <w:w w:val="95"/>
        </w:rPr>
        <w:t xml:space="preserve"> </w:t>
      </w:r>
      <w:r>
        <w:rPr>
          <w:w w:val="95"/>
        </w:rPr>
        <w:t>500</w:t>
      </w:r>
      <w:r>
        <w:rPr>
          <w:spacing w:val="24"/>
          <w:w w:val="95"/>
        </w:rPr>
        <w:t xml:space="preserve"> </w:t>
      </w:r>
      <w:r>
        <w:rPr>
          <w:w w:val="95"/>
        </w:rPr>
        <w:t>journals</w:t>
      </w:r>
      <w:ins w:id="167" w:author="Smith,Audrey Culver" w:date="2021-02-22T14:03:00Z">
        <w:r w:rsidR="00B24942">
          <w:rPr>
            <w:w w:val="95"/>
          </w:rPr>
          <w:t xml:space="preserve"> </w:t>
        </w:r>
      </w:ins>
      <w:r>
        <w:rPr>
          <w:spacing w:val="-54"/>
          <w:w w:val="95"/>
        </w:rPr>
        <w:t xml:space="preserve"> </w:t>
      </w:r>
      <w:r>
        <w:rPr>
          <w:spacing w:val="-2"/>
        </w:rPr>
        <w:t>charg</w:t>
      </w:r>
      <w:ins w:id="168" w:author="Smith,Audrey Culver" w:date="2021-02-22T14:21:00Z">
        <w:r w:rsidR="00CC2EFD">
          <w:rPr>
            <w:spacing w:val="-2"/>
          </w:rPr>
          <w:t>ing</w:t>
        </w:r>
      </w:ins>
      <w:del w:id="169" w:author="Smith,Audrey Culver" w:date="2021-02-22T14:21:00Z">
        <w:r w:rsidDel="00CC2EFD">
          <w:rPr>
            <w:spacing w:val="-2"/>
          </w:rPr>
          <w:delText>ed</w:delText>
        </w:r>
      </w:del>
      <w:r>
        <w:rPr>
          <w:spacing w:val="-10"/>
        </w:rPr>
        <w:t xml:space="preserve"> </w:t>
      </w:r>
      <w:r>
        <w:rPr>
          <w:spacing w:val="-2"/>
        </w:rPr>
        <w:t>at</w:t>
      </w:r>
      <w:r>
        <w:rPr>
          <w:spacing w:val="-10"/>
        </w:rPr>
        <w:t xml:space="preserve"> </w:t>
      </w:r>
      <w:r>
        <w:rPr>
          <w:spacing w:val="-2"/>
        </w:rPr>
        <w:t>least</w:t>
      </w:r>
      <w:r>
        <w:rPr>
          <w:spacing w:val="-10"/>
        </w:rPr>
        <w:t xml:space="preserve"> </w:t>
      </w:r>
      <w:r>
        <w:rPr>
          <w:spacing w:val="-2"/>
        </w:rPr>
        <w:t>$2000</w:t>
      </w:r>
      <w:r>
        <w:rPr>
          <w:spacing w:val="-10"/>
        </w:rPr>
        <w:t xml:space="preserve"> </w:t>
      </w:r>
      <w:r>
        <w:rPr>
          <w:spacing w:val="-1"/>
        </w:rPr>
        <w:t>and</w:t>
      </w:r>
      <w:r>
        <w:rPr>
          <w:spacing w:val="-9"/>
        </w:rPr>
        <w:t xml:space="preserve"> </w:t>
      </w:r>
      <w:r>
        <w:rPr>
          <w:spacing w:val="-1"/>
        </w:rPr>
        <w:t>12</w:t>
      </w:r>
      <w:r>
        <w:rPr>
          <w:spacing w:val="-10"/>
        </w:rPr>
        <w:t xml:space="preserve"> </w:t>
      </w:r>
      <w:r>
        <w:rPr>
          <w:spacing w:val="-1"/>
        </w:rPr>
        <w:t>journals</w:t>
      </w:r>
      <w:r>
        <w:rPr>
          <w:spacing w:val="-9"/>
        </w:rPr>
        <w:t xml:space="preserve"> </w:t>
      </w:r>
      <w:r>
        <w:rPr>
          <w:spacing w:val="-1"/>
        </w:rPr>
        <w:t>charging</w:t>
      </w:r>
      <w:r>
        <w:rPr>
          <w:spacing w:val="-10"/>
        </w:rPr>
        <w:t xml:space="preserve"> </w:t>
      </w:r>
      <w:r>
        <w:rPr>
          <w:spacing w:val="-1"/>
        </w:rPr>
        <w:t>APCs</w:t>
      </w:r>
      <w:r>
        <w:rPr>
          <w:spacing w:val="-9"/>
        </w:rPr>
        <w:t xml:space="preserve"> </w:t>
      </w:r>
      <w:r>
        <w:rPr>
          <w:spacing w:val="-1"/>
        </w:rPr>
        <w:t>over</w:t>
      </w:r>
      <w:r>
        <w:rPr>
          <w:spacing w:val="-10"/>
        </w:rPr>
        <w:t xml:space="preserve"> </w:t>
      </w:r>
      <w:r>
        <w:rPr>
          <w:spacing w:val="-1"/>
        </w:rPr>
        <w:t>$4000</w:t>
      </w:r>
      <w:r>
        <w:rPr>
          <w:spacing w:val="-10"/>
        </w:rPr>
        <w:t xml:space="preserve"> </w:t>
      </w:r>
      <w:r>
        <w:rPr>
          <w:spacing w:val="-1"/>
        </w:rPr>
        <w:t>(Morrison,</w:t>
      </w:r>
      <w:r>
        <w:rPr>
          <w:spacing w:val="-10"/>
        </w:rPr>
        <w:t xml:space="preserve"> </w:t>
      </w:r>
      <w:r>
        <w:rPr>
          <w:spacing w:val="-1"/>
        </w:rPr>
        <w:t>2019;</w:t>
      </w:r>
      <w:r>
        <w:rPr>
          <w:spacing w:val="-9"/>
        </w:rPr>
        <w:t xml:space="preserve"> </w:t>
      </w:r>
      <w:r>
        <w:rPr>
          <w:spacing w:val="-1"/>
        </w:rPr>
        <w:t>Singh</w:t>
      </w:r>
      <w:r>
        <w:rPr>
          <w:spacing w:val="-9"/>
        </w:rPr>
        <w:t xml:space="preserve"> </w:t>
      </w:r>
      <w:r>
        <w:rPr>
          <w:spacing w:val="-1"/>
        </w:rPr>
        <w:t>&amp;</w:t>
      </w:r>
      <w:r>
        <w:rPr>
          <w:spacing w:val="-57"/>
        </w:rPr>
        <w:t xml:space="preserve"> </w:t>
      </w:r>
      <w:r>
        <w:rPr>
          <w:w w:val="95"/>
        </w:rPr>
        <w:t>Morrison,</w:t>
      </w:r>
      <w:r>
        <w:rPr>
          <w:spacing w:val="8"/>
          <w:w w:val="95"/>
        </w:rPr>
        <w:t xml:space="preserve"> </w:t>
      </w:r>
      <w:r>
        <w:rPr>
          <w:w w:val="95"/>
        </w:rPr>
        <w:t>2019).</w:t>
      </w:r>
      <w:r>
        <w:rPr>
          <w:spacing w:val="31"/>
          <w:w w:val="95"/>
        </w:rPr>
        <w:t xml:space="preserve"> </w:t>
      </w:r>
      <w:r>
        <w:rPr>
          <w:w w:val="95"/>
        </w:rPr>
        <w:t>For</w:t>
      </w:r>
      <w:r>
        <w:rPr>
          <w:spacing w:val="9"/>
          <w:w w:val="95"/>
        </w:rPr>
        <w:t xml:space="preserve"> </w:t>
      </w:r>
      <w:r>
        <w:rPr>
          <w:w w:val="95"/>
        </w:rPr>
        <w:t>many</w:t>
      </w:r>
      <w:r>
        <w:rPr>
          <w:spacing w:val="9"/>
          <w:w w:val="95"/>
        </w:rPr>
        <w:t xml:space="preserve"> </w:t>
      </w:r>
      <w:r>
        <w:rPr>
          <w:w w:val="95"/>
        </w:rPr>
        <w:t>researchers,</w:t>
      </w:r>
      <w:r>
        <w:rPr>
          <w:spacing w:val="9"/>
          <w:w w:val="95"/>
        </w:rPr>
        <w:t xml:space="preserve"> </w:t>
      </w:r>
      <w:r>
        <w:rPr>
          <w:w w:val="95"/>
        </w:rPr>
        <w:t>especially</w:t>
      </w:r>
      <w:r>
        <w:rPr>
          <w:spacing w:val="9"/>
          <w:w w:val="95"/>
        </w:rPr>
        <w:t xml:space="preserve"> </w:t>
      </w:r>
      <w:r>
        <w:rPr>
          <w:w w:val="95"/>
        </w:rPr>
        <w:t>those</w:t>
      </w:r>
      <w:r>
        <w:rPr>
          <w:spacing w:val="9"/>
          <w:w w:val="95"/>
        </w:rPr>
        <w:t xml:space="preserve"> </w:t>
      </w:r>
      <w:r>
        <w:rPr>
          <w:w w:val="95"/>
        </w:rPr>
        <w:t>working</w:t>
      </w:r>
      <w:r>
        <w:rPr>
          <w:spacing w:val="8"/>
          <w:w w:val="95"/>
        </w:rPr>
        <w:t xml:space="preserve"> </w:t>
      </w:r>
      <w:r>
        <w:rPr>
          <w:w w:val="95"/>
        </w:rPr>
        <w:t>in</w:t>
      </w:r>
      <w:r>
        <w:rPr>
          <w:spacing w:val="9"/>
          <w:w w:val="95"/>
        </w:rPr>
        <w:t xml:space="preserve"> </w:t>
      </w:r>
      <w:r>
        <w:rPr>
          <w:w w:val="95"/>
        </w:rPr>
        <w:t>the</w:t>
      </w:r>
      <w:r>
        <w:rPr>
          <w:spacing w:val="9"/>
          <w:w w:val="95"/>
        </w:rPr>
        <w:t xml:space="preserve"> </w:t>
      </w:r>
      <w:r>
        <w:rPr>
          <w:w w:val="95"/>
        </w:rPr>
        <w:t>Global</w:t>
      </w:r>
      <w:r>
        <w:rPr>
          <w:spacing w:val="9"/>
          <w:w w:val="95"/>
        </w:rPr>
        <w:t xml:space="preserve"> </w:t>
      </w:r>
      <w:r>
        <w:rPr>
          <w:w w:val="95"/>
        </w:rPr>
        <w:t>South</w:t>
      </w:r>
      <w:r>
        <w:rPr>
          <w:w w:val="95"/>
          <w:position w:val="9"/>
          <w:sz w:val="16"/>
        </w:rPr>
        <w:t>1</w:t>
      </w:r>
      <w:r>
        <w:rPr>
          <w:w w:val="95"/>
        </w:rPr>
        <w:t>,</w:t>
      </w:r>
      <w:r>
        <w:rPr>
          <w:spacing w:val="9"/>
          <w:w w:val="95"/>
        </w:rPr>
        <w:t xml:space="preserve"> </w:t>
      </w:r>
      <w:proofErr w:type="gramStart"/>
      <w:r>
        <w:rPr>
          <w:w w:val="95"/>
        </w:rPr>
        <w:t>these</w:t>
      </w:r>
      <w:ins w:id="170" w:author="Smith,Audrey Culver" w:date="2021-02-22T14:01:00Z">
        <w:r w:rsidR="00B24942">
          <w:rPr>
            <w:w w:val="95"/>
          </w:rPr>
          <w:t xml:space="preserve"> </w:t>
        </w:r>
      </w:ins>
      <w:r>
        <w:rPr>
          <w:spacing w:val="-54"/>
          <w:w w:val="95"/>
        </w:rPr>
        <w:t xml:space="preserve"> </w:t>
      </w:r>
      <w:r>
        <w:rPr>
          <w:w w:val="95"/>
        </w:rPr>
        <w:t>APCs</w:t>
      </w:r>
      <w:proofErr w:type="gramEnd"/>
      <w:r>
        <w:rPr>
          <w:spacing w:val="16"/>
          <w:w w:val="95"/>
        </w:rPr>
        <w:t xml:space="preserve"> </w:t>
      </w:r>
      <w:commentRangeStart w:id="171"/>
      <w:r>
        <w:rPr>
          <w:w w:val="95"/>
        </w:rPr>
        <w:t>are</w:t>
      </w:r>
      <w:commentRangeEnd w:id="171"/>
      <w:r w:rsidR="0076650C">
        <w:rPr>
          <w:rStyle w:val="CommentReference"/>
        </w:rPr>
        <w:commentReference w:id="171"/>
      </w:r>
      <w:r>
        <w:rPr>
          <w:spacing w:val="17"/>
          <w:w w:val="95"/>
        </w:rPr>
        <w:t xml:space="preserve"> </w:t>
      </w:r>
      <w:r>
        <w:rPr>
          <w:w w:val="95"/>
        </w:rPr>
        <w:t>an</w:t>
      </w:r>
      <w:r>
        <w:rPr>
          <w:spacing w:val="15"/>
          <w:w w:val="95"/>
        </w:rPr>
        <w:t xml:space="preserve"> </w:t>
      </w:r>
      <w:r>
        <w:rPr>
          <w:w w:val="95"/>
        </w:rPr>
        <w:t>insurmountable</w:t>
      </w:r>
      <w:r>
        <w:rPr>
          <w:spacing w:val="17"/>
          <w:w w:val="95"/>
        </w:rPr>
        <w:t xml:space="preserve"> </w:t>
      </w:r>
      <w:r>
        <w:rPr>
          <w:w w:val="95"/>
        </w:rPr>
        <w:t>financial</w:t>
      </w:r>
      <w:r>
        <w:rPr>
          <w:spacing w:val="16"/>
          <w:w w:val="95"/>
        </w:rPr>
        <w:t xml:space="preserve"> </w:t>
      </w:r>
      <w:r>
        <w:rPr>
          <w:w w:val="95"/>
        </w:rPr>
        <w:t>obstacle</w:t>
      </w:r>
      <w:r>
        <w:rPr>
          <w:spacing w:val="16"/>
          <w:w w:val="95"/>
        </w:rPr>
        <w:t xml:space="preserve"> </w:t>
      </w:r>
      <w:r>
        <w:rPr>
          <w:w w:val="95"/>
        </w:rPr>
        <w:t>that</w:t>
      </w:r>
      <w:r>
        <w:rPr>
          <w:spacing w:val="16"/>
          <w:w w:val="95"/>
        </w:rPr>
        <w:t xml:space="preserve"> </w:t>
      </w:r>
      <w:r>
        <w:rPr>
          <w:w w:val="95"/>
        </w:rPr>
        <w:t>prevents</w:t>
      </w:r>
      <w:r>
        <w:rPr>
          <w:spacing w:val="16"/>
          <w:w w:val="95"/>
        </w:rPr>
        <w:t xml:space="preserve"> </w:t>
      </w:r>
      <w:r>
        <w:rPr>
          <w:w w:val="95"/>
        </w:rPr>
        <w:t>them</w:t>
      </w:r>
      <w:r>
        <w:rPr>
          <w:spacing w:val="16"/>
          <w:w w:val="95"/>
        </w:rPr>
        <w:t xml:space="preserve"> </w:t>
      </w:r>
      <w:r>
        <w:rPr>
          <w:w w:val="95"/>
        </w:rPr>
        <w:t>from</w:t>
      </w:r>
      <w:r>
        <w:rPr>
          <w:spacing w:val="17"/>
          <w:w w:val="95"/>
        </w:rPr>
        <w:t xml:space="preserve"> </w:t>
      </w:r>
      <w:r>
        <w:rPr>
          <w:w w:val="95"/>
        </w:rPr>
        <w:t>publishing</w:t>
      </w:r>
      <w:r>
        <w:rPr>
          <w:spacing w:val="15"/>
          <w:w w:val="95"/>
        </w:rPr>
        <w:t xml:space="preserve"> </w:t>
      </w:r>
      <w:r>
        <w:rPr>
          <w:w w:val="95"/>
        </w:rPr>
        <w:t>in</w:t>
      </w:r>
      <w:r>
        <w:rPr>
          <w:spacing w:val="16"/>
          <w:w w:val="95"/>
        </w:rPr>
        <w:t xml:space="preserve"> </w:t>
      </w:r>
      <w:r>
        <w:rPr>
          <w:w w:val="95"/>
        </w:rPr>
        <w:t>the</w:t>
      </w:r>
      <w:r>
        <w:rPr>
          <w:spacing w:val="1"/>
          <w:w w:val="95"/>
        </w:rPr>
        <w:t xml:space="preserve"> </w:t>
      </w:r>
      <w:r>
        <w:t>most</w:t>
      </w:r>
      <w:r>
        <w:rPr>
          <w:spacing w:val="1"/>
        </w:rPr>
        <w:t xml:space="preserve"> </w:t>
      </w:r>
      <w:r>
        <w:t>desirable</w:t>
      </w:r>
      <w:r>
        <w:rPr>
          <w:spacing w:val="2"/>
        </w:rPr>
        <w:t xml:space="preserve"> </w:t>
      </w:r>
      <w:r>
        <w:t>OA</w:t>
      </w:r>
      <w:r>
        <w:rPr>
          <w:spacing w:val="2"/>
        </w:rPr>
        <w:t xml:space="preserve"> </w:t>
      </w:r>
      <w:r>
        <w:t>outlets</w:t>
      </w:r>
      <w:r>
        <w:rPr>
          <w:spacing w:val="2"/>
        </w:rPr>
        <w:t xml:space="preserve"> </w:t>
      </w:r>
      <w:r>
        <w:t>(</w:t>
      </w:r>
      <w:proofErr w:type="spellStart"/>
      <w:r>
        <w:t>Bahlai</w:t>
      </w:r>
      <w:proofErr w:type="spellEnd"/>
      <w:r>
        <w:rPr>
          <w:spacing w:val="1"/>
        </w:rPr>
        <w:t xml:space="preserve"> </w:t>
      </w:r>
      <w:r>
        <w:t>et</w:t>
      </w:r>
      <w:r>
        <w:rPr>
          <w:spacing w:val="2"/>
        </w:rPr>
        <w:t xml:space="preserve"> </w:t>
      </w:r>
      <w:r>
        <w:t>al.,</w:t>
      </w:r>
      <w:r>
        <w:rPr>
          <w:spacing w:val="1"/>
        </w:rPr>
        <w:t xml:space="preserve"> </w:t>
      </w:r>
      <w:r>
        <w:t>2019;</w:t>
      </w:r>
      <w:r>
        <w:rPr>
          <w:spacing w:val="1"/>
        </w:rPr>
        <w:t xml:space="preserve"> </w:t>
      </w:r>
      <w:proofErr w:type="spellStart"/>
      <w:r>
        <w:t>Matheka</w:t>
      </w:r>
      <w:proofErr w:type="spellEnd"/>
      <w:r>
        <w:rPr>
          <w:spacing w:val="2"/>
        </w:rPr>
        <w:t xml:space="preserve"> </w:t>
      </w:r>
      <w:r>
        <w:t>et</w:t>
      </w:r>
      <w:r>
        <w:rPr>
          <w:spacing w:val="1"/>
        </w:rPr>
        <w:t xml:space="preserve"> </w:t>
      </w:r>
      <w:r>
        <w:t>al.,</w:t>
      </w:r>
      <w:r>
        <w:rPr>
          <w:spacing w:val="2"/>
        </w:rPr>
        <w:t xml:space="preserve"> </w:t>
      </w:r>
      <w:r>
        <w:t>2014;</w:t>
      </w:r>
      <w:r>
        <w:rPr>
          <w:spacing w:val="2"/>
        </w:rPr>
        <w:t xml:space="preserve"> </w:t>
      </w:r>
      <w:r>
        <w:t>Peterson,</w:t>
      </w:r>
      <w:r>
        <w:rPr>
          <w:spacing w:val="2"/>
        </w:rPr>
        <w:t xml:space="preserve"> </w:t>
      </w:r>
      <w:r>
        <w:t>Emmett,</w:t>
      </w:r>
      <w:r>
        <w:rPr>
          <w:spacing w:val="1"/>
        </w:rPr>
        <w:t xml:space="preserve"> </w:t>
      </w:r>
      <w:r>
        <w:t>&amp;</w:t>
      </w:r>
      <w:r>
        <w:rPr>
          <w:spacing w:val="1"/>
        </w:rPr>
        <w:t xml:space="preserve"> </w:t>
      </w:r>
      <w:r>
        <w:rPr>
          <w:w w:val="95"/>
        </w:rPr>
        <w:t>Greenberg,</w:t>
      </w:r>
      <w:r>
        <w:rPr>
          <w:spacing w:val="13"/>
          <w:w w:val="95"/>
        </w:rPr>
        <w:t xml:space="preserve"> </w:t>
      </w:r>
      <w:r>
        <w:rPr>
          <w:w w:val="95"/>
        </w:rPr>
        <w:t>2013).</w:t>
      </w:r>
      <w:r>
        <w:rPr>
          <w:spacing w:val="39"/>
          <w:w w:val="95"/>
        </w:rPr>
        <w:t xml:space="preserve"> </w:t>
      </w:r>
      <w:r>
        <w:rPr>
          <w:w w:val="95"/>
        </w:rPr>
        <w:t>This</w:t>
      </w:r>
      <w:r>
        <w:rPr>
          <w:spacing w:val="15"/>
          <w:w w:val="95"/>
        </w:rPr>
        <w:t xml:space="preserve"> </w:t>
      </w:r>
      <w:r>
        <w:rPr>
          <w:w w:val="95"/>
        </w:rPr>
        <w:t>is</w:t>
      </w:r>
      <w:r>
        <w:rPr>
          <w:spacing w:val="15"/>
          <w:w w:val="95"/>
        </w:rPr>
        <w:t xml:space="preserve"> </w:t>
      </w:r>
      <w:r>
        <w:rPr>
          <w:w w:val="95"/>
        </w:rPr>
        <w:t>true</w:t>
      </w:r>
      <w:r>
        <w:rPr>
          <w:spacing w:val="15"/>
          <w:w w:val="95"/>
        </w:rPr>
        <w:t xml:space="preserve"> </w:t>
      </w:r>
      <w:r>
        <w:rPr>
          <w:w w:val="95"/>
        </w:rPr>
        <w:t>even</w:t>
      </w:r>
      <w:r>
        <w:rPr>
          <w:spacing w:val="13"/>
          <w:w w:val="95"/>
        </w:rPr>
        <w:t xml:space="preserve"> </w:t>
      </w:r>
      <w:r>
        <w:rPr>
          <w:w w:val="95"/>
        </w:rPr>
        <w:t>for</w:t>
      </w:r>
      <w:r>
        <w:rPr>
          <w:spacing w:val="15"/>
          <w:w w:val="95"/>
        </w:rPr>
        <w:t xml:space="preserve"> </w:t>
      </w:r>
      <w:r>
        <w:rPr>
          <w:w w:val="95"/>
        </w:rPr>
        <w:t>researchers</w:t>
      </w:r>
      <w:r>
        <w:rPr>
          <w:spacing w:val="15"/>
          <w:w w:val="95"/>
        </w:rPr>
        <w:t xml:space="preserve"> </w:t>
      </w:r>
      <w:r>
        <w:rPr>
          <w:w w:val="95"/>
        </w:rPr>
        <w:t>with</w:t>
      </w:r>
      <w:r>
        <w:rPr>
          <w:spacing w:val="14"/>
          <w:w w:val="95"/>
        </w:rPr>
        <w:t xml:space="preserve"> </w:t>
      </w:r>
      <w:r>
        <w:rPr>
          <w:w w:val="95"/>
        </w:rPr>
        <w:t>access</w:t>
      </w:r>
      <w:r>
        <w:rPr>
          <w:spacing w:val="15"/>
          <w:w w:val="95"/>
        </w:rPr>
        <w:t xml:space="preserve"> </w:t>
      </w:r>
      <w:r>
        <w:rPr>
          <w:w w:val="95"/>
        </w:rPr>
        <w:t>to</w:t>
      </w:r>
      <w:r>
        <w:rPr>
          <w:spacing w:val="15"/>
          <w:w w:val="95"/>
        </w:rPr>
        <w:t xml:space="preserve"> </w:t>
      </w:r>
      <w:r>
        <w:rPr>
          <w:w w:val="95"/>
        </w:rPr>
        <w:t>funding,</w:t>
      </w:r>
      <w:r>
        <w:rPr>
          <w:spacing w:val="13"/>
          <w:w w:val="95"/>
        </w:rPr>
        <w:t xml:space="preserve"> </w:t>
      </w:r>
      <w:r>
        <w:rPr>
          <w:w w:val="95"/>
        </w:rPr>
        <w:t>as</w:t>
      </w:r>
      <w:r>
        <w:rPr>
          <w:spacing w:val="15"/>
          <w:w w:val="95"/>
        </w:rPr>
        <w:t xml:space="preserve"> </w:t>
      </w:r>
      <w:r>
        <w:rPr>
          <w:w w:val="95"/>
        </w:rPr>
        <w:t>even</w:t>
      </w:r>
      <w:r>
        <w:rPr>
          <w:spacing w:val="15"/>
          <w:w w:val="95"/>
        </w:rPr>
        <w:t xml:space="preserve"> </w:t>
      </w:r>
      <w:r>
        <w:rPr>
          <w:w w:val="95"/>
        </w:rPr>
        <w:t>modest</w:t>
      </w:r>
      <w:r>
        <w:rPr>
          <w:spacing w:val="1"/>
          <w:w w:val="95"/>
        </w:rPr>
        <w:t xml:space="preserve"> </w:t>
      </w:r>
      <w:r>
        <w:t>APCs</w:t>
      </w:r>
      <w:r>
        <w:rPr>
          <w:spacing w:val="-2"/>
        </w:rPr>
        <w:t xml:space="preserve"> </w:t>
      </w:r>
      <w:r>
        <w:t>can</w:t>
      </w:r>
      <w:r>
        <w:rPr>
          <w:spacing w:val="-1"/>
        </w:rPr>
        <w:t xml:space="preserve"> </w:t>
      </w:r>
      <w:r>
        <w:t>consume</w:t>
      </w:r>
      <w:r>
        <w:rPr>
          <w:spacing w:val="-1"/>
        </w:rPr>
        <w:t xml:space="preserve"> </w:t>
      </w:r>
      <w:r>
        <w:t>a</w:t>
      </w:r>
      <w:r>
        <w:rPr>
          <w:spacing w:val="-2"/>
        </w:rPr>
        <w:t xml:space="preserve"> </w:t>
      </w:r>
      <w:r>
        <w:t>large</w:t>
      </w:r>
      <w:r>
        <w:rPr>
          <w:spacing w:val="-1"/>
        </w:rPr>
        <w:t xml:space="preserve"> </w:t>
      </w:r>
      <w:r>
        <w:t>fraction</w:t>
      </w:r>
      <w:r>
        <w:rPr>
          <w:spacing w:val="-2"/>
        </w:rPr>
        <w:t xml:space="preserve"> </w:t>
      </w:r>
      <w:r>
        <w:t>of</w:t>
      </w:r>
      <w:r>
        <w:rPr>
          <w:spacing w:val="-1"/>
        </w:rPr>
        <w:t xml:space="preserve"> </w:t>
      </w:r>
      <w:r>
        <w:t>their</w:t>
      </w:r>
      <w:r>
        <w:rPr>
          <w:spacing w:val="-1"/>
        </w:rPr>
        <w:t xml:space="preserve"> </w:t>
      </w:r>
      <w:r>
        <w:t>research</w:t>
      </w:r>
      <w:r>
        <w:rPr>
          <w:spacing w:val="-1"/>
        </w:rPr>
        <w:t xml:space="preserve"> </w:t>
      </w:r>
      <w:r>
        <w:t>budget</w:t>
      </w:r>
      <w:r>
        <w:rPr>
          <w:spacing w:val="-2"/>
        </w:rPr>
        <w:t xml:space="preserve"> </w:t>
      </w:r>
      <w:r>
        <w:t>(</w:t>
      </w:r>
      <w:proofErr w:type="spellStart"/>
      <w:r>
        <w:t>Pavan</w:t>
      </w:r>
      <w:proofErr w:type="spellEnd"/>
      <w:r>
        <w:rPr>
          <w:spacing w:val="-2"/>
        </w:rPr>
        <w:t xml:space="preserve"> </w:t>
      </w:r>
      <w:r>
        <w:t>&amp;</w:t>
      </w:r>
      <w:r>
        <w:rPr>
          <w:spacing w:val="-1"/>
        </w:rPr>
        <w:t xml:space="preserve"> </w:t>
      </w:r>
      <w:r>
        <w:t>Barbosa,</w:t>
      </w:r>
      <w:r>
        <w:rPr>
          <w:spacing w:val="-2"/>
        </w:rPr>
        <w:t xml:space="preserve"> </w:t>
      </w:r>
      <w:r>
        <w:t>2018).</w:t>
      </w:r>
    </w:p>
    <w:p w14:paraId="50AB47A5" w14:textId="79474848" w:rsidR="00BB4C49" w:rsidRDefault="00DC0BFC" w:rsidP="0076650C">
      <w:pPr>
        <w:pStyle w:val="BodyText"/>
        <w:spacing w:before="171" w:line="352" w:lineRule="auto"/>
        <w:ind w:left="118"/>
        <w:pPrChange w:id="172" w:author="Smith,Audrey Culver" w:date="2021-02-22T14:12:00Z">
          <w:pPr>
            <w:pStyle w:val="BodyText"/>
            <w:spacing w:before="13" w:line="355" w:lineRule="auto"/>
            <w:ind w:left="118"/>
          </w:pPr>
        </w:pPrChange>
      </w:pPr>
      <w:r>
        <w:rPr>
          <w:w w:val="95"/>
        </w:rPr>
        <w:t>Although</w:t>
      </w:r>
      <w:r>
        <w:rPr>
          <w:spacing w:val="3"/>
          <w:w w:val="95"/>
        </w:rPr>
        <w:t xml:space="preserve"> </w:t>
      </w:r>
      <w:r>
        <w:rPr>
          <w:w w:val="95"/>
        </w:rPr>
        <w:t>publishers</w:t>
      </w:r>
      <w:r>
        <w:rPr>
          <w:spacing w:val="5"/>
          <w:w w:val="95"/>
        </w:rPr>
        <w:t xml:space="preserve"> </w:t>
      </w:r>
      <w:r>
        <w:rPr>
          <w:w w:val="95"/>
        </w:rPr>
        <w:t>have</w:t>
      </w:r>
      <w:r>
        <w:rPr>
          <w:spacing w:val="5"/>
          <w:w w:val="95"/>
        </w:rPr>
        <w:t xml:space="preserve"> </w:t>
      </w:r>
      <w:r>
        <w:rPr>
          <w:w w:val="95"/>
        </w:rPr>
        <w:t>attempted</w:t>
      </w:r>
      <w:r>
        <w:rPr>
          <w:spacing w:val="4"/>
          <w:w w:val="95"/>
        </w:rPr>
        <w:t xml:space="preserve"> </w:t>
      </w:r>
      <w:r>
        <w:rPr>
          <w:w w:val="95"/>
        </w:rPr>
        <w:t>to</w:t>
      </w:r>
      <w:r>
        <w:rPr>
          <w:spacing w:val="5"/>
          <w:w w:val="95"/>
        </w:rPr>
        <w:t xml:space="preserve"> </w:t>
      </w:r>
      <w:r>
        <w:rPr>
          <w:w w:val="95"/>
        </w:rPr>
        <w:t>address</w:t>
      </w:r>
      <w:r>
        <w:rPr>
          <w:spacing w:val="5"/>
          <w:w w:val="95"/>
        </w:rPr>
        <w:t xml:space="preserve"> </w:t>
      </w:r>
      <w:r>
        <w:rPr>
          <w:w w:val="95"/>
        </w:rPr>
        <w:t>this</w:t>
      </w:r>
      <w:r>
        <w:rPr>
          <w:spacing w:val="4"/>
          <w:w w:val="95"/>
        </w:rPr>
        <w:t xml:space="preserve"> </w:t>
      </w:r>
      <w:r>
        <w:rPr>
          <w:w w:val="95"/>
        </w:rPr>
        <w:t>with</w:t>
      </w:r>
      <w:r>
        <w:rPr>
          <w:spacing w:val="5"/>
          <w:w w:val="95"/>
        </w:rPr>
        <w:t xml:space="preserve"> </w:t>
      </w:r>
      <w:r>
        <w:rPr>
          <w:w w:val="95"/>
        </w:rPr>
        <w:t>policies</w:t>
      </w:r>
      <w:r>
        <w:rPr>
          <w:spacing w:val="5"/>
          <w:w w:val="95"/>
        </w:rPr>
        <w:t xml:space="preserve"> </w:t>
      </w:r>
      <w:r>
        <w:rPr>
          <w:w w:val="95"/>
        </w:rPr>
        <w:t>aimed</w:t>
      </w:r>
      <w:r>
        <w:rPr>
          <w:spacing w:val="5"/>
          <w:w w:val="95"/>
        </w:rPr>
        <w:t xml:space="preserve"> </w:t>
      </w:r>
      <w:r>
        <w:rPr>
          <w:w w:val="95"/>
        </w:rPr>
        <w:t>at</w:t>
      </w:r>
      <w:r>
        <w:rPr>
          <w:spacing w:val="4"/>
          <w:w w:val="95"/>
        </w:rPr>
        <w:t xml:space="preserve"> </w:t>
      </w:r>
      <w:ins w:id="173" w:author="Smith,Audrey Culver" w:date="2021-02-22T14:13:00Z">
        <w:r w:rsidR="0076650C">
          <w:rPr>
            <w:spacing w:val="4"/>
            <w:w w:val="95"/>
          </w:rPr>
          <w:t xml:space="preserve">waiving or </w:t>
        </w:r>
      </w:ins>
      <w:r>
        <w:rPr>
          <w:w w:val="95"/>
        </w:rPr>
        <w:t>reducing</w:t>
      </w:r>
      <w:r>
        <w:rPr>
          <w:spacing w:val="4"/>
          <w:w w:val="95"/>
        </w:rPr>
        <w:t xml:space="preserve"> </w:t>
      </w:r>
      <w:del w:id="174" w:author="Smith,Audrey Culver" w:date="2021-02-22T14:13:00Z">
        <w:r w:rsidDel="0076650C">
          <w:rPr>
            <w:w w:val="95"/>
          </w:rPr>
          <w:delText>or</w:delText>
        </w:r>
        <w:r w:rsidDel="0076650C">
          <w:rPr>
            <w:spacing w:val="4"/>
            <w:w w:val="95"/>
          </w:rPr>
          <w:delText xml:space="preserve"> </w:delText>
        </w:r>
        <w:r w:rsidDel="0076650C">
          <w:rPr>
            <w:w w:val="95"/>
          </w:rPr>
          <w:delText>even</w:delText>
        </w:r>
        <w:r w:rsidDel="0076650C">
          <w:rPr>
            <w:spacing w:val="-54"/>
            <w:w w:val="95"/>
          </w:rPr>
          <w:delText xml:space="preserve"> </w:delText>
        </w:r>
        <w:r w:rsidDel="0076650C">
          <w:rPr>
            <w:spacing w:val="-1"/>
          </w:rPr>
          <w:delText>waiving</w:delText>
        </w:r>
      </w:del>
      <w:r>
        <w:rPr>
          <w:spacing w:val="-1"/>
        </w:rPr>
        <w:t xml:space="preserve"> </w:t>
      </w:r>
      <w:r>
        <w:t>APCs for authors in some countries, many researchers in the Global South are</w:t>
      </w:r>
      <w:r>
        <w:rPr>
          <w:spacing w:val="1"/>
        </w:rPr>
        <w:t xml:space="preserve"> </w:t>
      </w:r>
      <w:r>
        <w:rPr>
          <w:spacing w:val="-2"/>
        </w:rPr>
        <w:t>ineligible for even partial waivers (</w:t>
      </w:r>
      <w:proofErr w:type="spellStart"/>
      <w:r>
        <w:rPr>
          <w:spacing w:val="-2"/>
        </w:rPr>
        <w:t>Ellers</w:t>
      </w:r>
      <w:proofErr w:type="spellEnd"/>
      <w:r>
        <w:rPr>
          <w:spacing w:val="-2"/>
        </w:rPr>
        <w:t xml:space="preserve">, Crowther, &amp; Harvey, 2017; Lawson, </w:t>
      </w:r>
      <w:r>
        <w:rPr>
          <w:spacing w:val="-1"/>
        </w:rPr>
        <w:t>2015, Table</w:t>
      </w:r>
      <w:r>
        <w:t xml:space="preserve"> </w:t>
      </w:r>
      <w:r>
        <w:rPr>
          <w:w w:val="95"/>
        </w:rPr>
        <w:t>A1).</w:t>
      </w:r>
      <w:r>
        <w:rPr>
          <w:spacing w:val="30"/>
          <w:w w:val="95"/>
        </w:rPr>
        <w:t xml:space="preserve"> </w:t>
      </w:r>
      <w:r>
        <w:rPr>
          <w:w w:val="95"/>
        </w:rPr>
        <w:t>This</w:t>
      </w:r>
      <w:r>
        <w:rPr>
          <w:spacing w:val="9"/>
          <w:w w:val="95"/>
        </w:rPr>
        <w:t xml:space="preserve"> </w:t>
      </w:r>
      <w:r>
        <w:rPr>
          <w:w w:val="95"/>
        </w:rPr>
        <w:t>has</w:t>
      </w:r>
      <w:r>
        <w:rPr>
          <w:spacing w:val="9"/>
          <w:w w:val="95"/>
        </w:rPr>
        <w:t xml:space="preserve"> </w:t>
      </w:r>
      <w:r>
        <w:rPr>
          <w:w w:val="95"/>
        </w:rPr>
        <w:t>led</w:t>
      </w:r>
      <w:r>
        <w:rPr>
          <w:spacing w:val="10"/>
          <w:w w:val="95"/>
        </w:rPr>
        <w:t xml:space="preserve"> </w:t>
      </w:r>
      <w:r>
        <w:rPr>
          <w:w w:val="95"/>
        </w:rPr>
        <w:t>many</w:t>
      </w:r>
      <w:r>
        <w:rPr>
          <w:spacing w:val="8"/>
          <w:w w:val="95"/>
        </w:rPr>
        <w:t xml:space="preserve"> </w:t>
      </w:r>
      <w:r>
        <w:rPr>
          <w:w w:val="95"/>
        </w:rPr>
        <w:t>to</w:t>
      </w:r>
      <w:r>
        <w:rPr>
          <w:spacing w:val="9"/>
          <w:w w:val="95"/>
        </w:rPr>
        <w:t xml:space="preserve"> </w:t>
      </w:r>
      <w:r>
        <w:rPr>
          <w:w w:val="95"/>
        </w:rPr>
        <w:t>argue</w:t>
      </w:r>
      <w:r>
        <w:rPr>
          <w:spacing w:val="9"/>
          <w:w w:val="95"/>
        </w:rPr>
        <w:t xml:space="preserve"> </w:t>
      </w:r>
      <w:r>
        <w:rPr>
          <w:w w:val="95"/>
        </w:rPr>
        <w:t>that</w:t>
      </w:r>
      <w:r>
        <w:rPr>
          <w:spacing w:val="8"/>
          <w:w w:val="95"/>
        </w:rPr>
        <w:t xml:space="preserve"> </w:t>
      </w:r>
      <w:r>
        <w:rPr>
          <w:w w:val="95"/>
        </w:rPr>
        <w:t>the</w:t>
      </w:r>
      <w:r>
        <w:rPr>
          <w:spacing w:val="9"/>
          <w:w w:val="95"/>
        </w:rPr>
        <w:t xml:space="preserve"> </w:t>
      </w:r>
      <w:r>
        <w:rPr>
          <w:w w:val="95"/>
        </w:rPr>
        <w:t>APCs</w:t>
      </w:r>
      <w:r>
        <w:rPr>
          <w:spacing w:val="10"/>
          <w:w w:val="95"/>
        </w:rPr>
        <w:t xml:space="preserve"> </w:t>
      </w:r>
      <w:r>
        <w:rPr>
          <w:w w:val="95"/>
        </w:rPr>
        <w:t>allowing</w:t>
      </w:r>
      <w:r>
        <w:rPr>
          <w:spacing w:val="8"/>
          <w:w w:val="95"/>
        </w:rPr>
        <w:t xml:space="preserve"> </w:t>
      </w:r>
      <w:r>
        <w:rPr>
          <w:w w:val="95"/>
        </w:rPr>
        <w:t>authors</w:t>
      </w:r>
      <w:r>
        <w:rPr>
          <w:spacing w:val="9"/>
          <w:w w:val="95"/>
        </w:rPr>
        <w:t xml:space="preserve"> </w:t>
      </w:r>
      <w:r>
        <w:rPr>
          <w:w w:val="95"/>
        </w:rPr>
        <w:t>in</w:t>
      </w:r>
      <w:r>
        <w:rPr>
          <w:spacing w:val="10"/>
          <w:w w:val="95"/>
        </w:rPr>
        <w:t xml:space="preserve"> </w:t>
      </w:r>
      <w:r>
        <w:rPr>
          <w:w w:val="95"/>
        </w:rPr>
        <w:t>low-income</w:t>
      </w:r>
      <w:r>
        <w:rPr>
          <w:spacing w:val="9"/>
          <w:w w:val="95"/>
        </w:rPr>
        <w:t xml:space="preserve"> </w:t>
      </w:r>
      <w:r>
        <w:rPr>
          <w:w w:val="95"/>
        </w:rPr>
        <w:t>countries</w:t>
      </w:r>
      <w:r>
        <w:rPr>
          <w:spacing w:val="9"/>
          <w:w w:val="95"/>
        </w:rPr>
        <w:t xml:space="preserve"> </w:t>
      </w:r>
      <w:r>
        <w:rPr>
          <w:w w:val="95"/>
        </w:rPr>
        <w:t>to</w:t>
      </w:r>
      <w:ins w:id="175" w:author="Smith,Audrey Culver" w:date="2021-02-22T14:14:00Z">
        <w:r w:rsidR="0076650C">
          <w:rPr>
            <w:w w:val="95"/>
          </w:rPr>
          <w:t xml:space="preserve"> </w:t>
        </w:r>
      </w:ins>
      <w:r>
        <w:rPr>
          <w:spacing w:val="-54"/>
          <w:w w:val="95"/>
        </w:rPr>
        <w:t xml:space="preserve"> </w:t>
      </w:r>
      <w:r>
        <w:rPr>
          <w:w w:val="95"/>
        </w:rPr>
        <w:t>read</w:t>
      </w:r>
      <w:r>
        <w:rPr>
          <w:spacing w:val="9"/>
          <w:w w:val="95"/>
        </w:rPr>
        <w:t xml:space="preserve"> </w:t>
      </w:r>
      <w:r>
        <w:rPr>
          <w:w w:val="95"/>
        </w:rPr>
        <w:t>previously</w:t>
      </w:r>
      <w:r>
        <w:rPr>
          <w:spacing w:val="11"/>
          <w:w w:val="95"/>
        </w:rPr>
        <w:t xml:space="preserve"> </w:t>
      </w:r>
      <w:r>
        <w:rPr>
          <w:w w:val="95"/>
        </w:rPr>
        <w:t>inaccessible</w:t>
      </w:r>
      <w:r>
        <w:rPr>
          <w:spacing w:val="11"/>
          <w:w w:val="95"/>
        </w:rPr>
        <w:t xml:space="preserve"> </w:t>
      </w:r>
      <w:commentRangeStart w:id="176"/>
      <w:r>
        <w:rPr>
          <w:w w:val="95"/>
        </w:rPr>
        <w:t>journals</w:t>
      </w:r>
      <w:commentRangeEnd w:id="176"/>
      <w:r w:rsidR="0076650C">
        <w:rPr>
          <w:rStyle w:val="CommentReference"/>
        </w:rPr>
        <w:commentReference w:id="176"/>
      </w:r>
      <w:r>
        <w:rPr>
          <w:spacing w:val="10"/>
          <w:w w:val="95"/>
        </w:rPr>
        <w:t xml:space="preserve"> </w:t>
      </w:r>
      <w:r>
        <w:rPr>
          <w:w w:val="95"/>
        </w:rPr>
        <w:t>are</w:t>
      </w:r>
      <w:r>
        <w:rPr>
          <w:spacing w:val="11"/>
          <w:w w:val="95"/>
        </w:rPr>
        <w:t xml:space="preserve"> </w:t>
      </w:r>
      <w:r>
        <w:rPr>
          <w:w w:val="95"/>
        </w:rPr>
        <w:t>simultaneously</w:t>
      </w:r>
      <w:r>
        <w:rPr>
          <w:spacing w:val="11"/>
          <w:w w:val="95"/>
        </w:rPr>
        <w:t xml:space="preserve"> </w:t>
      </w:r>
      <w:r>
        <w:rPr>
          <w:w w:val="95"/>
        </w:rPr>
        <w:t>excluding</w:t>
      </w:r>
      <w:r>
        <w:rPr>
          <w:spacing w:val="10"/>
          <w:w w:val="95"/>
        </w:rPr>
        <w:t xml:space="preserve"> </w:t>
      </w:r>
      <w:r>
        <w:rPr>
          <w:w w:val="95"/>
        </w:rPr>
        <w:t>them</w:t>
      </w:r>
      <w:r>
        <w:rPr>
          <w:spacing w:val="9"/>
          <w:w w:val="95"/>
        </w:rPr>
        <w:t xml:space="preserve"> </w:t>
      </w:r>
      <w:r>
        <w:rPr>
          <w:w w:val="95"/>
        </w:rPr>
        <w:t>from</w:t>
      </w:r>
      <w:r>
        <w:rPr>
          <w:spacing w:val="11"/>
          <w:w w:val="95"/>
        </w:rPr>
        <w:t xml:space="preserve"> </w:t>
      </w:r>
      <w:ins w:id="177" w:author="Smith,Audrey Culver" w:date="2021-02-22T14:15:00Z">
        <w:r w:rsidR="0076650C">
          <w:rPr>
            <w:spacing w:val="11"/>
            <w:w w:val="95"/>
          </w:rPr>
          <w:t xml:space="preserve">publishing their research in </w:t>
        </w:r>
      </w:ins>
      <w:r>
        <w:rPr>
          <w:w w:val="95"/>
        </w:rPr>
        <w:t>the</w:t>
      </w:r>
      <w:r>
        <w:rPr>
          <w:spacing w:val="11"/>
          <w:w w:val="95"/>
        </w:rPr>
        <w:t xml:space="preserve"> </w:t>
      </w:r>
      <w:r>
        <w:rPr>
          <w:w w:val="95"/>
        </w:rPr>
        <w:t>same</w:t>
      </w:r>
      <w:r>
        <w:rPr>
          <w:spacing w:val="1"/>
          <w:w w:val="95"/>
        </w:rPr>
        <w:t xml:space="preserve"> </w:t>
      </w:r>
      <w:r>
        <w:t>journals</w:t>
      </w:r>
      <w:r>
        <w:rPr>
          <w:spacing w:val="4"/>
        </w:rPr>
        <w:t xml:space="preserve"> </w:t>
      </w:r>
      <w:r>
        <w:t>(</w:t>
      </w:r>
      <w:proofErr w:type="spellStart"/>
      <w:r>
        <w:t>Ellers</w:t>
      </w:r>
      <w:proofErr w:type="spellEnd"/>
      <w:r>
        <w:t>,</w:t>
      </w:r>
      <w:r>
        <w:rPr>
          <w:spacing w:val="4"/>
        </w:rPr>
        <w:t xml:space="preserve"> </w:t>
      </w:r>
      <w:r>
        <w:t>Crowther,</w:t>
      </w:r>
      <w:r>
        <w:rPr>
          <w:spacing w:val="4"/>
        </w:rPr>
        <w:t xml:space="preserve"> </w:t>
      </w:r>
      <w:r>
        <w:t>&amp;</w:t>
      </w:r>
      <w:r>
        <w:rPr>
          <w:spacing w:val="4"/>
        </w:rPr>
        <w:t xml:space="preserve"> </w:t>
      </w:r>
      <w:r>
        <w:t>Harvey,</w:t>
      </w:r>
      <w:r>
        <w:rPr>
          <w:spacing w:val="3"/>
        </w:rPr>
        <w:t xml:space="preserve"> </w:t>
      </w:r>
      <w:r>
        <w:t>2017;</w:t>
      </w:r>
      <w:r>
        <w:rPr>
          <w:spacing w:val="5"/>
        </w:rPr>
        <w:t xml:space="preserve"> </w:t>
      </w:r>
      <w:proofErr w:type="spellStart"/>
      <w:r>
        <w:t>Matheka</w:t>
      </w:r>
      <w:proofErr w:type="spellEnd"/>
      <w:r>
        <w:rPr>
          <w:spacing w:val="3"/>
        </w:rPr>
        <w:t xml:space="preserve"> </w:t>
      </w:r>
      <w:r>
        <w:t>et</w:t>
      </w:r>
      <w:r>
        <w:rPr>
          <w:spacing w:val="4"/>
        </w:rPr>
        <w:t xml:space="preserve"> </w:t>
      </w:r>
      <w:r>
        <w:t>al.,</w:t>
      </w:r>
      <w:r>
        <w:rPr>
          <w:spacing w:val="4"/>
        </w:rPr>
        <w:t xml:space="preserve"> </w:t>
      </w:r>
      <w:r>
        <w:t>2014;</w:t>
      </w:r>
      <w:r>
        <w:rPr>
          <w:spacing w:val="3"/>
        </w:rPr>
        <w:t xml:space="preserve"> </w:t>
      </w:r>
      <w:proofErr w:type="spellStart"/>
      <w:r>
        <w:t>Poynder</w:t>
      </w:r>
      <w:proofErr w:type="spellEnd"/>
      <w:r>
        <w:t>,</w:t>
      </w:r>
      <w:r>
        <w:rPr>
          <w:spacing w:val="4"/>
        </w:rPr>
        <w:t xml:space="preserve"> </w:t>
      </w:r>
      <w:r>
        <w:t>2019).</w:t>
      </w:r>
    </w:p>
    <w:p w14:paraId="55E85E1B" w14:textId="6B10FECB" w:rsidR="00BB4C49" w:rsidRDefault="00144D41">
      <w:pPr>
        <w:pStyle w:val="BodyText"/>
        <w:spacing w:line="355" w:lineRule="auto"/>
        <w:ind w:left="110" w:right="185" w:firstLine="592"/>
      </w:pPr>
      <w:r>
        <w:rPr>
          <w:noProof/>
        </w:rPr>
        <mc:AlternateContent>
          <mc:Choice Requires="wps">
            <w:drawing>
              <wp:anchor distT="0" distB="0" distL="114300" distR="114300" simplePos="0" relativeHeight="15728640" behindDoc="0" locked="0" layoutInCell="1" allowOverlap="1" wp14:anchorId="37845331" wp14:editId="6A785976">
                <wp:simplePos x="0" y="0"/>
                <wp:positionH relativeFrom="page">
                  <wp:posOffset>914400</wp:posOffset>
                </wp:positionH>
                <wp:positionV relativeFrom="paragraph">
                  <wp:posOffset>3021965</wp:posOffset>
                </wp:positionV>
                <wp:extent cx="457200" cy="0"/>
                <wp:effectExtent l="0" t="0" r="0" b="0"/>
                <wp:wrapNone/>
                <wp:docPr id="2008" name="Line 20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158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6129FD38" id="Line 2002" o:spid="_x0000_s1026" style="position:absolute;z-index:15728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in,237.95pt" to="108pt,23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" strokeweight=".04411mm">
                <w10:wrap anchorx="page"/>
              </v:line>
            </w:pict>
          </mc:Fallback>
        </mc:AlternateContent>
      </w:r>
      <w:r w:rsidR="00DC0BFC">
        <w:rPr>
          <w:w w:val="95"/>
        </w:rPr>
        <w:t>Despite</w:t>
      </w:r>
      <w:r w:rsidR="00DC0BFC">
        <w:rPr>
          <w:spacing w:val="-3"/>
          <w:w w:val="95"/>
        </w:rPr>
        <w:t xml:space="preserve"> </w:t>
      </w:r>
      <w:r w:rsidR="00DC0BFC">
        <w:rPr>
          <w:w w:val="95"/>
        </w:rPr>
        <w:t>the</w:t>
      </w:r>
      <w:r w:rsidR="00DC0BFC">
        <w:rPr>
          <w:spacing w:val="-2"/>
          <w:w w:val="95"/>
        </w:rPr>
        <w:t xml:space="preserve"> </w:t>
      </w:r>
      <w:r w:rsidR="00DC0BFC">
        <w:rPr>
          <w:w w:val="95"/>
        </w:rPr>
        <w:t>prevalence</w:t>
      </w:r>
      <w:r w:rsidR="00DC0BFC">
        <w:rPr>
          <w:spacing w:val="-3"/>
          <w:w w:val="95"/>
        </w:rPr>
        <w:t xml:space="preserve"> </w:t>
      </w:r>
      <w:r w:rsidR="00DC0BFC">
        <w:rPr>
          <w:w w:val="95"/>
        </w:rPr>
        <w:t>of</w:t>
      </w:r>
      <w:r w:rsidR="00DC0BFC">
        <w:rPr>
          <w:spacing w:val="-2"/>
          <w:w w:val="95"/>
        </w:rPr>
        <w:t xml:space="preserve"> </w:t>
      </w:r>
      <w:r w:rsidR="00DC0BFC">
        <w:rPr>
          <w:w w:val="95"/>
        </w:rPr>
        <w:t>this</w:t>
      </w:r>
      <w:r w:rsidR="00DC0BFC">
        <w:rPr>
          <w:spacing w:val="-3"/>
          <w:w w:val="95"/>
        </w:rPr>
        <w:t xml:space="preserve"> </w:t>
      </w:r>
      <w:r w:rsidR="00DC0BFC">
        <w:rPr>
          <w:w w:val="95"/>
        </w:rPr>
        <w:t>assertion,</w:t>
      </w:r>
      <w:r w:rsidR="00DC0BFC">
        <w:rPr>
          <w:spacing w:val="-2"/>
          <w:w w:val="95"/>
        </w:rPr>
        <w:t xml:space="preserve"> </w:t>
      </w:r>
      <w:r w:rsidR="00DC0BFC">
        <w:rPr>
          <w:w w:val="95"/>
        </w:rPr>
        <w:t>tests</w:t>
      </w:r>
      <w:r w:rsidR="00DC0BFC">
        <w:rPr>
          <w:spacing w:val="-3"/>
          <w:w w:val="95"/>
        </w:rPr>
        <w:t xml:space="preserve"> </w:t>
      </w:r>
      <w:r w:rsidR="00DC0BFC">
        <w:rPr>
          <w:w w:val="95"/>
        </w:rPr>
        <w:t>of</w:t>
      </w:r>
      <w:r w:rsidR="00DC0BFC">
        <w:rPr>
          <w:spacing w:val="-2"/>
          <w:w w:val="95"/>
        </w:rPr>
        <w:t xml:space="preserve"> </w:t>
      </w:r>
      <w:r w:rsidR="00DC0BFC">
        <w:rPr>
          <w:w w:val="95"/>
        </w:rPr>
        <w:t>how</w:t>
      </w:r>
      <w:r w:rsidR="00DC0BFC">
        <w:rPr>
          <w:spacing w:val="-4"/>
          <w:w w:val="95"/>
        </w:rPr>
        <w:t xml:space="preserve"> </w:t>
      </w:r>
      <w:r w:rsidR="00DC0BFC">
        <w:rPr>
          <w:w w:val="95"/>
        </w:rPr>
        <w:t>APCs</w:t>
      </w:r>
      <w:r w:rsidR="00DC0BFC">
        <w:rPr>
          <w:spacing w:val="-2"/>
          <w:w w:val="95"/>
        </w:rPr>
        <w:t xml:space="preserve"> </w:t>
      </w:r>
      <w:r w:rsidR="00DC0BFC">
        <w:rPr>
          <w:w w:val="95"/>
        </w:rPr>
        <w:t>shape</w:t>
      </w:r>
      <w:r w:rsidR="00DC0BFC">
        <w:rPr>
          <w:spacing w:val="-2"/>
          <w:w w:val="95"/>
        </w:rPr>
        <w:t xml:space="preserve"> </w:t>
      </w:r>
      <w:r w:rsidR="00DC0BFC">
        <w:rPr>
          <w:w w:val="95"/>
        </w:rPr>
        <w:t>author</w:t>
      </w:r>
      <w:r w:rsidR="00DC0BFC">
        <w:rPr>
          <w:spacing w:val="-3"/>
          <w:w w:val="95"/>
        </w:rPr>
        <w:t xml:space="preserve"> </w:t>
      </w:r>
      <w:r w:rsidR="00DC0BFC">
        <w:rPr>
          <w:w w:val="95"/>
        </w:rPr>
        <w:t>representation</w:t>
      </w:r>
      <w:r w:rsidR="00DC0BFC">
        <w:rPr>
          <w:spacing w:val="-54"/>
          <w:w w:val="95"/>
        </w:rPr>
        <w:t xml:space="preserve"> </w:t>
      </w:r>
      <w:r w:rsidR="00DC0BFC">
        <w:rPr>
          <w:w w:val="95"/>
        </w:rPr>
        <w:t>in</w:t>
      </w:r>
      <w:r w:rsidR="00DC0BFC">
        <w:rPr>
          <w:spacing w:val="12"/>
          <w:w w:val="95"/>
        </w:rPr>
        <w:t xml:space="preserve"> </w:t>
      </w:r>
      <w:r w:rsidR="00DC0BFC">
        <w:rPr>
          <w:w w:val="95"/>
        </w:rPr>
        <w:t>the</w:t>
      </w:r>
      <w:r w:rsidR="00DC0BFC">
        <w:rPr>
          <w:spacing w:val="13"/>
          <w:w w:val="95"/>
        </w:rPr>
        <w:t xml:space="preserve"> </w:t>
      </w:r>
      <w:r w:rsidR="00DC0BFC">
        <w:rPr>
          <w:w w:val="95"/>
        </w:rPr>
        <w:t>OA</w:t>
      </w:r>
      <w:r w:rsidR="00DC0BFC">
        <w:rPr>
          <w:spacing w:val="13"/>
          <w:w w:val="95"/>
        </w:rPr>
        <w:t xml:space="preserve"> </w:t>
      </w:r>
      <w:r w:rsidR="00DC0BFC">
        <w:rPr>
          <w:w w:val="95"/>
        </w:rPr>
        <w:t>literature</w:t>
      </w:r>
      <w:r w:rsidR="00DC0BFC">
        <w:rPr>
          <w:spacing w:val="13"/>
          <w:w w:val="95"/>
        </w:rPr>
        <w:t xml:space="preserve"> </w:t>
      </w:r>
      <w:r w:rsidR="00DC0BFC">
        <w:rPr>
          <w:w w:val="95"/>
        </w:rPr>
        <w:t>remain</w:t>
      </w:r>
      <w:r w:rsidR="00DC0BFC">
        <w:rPr>
          <w:spacing w:val="13"/>
          <w:w w:val="95"/>
        </w:rPr>
        <w:t xml:space="preserve"> </w:t>
      </w:r>
      <w:r w:rsidR="00DC0BFC">
        <w:rPr>
          <w:w w:val="95"/>
        </w:rPr>
        <w:t>rare</w:t>
      </w:r>
      <w:r w:rsidR="00DC0BFC">
        <w:rPr>
          <w:spacing w:val="12"/>
          <w:w w:val="95"/>
        </w:rPr>
        <w:t xml:space="preserve"> </w:t>
      </w:r>
      <w:r w:rsidR="00DC0BFC">
        <w:rPr>
          <w:w w:val="95"/>
        </w:rPr>
        <w:t>(</w:t>
      </w:r>
      <w:proofErr w:type="spellStart"/>
      <w:r w:rsidR="00DC0BFC">
        <w:rPr>
          <w:w w:val="95"/>
        </w:rPr>
        <w:t>Ellers</w:t>
      </w:r>
      <w:proofErr w:type="spellEnd"/>
      <w:r w:rsidR="00DC0BFC">
        <w:rPr>
          <w:w w:val="95"/>
        </w:rPr>
        <w:t>,</w:t>
      </w:r>
      <w:r w:rsidR="00DC0BFC">
        <w:rPr>
          <w:spacing w:val="13"/>
          <w:w w:val="95"/>
        </w:rPr>
        <w:t xml:space="preserve"> </w:t>
      </w:r>
      <w:r w:rsidR="00DC0BFC">
        <w:rPr>
          <w:w w:val="95"/>
        </w:rPr>
        <w:t>Crowther,</w:t>
      </w:r>
      <w:r w:rsidR="00DC0BFC">
        <w:rPr>
          <w:spacing w:val="13"/>
          <w:w w:val="95"/>
        </w:rPr>
        <w:t xml:space="preserve"> </w:t>
      </w:r>
      <w:r w:rsidR="00DC0BFC">
        <w:rPr>
          <w:w w:val="95"/>
        </w:rPr>
        <w:t>&amp;</w:t>
      </w:r>
      <w:r w:rsidR="00DC0BFC">
        <w:rPr>
          <w:spacing w:val="13"/>
          <w:w w:val="95"/>
        </w:rPr>
        <w:t xml:space="preserve"> </w:t>
      </w:r>
      <w:r w:rsidR="00DC0BFC">
        <w:rPr>
          <w:w w:val="95"/>
        </w:rPr>
        <w:t>Harvey,</w:t>
      </w:r>
      <w:r w:rsidR="00DC0BFC">
        <w:rPr>
          <w:spacing w:val="13"/>
          <w:w w:val="95"/>
        </w:rPr>
        <w:t xml:space="preserve"> </w:t>
      </w:r>
      <w:r w:rsidR="00DC0BFC">
        <w:rPr>
          <w:w w:val="95"/>
        </w:rPr>
        <w:t>2017).</w:t>
      </w:r>
      <w:r w:rsidR="00DC0BFC">
        <w:rPr>
          <w:spacing w:val="36"/>
          <w:w w:val="95"/>
        </w:rPr>
        <w:t xml:space="preserve"> </w:t>
      </w:r>
      <w:r w:rsidR="00DC0BFC">
        <w:rPr>
          <w:w w:val="95"/>
        </w:rPr>
        <w:t>This</w:t>
      </w:r>
      <w:r w:rsidR="00DC0BFC">
        <w:rPr>
          <w:spacing w:val="13"/>
          <w:w w:val="95"/>
        </w:rPr>
        <w:t xml:space="preserve"> </w:t>
      </w:r>
      <w:r w:rsidR="00DC0BFC">
        <w:rPr>
          <w:w w:val="95"/>
        </w:rPr>
        <w:t>is</w:t>
      </w:r>
      <w:r w:rsidR="00DC0BFC">
        <w:rPr>
          <w:spacing w:val="14"/>
          <w:w w:val="95"/>
        </w:rPr>
        <w:t xml:space="preserve"> </w:t>
      </w:r>
      <w:r w:rsidR="00DC0BFC">
        <w:rPr>
          <w:w w:val="95"/>
        </w:rPr>
        <w:t>largely</w:t>
      </w:r>
      <w:r w:rsidR="00DC0BFC">
        <w:rPr>
          <w:spacing w:val="12"/>
          <w:w w:val="95"/>
        </w:rPr>
        <w:t xml:space="preserve"> </w:t>
      </w:r>
      <w:r w:rsidR="00DC0BFC">
        <w:rPr>
          <w:w w:val="95"/>
        </w:rPr>
        <w:t>because</w:t>
      </w:r>
      <w:r w:rsidR="00DC0BFC">
        <w:rPr>
          <w:spacing w:val="-54"/>
          <w:w w:val="95"/>
        </w:rPr>
        <w:t xml:space="preserve"> </w:t>
      </w:r>
      <w:r w:rsidR="00DC0BFC">
        <w:rPr>
          <w:w w:val="95"/>
        </w:rPr>
        <w:t>it</w:t>
      </w:r>
      <w:r w:rsidR="00DC0BFC">
        <w:rPr>
          <w:spacing w:val="10"/>
          <w:w w:val="95"/>
        </w:rPr>
        <w:t xml:space="preserve"> </w:t>
      </w:r>
      <w:r w:rsidR="00DC0BFC">
        <w:rPr>
          <w:w w:val="95"/>
        </w:rPr>
        <w:t>has</w:t>
      </w:r>
      <w:r w:rsidR="00DC0BFC">
        <w:rPr>
          <w:spacing w:val="11"/>
          <w:w w:val="95"/>
        </w:rPr>
        <w:t xml:space="preserve"> </w:t>
      </w:r>
      <w:commentRangeStart w:id="178"/>
      <w:r w:rsidR="00DC0BFC">
        <w:rPr>
          <w:w w:val="95"/>
        </w:rPr>
        <w:t>been</w:t>
      </w:r>
      <w:commentRangeEnd w:id="178"/>
      <w:r w:rsidR="0076650C">
        <w:rPr>
          <w:rStyle w:val="CommentReference"/>
        </w:rPr>
        <w:commentReference w:id="178"/>
      </w:r>
      <w:r w:rsidR="00DC0BFC">
        <w:rPr>
          <w:spacing w:val="11"/>
          <w:w w:val="95"/>
        </w:rPr>
        <w:t xml:space="preserve"> </w:t>
      </w:r>
      <w:r w:rsidR="00DC0BFC">
        <w:rPr>
          <w:w w:val="95"/>
        </w:rPr>
        <w:t>challenging,</w:t>
      </w:r>
      <w:r w:rsidR="00DC0BFC">
        <w:rPr>
          <w:spacing w:val="10"/>
          <w:w w:val="95"/>
        </w:rPr>
        <w:t xml:space="preserve"> </w:t>
      </w:r>
      <w:r w:rsidR="00DC0BFC">
        <w:rPr>
          <w:w w:val="95"/>
        </w:rPr>
        <w:t>if</w:t>
      </w:r>
      <w:r w:rsidR="00DC0BFC">
        <w:rPr>
          <w:spacing w:val="11"/>
          <w:w w:val="95"/>
        </w:rPr>
        <w:t xml:space="preserve"> </w:t>
      </w:r>
      <w:r w:rsidR="00DC0BFC">
        <w:rPr>
          <w:w w:val="95"/>
        </w:rPr>
        <w:t>not</w:t>
      </w:r>
      <w:r w:rsidR="00DC0BFC">
        <w:rPr>
          <w:spacing w:val="11"/>
          <w:w w:val="95"/>
        </w:rPr>
        <w:t xml:space="preserve"> </w:t>
      </w:r>
      <w:r w:rsidR="00DC0BFC">
        <w:rPr>
          <w:w w:val="95"/>
        </w:rPr>
        <w:t>impossible,</w:t>
      </w:r>
      <w:r w:rsidR="00DC0BFC">
        <w:rPr>
          <w:spacing w:val="11"/>
          <w:w w:val="95"/>
        </w:rPr>
        <w:t xml:space="preserve"> </w:t>
      </w:r>
      <w:r w:rsidR="00DC0BFC">
        <w:rPr>
          <w:w w:val="95"/>
        </w:rPr>
        <w:t>to</w:t>
      </w:r>
      <w:r w:rsidR="00DC0BFC">
        <w:rPr>
          <w:spacing w:val="11"/>
          <w:w w:val="95"/>
        </w:rPr>
        <w:t xml:space="preserve"> </w:t>
      </w:r>
      <w:r w:rsidR="00DC0BFC">
        <w:rPr>
          <w:w w:val="95"/>
        </w:rPr>
        <w:t>find</w:t>
      </w:r>
      <w:r w:rsidR="00DC0BFC">
        <w:rPr>
          <w:spacing w:val="10"/>
          <w:w w:val="95"/>
        </w:rPr>
        <w:t xml:space="preserve"> </w:t>
      </w:r>
      <w:r w:rsidR="00DC0BFC">
        <w:rPr>
          <w:w w:val="95"/>
        </w:rPr>
        <w:t>journals</w:t>
      </w:r>
      <w:r w:rsidR="00DC0BFC">
        <w:rPr>
          <w:spacing w:val="11"/>
          <w:w w:val="95"/>
        </w:rPr>
        <w:t xml:space="preserve"> </w:t>
      </w:r>
      <w:r w:rsidR="00DC0BFC">
        <w:rPr>
          <w:w w:val="95"/>
        </w:rPr>
        <w:t>for</w:t>
      </w:r>
      <w:r w:rsidR="00DC0BFC">
        <w:rPr>
          <w:spacing w:val="11"/>
          <w:w w:val="95"/>
        </w:rPr>
        <w:t xml:space="preserve"> </w:t>
      </w:r>
      <w:r w:rsidR="00DC0BFC">
        <w:rPr>
          <w:w w:val="95"/>
        </w:rPr>
        <w:t>comparison</w:t>
      </w:r>
      <w:r w:rsidR="00DC0BFC">
        <w:rPr>
          <w:spacing w:val="10"/>
          <w:w w:val="95"/>
        </w:rPr>
        <w:t xml:space="preserve"> </w:t>
      </w:r>
      <w:r w:rsidR="00DC0BFC">
        <w:rPr>
          <w:w w:val="95"/>
        </w:rPr>
        <w:t>whose</w:t>
      </w:r>
      <w:r w:rsidR="00DC0BFC">
        <w:rPr>
          <w:spacing w:val="12"/>
          <w:w w:val="95"/>
        </w:rPr>
        <w:t xml:space="preserve"> </w:t>
      </w:r>
      <w:r w:rsidR="00DC0BFC">
        <w:rPr>
          <w:w w:val="95"/>
        </w:rPr>
        <w:t>primary</w:t>
      </w:r>
      <w:r w:rsidR="00DC0BFC">
        <w:rPr>
          <w:spacing w:val="1"/>
          <w:w w:val="95"/>
        </w:rPr>
        <w:t xml:space="preserve"> </w:t>
      </w:r>
      <w:r w:rsidR="00DC0BFC">
        <w:t>di</w:t>
      </w:r>
      <w:r w:rsidR="00DC0BFC">
        <w:rPr>
          <w:rFonts w:ascii="Arial" w:hAnsi="Arial"/>
        </w:rPr>
        <w:t>ff</w:t>
      </w:r>
      <w:r w:rsidR="00DC0BFC">
        <w:t xml:space="preserve">erence is whether or not they charge APCs. </w:t>
      </w:r>
      <w:del w:id="179" w:author="Smith,Audrey Culver" w:date="2021-02-22T14:18:00Z">
        <w:r w:rsidR="00DC0BFC" w:rsidDel="00CC2EFD">
          <w:delText xml:space="preserve">While </w:delText>
        </w:r>
      </w:del>
      <w:ins w:id="180" w:author="Smith,Audrey Culver" w:date="2021-02-22T14:18:00Z">
        <w:r w:rsidR="00CC2EFD">
          <w:t>I</w:t>
        </w:r>
      </w:ins>
      <w:del w:id="181" w:author="Smith,Audrey Culver" w:date="2021-02-22T14:16:00Z">
        <w:r w:rsidR="00DC0BFC" w:rsidDel="0076650C">
          <w:delText>I</w:delText>
        </w:r>
      </w:del>
      <w:r w:rsidR="00DC0BFC">
        <w:t>n 2018, however, the publishing</w:t>
      </w:r>
      <w:r w:rsidR="00DC0BFC">
        <w:rPr>
          <w:spacing w:val="1"/>
        </w:rPr>
        <w:t xml:space="preserve"> </w:t>
      </w:r>
      <w:r w:rsidR="00DC0BFC">
        <w:t xml:space="preserve">company Elsevier introduced the concept of “Mirror </w:t>
      </w:r>
      <w:commentRangeStart w:id="182"/>
      <w:r w:rsidR="00DC0BFC">
        <w:t>Journals</w:t>
      </w:r>
      <w:commentRangeEnd w:id="182"/>
      <w:r w:rsidR="00CC2EFD">
        <w:rPr>
          <w:rStyle w:val="CommentReference"/>
        </w:rPr>
        <w:commentReference w:id="182"/>
      </w:r>
      <w:r w:rsidR="00DC0BFC">
        <w:t>” – Gold OA versions of</w:t>
      </w:r>
      <w:r w:rsidR="00DC0BFC">
        <w:rPr>
          <w:spacing w:val="1"/>
        </w:rPr>
        <w:t xml:space="preserve"> </w:t>
      </w:r>
      <w:r w:rsidR="00DC0BFC">
        <w:rPr>
          <w:spacing w:val="-1"/>
        </w:rPr>
        <w:t xml:space="preserve">established Hybrid titles with </w:t>
      </w:r>
      <w:r w:rsidR="00DC0BFC">
        <w:t>identical editorial boards, peer review procedures, and</w:t>
      </w:r>
      <w:r w:rsidR="00DC0BFC">
        <w:rPr>
          <w:spacing w:val="1"/>
        </w:rPr>
        <w:t xml:space="preserve"> </w:t>
      </w:r>
      <w:r w:rsidR="00DC0BFC">
        <w:rPr>
          <w:spacing w:val="-1"/>
        </w:rPr>
        <w:t xml:space="preserve">standards for acceptance (Cochrane, 2018; Harrison, 2019). The goal was </w:t>
      </w:r>
      <w:r w:rsidR="00DC0BFC">
        <w:t>for this identical</w:t>
      </w:r>
      <w:r w:rsidR="00DC0BFC">
        <w:rPr>
          <w:spacing w:val="-57"/>
        </w:rPr>
        <w:t xml:space="preserve"> </w:t>
      </w:r>
      <w:r w:rsidR="00DC0BFC">
        <w:t>editorial</w:t>
      </w:r>
      <w:r w:rsidR="00DC0BFC">
        <w:rPr>
          <w:spacing w:val="5"/>
        </w:rPr>
        <w:t xml:space="preserve"> </w:t>
      </w:r>
      <w:r w:rsidR="00DC0BFC">
        <w:t>structure,</w:t>
      </w:r>
      <w:r w:rsidR="00DC0BFC">
        <w:rPr>
          <w:spacing w:val="5"/>
        </w:rPr>
        <w:t xml:space="preserve"> </w:t>
      </w:r>
      <w:r w:rsidR="00DC0BFC">
        <w:t>coupled</w:t>
      </w:r>
      <w:r w:rsidR="00DC0BFC">
        <w:rPr>
          <w:spacing w:val="6"/>
        </w:rPr>
        <w:t xml:space="preserve"> </w:t>
      </w:r>
      <w:r w:rsidR="00DC0BFC">
        <w:t>with</w:t>
      </w:r>
      <w:r w:rsidR="00DC0BFC">
        <w:rPr>
          <w:spacing w:val="6"/>
        </w:rPr>
        <w:t xml:space="preserve"> </w:t>
      </w:r>
      <w:r w:rsidR="00DC0BFC">
        <w:t>a</w:t>
      </w:r>
      <w:r w:rsidR="00DC0BFC">
        <w:rPr>
          <w:spacing w:val="5"/>
        </w:rPr>
        <w:t xml:space="preserve"> </w:t>
      </w:r>
      <w:r w:rsidR="00DC0BFC">
        <w:t>nearly</w:t>
      </w:r>
      <w:r w:rsidR="00DC0BFC">
        <w:rPr>
          <w:spacing w:val="6"/>
        </w:rPr>
        <w:t xml:space="preserve"> </w:t>
      </w:r>
      <w:r w:rsidR="00DC0BFC">
        <w:t>identical</w:t>
      </w:r>
      <w:r w:rsidR="00DC0BFC">
        <w:rPr>
          <w:spacing w:val="7"/>
        </w:rPr>
        <w:t xml:space="preserve"> </w:t>
      </w:r>
      <w:r w:rsidR="00DC0BFC">
        <w:t>name</w:t>
      </w:r>
      <w:r w:rsidR="00DC0BFC">
        <w:rPr>
          <w:spacing w:val="6"/>
        </w:rPr>
        <w:t xml:space="preserve"> </w:t>
      </w:r>
      <w:r w:rsidR="00DC0BFC">
        <w:t>(e.g.,</w:t>
      </w:r>
      <w:r w:rsidR="00DC0BFC">
        <w:rPr>
          <w:spacing w:val="6"/>
        </w:rPr>
        <w:t xml:space="preserve"> </w:t>
      </w:r>
      <w:r w:rsidR="00DC0BFC">
        <w:rPr>
          <w:i/>
        </w:rPr>
        <w:t>Journal</w:t>
      </w:r>
      <w:r w:rsidR="00DC0BFC">
        <w:rPr>
          <w:i/>
          <w:spacing w:val="10"/>
        </w:rPr>
        <w:t xml:space="preserve"> </w:t>
      </w:r>
      <w:r w:rsidR="00DC0BFC">
        <w:rPr>
          <w:i/>
        </w:rPr>
        <w:t>of</w:t>
      </w:r>
      <w:r w:rsidR="00DC0BFC">
        <w:rPr>
          <w:i/>
          <w:spacing w:val="11"/>
        </w:rPr>
        <w:t xml:space="preserve"> </w:t>
      </w:r>
      <w:r w:rsidR="00DC0BFC">
        <w:rPr>
          <w:i/>
        </w:rPr>
        <w:t>Dentistry</w:t>
      </w:r>
      <w:r w:rsidR="00DC0BFC">
        <w:rPr>
          <w:i/>
          <w:spacing w:val="10"/>
        </w:rPr>
        <w:t xml:space="preserve"> </w:t>
      </w:r>
      <w:r w:rsidR="00DC0BFC">
        <w:rPr>
          <w:i/>
          <w:w w:val="140"/>
        </w:rPr>
        <w:t>/</w:t>
      </w:r>
      <w:r w:rsidR="00DC0BFC">
        <w:rPr>
          <w:i/>
          <w:spacing w:val="1"/>
          <w:w w:val="140"/>
        </w:rPr>
        <w:t xml:space="preserve"> </w:t>
      </w:r>
      <w:r w:rsidR="00DC0BFC">
        <w:rPr>
          <w:i/>
        </w:rPr>
        <w:t>Journal</w:t>
      </w:r>
      <w:r w:rsidR="00DC0BFC">
        <w:rPr>
          <w:i/>
          <w:spacing w:val="26"/>
        </w:rPr>
        <w:t xml:space="preserve"> </w:t>
      </w:r>
      <w:r w:rsidR="00DC0BFC">
        <w:rPr>
          <w:i/>
        </w:rPr>
        <w:t>of</w:t>
      </w:r>
      <w:r w:rsidR="00DC0BFC">
        <w:rPr>
          <w:i/>
          <w:spacing w:val="27"/>
        </w:rPr>
        <w:t xml:space="preserve"> </w:t>
      </w:r>
      <w:r w:rsidR="00DC0BFC">
        <w:rPr>
          <w:i/>
        </w:rPr>
        <w:t>Dentistry:</w:t>
      </w:r>
      <w:r w:rsidR="00DC0BFC">
        <w:rPr>
          <w:i/>
          <w:spacing w:val="52"/>
        </w:rPr>
        <w:t xml:space="preserve"> </w:t>
      </w:r>
      <w:r w:rsidR="00DC0BFC">
        <w:rPr>
          <w:i/>
        </w:rPr>
        <w:t>X</w:t>
      </w:r>
      <w:r w:rsidR="00DC0BFC">
        <w:t>,</w:t>
      </w:r>
      <w:r w:rsidR="00DC0BFC">
        <w:rPr>
          <w:spacing w:val="20"/>
        </w:rPr>
        <w:t xml:space="preserve"> </w:t>
      </w:r>
      <w:r w:rsidR="00DC0BFC">
        <w:rPr>
          <w:i/>
        </w:rPr>
        <w:t>Ecological</w:t>
      </w:r>
      <w:r w:rsidR="00DC0BFC">
        <w:rPr>
          <w:i/>
          <w:spacing w:val="27"/>
        </w:rPr>
        <w:t xml:space="preserve"> </w:t>
      </w:r>
      <w:r w:rsidR="00DC0BFC">
        <w:rPr>
          <w:i/>
        </w:rPr>
        <w:t>Engineering</w:t>
      </w:r>
      <w:r w:rsidR="00DC0BFC">
        <w:rPr>
          <w:i/>
          <w:spacing w:val="27"/>
        </w:rPr>
        <w:t xml:space="preserve"> </w:t>
      </w:r>
      <w:r w:rsidR="00DC0BFC">
        <w:rPr>
          <w:i/>
          <w:w w:val="140"/>
        </w:rPr>
        <w:t>/</w:t>
      </w:r>
      <w:r w:rsidR="00DC0BFC">
        <w:rPr>
          <w:i/>
          <w:spacing w:val="2"/>
          <w:w w:val="140"/>
        </w:rPr>
        <w:t xml:space="preserve"> </w:t>
      </w:r>
      <w:r w:rsidR="00DC0BFC">
        <w:rPr>
          <w:i/>
        </w:rPr>
        <w:t>Ecological</w:t>
      </w:r>
      <w:r w:rsidR="00DC0BFC">
        <w:rPr>
          <w:i/>
          <w:spacing w:val="27"/>
        </w:rPr>
        <w:t xml:space="preserve"> </w:t>
      </w:r>
      <w:r w:rsidR="00DC0BFC">
        <w:rPr>
          <w:i/>
        </w:rPr>
        <w:t>Engineering:</w:t>
      </w:r>
      <w:r w:rsidR="00DC0BFC">
        <w:rPr>
          <w:i/>
          <w:spacing w:val="52"/>
        </w:rPr>
        <w:t xml:space="preserve"> </w:t>
      </w:r>
      <w:proofErr w:type="gramStart"/>
      <w:r w:rsidR="00DC0BFC">
        <w:rPr>
          <w:i/>
        </w:rPr>
        <w:t>X</w:t>
      </w:r>
      <w:r w:rsidR="00DC0BFC">
        <w:rPr>
          <w:i/>
          <w:spacing w:val="-33"/>
        </w:rPr>
        <w:t xml:space="preserve"> </w:t>
      </w:r>
      <w:r w:rsidR="00DC0BFC">
        <w:t>)</w:t>
      </w:r>
      <w:proofErr w:type="gramEnd"/>
      <w:r w:rsidR="00DC0BFC">
        <w:t>,</w:t>
      </w:r>
      <w:r w:rsidR="00DC0BFC">
        <w:rPr>
          <w:spacing w:val="20"/>
        </w:rPr>
        <w:t xml:space="preserve"> </w:t>
      </w:r>
      <w:r w:rsidR="00DC0BFC">
        <w:t>to</w:t>
      </w:r>
      <w:r w:rsidR="00DC0BFC">
        <w:rPr>
          <w:spacing w:val="21"/>
        </w:rPr>
        <w:t xml:space="preserve"> </w:t>
      </w:r>
      <w:r w:rsidR="00DC0BFC">
        <w:t>elevate</w:t>
      </w:r>
      <w:r w:rsidR="00DC0BFC">
        <w:rPr>
          <w:spacing w:val="21"/>
        </w:rPr>
        <w:t xml:space="preserve"> </w:t>
      </w:r>
      <w:r w:rsidR="00DC0BFC">
        <w:t>the</w:t>
      </w:r>
      <w:r w:rsidR="00DC0BFC">
        <w:rPr>
          <w:spacing w:val="-57"/>
        </w:rPr>
        <w:t xml:space="preserve"> </w:t>
      </w:r>
      <w:r w:rsidR="00DC0BFC">
        <w:t>visibility</w:t>
      </w:r>
      <w:r w:rsidR="00DC0BFC">
        <w:rPr>
          <w:spacing w:val="-3"/>
        </w:rPr>
        <w:t xml:space="preserve"> </w:t>
      </w:r>
      <w:r w:rsidR="00DC0BFC">
        <w:t>and</w:t>
      </w:r>
      <w:r w:rsidR="00DC0BFC">
        <w:rPr>
          <w:spacing w:val="-3"/>
        </w:rPr>
        <w:t xml:space="preserve"> </w:t>
      </w:r>
      <w:r w:rsidR="00DC0BFC">
        <w:t>status</w:t>
      </w:r>
      <w:r w:rsidR="00DC0BFC">
        <w:rPr>
          <w:spacing w:val="-2"/>
        </w:rPr>
        <w:t xml:space="preserve"> </w:t>
      </w:r>
      <w:r w:rsidR="00DC0BFC">
        <w:t>of</w:t>
      </w:r>
      <w:r w:rsidR="00DC0BFC">
        <w:rPr>
          <w:spacing w:val="-2"/>
        </w:rPr>
        <w:t xml:space="preserve"> </w:t>
      </w:r>
      <w:r w:rsidR="00DC0BFC">
        <w:t>the</w:t>
      </w:r>
      <w:r w:rsidR="00DC0BFC">
        <w:rPr>
          <w:spacing w:val="-3"/>
        </w:rPr>
        <w:t xml:space="preserve"> </w:t>
      </w:r>
      <w:r w:rsidR="00DC0BFC">
        <w:t>OA</w:t>
      </w:r>
      <w:r w:rsidR="00DC0BFC">
        <w:rPr>
          <w:spacing w:val="-2"/>
        </w:rPr>
        <w:t xml:space="preserve"> </w:t>
      </w:r>
      <w:r w:rsidR="00DC0BFC">
        <w:t>Mirrors</w:t>
      </w:r>
      <w:r w:rsidR="00DC0BFC">
        <w:rPr>
          <w:spacing w:val="-2"/>
        </w:rPr>
        <w:t xml:space="preserve"> </w:t>
      </w:r>
      <w:r w:rsidR="00DC0BFC">
        <w:t>to</w:t>
      </w:r>
      <w:r w:rsidR="00DC0BFC">
        <w:rPr>
          <w:spacing w:val="-3"/>
        </w:rPr>
        <w:t xml:space="preserve"> </w:t>
      </w:r>
      <w:r w:rsidR="00DC0BFC">
        <w:t>a</w:t>
      </w:r>
      <w:r w:rsidR="00DC0BFC">
        <w:rPr>
          <w:spacing w:val="-2"/>
        </w:rPr>
        <w:t xml:space="preserve"> </w:t>
      </w:r>
      <w:r w:rsidR="00DC0BFC">
        <w:t>level</w:t>
      </w:r>
      <w:r w:rsidR="00DC0BFC">
        <w:rPr>
          <w:spacing w:val="-2"/>
        </w:rPr>
        <w:t xml:space="preserve"> </w:t>
      </w:r>
      <w:r w:rsidR="00DC0BFC">
        <w:t>comparable</w:t>
      </w:r>
      <w:r w:rsidR="00DC0BFC">
        <w:rPr>
          <w:spacing w:val="-2"/>
        </w:rPr>
        <w:t xml:space="preserve"> </w:t>
      </w:r>
      <w:r w:rsidR="00DC0BFC">
        <w:t>to</w:t>
      </w:r>
      <w:r w:rsidR="00DC0BFC">
        <w:rPr>
          <w:spacing w:val="-3"/>
        </w:rPr>
        <w:t xml:space="preserve"> </w:t>
      </w:r>
      <w:r w:rsidR="00DC0BFC">
        <w:t>their</w:t>
      </w:r>
      <w:r w:rsidR="00DC0BFC">
        <w:rPr>
          <w:spacing w:val="-2"/>
        </w:rPr>
        <w:t xml:space="preserve"> </w:t>
      </w:r>
      <w:r w:rsidR="00DC0BFC">
        <w:t>Hybrid</w:t>
      </w:r>
      <w:r w:rsidR="00DC0BFC">
        <w:rPr>
          <w:spacing w:val="-3"/>
        </w:rPr>
        <w:t xml:space="preserve"> </w:t>
      </w:r>
      <w:r w:rsidR="00DC0BFC">
        <w:t>“Parent</w:t>
      </w:r>
    </w:p>
    <w:p w14:paraId="4E6F117E" w14:textId="77777777" w:rsidR="00BB4C49" w:rsidRDefault="00DC0BFC">
      <w:pPr>
        <w:spacing w:before="145" w:line="213" w:lineRule="auto"/>
        <w:ind w:left="126" w:right="185"/>
        <w:rPr>
          <w:sz w:val="20"/>
        </w:rPr>
      </w:pPr>
      <w:r>
        <w:rPr>
          <w:rFonts w:ascii="Gulim" w:hAnsi="Gulim"/>
          <w:w w:val="95"/>
          <w:position w:val="7"/>
          <w:sz w:val="14"/>
        </w:rPr>
        <w:t>1</w:t>
      </w:r>
      <w:r>
        <w:rPr>
          <w:rFonts w:ascii="Gulim" w:hAnsi="Gulim"/>
          <w:spacing w:val="24"/>
          <w:w w:val="95"/>
          <w:position w:val="7"/>
          <w:sz w:val="14"/>
        </w:rPr>
        <w:t xml:space="preserve"> </w:t>
      </w:r>
      <w:r>
        <w:rPr>
          <w:w w:val="95"/>
          <w:sz w:val="20"/>
        </w:rPr>
        <w:t>The</w:t>
      </w:r>
      <w:r>
        <w:rPr>
          <w:spacing w:val="11"/>
          <w:w w:val="95"/>
          <w:sz w:val="20"/>
        </w:rPr>
        <w:t xml:space="preserve"> </w:t>
      </w:r>
      <w:proofErr w:type="gramStart"/>
      <w:r>
        <w:rPr>
          <w:w w:val="95"/>
          <w:sz w:val="20"/>
        </w:rPr>
        <w:t>world’s</w:t>
      </w:r>
      <w:proofErr w:type="gramEnd"/>
      <w:r>
        <w:rPr>
          <w:spacing w:val="12"/>
          <w:w w:val="95"/>
          <w:sz w:val="20"/>
        </w:rPr>
        <w:t xml:space="preserve"> </w:t>
      </w:r>
      <w:r>
        <w:rPr>
          <w:w w:val="95"/>
          <w:sz w:val="20"/>
        </w:rPr>
        <w:t>‘developing’</w:t>
      </w:r>
      <w:r>
        <w:rPr>
          <w:spacing w:val="12"/>
          <w:w w:val="95"/>
          <w:sz w:val="20"/>
        </w:rPr>
        <w:t xml:space="preserve"> </w:t>
      </w:r>
      <w:r>
        <w:rPr>
          <w:w w:val="95"/>
          <w:sz w:val="20"/>
        </w:rPr>
        <w:t>or</w:t>
      </w:r>
      <w:r>
        <w:rPr>
          <w:spacing w:val="12"/>
          <w:w w:val="95"/>
          <w:sz w:val="20"/>
        </w:rPr>
        <w:t xml:space="preserve"> </w:t>
      </w:r>
      <w:r>
        <w:rPr>
          <w:w w:val="95"/>
          <w:sz w:val="20"/>
        </w:rPr>
        <w:t>‘emerging’</w:t>
      </w:r>
      <w:r>
        <w:rPr>
          <w:spacing w:val="12"/>
          <w:w w:val="95"/>
          <w:sz w:val="20"/>
        </w:rPr>
        <w:t xml:space="preserve"> </w:t>
      </w:r>
      <w:r>
        <w:rPr>
          <w:w w:val="95"/>
          <w:sz w:val="20"/>
        </w:rPr>
        <w:t>economies</w:t>
      </w:r>
      <w:r>
        <w:rPr>
          <w:spacing w:val="11"/>
          <w:w w:val="95"/>
          <w:sz w:val="20"/>
        </w:rPr>
        <w:t xml:space="preserve"> </w:t>
      </w:r>
      <w:r>
        <w:rPr>
          <w:w w:val="95"/>
          <w:sz w:val="20"/>
        </w:rPr>
        <w:t>primarily</w:t>
      </w:r>
      <w:r>
        <w:rPr>
          <w:spacing w:val="12"/>
          <w:w w:val="95"/>
          <w:sz w:val="20"/>
        </w:rPr>
        <w:t xml:space="preserve"> </w:t>
      </w:r>
      <w:r>
        <w:rPr>
          <w:w w:val="95"/>
          <w:sz w:val="20"/>
        </w:rPr>
        <w:t>located</w:t>
      </w:r>
      <w:r>
        <w:rPr>
          <w:spacing w:val="12"/>
          <w:w w:val="95"/>
          <w:sz w:val="20"/>
        </w:rPr>
        <w:t xml:space="preserve"> </w:t>
      </w:r>
      <w:r>
        <w:rPr>
          <w:w w:val="95"/>
          <w:sz w:val="20"/>
        </w:rPr>
        <w:t>in</w:t>
      </w:r>
      <w:r>
        <w:rPr>
          <w:spacing w:val="12"/>
          <w:w w:val="95"/>
          <w:sz w:val="20"/>
        </w:rPr>
        <w:t xml:space="preserve"> </w:t>
      </w:r>
      <w:r>
        <w:rPr>
          <w:w w:val="95"/>
          <w:sz w:val="20"/>
        </w:rPr>
        <w:t>Latin</w:t>
      </w:r>
      <w:r>
        <w:rPr>
          <w:spacing w:val="11"/>
          <w:w w:val="95"/>
          <w:sz w:val="20"/>
        </w:rPr>
        <w:t xml:space="preserve"> </w:t>
      </w:r>
      <w:r>
        <w:rPr>
          <w:w w:val="95"/>
          <w:sz w:val="20"/>
        </w:rPr>
        <w:t>America,</w:t>
      </w:r>
      <w:r>
        <w:rPr>
          <w:spacing w:val="12"/>
          <w:w w:val="95"/>
          <w:sz w:val="20"/>
        </w:rPr>
        <w:t xml:space="preserve"> </w:t>
      </w:r>
      <w:r>
        <w:rPr>
          <w:w w:val="95"/>
          <w:sz w:val="20"/>
        </w:rPr>
        <w:t>Asia,</w:t>
      </w:r>
      <w:r>
        <w:rPr>
          <w:spacing w:val="12"/>
          <w:w w:val="95"/>
          <w:sz w:val="20"/>
        </w:rPr>
        <w:t xml:space="preserve"> </w:t>
      </w:r>
      <w:r>
        <w:rPr>
          <w:w w:val="95"/>
          <w:sz w:val="20"/>
        </w:rPr>
        <w:t>Africa,</w:t>
      </w:r>
      <w:r>
        <w:rPr>
          <w:spacing w:val="12"/>
          <w:w w:val="95"/>
          <w:sz w:val="20"/>
        </w:rPr>
        <w:t xml:space="preserve"> </w:t>
      </w:r>
      <w:r>
        <w:rPr>
          <w:w w:val="95"/>
          <w:sz w:val="20"/>
        </w:rPr>
        <w:t>and</w:t>
      </w:r>
      <w:r>
        <w:rPr>
          <w:spacing w:val="11"/>
          <w:w w:val="95"/>
          <w:sz w:val="20"/>
        </w:rPr>
        <w:t xml:space="preserve"> </w:t>
      </w:r>
      <w:r>
        <w:rPr>
          <w:w w:val="95"/>
          <w:sz w:val="20"/>
        </w:rPr>
        <w:t>the</w:t>
      </w:r>
      <w:r>
        <w:rPr>
          <w:spacing w:val="-44"/>
          <w:w w:val="95"/>
          <w:sz w:val="20"/>
        </w:rPr>
        <w:t xml:space="preserve"> </w:t>
      </w:r>
      <w:r>
        <w:rPr>
          <w:sz w:val="20"/>
        </w:rPr>
        <w:t>Middle</w:t>
      </w:r>
      <w:r>
        <w:rPr>
          <w:spacing w:val="16"/>
          <w:sz w:val="20"/>
        </w:rPr>
        <w:t xml:space="preserve"> </w:t>
      </w:r>
      <w:r>
        <w:rPr>
          <w:sz w:val="20"/>
        </w:rPr>
        <w:t>East</w:t>
      </w:r>
      <w:r>
        <w:rPr>
          <w:spacing w:val="16"/>
          <w:sz w:val="20"/>
        </w:rPr>
        <w:t xml:space="preserve"> </w:t>
      </w:r>
      <w:r>
        <w:rPr>
          <w:sz w:val="20"/>
        </w:rPr>
        <w:t>(Brandt,</w:t>
      </w:r>
      <w:r>
        <w:rPr>
          <w:spacing w:val="16"/>
          <w:sz w:val="20"/>
        </w:rPr>
        <w:t xml:space="preserve"> </w:t>
      </w:r>
      <w:r>
        <w:rPr>
          <w:sz w:val="20"/>
        </w:rPr>
        <w:t>1980).</w:t>
      </w:r>
    </w:p>
    <w:p w14:paraId="15FEE6E4" w14:textId="77777777" w:rsidR="00BB4C49" w:rsidRDefault="00BB4C49">
      <w:pPr>
        <w:spacing w:line="213" w:lineRule="auto"/>
        <w:rPr>
          <w:sz w:val="20"/>
        </w:rPr>
        <w:sectPr w:rsidR="00BB4C49">
          <w:pgSz w:w="12240" w:h="15840"/>
          <w:pgMar w:top="1320" w:right="1240" w:bottom="280" w:left="940" w:header="649" w:footer="0" w:gutter="0"/>
          <w:cols w:num="2" w:space="720" w:equalWidth="0">
            <w:col w:w="301" w:space="72"/>
            <w:col w:w="9687"/>
          </w:cols>
        </w:sectPr>
      </w:pPr>
    </w:p>
    <w:p w14:paraId="6EEC83AE" w14:textId="77777777" w:rsidR="00BB4C49" w:rsidRDefault="00DC0BFC">
      <w:pPr>
        <w:pStyle w:val="BodyText"/>
        <w:spacing w:before="171"/>
        <w:ind w:left="110"/>
      </w:pPr>
      <w:r>
        <w:rPr>
          <w:rFonts w:ascii="Trebuchet MS" w:hAnsi="Trebuchet MS"/>
          <w:sz w:val="12"/>
        </w:rPr>
        <w:lastRenderedPageBreak/>
        <w:t xml:space="preserve">101    </w:t>
      </w:r>
      <w:r>
        <w:rPr>
          <w:rFonts w:ascii="Trebuchet MS" w:hAnsi="Trebuchet MS"/>
          <w:spacing w:val="13"/>
          <w:sz w:val="12"/>
        </w:rPr>
        <w:t xml:space="preserve"> </w:t>
      </w:r>
      <w:commentRangeStart w:id="183"/>
      <w:r>
        <w:rPr>
          <w:w w:val="95"/>
        </w:rPr>
        <w:t>Journals</w:t>
      </w:r>
      <w:commentRangeEnd w:id="183"/>
      <w:r w:rsidR="00CC2EFD">
        <w:rPr>
          <w:rStyle w:val="CommentReference"/>
        </w:rPr>
        <w:commentReference w:id="183"/>
      </w:r>
      <w:r>
        <w:rPr>
          <w:w w:val="95"/>
        </w:rPr>
        <w:t>”</w:t>
      </w:r>
      <w:r>
        <w:rPr>
          <w:spacing w:val="15"/>
          <w:w w:val="95"/>
        </w:rPr>
        <w:t xml:space="preserve"> </w:t>
      </w:r>
      <w:r>
        <w:rPr>
          <w:w w:val="95"/>
        </w:rPr>
        <w:t>(Harrison,</w:t>
      </w:r>
      <w:r>
        <w:rPr>
          <w:spacing w:val="16"/>
          <w:w w:val="95"/>
        </w:rPr>
        <w:t xml:space="preserve"> </w:t>
      </w:r>
      <w:r>
        <w:rPr>
          <w:w w:val="95"/>
        </w:rPr>
        <w:t>2019),</w:t>
      </w:r>
      <w:r>
        <w:rPr>
          <w:spacing w:val="15"/>
          <w:w w:val="95"/>
        </w:rPr>
        <w:t xml:space="preserve"> </w:t>
      </w:r>
      <w:r>
        <w:rPr>
          <w:w w:val="95"/>
        </w:rPr>
        <w:t>thereby</w:t>
      </w:r>
      <w:r>
        <w:rPr>
          <w:spacing w:val="15"/>
          <w:w w:val="95"/>
        </w:rPr>
        <w:t xml:space="preserve"> </w:t>
      </w:r>
      <w:r>
        <w:rPr>
          <w:w w:val="95"/>
        </w:rPr>
        <w:t>attracting</w:t>
      </w:r>
      <w:r>
        <w:rPr>
          <w:spacing w:val="14"/>
          <w:w w:val="95"/>
        </w:rPr>
        <w:t xml:space="preserve"> </w:t>
      </w:r>
      <w:r>
        <w:rPr>
          <w:w w:val="95"/>
        </w:rPr>
        <w:t>authors</w:t>
      </w:r>
      <w:r>
        <w:rPr>
          <w:spacing w:val="16"/>
          <w:w w:val="95"/>
        </w:rPr>
        <w:t xml:space="preserve"> </w:t>
      </w:r>
      <w:r>
        <w:rPr>
          <w:w w:val="95"/>
        </w:rPr>
        <w:t>preferring</w:t>
      </w:r>
      <w:r>
        <w:rPr>
          <w:spacing w:val="15"/>
          <w:w w:val="95"/>
        </w:rPr>
        <w:t xml:space="preserve"> </w:t>
      </w:r>
      <w:r>
        <w:rPr>
          <w:w w:val="95"/>
        </w:rPr>
        <w:t>or</w:t>
      </w:r>
      <w:r>
        <w:rPr>
          <w:spacing w:val="14"/>
          <w:w w:val="95"/>
        </w:rPr>
        <w:t xml:space="preserve"> </w:t>
      </w:r>
      <w:r>
        <w:rPr>
          <w:w w:val="95"/>
        </w:rPr>
        <w:t>required</w:t>
      </w:r>
      <w:r>
        <w:rPr>
          <w:spacing w:val="15"/>
          <w:w w:val="95"/>
        </w:rPr>
        <w:t xml:space="preserve"> </w:t>
      </w:r>
      <w:r>
        <w:rPr>
          <w:w w:val="95"/>
        </w:rPr>
        <w:t>to</w:t>
      </w:r>
      <w:r>
        <w:rPr>
          <w:spacing w:val="15"/>
          <w:w w:val="95"/>
        </w:rPr>
        <w:t xml:space="preserve"> </w:t>
      </w:r>
      <w:r>
        <w:rPr>
          <w:w w:val="95"/>
        </w:rPr>
        <w:t>publish</w:t>
      </w:r>
      <w:r>
        <w:rPr>
          <w:spacing w:val="15"/>
          <w:w w:val="95"/>
        </w:rPr>
        <w:t xml:space="preserve"> </w:t>
      </w:r>
      <w:r>
        <w:rPr>
          <w:w w:val="95"/>
        </w:rPr>
        <w:t>in</w:t>
      </w:r>
      <w:r>
        <w:rPr>
          <w:spacing w:val="15"/>
          <w:w w:val="95"/>
        </w:rPr>
        <w:t xml:space="preserve"> </w:t>
      </w:r>
      <w:r>
        <w:rPr>
          <w:w w:val="95"/>
        </w:rPr>
        <w:t>a</w:t>
      </w:r>
    </w:p>
    <w:p w14:paraId="028495AA" w14:textId="77777777" w:rsidR="00BB4C49" w:rsidRDefault="00DC0BFC">
      <w:pPr>
        <w:pStyle w:val="BodyText"/>
        <w:spacing w:before="154"/>
        <w:ind w:left="110"/>
      </w:pPr>
      <w:r>
        <w:rPr>
          <w:rFonts w:ascii="Trebuchet MS"/>
          <w:sz w:val="12"/>
        </w:rPr>
        <w:t xml:space="preserve">102    </w:t>
      </w:r>
      <w:r>
        <w:rPr>
          <w:rFonts w:ascii="Trebuchet MS"/>
          <w:spacing w:val="19"/>
          <w:sz w:val="12"/>
        </w:rPr>
        <w:t xml:space="preserve"> </w:t>
      </w:r>
      <w:r>
        <w:rPr>
          <w:w w:val="95"/>
        </w:rPr>
        <w:t>Gold</w:t>
      </w:r>
      <w:r>
        <w:rPr>
          <w:spacing w:val="15"/>
          <w:w w:val="95"/>
        </w:rPr>
        <w:t xml:space="preserve"> </w:t>
      </w:r>
      <w:r>
        <w:rPr>
          <w:w w:val="95"/>
        </w:rPr>
        <w:t>OA</w:t>
      </w:r>
      <w:r>
        <w:rPr>
          <w:spacing w:val="16"/>
          <w:w w:val="95"/>
        </w:rPr>
        <w:t xml:space="preserve"> </w:t>
      </w:r>
      <w:r>
        <w:rPr>
          <w:w w:val="95"/>
        </w:rPr>
        <w:t>journal.</w:t>
      </w:r>
      <w:r>
        <w:rPr>
          <w:spacing w:val="40"/>
          <w:w w:val="95"/>
        </w:rPr>
        <w:t xml:space="preserve"> </w:t>
      </w:r>
      <w:r>
        <w:rPr>
          <w:w w:val="95"/>
        </w:rPr>
        <w:t>As</w:t>
      </w:r>
      <w:r>
        <w:rPr>
          <w:spacing w:val="15"/>
          <w:w w:val="95"/>
        </w:rPr>
        <w:t xml:space="preserve"> </w:t>
      </w:r>
      <w:r>
        <w:rPr>
          <w:w w:val="95"/>
        </w:rPr>
        <w:t>with</w:t>
      </w:r>
      <w:r>
        <w:rPr>
          <w:spacing w:val="15"/>
          <w:w w:val="95"/>
        </w:rPr>
        <w:t xml:space="preserve"> </w:t>
      </w:r>
      <w:r>
        <w:rPr>
          <w:w w:val="95"/>
        </w:rPr>
        <w:t>most</w:t>
      </w:r>
      <w:r>
        <w:rPr>
          <w:spacing w:val="16"/>
          <w:w w:val="95"/>
        </w:rPr>
        <w:t xml:space="preserve"> </w:t>
      </w:r>
      <w:r>
        <w:rPr>
          <w:w w:val="95"/>
        </w:rPr>
        <w:t>Hybrid</w:t>
      </w:r>
      <w:r>
        <w:rPr>
          <w:spacing w:val="14"/>
          <w:w w:val="95"/>
        </w:rPr>
        <w:t xml:space="preserve"> </w:t>
      </w:r>
      <w:r>
        <w:rPr>
          <w:w w:val="95"/>
        </w:rPr>
        <w:t>journals,</w:t>
      </w:r>
      <w:r>
        <w:rPr>
          <w:spacing w:val="15"/>
          <w:w w:val="95"/>
        </w:rPr>
        <w:t xml:space="preserve"> </w:t>
      </w:r>
      <w:r>
        <w:rPr>
          <w:w w:val="95"/>
        </w:rPr>
        <w:t>there</w:t>
      </w:r>
      <w:r>
        <w:rPr>
          <w:spacing w:val="16"/>
          <w:w w:val="95"/>
        </w:rPr>
        <w:t xml:space="preserve"> </w:t>
      </w:r>
      <w:r>
        <w:rPr>
          <w:w w:val="95"/>
        </w:rPr>
        <w:t>is</w:t>
      </w:r>
      <w:r>
        <w:rPr>
          <w:spacing w:val="15"/>
          <w:w w:val="95"/>
        </w:rPr>
        <w:t xml:space="preserve"> </w:t>
      </w:r>
      <w:r>
        <w:rPr>
          <w:w w:val="95"/>
        </w:rPr>
        <w:t>no</w:t>
      </w:r>
      <w:r>
        <w:rPr>
          <w:spacing w:val="15"/>
          <w:w w:val="95"/>
        </w:rPr>
        <w:t xml:space="preserve"> </w:t>
      </w:r>
      <w:r>
        <w:rPr>
          <w:w w:val="95"/>
        </w:rPr>
        <w:t>cost</w:t>
      </w:r>
      <w:r>
        <w:rPr>
          <w:spacing w:val="16"/>
          <w:w w:val="95"/>
        </w:rPr>
        <w:t xml:space="preserve"> </w:t>
      </w:r>
      <w:r>
        <w:rPr>
          <w:w w:val="95"/>
        </w:rPr>
        <w:t>to</w:t>
      </w:r>
      <w:r>
        <w:rPr>
          <w:spacing w:val="14"/>
          <w:w w:val="95"/>
        </w:rPr>
        <w:t xml:space="preserve"> </w:t>
      </w:r>
      <w:r>
        <w:rPr>
          <w:w w:val="95"/>
        </w:rPr>
        <w:t>authors</w:t>
      </w:r>
      <w:r>
        <w:rPr>
          <w:spacing w:val="16"/>
          <w:w w:val="95"/>
        </w:rPr>
        <w:t xml:space="preserve"> </w:t>
      </w:r>
      <w:r>
        <w:rPr>
          <w:w w:val="95"/>
        </w:rPr>
        <w:t>publishing</w:t>
      </w:r>
      <w:r>
        <w:rPr>
          <w:spacing w:val="16"/>
          <w:w w:val="95"/>
        </w:rPr>
        <w:t xml:space="preserve"> </w:t>
      </w:r>
      <w:r>
        <w:rPr>
          <w:w w:val="95"/>
        </w:rPr>
        <w:t>in</w:t>
      </w:r>
    </w:p>
    <w:p w14:paraId="336E3A27" w14:textId="645239DC" w:rsidR="00BB4C49" w:rsidRDefault="00DC0BFC">
      <w:pPr>
        <w:pStyle w:val="BodyText"/>
        <w:spacing w:before="154"/>
        <w:ind w:left="110"/>
      </w:pPr>
      <w:proofErr w:type="gramStart"/>
      <w:r>
        <w:rPr>
          <w:rFonts w:ascii="Trebuchet MS"/>
          <w:sz w:val="12"/>
        </w:rPr>
        <w:t>103</w:t>
      </w:r>
      <w:proofErr w:type="gramEnd"/>
      <w:r>
        <w:rPr>
          <w:rFonts w:ascii="Trebuchet MS"/>
          <w:sz w:val="12"/>
        </w:rPr>
        <w:t xml:space="preserve">    </w:t>
      </w:r>
      <w:r>
        <w:rPr>
          <w:rFonts w:ascii="Trebuchet MS"/>
          <w:spacing w:val="19"/>
          <w:sz w:val="12"/>
        </w:rPr>
        <w:t xml:space="preserve"> </w:t>
      </w:r>
      <w:r>
        <w:rPr>
          <w:spacing w:val="-1"/>
        </w:rPr>
        <w:t>the</w:t>
      </w:r>
      <w:r>
        <w:rPr>
          <w:spacing w:val="-9"/>
        </w:rPr>
        <w:t xml:space="preserve"> </w:t>
      </w:r>
      <w:r>
        <w:rPr>
          <w:spacing w:val="-1"/>
        </w:rPr>
        <w:t>Parent</w:t>
      </w:r>
      <w:r>
        <w:rPr>
          <w:spacing w:val="-10"/>
        </w:rPr>
        <w:t xml:space="preserve"> </w:t>
      </w:r>
      <w:ins w:id="184" w:author="Smith,Audrey Culver" w:date="2021-02-22T14:21:00Z">
        <w:r w:rsidR="00CC2EFD">
          <w:rPr>
            <w:spacing w:val="-1"/>
          </w:rPr>
          <w:t>j</w:t>
        </w:r>
      </w:ins>
      <w:del w:id="185" w:author="Smith,Audrey Culver" w:date="2021-02-22T14:21:00Z">
        <w:r w:rsidDel="00CC2EFD">
          <w:rPr>
            <w:spacing w:val="-1"/>
          </w:rPr>
          <w:delText>J</w:delText>
        </w:r>
      </w:del>
      <w:r>
        <w:rPr>
          <w:spacing w:val="-1"/>
        </w:rPr>
        <w:t>ournal</w:t>
      </w:r>
      <w:r>
        <w:rPr>
          <w:spacing w:val="-9"/>
        </w:rPr>
        <w:t xml:space="preserve"> </w:t>
      </w:r>
      <w:r>
        <w:t>unless</w:t>
      </w:r>
      <w:r>
        <w:rPr>
          <w:spacing w:val="-10"/>
        </w:rPr>
        <w:t xml:space="preserve"> </w:t>
      </w:r>
      <w:r>
        <w:t>they</w:t>
      </w:r>
      <w:r>
        <w:rPr>
          <w:spacing w:val="-10"/>
        </w:rPr>
        <w:t xml:space="preserve"> </w:t>
      </w:r>
      <w:r>
        <w:t>want</w:t>
      </w:r>
      <w:r>
        <w:rPr>
          <w:spacing w:val="-9"/>
        </w:rPr>
        <w:t xml:space="preserve"> </w:t>
      </w:r>
      <w:r>
        <w:t>their</w:t>
      </w:r>
      <w:r>
        <w:rPr>
          <w:spacing w:val="-10"/>
        </w:rPr>
        <w:t xml:space="preserve"> </w:t>
      </w:r>
      <w:r>
        <w:t>article</w:t>
      </w:r>
      <w:r>
        <w:rPr>
          <w:spacing w:val="-10"/>
        </w:rPr>
        <w:t xml:space="preserve"> </w:t>
      </w:r>
      <w:r>
        <w:t>to</w:t>
      </w:r>
      <w:r>
        <w:rPr>
          <w:spacing w:val="-9"/>
        </w:rPr>
        <w:t xml:space="preserve"> </w:t>
      </w:r>
      <w:r>
        <w:t>be</w:t>
      </w:r>
      <w:r>
        <w:rPr>
          <w:spacing w:val="-10"/>
        </w:rPr>
        <w:t xml:space="preserve"> </w:t>
      </w:r>
      <w:r>
        <w:t>open</w:t>
      </w:r>
      <w:r>
        <w:rPr>
          <w:spacing w:val="-9"/>
        </w:rPr>
        <w:t xml:space="preserve"> </w:t>
      </w:r>
      <w:r>
        <w:t>access;</w:t>
      </w:r>
      <w:r>
        <w:rPr>
          <w:spacing w:val="-10"/>
        </w:rPr>
        <w:t xml:space="preserve"> </w:t>
      </w:r>
      <w:r>
        <w:t>the</w:t>
      </w:r>
      <w:r>
        <w:rPr>
          <w:spacing w:val="-9"/>
        </w:rPr>
        <w:t xml:space="preserve"> </w:t>
      </w:r>
      <w:r>
        <w:t>APC</w:t>
      </w:r>
      <w:r>
        <w:rPr>
          <w:spacing w:val="-9"/>
        </w:rPr>
        <w:t xml:space="preserve"> </w:t>
      </w:r>
      <w:r>
        <w:t>for</w:t>
      </w:r>
      <w:r>
        <w:rPr>
          <w:spacing w:val="-10"/>
        </w:rPr>
        <w:t xml:space="preserve"> </w:t>
      </w:r>
      <w:r>
        <w:t>doing</w:t>
      </w:r>
      <w:r>
        <w:rPr>
          <w:spacing w:val="-10"/>
        </w:rPr>
        <w:t xml:space="preserve"> </w:t>
      </w:r>
      <w:r>
        <w:t>so</w:t>
      </w:r>
      <w:r>
        <w:rPr>
          <w:spacing w:val="-9"/>
        </w:rPr>
        <w:t xml:space="preserve"> </w:t>
      </w:r>
      <w:r>
        <w:t>is</w:t>
      </w:r>
    </w:p>
    <w:p w14:paraId="26B9C822" w14:textId="77777777" w:rsidR="00BB4C49" w:rsidRDefault="00DC0BFC">
      <w:pPr>
        <w:pStyle w:val="BodyText"/>
        <w:spacing w:before="155"/>
        <w:ind w:left="110"/>
      </w:pPr>
      <w:r>
        <w:rPr>
          <w:rFonts w:ascii="Trebuchet MS"/>
          <w:sz w:val="12"/>
        </w:rPr>
        <w:t xml:space="preserve">104    </w:t>
      </w:r>
      <w:r>
        <w:rPr>
          <w:rFonts w:ascii="Trebuchet MS"/>
          <w:spacing w:val="19"/>
          <w:sz w:val="12"/>
        </w:rPr>
        <w:t xml:space="preserve"> </w:t>
      </w:r>
      <w:r>
        <w:t>identical</w:t>
      </w:r>
      <w:r>
        <w:rPr>
          <w:spacing w:val="-8"/>
        </w:rPr>
        <w:t xml:space="preserve"> </w:t>
      </w:r>
      <w:r>
        <w:t>to</w:t>
      </w:r>
      <w:r>
        <w:rPr>
          <w:spacing w:val="-8"/>
        </w:rPr>
        <w:t xml:space="preserve"> </w:t>
      </w:r>
      <w:r>
        <w:t>that</w:t>
      </w:r>
      <w:r>
        <w:rPr>
          <w:spacing w:val="-8"/>
        </w:rPr>
        <w:t xml:space="preserve"> </w:t>
      </w:r>
      <w:r>
        <w:t>charged</w:t>
      </w:r>
      <w:r>
        <w:rPr>
          <w:spacing w:val="-7"/>
        </w:rPr>
        <w:t xml:space="preserve"> </w:t>
      </w:r>
      <w:r>
        <w:t>by</w:t>
      </w:r>
      <w:r>
        <w:rPr>
          <w:spacing w:val="-8"/>
        </w:rPr>
        <w:t xml:space="preserve"> </w:t>
      </w:r>
      <w:r>
        <w:t>the</w:t>
      </w:r>
      <w:r>
        <w:rPr>
          <w:spacing w:val="-8"/>
        </w:rPr>
        <w:t xml:space="preserve"> </w:t>
      </w:r>
      <w:r>
        <w:t>corresponding</w:t>
      </w:r>
      <w:r>
        <w:rPr>
          <w:spacing w:val="-7"/>
        </w:rPr>
        <w:t xml:space="preserve"> </w:t>
      </w:r>
      <w:r>
        <w:t>Mirror</w:t>
      </w:r>
      <w:r>
        <w:rPr>
          <w:spacing w:val="-9"/>
        </w:rPr>
        <w:t xml:space="preserve"> </w:t>
      </w:r>
      <w:r>
        <w:t>journal</w:t>
      </w:r>
      <w:r>
        <w:rPr>
          <w:spacing w:val="-8"/>
        </w:rPr>
        <w:t xml:space="preserve"> </w:t>
      </w:r>
      <w:r>
        <w:t>(median</w:t>
      </w:r>
      <w:r>
        <w:rPr>
          <w:spacing w:val="-7"/>
        </w:rPr>
        <w:t xml:space="preserve"> </w:t>
      </w:r>
      <w:r>
        <w:t>=</w:t>
      </w:r>
      <w:r>
        <w:rPr>
          <w:spacing w:val="-9"/>
        </w:rPr>
        <w:t xml:space="preserve"> </w:t>
      </w:r>
      <w:r>
        <w:t>$2600,</w:t>
      </w:r>
      <w:r>
        <w:rPr>
          <w:spacing w:val="-8"/>
        </w:rPr>
        <w:t xml:space="preserve"> </w:t>
      </w:r>
      <w:r>
        <w:t>range</w:t>
      </w:r>
      <w:r>
        <w:rPr>
          <w:spacing w:val="-7"/>
        </w:rPr>
        <w:t xml:space="preserve"> </w:t>
      </w:r>
      <w:r>
        <w:t>=</w:t>
      </w:r>
    </w:p>
    <w:p w14:paraId="403F824A" w14:textId="5B9DF93A" w:rsidR="00BB4C49" w:rsidRDefault="00DC0BFC">
      <w:pPr>
        <w:pStyle w:val="BodyText"/>
        <w:spacing w:before="154"/>
        <w:ind w:left="110"/>
      </w:pPr>
      <w:r>
        <w:rPr>
          <w:rFonts w:ascii="Trebuchet MS" w:hAnsi="Trebuchet MS"/>
          <w:sz w:val="12"/>
        </w:rPr>
        <w:t xml:space="preserve">105    </w:t>
      </w:r>
      <w:r>
        <w:rPr>
          <w:rFonts w:ascii="Trebuchet MS" w:hAnsi="Trebuchet MS"/>
          <w:spacing w:val="19"/>
          <w:sz w:val="12"/>
        </w:rPr>
        <w:t xml:space="preserve"> </w:t>
      </w:r>
      <w:r>
        <w:rPr>
          <w:spacing w:val="-2"/>
        </w:rPr>
        <w:t>$1318–$3750,</w:t>
      </w:r>
      <w:r>
        <w:rPr>
          <w:spacing w:val="-9"/>
        </w:rPr>
        <w:t xml:space="preserve"> </w:t>
      </w:r>
      <w:r>
        <w:rPr>
          <w:spacing w:val="-2"/>
        </w:rPr>
        <w:t>Table</w:t>
      </w:r>
      <w:r>
        <w:rPr>
          <w:spacing w:val="-9"/>
        </w:rPr>
        <w:t xml:space="preserve"> </w:t>
      </w:r>
      <w:r>
        <w:rPr>
          <w:spacing w:val="-2"/>
        </w:rPr>
        <w:t>1).</w:t>
      </w:r>
      <w:r>
        <w:rPr>
          <w:spacing w:val="8"/>
        </w:rPr>
        <w:t xml:space="preserve"> </w:t>
      </w:r>
      <w:r>
        <w:rPr>
          <w:spacing w:val="-2"/>
        </w:rPr>
        <w:t>Mirror</w:t>
      </w:r>
      <w:r>
        <w:rPr>
          <w:spacing w:val="-9"/>
        </w:rPr>
        <w:t xml:space="preserve"> </w:t>
      </w:r>
      <w:r>
        <w:rPr>
          <w:spacing w:val="-2"/>
        </w:rPr>
        <w:t>and</w:t>
      </w:r>
      <w:r>
        <w:rPr>
          <w:spacing w:val="-9"/>
        </w:rPr>
        <w:t xml:space="preserve"> </w:t>
      </w:r>
      <w:r>
        <w:rPr>
          <w:spacing w:val="-2"/>
        </w:rPr>
        <w:t>Parent</w:t>
      </w:r>
      <w:r>
        <w:rPr>
          <w:spacing w:val="-9"/>
        </w:rPr>
        <w:t xml:space="preserve"> </w:t>
      </w:r>
      <w:r>
        <w:rPr>
          <w:spacing w:val="-1"/>
        </w:rPr>
        <w:t>journals</w:t>
      </w:r>
      <w:r>
        <w:rPr>
          <w:spacing w:val="-9"/>
        </w:rPr>
        <w:t xml:space="preserve"> </w:t>
      </w:r>
      <w:r>
        <w:rPr>
          <w:spacing w:val="-1"/>
        </w:rPr>
        <w:t>are</w:t>
      </w:r>
      <w:r>
        <w:rPr>
          <w:spacing w:val="-9"/>
        </w:rPr>
        <w:t xml:space="preserve"> </w:t>
      </w:r>
      <w:proofErr w:type="gramStart"/>
      <w:r>
        <w:rPr>
          <w:spacing w:val="-1"/>
        </w:rPr>
        <w:t>cross-promoted</w:t>
      </w:r>
      <w:proofErr w:type="gramEnd"/>
      <w:r>
        <w:rPr>
          <w:spacing w:val="-9"/>
        </w:rPr>
        <w:t xml:space="preserve"> </w:t>
      </w:r>
      <w:r>
        <w:rPr>
          <w:spacing w:val="-1"/>
        </w:rPr>
        <w:t>on</w:t>
      </w:r>
      <w:r>
        <w:rPr>
          <w:spacing w:val="-9"/>
        </w:rPr>
        <w:t xml:space="preserve"> </w:t>
      </w:r>
      <w:proofErr w:type="spellStart"/>
      <w:r>
        <w:rPr>
          <w:spacing w:val="-1"/>
        </w:rPr>
        <w:t>each</w:t>
      </w:r>
      <w:r>
        <w:rPr>
          <w:spacing w:val="-9"/>
        </w:rPr>
        <w:t xml:space="preserve"> </w:t>
      </w:r>
      <w:r>
        <w:rPr>
          <w:spacing w:val="-1"/>
        </w:rPr>
        <w:t>others</w:t>
      </w:r>
      <w:ins w:id="186" w:author="Smith,Audrey Culver" w:date="2021-02-22T14:34:00Z">
        <w:r w:rsidR="000A4865">
          <w:rPr>
            <w:spacing w:val="-1"/>
          </w:rPr>
          <w:t>’</w:t>
        </w:r>
      </w:ins>
      <w:proofErr w:type="spellEnd"/>
    </w:p>
    <w:p w14:paraId="5F7624BA" w14:textId="77777777" w:rsidR="00BB4C49" w:rsidRDefault="00DC0BFC">
      <w:pPr>
        <w:pStyle w:val="BodyText"/>
        <w:spacing w:before="154"/>
        <w:ind w:left="110"/>
      </w:pPr>
      <w:proofErr w:type="gramStart"/>
      <w:r>
        <w:rPr>
          <w:rFonts w:ascii="Trebuchet MS"/>
          <w:sz w:val="12"/>
        </w:rPr>
        <w:t>106</w:t>
      </w:r>
      <w:proofErr w:type="gramEnd"/>
      <w:r>
        <w:rPr>
          <w:rFonts w:ascii="Trebuchet MS"/>
          <w:sz w:val="12"/>
        </w:rPr>
        <w:t xml:space="preserve">    </w:t>
      </w:r>
      <w:r>
        <w:rPr>
          <w:rFonts w:ascii="Trebuchet MS"/>
          <w:spacing w:val="11"/>
          <w:sz w:val="12"/>
        </w:rPr>
        <w:t xml:space="preserve"> </w:t>
      </w:r>
      <w:r>
        <w:rPr>
          <w:w w:val="95"/>
        </w:rPr>
        <w:t>websites,</w:t>
      </w:r>
      <w:r>
        <w:rPr>
          <w:spacing w:val="10"/>
          <w:w w:val="95"/>
        </w:rPr>
        <w:t xml:space="preserve"> </w:t>
      </w:r>
      <w:r>
        <w:rPr>
          <w:w w:val="95"/>
        </w:rPr>
        <w:t>as</w:t>
      </w:r>
      <w:r>
        <w:rPr>
          <w:spacing w:val="11"/>
          <w:w w:val="95"/>
        </w:rPr>
        <w:t xml:space="preserve"> </w:t>
      </w:r>
      <w:r>
        <w:rPr>
          <w:w w:val="95"/>
        </w:rPr>
        <w:t>are</w:t>
      </w:r>
      <w:r>
        <w:rPr>
          <w:spacing w:val="11"/>
          <w:w w:val="95"/>
        </w:rPr>
        <w:t xml:space="preserve"> </w:t>
      </w:r>
      <w:r>
        <w:rPr>
          <w:w w:val="95"/>
        </w:rPr>
        <w:t>the</w:t>
      </w:r>
      <w:r>
        <w:rPr>
          <w:spacing w:val="11"/>
          <w:w w:val="95"/>
        </w:rPr>
        <w:t xml:space="preserve"> </w:t>
      </w:r>
      <w:r>
        <w:rPr>
          <w:w w:val="95"/>
        </w:rPr>
        <w:t>publishers</w:t>
      </w:r>
      <w:r>
        <w:rPr>
          <w:spacing w:val="11"/>
          <w:w w:val="95"/>
        </w:rPr>
        <w:t xml:space="preserve"> </w:t>
      </w:r>
      <w:r>
        <w:rPr>
          <w:w w:val="95"/>
        </w:rPr>
        <w:t>APC</w:t>
      </w:r>
      <w:r>
        <w:rPr>
          <w:spacing w:val="10"/>
          <w:w w:val="95"/>
        </w:rPr>
        <w:t xml:space="preserve"> </w:t>
      </w:r>
      <w:r>
        <w:rPr>
          <w:w w:val="95"/>
        </w:rPr>
        <w:t>waiver</w:t>
      </w:r>
      <w:r>
        <w:rPr>
          <w:spacing w:val="11"/>
          <w:w w:val="95"/>
        </w:rPr>
        <w:t xml:space="preserve"> </w:t>
      </w:r>
      <w:r>
        <w:rPr>
          <w:w w:val="95"/>
        </w:rPr>
        <w:t>policies.</w:t>
      </w:r>
    </w:p>
    <w:p w14:paraId="526BD739" w14:textId="77777777" w:rsidR="00BB4C49" w:rsidRDefault="00DC0BFC">
      <w:pPr>
        <w:pStyle w:val="BodyText"/>
        <w:tabs>
          <w:tab w:val="left" w:pos="1075"/>
        </w:tabs>
        <w:spacing w:before="155"/>
        <w:ind w:left="110"/>
      </w:pPr>
      <w:r>
        <w:rPr>
          <w:rFonts w:ascii="Trebuchet MS" w:hAnsi="Trebuchet MS"/>
          <w:sz w:val="12"/>
        </w:rPr>
        <w:t>107</w:t>
      </w:r>
      <w:r>
        <w:rPr>
          <w:rFonts w:ascii="Trebuchet MS" w:hAnsi="Trebuchet MS"/>
          <w:sz w:val="12"/>
        </w:rPr>
        <w:tab/>
      </w:r>
      <w:r>
        <w:rPr>
          <w:spacing w:val="-1"/>
        </w:rPr>
        <w:t>The</w:t>
      </w:r>
      <w:r>
        <w:rPr>
          <w:spacing w:val="-10"/>
        </w:rPr>
        <w:t xml:space="preserve"> </w:t>
      </w:r>
      <w:r>
        <w:rPr>
          <w:spacing w:val="-1"/>
        </w:rPr>
        <w:t>Parent-Mirror</w:t>
      </w:r>
      <w:r>
        <w:rPr>
          <w:spacing w:val="-10"/>
        </w:rPr>
        <w:t xml:space="preserve"> </w:t>
      </w:r>
      <w:r>
        <w:rPr>
          <w:spacing w:val="-1"/>
        </w:rPr>
        <w:t>system</w:t>
      </w:r>
      <w:r>
        <w:rPr>
          <w:spacing w:val="-10"/>
        </w:rPr>
        <w:t xml:space="preserve"> </w:t>
      </w:r>
      <w:r>
        <w:rPr>
          <w:spacing w:val="-1"/>
        </w:rPr>
        <w:t>is</w:t>
      </w:r>
      <w:r>
        <w:rPr>
          <w:spacing w:val="-9"/>
        </w:rPr>
        <w:t xml:space="preserve"> </w:t>
      </w:r>
      <w:r>
        <w:rPr>
          <w:spacing w:val="-1"/>
        </w:rPr>
        <w:t>an</w:t>
      </w:r>
      <w:r>
        <w:rPr>
          <w:spacing w:val="-10"/>
        </w:rPr>
        <w:t xml:space="preserve"> </w:t>
      </w:r>
      <w:r>
        <w:rPr>
          <w:spacing w:val="-1"/>
        </w:rPr>
        <w:t>ideal</w:t>
      </w:r>
      <w:r>
        <w:rPr>
          <w:spacing w:val="-9"/>
        </w:rPr>
        <w:t xml:space="preserve"> </w:t>
      </w:r>
      <w:r>
        <w:rPr>
          <w:spacing w:val="-1"/>
        </w:rPr>
        <w:t>‘natural</w:t>
      </w:r>
      <w:r>
        <w:rPr>
          <w:spacing w:val="-9"/>
        </w:rPr>
        <w:t xml:space="preserve"> </w:t>
      </w:r>
      <w:r>
        <w:rPr>
          <w:spacing w:val="-1"/>
        </w:rPr>
        <w:t>experiment’</w:t>
      </w:r>
      <w:r>
        <w:rPr>
          <w:spacing w:val="-10"/>
        </w:rPr>
        <w:t xml:space="preserve"> </w:t>
      </w:r>
      <w:r>
        <w:rPr>
          <w:spacing w:val="-1"/>
        </w:rPr>
        <w:t>with</w:t>
      </w:r>
      <w:r>
        <w:rPr>
          <w:spacing w:val="-10"/>
        </w:rPr>
        <w:t xml:space="preserve"> </w:t>
      </w:r>
      <w:r>
        <w:rPr>
          <w:spacing w:val="-1"/>
        </w:rPr>
        <w:t>which</w:t>
      </w:r>
      <w:r>
        <w:rPr>
          <w:spacing w:val="-10"/>
        </w:rPr>
        <w:t xml:space="preserve"> </w:t>
      </w:r>
      <w:r>
        <w:rPr>
          <w:spacing w:val="-1"/>
        </w:rPr>
        <w:t>to</w:t>
      </w:r>
      <w:r>
        <w:rPr>
          <w:spacing w:val="-9"/>
        </w:rPr>
        <w:t xml:space="preserve"> </w:t>
      </w:r>
      <w:r>
        <w:rPr>
          <w:spacing w:val="-1"/>
        </w:rPr>
        <w:t>test</w:t>
      </w:r>
      <w:r>
        <w:rPr>
          <w:spacing w:val="-10"/>
        </w:rPr>
        <w:t xml:space="preserve"> </w:t>
      </w:r>
      <w:r>
        <w:rPr>
          <w:spacing w:val="-1"/>
        </w:rPr>
        <w:t>for</w:t>
      </w:r>
    </w:p>
    <w:p w14:paraId="0E2C95E1" w14:textId="77777777" w:rsidR="00BB4C49" w:rsidRDefault="00DC0BFC">
      <w:pPr>
        <w:pStyle w:val="BodyText"/>
        <w:spacing w:before="154"/>
        <w:ind w:left="110"/>
      </w:pPr>
      <w:r>
        <w:rPr>
          <w:rFonts w:ascii="Trebuchet MS"/>
          <w:sz w:val="12"/>
        </w:rPr>
        <w:t xml:space="preserve">108    </w:t>
      </w:r>
      <w:r>
        <w:rPr>
          <w:rFonts w:ascii="Trebuchet MS"/>
          <w:spacing w:val="19"/>
          <w:sz w:val="12"/>
        </w:rPr>
        <w:t xml:space="preserve"> </w:t>
      </w:r>
      <w:r>
        <w:rPr>
          <w:spacing w:val="-1"/>
        </w:rPr>
        <w:t>associations</w:t>
      </w:r>
      <w:r>
        <w:rPr>
          <w:spacing w:val="-9"/>
        </w:rPr>
        <w:t xml:space="preserve"> </w:t>
      </w:r>
      <w:r>
        <w:rPr>
          <w:spacing w:val="-1"/>
        </w:rPr>
        <w:t>between</w:t>
      </w:r>
      <w:r>
        <w:rPr>
          <w:spacing w:val="-9"/>
        </w:rPr>
        <w:t xml:space="preserve"> </w:t>
      </w:r>
      <w:r>
        <w:rPr>
          <w:spacing w:val="-1"/>
        </w:rPr>
        <w:t>APCs</w:t>
      </w:r>
      <w:r>
        <w:rPr>
          <w:spacing w:val="-9"/>
        </w:rPr>
        <w:t xml:space="preserve"> </w:t>
      </w:r>
      <w:r>
        <w:rPr>
          <w:spacing w:val="-1"/>
        </w:rPr>
        <w:t>and</w:t>
      </w:r>
      <w:r>
        <w:rPr>
          <w:spacing w:val="-10"/>
        </w:rPr>
        <w:t xml:space="preserve"> </w:t>
      </w:r>
      <w:r>
        <w:rPr>
          <w:spacing w:val="-1"/>
        </w:rPr>
        <w:t>author</w:t>
      </w:r>
      <w:r>
        <w:rPr>
          <w:spacing w:val="-9"/>
        </w:rPr>
        <w:t xml:space="preserve"> </w:t>
      </w:r>
      <w:r>
        <w:rPr>
          <w:spacing w:val="-1"/>
        </w:rPr>
        <w:t>diversity.</w:t>
      </w:r>
      <w:r>
        <w:rPr>
          <w:spacing w:val="8"/>
        </w:rPr>
        <w:t xml:space="preserve"> </w:t>
      </w:r>
      <w:r>
        <w:rPr>
          <w:spacing w:val="-1"/>
        </w:rPr>
        <w:t>First,</w:t>
      </w:r>
      <w:r>
        <w:rPr>
          <w:spacing w:val="-10"/>
        </w:rPr>
        <w:t xml:space="preserve"> </w:t>
      </w:r>
      <w:r>
        <w:rPr>
          <w:spacing w:val="-1"/>
        </w:rPr>
        <w:t>it</w:t>
      </w:r>
      <w:r>
        <w:rPr>
          <w:spacing w:val="-10"/>
        </w:rPr>
        <w:t xml:space="preserve"> </w:t>
      </w:r>
      <w:r>
        <w:rPr>
          <w:spacing w:val="-1"/>
        </w:rPr>
        <w:t>eliminates</w:t>
      </w:r>
      <w:r>
        <w:rPr>
          <w:spacing w:val="-9"/>
        </w:rPr>
        <w:t xml:space="preserve"> </w:t>
      </w:r>
      <w:r>
        <w:rPr>
          <w:spacing w:val="-1"/>
        </w:rPr>
        <w:t>three</w:t>
      </w:r>
      <w:r>
        <w:rPr>
          <w:spacing w:val="-9"/>
        </w:rPr>
        <w:t xml:space="preserve"> </w:t>
      </w:r>
      <w:r>
        <w:rPr>
          <w:spacing w:val="-1"/>
        </w:rPr>
        <w:t>of</w:t>
      </w:r>
      <w:r>
        <w:rPr>
          <w:spacing w:val="-9"/>
        </w:rPr>
        <w:t xml:space="preserve"> </w:t>
      </w:r>
      <w:r>
        <w:t>the</w:t>
      </w:r>
      <w:r>
        <w:rPr>
          <w:spacing w:val="-9"/>
        </w:rPr>
        <w:t xml:space="preserve"> </w:t>
      </w:r>
      <w:r>
        <w:t>major</w:t>
      </w:r>
    </w:p>
    <w:p w14:paraId="5F7E88FE" w14:textId="77777777" w:rsidR="00BB4C49" w:rsidRDefault="00DC0BFC">
      <w:pPr>
        <w:pStyle w:val="BodyText"/>
        <w:spacing w:before="155"/>
        <w:ind w:left="110"/>
      </w:pPr>
      <w:r>
        <w:rPr>
          <w:rFonts w:ascii="Trebuchet MS"/>
          <w:sz w:val="12"/>
        </w:rPr>
        <w:t xml:space="preserve">109    </w:t>
      </w:r>
      <w:r>
        <w:rPr>
          <w:rFonts w:ascii="Trebuchet MS"/>
          <w:spacing w:val="19"/>
          <w:sz w:val="12"/>
        </w:rPr>
        <w:t xml:space="preserve"> </w:t>
      </w:r>
      <w:r>
        <w:rPr>
          <w:w w:val="95"/>
        </w:rPr>
        <w:t>factors</w:t>
      </w:r>
      <w:r>
        <w:rPr>
          <w:spacing w:val="11"/>
          <w:w w:val="95"/>
        </w:rPr>
        <w:t xml:space="preserve"> </w:t>
      </w:r>
      <w:r>
        <w:rPr>
          <w:w w:val="95"/>
        </w:rPr>
        <w:t>that</w:t>
      </w:r>
      <w:r>
        <w:rPr>
          <w:spacing w:val="11"/>
          <w:w w:val="95"/>
        </w:rPr>
        <w:t xml:space="preserve"> </w:t>
      </w:r>
      <w:r>
        <w:rPr>
          <w:w w:val="95"/>
        </w:rPr>
        <w:t>have</w:t>
      </w:r>
      <w:r>
        <w:rPr>
          <w:spacing w:val="11"/>
          <w:w w:val="95"/>
        </w:rPr>
        <w:t xml:space="preserve"> </w:t>
      </w:r>
      <w:r>
        <w:rPr>
          <w:w w:val="95"/>
        </w:rPr>
        <w:t>hampered</w:t>
      </w:r>
      <w:r>
        <w:rPr>
          <w:spacing w:val="10"/>
          <w:w w:val="95"/>
        </w:rPr>
        <w:t xml:space="preserve"> </w:t>
      </w:r>
      <w:r>
        <w:rPr>
          <w:w w:val="95"/>
        </w:rPr>
        <w:t>prior</w:t>
      </w:r>
      <w:r>
        <w:rPr>
          <w:spacing w:val="10"/>
          <w:w w:val="95"/>
        </w:rPr>
        <w:t xml:space="preserve"> </w:t>
      </w:r>
      <w:r>
        <w:rPr>
          <w:w w:val="95"/>
        </w:rPr>
        <w:t>comparisons</w:t>
      </w:r>
      <w:r>
        <w:rPr>
          <w:spacing w:val="11"/>
          <w:w w:val="95"/>
        </w:rPr>
        <w:t xml:space="preserve"> </w:t>
      </w:r>
      <w:r>
        <w:rPr>
          <w:w w:val="95"/>
        </w:rPr>
        <w:t>of</w:t>
      </w:r>
      <w:r>
        <w:rPr>
          <w:spacing w:val="10"/>
          <w:w w:val="95"/>
        </w:rPr>
        <w:t xml:space="preserve"> </w:t>
      </w:r>
      <w:r>
        <w:rPr>
          <w:w w:val="95"/>
        </w:rPr>
        <w:t>OA</w:t>
      </w:r>
      <w:r>
        <w:rPr>
          <w:spacing w:val="10"/>
          <w:w w:val="95"/>
        </w:rPr>
        <w:t xml:space="preserve"> </w:t>
      </w:r>
      <w:r>
        <w:rPr>
          <w:w w:val="95"/>
        </w:rPr>
        <w:t>and</w:t>
      </w:r>
      <w:r>
        <w:rPr>
          <w:spacing w:val="10"/>
          <w:w w:val="95"/>
        </w:rPr>
        <w:t xml:space="preserve"> </w:t>
      </w:r>
      <w:r>
        <w:rPr>
          <w:w w:val="95"/>
        </w:rPr>
        <w:t>subscription</w:t>
      </w:r>
      <w:r>
        <w:rPr>
          <w:spacing w:val="11"/>
          <w:w w:val="95"/>
        </w:rPr>
        <w:t xml:space="preserve"> </w:t>
      </w:r>
      <w:r>
        <w:rPr>
          <w:w w:val="95"/>
        </w:rPr>
        <w:t>journals:</w:t>
      </w:r>
    </w:p>
    <w:p w14:paraId="145A5137" w14:textId="77777777" w:rsidR="00BB4C49" w:rsidRDefault="00DC0BFC">
      <w:pPr>
        <w:pStyle w:val="BodyText"/>
        <w:spacing w:before="154"/>
        <w:ind w:left="110"/>
      </w:pPr>
      <w:r>
        <w:rPr>
          <w:rFonts w:ascii="Trebuchet MS"/>
          <w:sz w:val="12"/>
        </w:rPr>
        <w:t xml:space="preserve">110    </w:t>
      </w:r>
      <w:r>
        <w:rPr>
          <w:rFonts w:ascii="Trebuchet MS"/>
          <w:spacing w:val="19"/>
          <w:sz w:val="12"/>
        </w:rPr>
        <w:t xml:space="preserve"> </w:t>
      </w:r>
      <w:r>
        <w:rPr>
          <w:w w:val="95"/>
        </w:rPr>
        <w:t>between-journal</w:t>
      </w:r>
      <w:r>
        <w:rPr>
          <w:spacing w:val="14"/>
          <w:w w:val="95"/>
        </w:rPr>
        <w:t xml:space="preserve"> </w:t>
      </w:r>
      <w:r>
        <w:rPr>
          <w:w w:val="95"/>
        </w:rPr>
        <w:t>di</w:t>
      </w:r>
      <w:r>
        <w:rPr>
          <w:rFonts w:ascii="Arial"/>
          <w:w w:val="95"/>
        </w:rPr>
        <w:t>ff</w:t>
      </w:r>
      <w:r>
        <w:rPr>
          <w:w w:val="95"/>
        </w:rPr>
        <w:t>erences</w:t>
      </w:r>
      <w:r>
        <w:rPr>
          <w:spacing w:val="14"/>
          <w:w w:val="95"/>
        </w:rPr>
        <w:t xml:space="preserve"> </w:t>
      </w:r>
      <w:r>
        <w:rPr>
          <w:w w:val="95"/>
        </w:rPr>
        <w:t>in</w:t>
      </w:r>
      <w:r>
        <w:rPr>
          <w:spacing w:val="14"/>
          <w:w w:val="95"/>
        </w:rPr>
        <w:t xml:space="preserve"> </w:t>
      </w:r>
      <w:r>
        <w:rPr>
          <w:w w:val="95"/>
        </w:rPr>
        <w:t>aims</w:t>
      </w:r>
      <w:r>
        <w:rPr>
          <w:spacing w:val="15"/>
          <w:w w:val="95"/>
        </w:rPr>
        <w:t xml:space="preserve"> </w:t>
      </w:r>
      <w:r>
        <w:rPr>
          <w:w w:val="95"/>
        </w:rPr>
        <w:t>and</w:t>
      </w:r>
      <w:r>
        <w:rPr>
          <w:spacing w:val="13"/>
          <w:w w:val="95"/>
        </w:rPr>
        <w:t xml:space="preserve"> </w:t>
      </w:r>
      <w:r>
        <w:rPr>
          <w:w w:val="95"/>
        </w:rPr>
        <w:t>scope,</w:t>
      </w:r>
      <w:r>
        <w:rPr>
          <w:spacing w:val="15"/>
          <w:w w:val="95"/>
        </w:rPr>
        <w:t xml:space="preserve"> </w:t>
      </w:r>
      <w:r>
        <w:rPr>
          <w:w w:val="95"/>
        </w:rPr>
        <w:t>potential</w:t>
      </w:r>
      <w:r>
        <w:rPr>
          <w:spacing w:val="13"/>
          <w:w w:val="95"/>
        </w:rPr>
        <w:t xml:space="preserve"> </w:t>
      </w:r>
      <w:r>
        <w:rPr>
          <w:w w:val="95"/>
        </w:rPr>
        <w:t>author</w:t>
      </w:r>
      <w:r>
        <w:rPr>
          <w:spacing w:val="14"/>
          <w:w w:val="95"/>
        </w:rPr>
        <w:t xml:space="preserve"> </w:t>
      </w:r>
      <w:r>
        <w:rPr>
          <w:w w:val="95"/>
        </w:rPr>
        <w:t>base,</w:t>
      </w:r>
      <w:r>
        <w:rPr>
          <w:spacing w:val="14"/>
          <w:w w:val="95"/>
        </w:rPr>
        <w:t xml:space="preserve"> </w:t>
      </w:r>
      <w:r>
        <w:rPr>
          <w:w w:val="95"/>
        </w:rPr>
        <w:t>and</w:t>
      </w:r>
      <w:r>
        <w:rPr>
          <w:spacing w:val="14"/>
          <w:w w:val="95"/>
        </w:rPr>
        <w:t xml:space="preserve"> </w:t>
      </w:r>
      <w:r>
        <w:rPr>
          <w:w w:val="95"/>
        </w:rPr>
        <w:t>the</w:t>
      </w:r>
      <w:r>
        <w:rPr>
          <w:spacing w:val="15"/>
          <w:w w:val="95"/>
        </w:rPr>
        <w:t xml:space="preserve"> </w:t>
      </w:r>
      <w:r>
        <w:rPr>
          <w:w w:val="95"/>
        </w:rPr>
        <w:t>editorial</w:t>
      </w:r>
    </w:p>
    <w:p w14:paraId="67EA75C2" w14:textId="77777777" w:rsidR="00BB4C49" w:rsidRDefault="00DC0BFC">
      <w:pPr>
        <w:pStyle w:val="BodyText"/>
        <w:spacing w:before="154"/>
        <w:ind w:left="110"/>
      </w:pPr>
      <w:r>
        <w:rPr>
          <w:rFonts w:ascii="Trebuchet MS"/>
          <w:sz w:val="12"/>
        </w:rPr>
        <w:t xml:space="preserve">111    </w:t>
      </w:r>
      <w:r>
        <w:rPr>
          <w:rFonts w:ascii="Trebuchet MS"/>
          <w:spacing w:val="19"/>
          <w:sz w:val="12"/>
        </w:rPr>
        <w:t xml:space="preserve"> </w:t>
      </w:r>
      <w:r>
        <w:rPr>
          <w:w w:val="95"/>
        </w:rPr>
        <w:t>process</w:t>
      </w:r>
      <w:r>
        <w:rPr>
          <w:spacing w:val="10"/>
          <w:w w:val="95"/>
        </w:rPr>
        <w:t xml:space="preserve"> </w:t>
      </w:r>
      <w:r>
        <w:rPr>
          <w:w w:val="95"/>
        </w:rPr>
        <w:t>and</w:t>
      </w:r>
      <w:r>
        <w:rPr>
          <w:spacing w:val="10"/>
          <w:w w:val="95"/>
        </w:rPr>
        <w:t xml:space="preserve"> </w:t>
      </w:r>
      <w:r>
        <w:rPr>
          <w:w w:val="95"/>
        </w:rPr>
        <w:t>criteria</w:t>
      </w:r>
      <w:r>
        <w:rPr>
          <w:spacing w:val="9"/>
          <w:w w:val="95"/>
        </w:rPr>
        <w:t xml:space="preserve"> </w:t>
      </w:r>
      <w:r>
        <w:rPr>
          <w:w w:val="95"/>
        </w:rPr>
        <w:t>with</w:t>
      </w:r>
      <w:r>
        <w:rPr>
          <w:spacing w:val="9"/>
          <w:w w:val="95"/>
        </w:rPr>
        <w:t xml:space="preserve"> </w:t>
      </w:r>
      <w:r>
        <w:rPr>
          <w:w w:val="95"/>
        </w:rPr>
        <w:t>which</w:t>
      </w:r>
      <w:r>
        <w:rPr>
          <w:spacing w:val="9"/>
          <w:w w:val="95"/>
        </w:rPr>
        <w:t xml:space="preserve"> </w:t>
      </w:r>
      <w:r>
        <w:rPr>
          <w:w w:val="95"/>
        </w:rPr>
        <w:t>manuscripts</w:t>
      </w:r>
      <w:r>
        <w:rPr>
          <w:spacing w:val="10"/>
          <w:w w:val="95"/>
        </w:rPr>
        <w:t xml:space="preserve"> </w:t>
      </w:r>
      <w:r>
        <w:rPr>
          <w:w w:val="95"/>
        </w:rPr>
        <w:t>are</w:t>
      </w:r>
      <w:r>
        <w:rPr>
          <w:spacing w:val="10"/>
          <w:w w:val="95"/>
        </w:rPr>
        <w:t xml:space="preserve"> </w:t>
      </w:r>
      <w:r>
        <w:rPr>
          <w:w w:val="95"/>
        </w:rPr>
        <w:t>evaluated.</w:t>
      </w:r>
      <w:r>
        <w:rPr>
          <w:spacing w:val="32"/>
          <w:w w:val="95"/>
        </w:rPr>
        <w:t xml:space="preserve"> </w:t>
      </w:r>
      <w:r>
        <w:rPr>
          <w:w w:val="95"/>
        </w:rPr>
        <w:t>Indeed,</w:t>
      </w:r>
      <w:r>
        <w:rPr>
          <w:spacing w:val="9"/>
          <w:w w:val="95"/>
        </w:rPr>
        <w:t xml:space="preserve"> </w:t>
      </w:r>
      <w:r>
        <w:rPr>
          <w:w w:val="95"/>
        </w:rPr>
        <w:t>several</w:t>
      </w:r>
      <w:r>
        <w:rPr>
          <w:spacing w:val="9"/>
          <w:w w:val="95"/>
        </w:rPr>
        <w:t xml:space="preserve"> </w:t>
      </w:r>
      <w:r>
        <w:rPr>
          <w:w w:val="95"/>
        </w:rPr>
        <w:t>of</w:t>
      </w:r>
      <w:r>
        <w:rPr>
          <w:spacing w:val="9"/>
          <w:w w:val="95"/>
        </w:rPr>
        <w:t xml:space="preserve"> </w:t>
      </w:r>
      <w:r>
        <w:rPr>
          <w:w w:val="95"/>
        </w:rPr>
        <w:t>the</w:t>
      </w:r>
      <w:r>
        <w:rPr>
          <w:spacing w:val="10"/>
          <w:w w:val="95"/>
        </w:rPr>
        <w:t xml:space="preserve"> </w:t>
      </w:r>
      <w:r>
        <w:rPr>
          <w:w w:val="95"/>
        </w:rPr>
        <w:t>journal</w:t>
      </w:r>
    </w:p>
    <w:p w14:paraId="28B477F5" w14:textId="77777777" w:rsidR="00BB4C49" w:rsidRDefault="00DC0BFC">
      <w:pPr>
        <w:pStyle w:val="BodyText"/>
        <w:spacing w:before="155"/>
        <w:ind w:left="110"/>
      </w:pPr>
      <w:r>
        <w:rPr>
          <w:rFonts w:ascii="Trebuchet MS"/>
          <w:sz w:val="12"/>
        </w:rPr>
        <w:t xml:space="preserve">112    </w:t>
      </w:r>
      <w:r>
        <w:rPr>
          <w:rFonts w:ascii="Trebuchet MS"/>
          <w:spacing w:val="11"/>
          <w:sz w:val="12"/>
        </w:rPr>
        <w:t xml:space="preserve"> </w:t>
      </w:r>
      <w:r>
        <w:rPr>
          <w:w w:val="95"/>
        </w:rPr>
        <w:t>websites</w:t>
      </w:r>
      <w:r>
        <w:rPr>
          <w:spacing w:val="7"/>
          <w:w w:val="95"/>
        </w:rPr>
        <w:t xml:space="preserve"> </w:t>
      </w:r>
      <w:r>
        <w:rPr>
          <w:w w:val="95"/>
        </w:rPr>
        <w:t>emphasize</w:t>
      </w:r>
      <w:r>
        <w:rPr>
          <w:spacing w:val="7"/>
          <w:w w:val="95"/>
        </w:rPr>
        <w:t xml:space="preserve"> </w:t>
      </w:r>
      <w:r>
        <w:rPr>
          <w:w w:val="95"/>
        </w:rPr>
        <w:t>that</w:t>
      </w:r>
      <w:r>
        <w:rPr>
          <w:spacing w:val="7"/>
          <w:w w:val="95"/>
        </w:rPr>
        <w:t xml:space="preserve"> </w:t>
      </w:r>
      <w:r>
        <w:rPr>
          <w:w w:val="95"/>
        </w:rPr>
        <w:t>articles</w:t>
      </w:r>
      <w:r>
        <w:rPr>
          <w:spacing w:val="7"/>
          <w:w w:val="95"/>
        </w:rPr>
        <w:t xml:space="preserve"> </w:t>
      </w:r>
      <w:r>
        <w:rPr>
          <w:w w:val="95"/>
        </w:rPr>
        <w:t>are</w:t>
      </w:r>
      <w:r>
        <w:rPr>
          <w:spacing w:val="7"/>
          <w:w w:val="95"/>
        </w:rPr>
        <w:t xml:space="preserve"> </w:t>
      </w:r>
      <w:r>
        <w:rPr>
          <w:w w:val="95"/>
        </w:rPr>
        <w:t>processed</w:t>
      </w:r>
      <w:r>
        <w:rPr>
          <w:spacing w:val="8"/>
          <w:w w:val="95"/>
        </w:rPr>
        <w:t xml:space="preserve"> </w:t>
      </w:r>
      <w:r>
        <w:rPr>
          <w:w w:val="95"/>
        </w:rPr>
        <w:t>with</w:t>
      </w:r>
      <w:r>
        <w:rPr>
          <w:spacing w:val="6"/>
          <w:w w:val="95"/>
        </w:rPr>
        <w:t xml:space="preserve"> </w:t>
      </w:r>
      <w:r>
        <w:rPr>
          <w:w w:val="95"/>
        </w:rPr>
        <w:t>neither</w:t>
      </w:r>
      <w:r>
        <w:rPr>
          <w:spacing w:val="6"/>
          <w:w w:val="95"/>
        </w:rPr>
        <w:t xml:space="preserve"> </w:t>
      </w:r>
      <w:r>
        <w:rPr>
          <w:w w:val="95"/>
        </w:rPr>
        <w:t>editors</w:t>
      </w:r>
      <w:r>
        <w:rPr>
          <w:spacing w:val="7"/>
          <w:w w:val="95"/>
        </w:rPr>
        <w:t xml:space="preserve"> </w:t>
      </w:r>
      <w:r>
        <w:rPr>
          <w:w w:val="95"/>
        </w:rPr>
        <w:t>nor</w:t>
      </w:r>
      <w:r>
        <w:rPr>
          <w:spacing w:val="6"/>
          <w:w w:val="95"/>
        </w:rPr>
        <w:t xml:space="preserve"> </w:t>
      </w:r>
      <w:r>
        <w:rPr>
          <w:w w:val="95"/>
        </w:rPr>
        <w:t>referees</w:t>
      </w:r>
      <w:r>
        <w:rPr>
          <w:spacing w:val="7"/>
          <w:w w:val="95"/>
        </w:rPr>
        <w:t xml:space="preserve"> </w:t>
      </w:r>
      <w:r>
        <w:rPr>
          <w:w w:val="95"/>
        </w:rPr>
        <w:t>aware</w:t>
      </w:r>
      <w:r>
        <w:rPr>
          <w:spacing w:val="7"/>
          <w:w w:val="95"/>
        </w:rPr>
        <w:t xml:space="preserve"> </w:t>
      </w:r>
      <w:r>
        <w:rPr>
          <w:w w:val="95"/>
        </w:rPr>
        <w:t>of</w:t>
      </w:r>
    </w:p>
    <w:p w14:paraId="2E6ABBBC" w14:textId="77777777" w:rsidR="00BB4C49" w:rsidRDefault="00DC0BFC">
      <w:pPr>
        <w:pStyle w:val="BodyText"/>
        <w:spacing w:before="154"/>
        <w:ind w:left="110"/>
      </w:pPr>
      <w:r>
        <w:rPr>
          <w:rFonts w:ascii="Trebuchet MS"/>
          <w:sz w:val="12"/>
        </w:rPr>
        <w:t xml:space="preserve">113    </w:t>
      </w:r>
      <w:r>
        <w:rPr>
          <w:rFonts w:ascii="Trebuchet MS"/>
          <w:spacing w:val="11"/>
          <w:sz w:val="12"/>
        </w:rPr>
        <w:t xml:space="preserve"> </w:t>
      </w:r>
      <w:r>
        <w:rPr>
          <w:spacing w:val="-2"/>
        </w:rPr>
        <w:t>whether</w:t>
      </w:r>
      <w:r>
        <w:rPr>
          <w:spacing w:val="-10"/>
        </w:rPr>
        <w:t xml:space="preserve"> </w:t>
      </w:r>
      <w:r>
        <w:rPr>
          <w:spacing w:val="-2"/>
        </w:rPr>
        <w:t>an</w:t>
      </w:r>
      <w:r>
        <w:rPr>
          <w:spacing w:val="-9"/>
        </w:rPr>
        <w:t xml:space="preserve"> </w:t>
      </w:r>
      <w:r>
        <w:rPr>
          <w:spacing w:val="-2"/>
        </w:rPr>
        <w:t>article</w:t>
      </w:r>
      <w:r>
        <w:rPr>
          <w:spacing w:val="-9"/>
        </w:rPr>
        <w:t xml:space="preserve"> </w:t>
      </w:r>
      <w:r>
        <w:rPr>
          <w:spacing w:val="-1"/>
        </w:rPr>
        <w:t>was</w:t>
      </w:r>
      <w:r>
        <w:rPr>
          <w:spacing w:val="-9"/>
        </w:rPr>
        <w:t xml:space="preserve"> </w:t>
      </w:r>
      <w:r>
        <w:rPr>
          <w:spacing w:val="-1"/>
        </w:rPr>
        <w:t>submitted</w:t>
      </w:r>
      <w:r>
        <w:rPr>
          <w:spacing w:val="-10"/>
        </w:rPr>
        <w:t xml:space="preserve"> </w:t>
      </w:r>
      <w:r>
        <w:rPr>
          <w:spacing w:val="-1"/>
        </w:rPr>
        <w:t>to</w:t>
      </w:r>
      <w:r>
        <w:rPr>
          <w:spacing w:val="-9"/>
        </w:rPr>
        <w:t xml:space="preserve"> </w:t>
      </w:r>
      <w:r>
        <w:rPr>
          <w:spacing w:val="-1"/>
        </w:rPr>
        <w:t>the</w:t>
      </w:r>
      <w:r>
        <w:rPr>
          <w:spacing w:val="-9"/>
        </w:rPr>
        <w:t xml:space="preserve"> </w:t>
      </w:r>
      <w:r>
        <w:rPr>
          <w:spacing w:val="-1"/>
        </w:rPr>
        <w:t>Parent</w:t>
      </w:r>
      <w:r>
        <w:rPr>
          <w:spacing w:val="-9"/>
        </w:rPr>
        <w:t xml:space="preserve"> </w:t>
      </w:r>
      <w:r>
        <w:rPr>
          <w:spacing w:val="-1"/>
        </w:rPr>
        <w:t>or</w:t>
      </w:r>
      <w:r>
        <w:rPr>
          <w:spacing w:val="-10"/>
        </w:rPr>
        <w:t xml:space="preserve"> </w:t>
      </w:r>
      <w:r>
        <w:rPr>
          <w:spacing w:val="-1"/>
        </w:rPr>
        <w:t>Mirror</w:t>
      </w:r>
      <w:r>
        <w:rPr>
          <w:spacing w:val="-9"/>
        </w:rPr>
        <w:t xml:space="preserve"> </w:t>
      </w:r>
      <w:r>
        <w:rPr>
          <w:spacing w:val="-1"/>
        </w:rPr>
        <w:t>journal.</w:t>
      </w:r>
      <w:r>
        <w:rPr>
          <w:spacing w:val="8"/>
        </w:rPr>
        <w:t xml:space="preserve"> </w:t>
      </w:r>
      <w:r>
        <w:rPr>
          <w:spacing w:val="-1"/>
        </w:rPr>
        <w:t>Furthermore,</w:t>
      </w:r>
      <w:r>
        <w:rPr>
          <w:spacing w:val="-10"/>
        </w:rPr>
        <w:t xml:space="preserve"> </w:t>
      </w:r>
      <w:r>
        <w:rPr>
          <w:spacing w:val="-1"/>
        </w:rPr>
        <w:t>each</w:t>
      </w:r>
    </w:p>
    <w:p w14:paraId="4FB0EAF2" w14:textId="77777777" w:rsidR="00BB4C49" w:rsidRDefault="00DC0BFC">
      <w:pPr>
        <w:pStyle w:val="BodyText"/>
        <w:spacing w:before="154"/>
        <w:ind w:left="110"/>
      </w:pPr>
      <w:r>
        <w:rPr>
          <w:rFonts w:ascii="Trebuchet MS"/>
          <w:sz w:val="12"/>
        </w:rPr>
        <w:t xml:space="preserve">114    </w:t>
      </w:r>
      <w:r>
        <w:rPr>
          <w:rFonts w:ascii="Trebuchet MS"/>
          <w:spacing w:val="19"/>
          <w:sz w:val="12"/>
        </w:rPr>
        <w:t xml:space="preserve"> </w:t>
      </w:r>
      <w:r>
        <w:rPr>
          <w:w w:val="95"/>
        </w:rPr>
        <w:t>Parent-Mirror</w:t>
      </w:r>
      <w:r>
        <w:rPr>
          <w:spacing w:val="13"/>
          <w:w w:val="95"/>
        </w:rPr>
        <w:t xml:space="preserve"> </w:t>
      </w:r>
      <w:r>
        <w:rPr>
          <w:w w:val="95"/>
        </w:rPr>
        <w:t>pair</w:t>
      </w:r>
      <w:r>
        <w:rPr>
          <w:spacing w:val="12"/>
          <w:w w:val="95"/>
        </w:rPr>
        <w:t xml:space="preserve"> </w:t>
      </w:r>
      <w:r>
        <w:rPr>
          <w:w w:val="95"/>
        </w:rPr>
        <w:t>has</w:t>
      </w:r>
      <w:r>
        <w:rPr>
          <w:spacing w:val="12"/>
          <w:w w:val="95"/>
        </w:rPr>
        <w:t xml:space="preserve"> </w:t>
      </w:r>
      <w:r>
        <w:rPr>
          <w:w w:val="95"/>
        </w:rPr>
        <w:t>the</w:t>
      </w:r>
      <w:r>
        <w:rPr>
          <w:spacing w:val="13"/>
          <w:w w:val="95"/>
        </w:rPr>
        <w:t xml:space="preserve"> </w:t>
      </w:r>
      <w:r>
        <w:rPr>
          <w:w w:val="95"/>
        </w:rPr>
        <w:t>same</w:t>
      </w:r>
      <w:r>
        <w:rPr>
          <w:spacing w:val="12"/>
          <w:w w:val="95"/>
        </w:rPr>
        <w:t xml:space="preserve"> </w:t>
      </w:r>
      <w:r>
        <w:rPr>
          <w:w w:val="95"/>
        </w:rPr>
        <w:t>editorial</w:t>
      </w:r>
      <w:r>
        <w:rPr>
          <w:spacing w:val="12"/>
          <w:w w:val="95"/>
        </w:rPr>
        <w:t xml:space="preserve"> </w:t>
      </w:r>
      <w:r>
        <w:rPr>
          <w:w w:val="95"/>
        </w:rPr>
        <w:t>board,</w:t>
      </w:r>
      <w:r>
        <w:rPr>
          <w:spacing w:val="12"/>
          <w:w w:val="95"/>
        </w:rPr>
        <w:t xml:space="preserve"> </w:t>
      </w:r>
      <w:r>
        <w:rPr>
          <w:w w:val="95"/>
        </w:rPr>
        <w:t>which</w:t>
      </w:r>
      <w:r>
        <w:rPr>
          <w:spacing w:val="13"/>
          <w:w w:val="95"/>
        </w:rPr>
        <w:t xml:space="preserve"> </w:t>
      </w:r>
      <w:r>
        <w:rPr>
          <w:w w:val="95"/>
        </w:rPr>
        <w:t>eliminates</w:t>
      </w:r>
      <w:r>
        <w:rPr>
          <w:spacing w:val="12"/>
          <w:w w:val="95"/>
        </w:rPr>
        <w:t xml:space="preserve"> </w:t>
      </w:r>
      <w:r>
        <w:rPr>
          <w:w w:val="95"/>
        </w:rPr>
        <w:t>potential</w:t>
      </w:r>
      <w:r>
        <w:rPr>
          <w:spacing w:val="12"/>
          <w:w w:val="95"/>
        </w:rPr>
        <w:t xml:space="preserve"> </w:t>
      </w:r>
      <w:r>
        <w:rPr>
          <w:w w:val="95"/>
        </w:rPr>
        <w:t>biases</w:t>
      </w:r>
      <w:r>
        <w:rPr>
          <w:spacing w:val="13"/>
          <w:w w:val="95"/>
        </w:rPr>
        <w:t xml:space="preserve"> </w:t>
      </w:r>
      <w:r>
        <w:rPr>
          <w:w w:val="95"/>
        </w:rPr>
        <w:t>resulting</w:t>
      </w:r>
    </w:p>
    <w:p w14:paraId="513222F9" w14:textId="77777777" w:rsidR="00BB4C49" w:rsidRDefault="00DC0BFC">
      <w:pPr>
        <w:pStyle w:val="BodyText"/>
        <w:spacing w:before="155"/>
        <w:ind w:left="110"/>
      </w:pPr>
      <w:r>
        <w:rPr>
          <w:rFonts w:ascii="Trebuchet MS"/>
          <w:sz w:val="12"/>
        </w:rPr>
        <w:t xml:space="preserve">115    </w:t>
      </w:r>
      <w:r>
        <w:rPr>
          <w:rFonts w:ascii="Trebuchet MS"/>
          <w:spacing w:val="19"/>
          <w:sz w:val="12"/>
        </w:rPr>
        <w:t xml:space="preserve"> </w:t>
      </w:r>
      <w:r>
        <w:rPr>
          <w:w w:val="95"/>
        </w:rPr>
        <w:t>from</w:t>
      </w:r>
      <w:r>
        <w:rPr>
          <w:spacing w:val="15"/>
          <w:w w:val="95"/>
        </w:rPr>
        <w:t xml:space="preserve"> </w:t>
      </w:r>
      <w:r>
        <w:rPr>
          <w:w w:val="95"/>
        </w:rPr>
        <w:t>author-editor</w:t>
      </w:r>
      <w:r>
        <w:rPr>
          <w:spacing w:val="17"/>
          <w:w w:val="95"/>
        </w:rPr>
        <w:t xml:space="preserve"> </w:t>
      </w:r>
      <w:r>
        <w:rPr>
          <w:w w:val="95"/>
        </w:rPr>
        <w:t>relationships.</w:t>
      </w:r>
      <w:r>
        <w:rPr>
          <w:spacing w:val="40"/>
          <w:w w:val="95"/>
        </w:rPr>
        <w:t xml:space="preserve"> </w:t>
      </w:r>
      <w:r>
        <w:rPr>
          <w:w w:val="95"/>
        </w:rPr>
        <w:t>Finally,</w:t>
      </w:r>
      <w:r>
        <w:rPr>
          <w:spacing w:val="15"/>
          <w:w w:val="95"/>
        </w:rPr>
        <w:t xml:space="preserve"> </w:t>
      </w:r>
      <w:r>
        <w:rPr>
          <w:w w:val="95"/>
        </w:rPr>
        <w:t>one</w:t>
      </w:r>
      <w:r>
        <w:rPr>
          <w:spacing w:val="16"/>
          <w:w w:val="95"/>
        </w:rPr>
        <w:t xml:space="preserve"> </w:t>
      </w:r>
      <w:r>
        <w:rPr>
          <w:w w:val="95"/>
        </w:rPr>
        <w:t>can</w:t>
      </w:r>
      <w:r>
        <w:rPr>
          <w:spacing w:val="15"/>
          <w:w w:val="95"/>
        </w:rPr>
        <w:t xml:space="preserve"> </w:t>
      </w:r>
      <w:r>
        <w:rPr>
          <w:w w:val="95"/>
        </w:rPr>
        <w:t>compare</w:t>
      </w:r>
      <w:r>
        <w:rPr>
          <w:spacing w:val="16"/>
          <w:w w:val="95"/>
        </w:rPr>
        <w:t xml:space="preserve"> </w:t>
      </w:r>
      <w:r>
        <w:rPr>
          <w:w w:val="95"/>
        </w:rPr>
        <w:t>the</w:t>
      </w:r>
      <w:r>
        <w:rPr>
          <w:spacing w:val="16"/>
          <w:w w:val="95"/>
        </w:rPr>
        <w:t xml:space="preserve"> </w:t>
      </w:r>
      <w:r>
        <w:rPr>
          <w:w w:val="95"/>
        </w:rPr>
        <w:t>authors</w:t>
      </w:r>
      <w:r>
        <w:rPr>
          <w:spacing w:val="17"/>
          <w:w w:val="95"/>
        </w:rPr>
        <w:t xml:space="preserve"> </w:t>
      </w:r>
      <w:r>
        <w:rPr>
          <w:w w:val="95"/>
        </w:rPr>
        <w:t>of</w:t>
      </w:r>
      <w:r>
        <w:rPr>
          <w:spacing w:val="16"/>
          <w:w w:val="95"/>
        </w:rPr>
        <w:t xml:space="preserve"> </w:t>
      </w:r>
      <w:r>
        <w:rPr>
          <w:w w:val="95"/>
        </w:rPr>
        <w:t>articles</w:t>
      </w:r>
      <w:r>
        <w:rPr>
          <w:spacing w:val="16"/>
          <w:w w:val="95"/>
        </w:rPr>
        <w:t xml:space="preserve"> </w:t>
      </w:r>
      <w:r>
        <w:rPr>
          <w:w w:val="95"/>
        </w:rPr>
        <w:t>in</w:t>
      </w:r>
      <w:r>
        <w:rPr>
          <w:spacing w:val="15"/>
          <w:w w:val="95"/>
        </w:rPr>
        <w:t xml:space="preserve"> </w:t>
      </w:r>
      <w:r>
        <w:rPr>
          <w:w w:val="95"/>
        </w:rPr>
        <w:t>the</w:t>
      </w:r>
    </w:p>
    <w:p w14:paraId="0B749B3A" w14:textId="7D986B77" w:rsidR="00BB4C49" w:rsidRDefault="00DC0BFC">
      <w:pPr>
        <w:pStyle w:val="BodyText"/>
        <w:spacing w:before="154"/>
        <w:ind w:left="110"/>
      </w:pPr>
      <w:r>
        <w:rPr>
          <w:rFonts w:ascii="Trebuchet MS"/>
          <w:sz w:val="12"/>
        </w:rPr>
        <w:t xml:space="preserve">116    </w:t>
      </w:r>
      <w:r>
        <w:rPr>
          <w:rFonts w:ascii="Trebuchet MS"/>
          <w:spacing w:val="19"/>
          <w:sz w:val="12"/>
        </w:rPr>
        <w:t xml:space="preserve"> </w:t>
      </w:r>
      <w:r>
        <w:rPr>
          <w:w w:val="95"/>
        </w:rPr>
        <w:t>Mirror</w:t>
      </w:r>
      <w:r>
        <w:rPr>
          <w:spacing w:val="16"/>
          <w:w w:val="95"/>
        </w:rPr>
        <w:t xml:space="preserve"> </w:t>
      </w:r>
      <w:r>
        <w:rPr>
          <w:w w:val="95"/>
        </w:rPr>
        <w:t>journal</w:t>
      </w:r>
      <w:r>
        <w:rPr>
          <w:spacing w:val="17"/>
          <w:w w:val="95"/>
        </w:rPr>
        <w:t xml:space="preserve"> </w:t>
      </w:r>
      <w:r>
        <w:rPr>
          <w:w w:val="95"/>
        </w:rPr>
        <w:t>with</w:t>
      </w:r>
      <w:r>
        <w:rPr>
          <w:spacing w:val="16"/>
          <w:w w:val="95"/>
        </w:rPr>
        <w:t xml:space="preserve"> </w:t>
      </w:r>
      <w:r>
        <w:rPr>
          <w:w w:val="95"/>
        </w:rPr>
        <w:t>those</w:t>
      </w:r>
      <w:r>
        <w:rPr>
          <w:spacing w:val="17"/>
          <w:w w:val="95"/>
        </w:rPr>
        <w:t xml:space="preserve"> </w:t>
      </w:r>
      <w:r>
        <w:rPr>
          <w:w w:val="95"/>
        </w:rPr>
        <w:t>of</w:t>
      </w:r>
      <w:r>
        <w:rPr>
          <w:spacing w:val="17"/>
          <w:w w:val="95"/>
        </w:rPr>
        <w:t xml:space="preserve"> </w:t>
      </w:r>
      <w:r>
        <w:rPr>
          <w:w w:val="95"/>
        </w:rPr>
        <w:t>the</w:t>
      </w:r>
      <w:r>
        <w:rPr>
          <w:spacing w:val="17"/>
          <w:w w:val="95"/>
        </w:rPr>
        <w:t xml:space="preserve"> </w:t>
      </w:r>
      <w:r>
        <w:rPr>
          <w:w w:val="95"/>
        </w:rPr>
        <w:t>Open</w:t>
      </w:r>
      <w:r>
        <w:rPr>
          <w:spacing w:val="16"/>
          <w:w w:val="95"/>
        </w:rPr>
        <w:t xml:space="preserve"> </w:t>
      </w:r>
      <w:r>
        <w:rPr>
          <w:w w:val="95"/>
        </w:rPr>
        <w:t>Access</w:t>
      </w:r>
      <w:r>
        <w:rPr>
          <w:spacing w:val="17"/>
          <w:w w:val="95"/>
        </w:rPr>
        <w:t xml:space="preserve"> </w:t>
      </w:r>
      <w:r>
        <w:rPr>
          <w:w w:val="95"/>
        </w:rPr>
        <w:t>and</w:t>
      </w:r>
      <w:r>
        <w:rPr>
          <w:spacing w:val="16"/>
          <w:w w:val="95"/>
        </w:rPr>
        <w:t xml:space="preserve"> </w:t>
      </w:r>
      <w:r>
        <w:rPr>
          <w:w w:val="95"/>
        </w:rPr>
        <w:t>the</w:t>
      </w:r>
      <w:r>
        <w:rPr>
          <w:spacing w:val="17"/>
          <w:w w:val="95"/>
        </w:rPr>
        <w:t xml:space="preserve"> </w:t>
      </w:r>
      <w:ins w:id="187" w:author="Smith,Audrey Culver" w:date="2021-02-22T14:23:00Z">
        <w:r w:rsidR="00CC2EFD">
          <w:rPr>
            <w:w w:val="95"/>
          </w:rPr>
          <w:t>s</w:t>
        </w:r>
      </w:ins>
      <w:del w:id="188" w:author="Smith,Audrey Culver" w:date="2021-02-22T14:23:00Z">
        <w:r w:rsidDel="00CC2EFD">
          <w:rPr>
            <w:w w:val="95"/>
          </w:rPr>
          <w:delText>S</w:delText>
        </w:r>
      </w:del>
      <w:r>
        <w:rPr>
          <w:w w:val="95"/>
        </w:rPr>
        <w:t>ubscription-only</w:t>
      </w:r>
      <w:r>
        <w:rPr>
          <w:spacing w:val="17"/>
          <w:w w:val="95"/>
        </w:rPr>
        <w:t xml:space="preserve"> </w:t>
      </w:r>
      <w:r>
        <w:rPr>
          <w:w w:val="95"/>
        </w:rPr>
        <w:t>articles</w:t>
      </w:r>
      <w:r>
        <w:rPr>
          <w:spacing w:val="17"/>
          <w:w w:val="95"/>
        </w:rPr>
        <w:t xml:space="preserve"> </w:t>
      </w:r>
      <w:r>
        <w:rPr>
          <w:w w:val="95"/>
        </w:rPr>
        <w:t>in</w:t>
      </w:r>
      <w:r>
        <w:rPr>
          <w:spacing w:val="16"/>
          <w:w w:val="95"/>
        </w:rPr>
        <w:t xml:space="preserve"> </w:t>
      </w:r>
      <w:r>
        <w:rPr>
          <w:w w:val="95"/>
        </w:rPr>
        <w:t>the</w:t>
      </w:r>
    </w:p>
    <w:p w14:paraId="1373C1B6" w14:textId="77777777" w:rsidR="00BB4C49" w:rsidRDefault="00DC0BFC">
      <w:pPr>
        <w:pStyle w:val="BodyText"/>
        <w:spacing w:before="154"/>
        <w:ind w:left="110"/>
      </w:pPr>
      <w:proofErr w:type="gramStart"/>
      <w:r>
        <w:rPr>
          <w:rFonts w:ascii="Trebuchet MS"/>
          <w:sz w:val="12"/>
        </w:rPr>
        <w:t>117</w:t>
      </w:r>
      <w:proofErr w:type="gramEnd"/>
      <w:r>
        <w:rPr>
          <w:rFonts w:ascii="Trebuchet MS"/>
          <w:sz w:val="12"/>
        </w:rPr>
        <w:t xml:space="preserve">    </w:t>
      </w:r>
      <w:r>
        <w:rPr>
          <w:rFonts w:ascii="Trebuchet MS"/>
          <w:spacing w:val="19"/>
          <w:sz w:val="12"/>
        </w:rPr>
        <w:t xml:space="preserve"> </w:t>
      </w:r>
      <w:r>
        <w:rPr>
          <w:w w:val="95"/>
        </w:rPr>
        <w:t>established</w:t>
      </w:r>
      <w:r>
        <w:rPr>
          <w:spacing w:val="15"/>
          <w:w w:val="95"/>
        </w:rPr>
        <w:t xml:space="preserve"> </w:t>
      </w:r>
      <w:r>
        <w:rPr>
          <w:w w:val="95"/>
        </w:rPr>
        <w:t>Parent</w:t>
      </w:r>
      <w:r>
        <w:rPr>
          <w:spacing w:val="15"/>
          <w:w w:val="95"/>
        </w:rPr>
        <w:t xml:space="preserve"> </w:t>
      </w:r>
      <w:r>
        <w:rPr>
          <w:w w:val="95"/>
        </w:rPr>
        <w:t>journal.</w:t>
      </w:r>
      <w:r>
        <w:rPr>
          <w:spacing w:val="41"/>
          <w:w w:val="95"/>
        </w:rPr>
        <w:t xml:space="preserve"> </w:t>
      </w:r>
      <w:r>
        <w:rPr>
          <w:w w:val="95"/>
        </w:rPr>
        <w:t>This</w:t>
      </w:r>
      <w:r>
        <w:rPr>
          <w:spacing w:val="16"/>
          <w:w w:val="95"/>
        </w:rPr>
        <w:t xml:space="preserve"> </w:t>
      </w:r>
      <w:r>
        <w:rPr>
          <w:w w:val="95"/>
        </w:rPr>
        <w:t>comparison</w:t>
      </w:r>
      <w:r>
        <w:rPr>
          <w:spacing w:val="15"/>
          <w:w w:val="95"/>
        </w:rPr>
        <w:t xml:space="preserve"> </w:t>
      </w:r>
      <w:r>
        <w:rPr>
          <w:w w:val="95"/>
        </w:rPr>
        <w:t>can</w:t>
      </w:r>
      <w:r>
        <w:rPr>
          <w:spacing w:val="15"/>
          <w:w w:val="95"/>
        </w:rPr>
        <w:t xml:space="preserve"> </w:t>
      </w:r>
      <w:r>
        <w:rPr>
          <w:w w:val="95"/>
        </w:rPr>
        <w:t>be</w:t>
      </w:r>
      <w:r>
        <w:rPr>
          <w:spacing w:val="16"/>
          <w:w w:val="95"/>
        </w:rPr>
        <w:t xml:space="preserve"> </w:t>
      </w:r>
      <w:r>
        <w:rPr>
          <w:w w:val="95"/>
        </w:rPr>
        <w:t>used</w:t>
      </w:r>
      <w:r>
        <w:rPr>
          <w:spacing w:val="15"/>
          <w:w w:val="95"/>
        </w:rPr>
        <w:t xml:space="preserve"> </w:t>
      </w:r>
      <w:r>
        <w:rPr>
          <w:w w:val="95"/>
        </w:rPr>
        <w:t>to</w:t>
      </w:r>
      <w:r>
        <w:rPr>
          <w:spacing w:val="16"/>
          <w:w w:val="95"/>
        </w:rPr>
        <w:t xml:space="preserve"> </w:t>
      </w:r>
      <w:r>
        <w:rPr>
          <w:w w:val="95"/>
        </w:rPr>
        <w:t>assess</w:t>
      </w:r>
      <w:r>
        <w:rPr>
          <w:spacing w:val="16"/>
          <w:w w:val="95"/>
        </w:rPr>
        <w:t xml:space="preserve"> </w:t>
      </w:r>
      <w:r>
        <w:rPr>
          <w:w w:val="95"/>
        </w:rPr>
        <w:t>whether</w:t>
      </w:r>
      <w:r>
        <w:rPr>
          <w:spacing w:val="15"/>
          <w:w w:val="95"/>
        </w:rPr>
        <w:t xml:space="preserve"> </w:t>
      </w:r>
      <w:r>
        <w:rPr>
          <w:w w:val="95"/>
        </w:rPr>
        <w:t>any</w:t>
      </w:r>
    </w:p>
    <w:p w14:paraId="5ADB1B16" w14:textId="77777777" w:rsidR="00BB4C49" w:rsidRDefault="00DC0BFC">
      <w:pPr>
        <w:pStyle w:val="BodyText"/>
        <w:spacing w:before="155"/>
        <w:ind w:left="110"/>
      </w:pPr>
      <w:r>
        <w:rPr>
          <w:rFonts w:ascii="Trebuchet MS"/>
          <w:sz w:val="12"/>
        </w:rPr>
        <w:t xml:space="preserve">118    </w:t>
      </w:r>
      <w:r>
        <w:rPr>
          <w:rFonts w:ascii="Trebuchet MS"/>
          <w:spacing w:val="19"/>
          <w:sz w:val="12"/>
        </w:rPr>
        <w:t xml:space="preserve"> </w:t>
      </w:r>
      <w:r>
        <w:rPr>
          <w:spacing w:val="-1"/>
        </w:rPr>
        <w:t>Parent-Mirror</w:t>
      </w:r>
      <w:r>
        <w:rPr>
          <w:spacing w:val="-9"/>
        </w:rPr>
        <w:t xml:space="preserve"> </w:t>
      </w:r>
      <w:r>
        <w:rPr>
          <w:spacing w:val="-1"/>
        </w:rPr>
        <w:t>di</w:t>
      </w:r>
      <w:r>
        <w:rPr>
          <w:rFonts w:ascii="Arial"/>
          <w:spacing w:val="-1"/>
        </w:rPr>
        <w:t>ff</w:t>
      </w:r>
      <w:r>
        <w:rPr>
          <w:spacing w:val="-1"/>
        </w:rPr>
        <w:t>erences</w:t>
      </w:r>
      <w:r>
        <w:rPr>
          <w:spacing w:val="-9"/>
        </w:rPr>
        <w:t xml:space="preserve"> </w:t>
      </w:r>
      <w:r>
        <w:rPr>
          <w:spacing w:val="-1"/>
        </w:rPr>
        <w:t>could</w:t>
      </w:r>
      <w:r>
        <w:rPr>
          <w:spacing w:val="-10"/>
        </w:rPr>
        <w:t xml:space="preserve"> </w:t>
      </w:r>
      <w:r>
        <w:rPr>
          <w:spacing w:val="-1"/>
        </w:rPr>
        <w:t>actually</w:t>
      </w:r>
      <w:r>
        <w:rPr>
          <w:spacing w:val="-9"/>
        </w:rPr>
        <w:t xml:space="preserve"> </w:t>
      </w:r>
      <w:commentRangeStart w:id="189"/>
      <w:r>
        <w:rPr>
          <w:spacing w:val="-1"/>
        </w:rPr>
        <w:t>be</w:t>
      </w:r>
      <w:commentRangeEnd w:id="189"/>
      <w:r w:rsidR="00CC2EFD">
        <w:rPr>
          <w:rStyle w:val="CommentReference"/>
        </w:rPr>
        <w:commentReference w:id="189"/>
      </w:r>
      <w:r>
        <w:rPr>
          <w:spacing w:val="-9"/>
        </w:rPr>
        <w:t xml:space="preserve"> </w:t>
      </w:r>
      <w:r>
        <w:rPr>
          <w:spacing w:val="-1"/>
        </w:rPr>
        <w:t>due</w:t>
      </w:r>
      <w:r>
        <w:rPr>
          <w:spacing w:val="-9"/>
        </w:rPr>
        <w:t xml:space="preserve"> </w:t>
      </w:r>
      <w:r>
        <w:rPr>
          <w:spacing w:val="-1"/>
        </w:rPr>
        <w:t>to</w:t>
      </w:r>
      <w:r>
        <w:rPr>
          <w:spacing w:val="-9"/>
        </w:rPr>
        <w:t xml:space="preserve"> </w:t>
      </w:r>
      <w:r>
        <w:rPr>
          <w:spacing w:val="-1"/>
        </w:rPr>
        <w:t>factors</w:t>
      </w:r>
      <w:r>
        <w:rPr>
          <w:spacing w:val="-9"/>
        </w:rPr>
        <w:t xml:space="preserve"> </w:t>
      </w:r>
      <w:r>
        <w:rPr>
          <w:spacing w:val="-1"/>
        </w:rPr>
        <w:t>other</w:t>
      </w:r>
      <w:r>
        <w:rPr>
          <w:spacing w:val="-10"/>
        </w:rPr>
        <w:t xml:space="preserve"> </w:t>
      </w:r>
      <w:r>
        <w:t>than</w:t>
      </w:r>
      <w:r>
        <w:rPr>
          <w:spacing w:val="-9"/>
        </w:rPr>
        <w:t xml:space="preserve"> </w:t>
      </w:r>
      <w:r>
        <w:t>APCs</w:t>
      </w:r>
      <w:r>
        <w:rPr>
          <w:spacing w:val="-9"/>
        </w:rPr>
        <w:t xml:space="preserve"> </w:t>
      </w:r>
      <w:r>
        <w:t>that</w:t>
      </w:r>
      <w:r>
        <w:rPr>
          <w:spacing w:val="-10"/>
        </w:rPr>
        <w:t xml:space="preserve"> </w:t>
      </w:r>
      <w:r>
        <w:t>also</w:t>
      </w:r>
      <w:r>
        <w:rPr>
          <w:spacing w:val="-9"/>
        </w:rPr>
        <w:t xml:space="preserve"> </w:t>
      </w:r>
      <w:r>
        <w:t>shape</w:t>
      </w:r>
    </w:p>
    <w:p w14:paraId="22AB0F22" w14:textId="77777777" w:rsidR="00BB4C49" w:rsidRDefault="00DC0BFC">
      <w:pPr>
        <w:pStyle w:val="BodyText"/>
        <w:spacing w:before="154"/>
        <w:ind w:left="110"/>
      </w:pPr>
      <w:r>
        <w:rPr>
          <w:rFonts w:ascii="Trebuchet MS"/>
          <w:sz w:val="12"/>
        </w:rPr>
        <w:t xml:space="preserve">119    </w:t>
      </w:r>
      <w:r>
        <w:rPr>
          <w:rFonts w:ascii="Trebuchet MS"/>
          <w:spacing w:val="19"/>
          <w:sz w:val="12"/>
        </w:rPr>
        <w:t xml:space="preserve"> </w:t>
      </w:r>
      <w:r>
        <w:rPr>
          <w:w w:val="95"/>
        </w:rPr>
        <w:t>author</w:t>
      </w:r>
      <w:r>
        <w:rPr>
          <w:spacing w:val="12"/>
          <w:w w:val="95"/>
        </w:rPr>
        <w:t xml:space="preserve"> </w:t>
      </w:r>
      <w:r>
        <w:rPr>
          <w:w w:val="95"/>
        </w:rPr>
        <w:t>submission</w:t>
      </w:r>
      <w:r>
        <w:rPr>
          <w:spacing w:val="13"/>
          <w:w w:val="95"/>
        </w:rPr>
        <w:t xml:space="preserve"> </w:t>
      </w:r>
      <w:r>
        <w:rPr>
          <w:w w:val="95"/>
        </w:rPr>
        <w:t>decisions,</w:t>
      </w:r>
      <w:r>
        <w:rPr>
          <w:spacing w:val="12"/>
          <w:w w:val="95"/>
        </w:rPr>
        <w:t xml:space="preserve"> </w:t>
      </w:r>
      <w:r>
        <w:rPr>
          <w:w w:val="95"/>
        </w:rPr>
        <w:t>such</w:t>
      </w:r>
      <w:r>
        <w:rPr>
          <w:spacing w:val="12"/>
          <w:w w:val="95"/>
        </w:rPr>
        <w:t xml:space="preserve"> </w:t>
      </w:r>
      <w:r>
        <w:rPr>
          <w:w w:val="95"/>
        </w:rPr>
        <w:t>as</w:t>
      </w:r>
      <w:r>
        <w:rPr>
          <w:spacing w:val="13"/>
          <w:w w:val="95"/>
        </w:rPr>
        <w:t xml:space="preserve"> </w:t>
      </w:r>
      <w:r>
        <w:rPr>
          <w:w w:val="95"/>
        </w:rPr>
        <w:t>journal</w:t>
      </w:r>
      <w:r>
        <w:rPr>
          <w:spacing w:val="12"/>
          <w:w w:val="95"/>
        </w:rPr>
        <w:t xml:space="preserve"> </w:t>
      </w:r>
      <w:r>
        <w:rPr>
          <w:w w:val="95"/>
        </w:rPr>
        <w:t>impact</w:t>
      </w:r>
      <w:r>
        <w:rPr>
          <w:spacing w:val="12"/>
          <w:w w:val="95"/>
        </w:rPr>
        <w:t xml:space="preserve"> </w:t>
      </w:r>
      <w:r>
        <w:rPr>
          <w:w w:val="95"/>
        </w:rPr>
        <w:t>factor,</w:t>
      </w:r>
      <w:r>
        <w:rPr>
          <w:spacing w:val="12"/>
          <w:w w:val="95"/>
        </w:rPr>
        <w:t xml:space="preserve"> </w:t>
      </w:r>
      <w:r>
        <w:rPr>
          <w:w w:val="95"/>
        </w:rPr>
        <w:t>national</w:t>
      </w:r>
      <w:r>
        <w:rPr>
          <w:spacing w:val="13"/>
          <w:w w:val="95"/>
        </w:rPr>
        <w:t xml:space="preserve"> </w:t>
      </w:r>
      <w:r>
        <w:rPr>
          <w:w w:val="95"/>
        </w:rPr>
        <w:t>incentives,</w:t>
      </w:r>
      <w:r>
        <w:rPr>
          <w:spacing w:val="12"/>
          <w:w w:val="95"/>
        </w:rPr>
        <w:t xml:space="preserve"> </w:t>
      </w:r>
      <w:r>
        <w:rPr>
          <w:w w:val="95"/>
        </w:rPr>
        <w:t>prior</w:t>
      </w:r>
    </w:p>
    <w:p w14:paraId="177053A9" w14:textId="77777777" w:rsidR="00BB4C49" w:rsidRDefault="00DC0BFC">
      <w:pPr>
        <w:pStyle w:val="BodyText"/>
        <w:spacing w:before="155"/>
        <w:ind w:left="110"/>
      </w:pPr>
      <w:r>
        <w:rPr>
          <w:rFonts w:ascii="Trebuchet MS"/>
          <w:sz w:val="12"/>
        </w:rPr>
        <w:t xml:space="preserve">120    </w:t>
      </w:r>
      <w:r>
        <w:rPr>
          <w:rFonts w:ascii="Trebuchet MS"/>
          <w:spacing w:val="19"/>
          <w:sz w:val="12"/>
        </w:rPr>
        <w:t xml:space="preserve"> </w:t>
      </w:r>
      <w:r>
        <w:rPr>
          <w:w w:val="95"/>
        </w:rPr>
        <w:t>experience</w:t>
      </w:r>
      <w:r>
        <w:rPr>
          <w:spacing w:val="19"/>
          <w:w w:val="95"/>
        </w:rPr>
        <w:t xml:space="preserve"> </w:t>
      </w:r>
      <w:r>
        <w:rPr>
          <w:w w:val="95"/>
        </w:rPr>
        <w:t>with</w:t>
      </w:r>
      <w:r>
        <w:rPr>
          <w:spacing w:val="18"/>
          <w:w w:val="95"/>
        </w:rPr>
        <w:t xml:space="preserve"> </w:t>
      </w:r>
      <w:r>
        <w:rPr>
          <w:w w:val="95"/>
        </w:rPr>
        <w:t>the</w:t>
      </w:r>
      <w:r>
        <w:rPr>
          <w:spacing w:val="18"/>
          <w:w w:val="95"/>
        </w:rPr>
        <w:t xml:space="preserve"> </w:t>
      </w:r>
      <w:r>
        <w:rPr>
          <w:w w:val="95"/>
        </w:rPr>
        <w:t>Parent</w:t>
      </w:r>
      <w:r>
        <w:rPr>
          <w:spacing w:val="17"/>
          <w:w w:val="95"/>
        </w:rPr>
        <w:t xml:space="preserve"> </w:t>
      </w:r>
      <w:r>
        <w:rPr>
          <w:w w:val="95"/>
        </w:rPr>
        <w:t>journal,</w:t>
      </w:r>
      <w:r>
        <w:rPr>
          <w:spacing w:val="18"/>
          <w:w w:val="95"/>
        </w:rPr>
        <w:t xml:space="preserve"> </w:t>
      </w:r>
      <w:r>
        <w:rPr>
          <w:w w:val="95"/>
        </w:rPr>
        <w:t>or</w:t>
      </w:r>
      <w:r>
        <w:rPr>
          <w:spacing w:val="18"/>
          <w:w w:val="95"/>
        </w:rPr>
        <w:t xml:space="preserve"> </w:t>
      </w:r>
      <w:r>
        <w:rPr>
          <w:w w:val="95"/>
        </w:rPr>
        <w:t>limited</w:t>
      </w:r>
      <w:r>
        <w:rPr>
          <w:spacing w:val="18"/>
          <w:w w:val="95"/>
        </w:rPr>
        <w:t xml:space="preserve"> </w:t>
      </w:r>
      <w:r>
        <w:rPr>
          <w:w w:val="95"/>
        </w:rPr>
        <w:t>familiarity</w:t>
      </w:r>
      <w:r>
        <w:rPr>
          <w:spacing w:val="18"/>
          <w:w w:val="95"/>
        </w:rPr>
        <w:t xml:space="preserve"> </w:t>
      </w:r>
      <w:r>
        <w:rPr>
          <w:w w:val="95"/>
        </w:rPr>
        <w:t>with</w:t>
      </w:r>
      <w:r>
        <w:rPr>
          <w:spacing w:val="17"/>
          <w:w w:val="95"/>
        </w:rPr>
        <w:t xml:space="preserve"> </w:t>
      </w:r>
      <w:r>
        <w:rPr>
          <w:w w:val="95"/>
        </w:rPr>
        <w:t>Mirror</w:t>
      </w:r>
      <w:r>
        <w:rPr>
          <w:spacing w:val="18"/>
          <w:w w:val="95"/>
        </w:rPr>
        <w:t xml:space="preserve"> </w:t>
      </w:r>
      <w:r>
        <w:rPr>
          <w:w w:val="95"/>
        </w:rPr>
        <w:t>journals.</w:t>
      </w:r>
    </w:p>
    <w:p w14:paraId="4B4638BC" w14:textId="37799FA7" w:rsidR="00BB4C49" w:rsidRDefault="00DC0BFC">
      <w:pPr>
        <w:pStyle w:val="BodyText"/>
        <w:tabs>
          <w:tab w:val="left" w:pos="1075"/>
        </w:tabs>
        <w:spacing w:before="154"/>
        <w:ind w:left="110"/>
      </w:pPr>
      <w:r>
        <w:rPr>
          <w:rFonts w:ascii="Trebuchet MS"/>
          <w:sz w:val="12"/>
        </w:rPr>
        <w:t>121</w:t>
      </w:r>
      <w:r>
        <w:rPr>
          <w:rFonts w:ascii="Trebuchet MS"/>
          <w:sz w:val="12"/>
        </w:rPr>
        <w:tab/>
      </w:r>
      <w:r>
        <w:rPr>
          <w:w w:val="95"/>
        </w:rPr>
        <w:t>We</w:t>
      </w:r>
      <w:r>
        <w:rPr>
          <w:spacing w:val="15"/>
          <w:w w:val="95"/>
        </w:rPr>
        <w:t xml:space="preserve"> </w:t>
      </w:r>
      <w:r>
        <w:rPr>
          <w:w w:val="95"/>
        </w:rPr>
        <w:t>used</w:t>
      </w:r>
      <w:r>
        <w:rPr>
          <w:spacing w:val="14"/>
          <w:w w:val="95"/>
        </w:rPr>
        <w:t xml:space="preserve"> </w:t>
      </w:r>
      <w:r>
        <w:rPr>
          <w:w w:val="95"/>
        </w:rPr>
        <w:t>data</w:t>
      </w:r>
      <w:r>
        <w:rPr>
          <w:spacing w:val="15"/>
          <w:w w:val="95"/>
        </w:rPr>
        <w:t xml:space="preserve"> </w:t>
      </w:r>
      <w:r>
        <w:rPr>
          <w:w w:val="95"/>
        </w:rPr>
        <w:t>from</w:t>
      </w:r>
      <w:r>
        <w:rPr>
          <w:spacing w:val="15"/>
          <w:w w:val="95"/>
        </w:rPr>
        <w:t xml:space="preserve"> </w:t>
      </w:r>
      <w:r>
        <w:rPr>
          <w:w w:val="95"/>
        </w:rPr>
        <w:t>over</w:t>
      </w:r>
      <w:r>
        <w:rPr>
          <w:spacing w:val="15"/>
          <w:w w:val="95"/>
        </w:rPr>
        <w:t xml:space="preserve"> </w:t>
      </w:r>
      <w:r>
        <w:rPr>
          <w:w w:val="95"/>
        </w:rPr>
        <w:t>37</w:t>
      </w:r>
      <w:ins w:id="190" w:author="Smith,Audrey Culver" w:date="2021-02-22T14:27:00Z">
        <w:r w:rsidR="00CC2EFD">
          <w:rPr>
            <w:w w:val="95"/>
          </w:rPr>
          <w:t>,</w:t>
        </w:r>
      </w:ins>
      <w:r>
        <w:rPr>
          <w:w w:val="95"/>
        </w:rPr>
        <w:t>000</w:t>
      </w:r>
      <w:r>
        <w:rPr>
          <w:spacing w:val="15"/>
          <w:w w:val="95"/>
        </w:rPr>
        <w:t xml:space="preserve"> </w:t>
      </w:r>
      <w:r>
        <w:rPr>
          <w:w w:val="95"/>
        </w:rPr>
        <w:t>articles</w:t>
      </w:r>
      <w:r>
        <w:rPr>
          <w:spacing w:val="15"/>
          <w:w w:val="95"/>
        </w:rPr>
        <w:t xml:space="preserve"> </w:t>
      </w:r>
      <w:r>
        <w:rPr>
          <w:w w:val="95"/>
        </w:rPr>
        <w:t>published</w:t>
      </w:r>
      <w:r>
        <w:rPr>
          <w:spacing w:val="15"/>
          <w:w w:val="95"/>
        </w:rPr>
        <w:t xml:space="preserve"> </w:t>
      </w:r>
      <w:r>
        <w:rPr>
          <w:w w:val="95"/>
        </w:rPr>
        <w:t>in</w:t>
      </w:r>
      <w:r>
        <w:rPr>
          <w:spacing w:val="15"/>
          <w:w w:val="95"/>
        </w:rPr>
        <w:t xml:space="preserve"> </w:t>
      </w:r>
      <w:r>
        <w:rPr>
          <w:w w:val="95"/>
        </w:rPr>
        <w:t>38</w:t>
      </w:r>
      <w:r>
        <w:rPr>
          <w:spacing w:val="14"/>
          <w:w w:val="95"/>
        </w:rPr>
        <w:t xml:space="preserve"> </w:t>
      </w:r>
      <w:r>
        <w:rPr>
          <w:w w:val="95"/>
        </w:rPr>
        <w:t>Parent</w:t>
      </w:r>
      <w:r>
        <w:rPr>
          <w:spacing w:val="14"/>
          <w:w w:val="95"/>
        </w:rPr>
        <w:t xml:space="preserve"> </w:t>
      </w:r>
      <w:r>
        <w:rPr>
          <w:w w:val="95"/>
        </w:rPr>
        <w:t>journals</w:t>
      </w:r>
      <w:r>
        <w:rPr>
          <w:spacing w:val="16"/>
          <w:w w:val="95"/>
        </w:rPr>
        <w:t xml:space="preserve"> </w:t>
      </w:r>
      <w:r>
        <w:rPr>
          <w:w w:val="95"/>
        </w:rPr>
        <w:t>and</w:t>
      </w:r>
      <w:r>
        <w:rPr>
          <w:spacing w:val="15"/>
          <w:w w:val="95"/>
        </w:rPr>
        <w:t xml:space="preserve"> </w:t>
      </w:r>
      <w:r>
        <w:rPr>
          <w:w w:val="95"/>
        </w:rPr>
        <w:t>their</w:t>
      </w:r>
    </w:p>
    <w:p w14:paraId="5FFB62EE" w14:textId="77777777" w:rsidR="00BB4C49" w:rsidRDefault="00DC0BFC">
      <w:pPr>
        <w:pStyle w:val="BodyText"/>
        <w:spacing w:before="154"/>
        <w:ind w:left="110"/>
      </w:pPr>
      <w:r>
        <w:rPr>
          <w:rFonts w:ascii="Trebuchet MS"/>
          <w:sz w:val="12"/>
        </w:rPr>
        <w:t xml:space="preserve">122    </w:t>
      </w:r>
      <w:r>
        <w:rPr>
          <w:rFonts w:ascii="Trebuchet MS"/>
          <w:spacing w:val="19"/>
          <w:sz w:val="12"/>
        </w:rPr>
        <w:t xml:space="preserve"> </w:t>
      </w:r>
      <w:r>
        <w:rPr>
          <w:w w:val="95"/>
        </w:rPr>
        <w:t>respective</w:t>
      </w:r>
      <w:r>
        <w:rPr>
          <w:spacing w:val="12"/>
          <w:w w:val="95"/>
        </w:rPr>
        <w:t xml:space="preserve"> </w:t>
      </w:r>
      <w:r>
        <w:rPr>
          <w:w w:val="95"/>
        </w:rPr>
        <w:t>Mirrors</w:t>
      </w:r>
      <w:r>
        <w:rPr>
          <w:spacing w:val="12"/>
          <w:w w:val="95"/>
        </w:rPr>
        <w:t xml:space="preserve"> </w:t>
      </w:r>
      <w:r>
        <w:rPr>
          <w:w w:val="95"/>
        </w:rPr>
        <w:t>to</w:t>
      </w:r>
      <w:r>
        <w:rPr>
          <w:spacing w:val="12"/>
          <w:w w:val="95"/>
        </w:rPr>
        <w:t xml:space="preserve"> </w:t>
      </w:r>
      <w:r>
        <w:rPr>
          <w:w w:val="95"/>
        </w:rPr>
        <w:t>investigate</w:t>
      </w:r>
      <w:r>
        <w:rPr>
          <w:spacing w:val="12"/>
          <w:w w:val="95"/>
        </w:rPr>
        <w:t xml:space="preserve"> </w:t>
      </w:r>
      <w:r>
        <w:rPr>
          <w:w w:val="95"/>
        </w:rPr>
        <w:t>the</w:t>
      </w:r>
      <w:r>
        <w:rPr>
          <w:spacing w:val="12"/>
          <w:w w:val="95"/>
        </w:rPr>
        <w:t xml:space="preserve"> </w:t>
      </w:r>
      <w:r>
        <w:rPr>
          <w:w w:val="95"/>
        </w:rPr>
        <w:t>relationship</w:t>
      </w:r>
      <w:r>
        <w:rPr>
          <w:spacing w:val="11"/>
          <w:w w:val="95"/>
        </w:rPr>
        <w:t xml:space="preserve"> </w:t>
      </w:r>
      <w:r>
        <w:rPr>
          <w:w w:val="95"/>
        </w:rPr>
        <w:t>between</w:t>
      </w:r>
      <w:r>
        <w:rPr>
          <w:spacing w:val="11"/>
          <w:w w:val="95"/>
        </w:rPr>
        <w:t xml:space="preserve"> </w:t>
      </w:r>
      <w:r>
        <w:rPr>
          <w:w w:val="95"/>
        </w:rPr>
        <w:t>APCs</w:t>
      </w:r>
      <w:r>
        <w:rPr>
          <w:spacing w:val="12"/>
          <w:w w:val="95"/>
        </w:rPr>
        <w:t xml:space="preserve"> </w:t>
      </w:r>
      <w:r>
        <w:rPr>
          <w:w w:val="95"/>
        </w:rPr>
        <w:t>and</w:t>
      </w:r>
      <w:r>
        <w:rPr>
          <w:spacing w:val="12"/>
          <w:w w:val="95"/>
        </w:rPr>
        <w:t xml:space="preserve"> </w:t>
      </w:r>
      <w:r>
        <w:rPr>
          <w:w w:val="95"/>
        </w:rPr>
        <w:t>the</w:t>
      </w:r>
      <w:r>
        <w:rPr>
          <w:spacing w:val="12"/>
          <w:w w:val="95"/>
        </w:rPr>
        <w:t xml:space="preserve"> </w:t>
      </w:r>
      <w:r>
        <w:rPr>
          <w:w w:val="95"/>
        </w:rPr>
        <w:t>geographic</w:t>
      </w:r>
    </w:p>
    <w:p w14:paraId="4A0F2E1C" w14:textId="77777777" w:rsidR="00BB4C49" w:rsidRDefault="00DC0BFC">
      <w:pPr>
        <w:pStyle w:val="BodyText"/>
        <w:spacing w:before="155"/>
        <w:ind w:left="110"/>
      </w:pPr>
      <w:r>
        <w:rPr>
          <w:rFonts w:ascii="Trebuchet MS"/>
          <w:sz w:val="12"/>
        </w:rPr>
        <w:t xml:space="preserve">123    </w:t>
      </w:r>
      <w:r>
        <w:rPr>
          <w:rFonts w:ascii="Trebuchet MS"/>
          <w:spacing w:val="19"/>
          <w:sz w:val="12"/>
        </w:rPr>
        <w:t xml:space="preserve"> </w:t>
      </w:r>
      <w:r>
        <w:rPr>
          <w:spacing w:val="-1"/>
        </w:rPr>
        <w:t>structure</w:t>
      </w:r>
      <w:r>
        <w:rPr>
          <w:spacing w:val="-9"/>
        </w:rPr>
        <w:t xml:space="preserve"> </w:t>
      </w:r>
      <w:r>
        <w:rPr>
          <w:spacing w:val="-1"/>
        </w:rPr>
        <w:t>of</w:t>
      </w:r>
      <w:r>
        <w:rPr>
          <w:spacing w:val="-9"/>
        </w:rPr>
        <w:t xml:space="preserve"> </w:t>
      </w:r>
      <w:r>
        <w:rPr>
          <w:spacing w:val="-1"/>
        </w:rPr>
        <w:t>author</w:t>
      </w:r>
      <w:r>
        <w:rPr>
          <w:spacing w:val="-10"/>
        </w:rPr>
        <w:t xml:space="preserve"> </w:t>
      </w:r>
      <w:r>
        <w:t>communities.</w:t>
      </w:r>
      <w:r>
        <w:rPr>
          <w:spacing w:val="8"/>
        </w:rPr>
        <w:t xml:space="preserve"> </w:t>
      </w:r>
      <w:r>
        <w:t>We</w:t>
      </w:r>
      <w:r>
        <w:rPr>
          <w:spacing w:val="-10"/>
        </w:rPr>
        <w:t xml:space="preserve"> </w:t>
      </w:r>
      <w:r>
        <w:t>test</w:t>
      </w:r>
      <w:r>
        <w:rPr>
          <w:spacing w:val="-9"/>
        </w:rPr>
        <w:t xml:space="preserve"> </w:t>
      </w:r>
      <w:r>
        <w:t>three</w:t>
      </w:r>
      <w:r>
        <w:rPr>
          <w:spacing w:val="-9"/>
        </w:rPr>
        <w:t xml:space="preserve"> </w:t>
      </w:r>
      <w:r>
        <w:t>predictions:</w:t>
      </w:r>
      <w:r>
        <w:rPr>
          <w:spacing w:val="8"/>
        </w:rPr>
        <w:t xml:space="preserve"> </w:t>
      </w:r>
      <w:r>
        <w:t>First,</w:t>
      </w:r>
      <w:r>
        <w:rPr>
          <w:spacing w:val="-10"/>
        </w:rPr>
        <w:t xml:space="preserve"> </w:t>
      </w:r>
      <w:r>
        <w:t>that</w:t>
      </w:r>
      <w:r>
        <w:rPr>
          <w:spacing w:val="-9"/>
        </w:rPr>
        <w:t xml:space="preserve"> </w:t>
      </w:r>
      <w:r>
        <w:t>the</w:t>
      </w:r>
      <w:r>
        <w:rPr>
          <w:spacing w:val="-9"/>
        </w:rPr>
        <w:t xml:space="preserve"> </w:t>
      </w:r>
      <w:r>
        <w:t>lead</w:t>
      </w:r>
      <w:r>
        <w:rPr>
          <w:spacing w:val="-10"/>
        </w:rPr>
        <w:t xml:space="preserve"> </w:t>
      </w:r>
      <w:r>
        <w:t>authors</w:t>
      </w:r>
      <w:r>
        <w:rPr>
          <w:spacing w:val="-9"/>
        </w:rPr>
        <w:t xml:space="preserve"> </w:t>
      </w:r>
      <w:r>
        <w:t>of</w:t>
      </w:r>
    </w:p>
    <w:p w14:paraId="4368C65B" w14:textId="77777777" w:rsidR="00BB4C49" w:rsidRDefault="00DC0BFC">
      <w:pPr>
        <w:pStyle w:val="BodyText"/>
        <w:spacing w:before="154"/>
        <w:ind w:left="110"/>
      </w:pPr>
      <w:r>
        <w:rPr>
          <w:rFonts w:ascii="Trebuchet MS"/>
          <w:sz w:val="12"/>
        </w:rPr>
        <w:t xml:space="preserve">124    </w:t>
      </w:r>
      <w:r>
        <w:rPr>
          <w:rFonts w:ascii="Trebuchet MS"/>
          <w:spacing w:val="19"/>
          <w:sz w:val="12"/>
        </w:rPr>
        <w:t xml:space="preserve"> </w:t>
      </w:r>
      <w:r>
        <w:rPr>
          <w:w w:val="95"/>
        </w:rPr>
        <w:t>OA</w:t>
      </w:r>
      <w:r>
        <w:rPr>
          <w:spacing w:val="10"/>
          <w:w w:val="95"/>
        </w:rPr>
        <w:t xml:space="preserve"> </w:t>
      </w:r>
      <w:r>
        <w:rPr>
          <w:w w:val="95"/>
        </w:rPr>
        <w:t>articles</w:t>
      </w:r>
      <w:r>
        <w:rPr>
          <w:spacing w:val="10"/>
          <w:w w:val="95"/>
        </w:rPr>
        <w:t xml:space="preserve"> </w:t>
      </w:r>
      <w:r>
        <w:rPr>
          <w:w w:val="95"/>
        </w:rPr>
        <w:t>in</w:t>
      </w:r>
      <w:r>
        <w:rPr>
          <w:spacing w:val="10"/>
          <w:w w:val="95"/>
        </w:rPr>
        <w:t xml:space="preserve"> </w:t>
      </w:r>
      <w:r>
        <w:rPr>
          <w:w w:val="95"/>
        </w:rPr>
        <w:t>Mirror</w:t>
      </w:r>
      <w:r>
        <w:rPr>
          <w:spacing w:val="9"/>
          <w:w w:val="95"/>
        </w:rPr>
        <w:t xml:space="preserve"> </w:t>
      </w:r>
      <w:r>
        <w:rPr>
          <w:w w:val="95"/>
        </w:rPr>
        <w:t>journals</w:t>
      </w:r>
      <w:r>
        <w:rPr>
          <w:spacing w:val="10"/>
          <w:w w:val="95"/>
        </w:rPr>
        <w:t xml:space="preserve"> </w:t>
      </w:r>
      <w:r>
        <w:rPr>
          <w:w w:val="95"/>
        </w:rPr>
        <w:t>would</w:t>
      </w:r>
      <w:r>
        <w:rPr>
          <w:spacing w:val="10"/>
          <w:w w:val="95"/>
        </w:rPr>
        <w:t xml:space="preserve"> </w:t>
      </w:r>
      <w:r>
        <w:rPr>
          <w:w w:val="95"/>
        </w:rPr>
        <w:t>be</w:t>
      </w:r>
      <w:r>
        <w:rPr>
          <w:spacing w:val="10"/>
          <w:w w:val="95"/>
        </w:rPr>
        <w:t xml:space="preserve"> </w:t>
      </w:r>
      <w:r>
        <w:rPr>
          <w:w w:val="95"/>
        </w:rPr>
        <w:t>similar</w:t>
      </w:r>
      <w:r>
        <w:rPr>
          <w:spacing w:val="9"/>
          <w:w w:val="95"/>
        </w:rPr>
        <w:t xml:space="preserve"> </w:t>
      </w:r>
      <w:r>
        <w:rPr>
          <w:w w:val="95"/>
        </w:rPr>
        <w:t>in</w:t>
      </w:r>
      <w:r>
        <w:rPr>
          <w:spacing w:val="10"/>
          <w:w w:val="95"/>
        </w:rPr>
        <w:t xml:space="preserve"> </w:t>
      </w:r>
      <w:r>
        <w:rPr>
          <w:w w:val="95"/>
        </w:rPr>
        <w:t>geographic</w:t>
      </w:r>
      <w:r>
        <w:rPr>
          <w:spacing w:val="11"/>
          <w:w w:val="95"/>
        </w:rPr>
        <w:t xml:space="preserve"> </w:t>
      </w:r>
      <w:r>
        <w:rPr>
          <w:w w:val="95"/>
        </w:rPr>
        <w:t>diversity</w:t>
      </w:r>
      <w:r>
        <w:rPr>
          <w:spacing w:val="10"/>
          <w:w w:val="95"/>
        </w:rPr>
        <w:t xml:space="preserve"> </w:t>
      </w:r>
      <w:r>
        <w:rPr>
          <w:w w:val="95"/>
        </w:rPr>
        <w:t>and</w:t>
      </w:r>
      <w:r>
        <w:rPr>
          <w:spacing w:val="9"/>
          <w:w w:val="95"/>
        </w:rPr>
        <w:t xml:space="preserve"> </w:t>
      </w:r>
      <w:r>
        <w:rPr>
          <w:w w:val="95"/>
        </w:rPr>
        <w:t>structure</w:t>
      </w:r>
      <w:r>
        <w:rPr>
          <w:spacing w:val="10"/>
          <w:w w:val="95"/>
        </w:rPr>
        <w:t xml:space="preserve"> </w:t>
      </w:r>
      <w:r>
        <w:rPr>
          <w:w w:val="95"/>
        </w:rPr>
        <w:t>to</w:t>
      </w:r>
      <w:r>
        <w:rPr>
          <w:spacing w:val="9"/>
          <w:w w:val="95"/>
        </w:rPr>
        <w:t xml:space="preserve"> </w:t>
      </w:r>
      <w:r>
        <w:rPr>
          <w:w w:val="95"/>
        </w:rPr>
        <w:t>the</w:t>
      </w:r>
    </w:p>
    <w:p w14:paraId="258E7743" w14:textId="77777777" w:rsidR="00BB4C49" w:rsidRDefault="00DC0BFC">
      <w:pPr>
        <w:pStyle w:val="BodyText"/>
        <w:spacing w:before="154"/>
        <w:ind w:left="110"/>
      </w:pPr>
      <w:r>
        <w:rPr>
          <w:rFonts w:ascii="Trebuchet MS"/>
          <w:sz w:val="12"/>
        </w:rPr>
        <w:t xml:space="preserve">125    </w:t>
      </w:r>
      <w:r>
        <w:rPr>
          <w:rFonts w:ascii="Trebuchet MS"/>
          <w:spacing w:val="19"/>
          <w:sz w:val="12"/>
        </w:rPr>
        <w:t xml:space="preserve"> </w:t>
      </w:r>
      <w:r>
        <w:rPr>
          <w:spacing w:val="-2"/>
        </w:rPr>
        <w:t>authors</w:t>
      </w:r>
      <w:r>
        <w:rPr>
          <w:spacing w:val="-9"/>
        </w:rPr>
        <w:t xml:space="preserve"> </w:t>
      </w:r>
      <w:r>
        <w:rPr>
          <w:spacing w:val="-2"/>
        </w:rPr>
        <w:t>of</w:t>
      </w:r>
      <w:r>
        <w:rPr>
          <w:spacing w:val="-9"/>
        </w:rPr>
        <w:t xml:space="preserve"> </w:t>
      </w:r>
      <w:r>
        <w:rPr>
          <w:spacing w:val="-2"/>
        </w:rPr>
        <w:t>OA</w:t>
      </w:r>
      <w:r>
        <w:rPr>
          <w:spacing w:val="-9"/>
        </w:rPr>
        <w:t xml:space="preserve"> </w:t>
      </w:r>
      <w:r>
        <w:rPr>
          <w:spacing w:val="-2"/>
        </w:rPr>
        <w:t>articles</w:t>
      </w:r>
      <w:r>
        <w:rPr>
          <w:spacing w:val="-9"/>
        </w:rPr>
        <w:t xml:space="preserve"> </w:t>
      </w:r>
      <w:r>
        <w:rPr>
          <w:spacing w:val="-2"/>
        </w:rPr>
        <w:t>in</w:t>
      </w:r>
      <w:r>
        <w:rPr>
          <w:spacing w:val="-10"/>
        </w:rPr>
        <w:t xml:space="preserve"> </w:t>
      </w:r>
      <w:r>
        <w:rPr>
          <w:spacing w:val="-1"/>
        </w:rPr>
        <w:t>Parent</w:t>
      </w:r>
      <w:r>
        <w:rPr>
          <w:spacing w:val="-10"/>
        </w:rPr>
        <w:t xml:space="preserve"> </w:t>
      </w:r>
      <w:r>
        <w:rPr>
          <w:spacing w:val="-1"/>
        </w:rPr>
        <w:t>journals.</w:t>
      </w:r>
      <w:r>
        <w:rPr>
          <w:spacing w:val="8"/>
        </w:rPr>
        <w:t xml:space="preserve"> </w:t>
      </w:r>
      <w:r>
        <w:rPr>
          <w:spacing w:val="-1"/>
        </w:rPr>
        <w:t>Second,</w:t>
      </w:r>
      <w:r>
        <w:rPr>
          <w:spacing w:val="-9"/>
        </w:rPr>
        <w:t xml:space="preserve"> </w:t>
      </w:r>
      <w:r>
        <w:rPr>
          <w:spacing w:val="-1"/>
        </w:rPr>
        <w:t>that</w:t>
      </w:r>
      <w:r>
        <w:rPr>
          <w:spacing w:val="-10"/>
        </w:rPr>
        <w:t xml:space="preserve"> </w:t>
      </w:r>
      <w:r>
        <w:rPr>
          <w:spacing w:val="-1"/>
        </w:rPr>
        <w:t>the</w:t>
      </w:r>
      <w:r>
        <w:rPr>
          <w:spacing w:val="-9"/>
        </w:rPr>
        <w:t xml:space="preserve"> </w:t>
      </w:r>
      <w:r>
        <w:rPr>
          <w:spacing w:val="-1"/>
        </w:rPr>
        <w:t>geographic</w:t>
      </w:r>
      <w:r>
        <w:rPr>
          <w:spacing w:val="-9"/>
        </w:rPr>
        <w:t xml:space="preserve"> </w:t>
      </w:r>
      <w:r>
        <w:rPr>
          <w:spacing w:val="-1"/>
        </w:rPr>
        <w:t>diversity</w:t>
      </w:r>
      <w:r>
        <w:rPr>
          <w:spacing w:val="-10"/>
        </w:rPr>
        <w:t xml:space="preserve"> </w:t>
      </w:r>
      <w:r>
        <w:rPr>
          <w:spacing w:val="-1"/>
        </w:rPr>
        <w:t>of</w:t>
      </w:r>
      <w:r>
        <w:rPr>
          <w:spacing w:val="-9"/>
        </w:rPr>
        <w:t xml:space="preserve"> </w:t>
      </w:r>
      <w:r>
        <w:rPr>
          <w:spacing w:val="-1"/>
        </w:rPr>
        <w:t>lead</w:t>
      </w:r>
    </w:p>
    <w:p w14:paraId="658215E3" w14:textId="0ED299D3" w:rsidR="00BB4C49" w:rsidRDefault="00DC0BFC">
      <w:pPr>
        <w:pStyle w:val="BodyText"/>
        <w:spacing w:before="155"/>
        <w:ind w:left="110"/>
      </w:pPr>
      <w:proofErr w:type="gramStart"/>
      <w:r>
        <w:rPr>
          <w:rFonts w:ascii="Trebuchet MS"/>
          <w:sz w:val="12"/>
        </w:rPr>
        <w:t>126</w:t>
      </w:r>
      <w:proofErr w:type="gramEnd"/>
      <w:r>
        <w:rPr>
          <w:rFonts w:ascii="Trebuchet MS"/>
          <w:sz w:val="12"/>
        </w:rPr>
        <w:t xml:space="preserve">    </w:t>
      </w:r>
      <w:r>
        <w:rPr>
          <w:rFonts w:ascii="Trebuchet MS"/>
          <w:spacing w:val="19"/>
          <w:sz w:val="12"/>
        </w:rPr>
        <w:t xml:space="preserve"> </w:t>
      </w:r>
      <w:r>
        <w:rPr>
          <w:w w:val="95"/>
        </w:rPr>
        <w:t>authors</w:t>
      </w:r>
      <w:r>
        <w:rPr>
          <w:spacing w:val="15"/>
          <w:w w:val="95"/>
        </w:rPr>
        <w:t xml:space="preserve"> </w:t>
      </w:r>
      <w:r>
        <w:rPr>
          <w:w w:val="95"/>
        </w:rPr>
        <w:t>in</w:t>
      </w:r>
      <w:r>
        <w:rPr>
          <w:spacing w:val="15"/>
          <w:w w:val="95"/>
        </w:rPr>
        <w:t xml:space="preserve"> </w:t>
      </w:r>
      <w:r>
        <w:rPr>
          <w:w w:val="95"/>
        </w:rPr>
        <w:t>OA</w:t>
      </w:r>
      <w:r>
        <w:rPr>
          <w:spacing w:val="16"/>
          <w:w w:val="95"/>
        </w:rPr>
        <w:t xml:space="preserve"> </w:t>
      </w:r>
      <w:r>
        <w:rPr>
          <w:w w:val="95"/>
        </w:rPr>
        <w:t>articles</w:t>
      </w:r>
      <w:r>
        <w:rPr>
          <w:spacing w:val="15"/>
          <w:w w:val="95"/>
        </w:rPr>
        <w:t xml:space="preserve"> </w:t>
      </w:r>
      <w:r>
        <w:rPr>
          <w:w w:val="95"/>
        </w:rPr>
        <w:t>in</w:t>
      </w:r>
      <w:r>
        <w:rPr>
          <w:spacing w:val="15"/>
          <w:w w:val="95"/>
        </w:rPr>
        <w:t xml:space="preserve"> </w:t>
      </w:r>
      <w:r>
        <w:rPr>
          <w:w w:val="95"/>
        </w:rPr>
        <w:t>both</w:t>
      </w:r>
      <w:r>
        <w:rPr>
          <w:spacing w:val="14"/>
          <w:w w:val="95"/>
        </w:rPr>
        <w:t xml:space="preserve"> </w:t>
      </w:r>
      <w:ins w:id="191" w:author="Smith,Audrey Culver" w:date="2021-02-22T14:27:00Z">
        <w:r w:rsidR="00CC2EFD">
          <w:rPr>
            <w:w w:val="95"/>
          </w:rPr>
          <w:t>M</w:t>
        </w:r>
      </w:ins>
      <w:del w:id="192" w:author="Smith,Audrey Culver" w:date="2021-02-22T14:27:00Z">
        <w:r w:rsidDel="00CC2EFD">
          <w:rPr>
            <w:w w:val="95"/>
          </w:rPr>
          <w:delText>m</w:delText>
        </w:r>
      </w:del>
      <w:r>
        <w:rPr>
          <w:w w:val="95"/>
        </w:rPr>
        <w:t>irror</w:t>
      </w:r>
      <w:r>
        <w:rPr>
          <w:spacing w:val="14"/>
          <w:w w:val="95"/>
        </w:rPr>
        <w:t xml:space="preserve"> </w:t>
      </w:r>
      <w:r>
        <w:rPr>
          <w:w w:val="95"/>
        </w:rPr>
        <w:t>and</w:t>
      </w:r>
      <w:r>
        <w:rPr>
          <w:spacing w:val="15"/>
          <w:w w:val="95"/>
        </w:rPr>
        <w:t xml:space="preserve"> </w:t>
      </w:r>
      <w:ins w:id="193" w:author="Smith,Audrey Culver" w:date="2021-02-22T14:27:00Z">
        <w:r w:rsidR="00CC2EFD">
          <w:rPr>
            <w:w w:val="95"/>
          </w:rPr>
          <w:t>P</w:t>
        </w:r>
      </w:ins>
      <w:del w:id="194" w:author="Smith,Audrey Culver" w:date="2021-02-22T14:27:00Z">
        <w:r w:rsidDel="00CC2EFD">
          <w:rPr>
            <w:w w:val="95"/>
          </w:rPr>
          <w:delText>p</w:delText>
        </w:r>
      </w:del>
      <w:r>
        <w:rPr>
          <w:w w:val="95"/>
        </w:rPr>
        <w:t>arent</w:t>
      </w:r>
      <w:r>
        <w:rPr>
          <w:spacing w:val="15"/>
          <w:w w:val="95"/>
        </w:rPr>
        <w:t xml:space="preserve"> </w:t>
      </w:r>
      <w:r>
        <w:rPr>
          <w:w w:val="95"/>
        </w:rPr>
        <w:t>journals</w:t>
      </w:r>
      <w:r>
        <w:rPr>
          <w:spacing w:val="15"/>
          <w:w w:val="95"/>
        </w:rPr>
        <w:t xml:space="preserve"> </w:t>
      </w:r>
      <w:r>
        <w:rPr>
          <w:w w:val="95"/>
        </w:rPr>
        <w:t>would</w:t>
      </w:r>
      <w:r>
        <w:rPr>
          <w:spacing w:val="14"/>
          <w:w w:val="95"/>
        </w:rPr>
        <w:t xml:space="preserve"> </w:t>
      </w:r>
      <w:r>
        <w:rPr>
          <w:w w:val="95"/>
        </w:rPr>
        <w:t>be</w:t>
      </w:r>
      <w:r>
        <w:rPr>
          <w:spacing w:val="15"/>
          <w:w w:val="95"/>
        </w:rPr>
        <w:t xml:space="preserve"> </w:t>
      </w:r>
      <w:r>
        <w:rPr>
          <w:w w:val="95"/>
        </w:rPr>
        <w:t>lower</w:t>
      </w:r>
      <w:r>
        <w:rPr>
          <w:spacing w:val="15"/>
          <w:w w:val="95"/>
        </w:rPr>
        <w:t xml:space="preserve"> </w:t>
      </w:r>
      <w:r>
        <w:rPr>
          <w:w w:val="95"/>
        </w:rPr>
        <w:t>than</w:t>
      </w:r>
      <w:r>
        <w:rPr>
          <w:spacing w:val="14"/>
          <w:w w:val="95"/>
        </w:rPr>
        <w:t xml:space="preserve"> </w:t>
      </w:r>
      <w:r>
        <w:rPr>
          <w:w w:val="95"/>
        </w:rPr>
        <w:t>that</w:t>
      </w:r>
      <w:r>
        <w:rPr>
          <w:spacing w:val="15"/>
          <w:w w:val="95"/>
        </w:rPr>
        <w:t xml:space="preserve"> </w:t>
      </w:r>
      <w:r>
        <w:rPr>
          <w:w w:val="95"/>
        </w:rPr>
        <w:t>of</w:t>
      </w:r>
    </w:p>
    <w:p w14:paraId="4A8E896B" w14:textId="77777777" w:rsidR="00BB4C49" w:rsidRDefault="00DC0BFC">
      <w:pPr>
        <w:pStyle w:val="BodyText"/>
        <w:spacing w:before="154"/>
        <w:ind w:left="110"/>
      </w:pPr>
      <w:r>
        <w:rPr>
          <w:rFonts w:ascii="Trebuchet MS"/>
          <w:sz w:val="12"/>
        </w:rPr>
        <w:t xml:space="preserve">127    </w:t>
      </w:r>
      <w:r>
        <w:rPr>
          <w:rFonts w:ascii="Trebuchet MS"/>
          <w:spacing w:val="19"/>
          <w:sz w:val="12"/>
        </w:rPr>
        <w:t xml:space="preserve"> </w:t>
      </w:r>
      <w:r>
        <w:rPr>
          <w:w w:val="95"/>
        </w:rPr>
        <w:t>subscription-only</w:t>
      </w:r>
      <w:r>
        <w:rPr>
          <w:spacing w:val="15"/>
          <w:w w:val="95"/>
        </w:rPr>
        <w:t xml:space="preserve"> </w:t>
      </w:r>
      <w:r>
        <w:rPr>
          <w:w w:val="95"/>
        </w:rPr>
        <w:t>articles</w:t>
      </w:r>
      <w:r>
        <w:rPr>
          <w:spacing w:val="16"/>
          <w:w w:val="95"/>
        </w:rPr>
        <w:t xml:space="preserve"> </w:t>
      </w:r>
      <w:r>
        <w:rPr>
          <w:w w:val="95"/>
        </w:rPr>
        <w:t>in</w:t>
      </w:r>
      <w:r>
        <w:rPr>
          <w:spacing w:val="15"/>
          <w:w w:val="95"/>
        </w:rPr>
        <w:t xml:space="preserve"> </w:t>
      </w:r>
      <w:r>
        <w:rPr>
          <w:w w:val="95"/>
        </w:rPr>
        <w:t>Parent</w:t>
      </w:r>
      <w:r>
        <w:rPr>
          <w:spacing w:val="16"/>
          <w:w w:val="95"/>
        </w:rPr>
        <w:t xml:space="preserve"> </w:t>
      </w:r>
      <w:r>
        <w:rPr>
          <w:w w:val="95"/>
        </w:rPr>
        <w:t>journals.</w:t>
      </w:r>
      <w:r>
        <w:rPr>
          <w:spacing w:val="41"/>
          <w:w w:val="95"/>
        </w:rPr>
        <w:t xml:space="preserve"> </w:t>
      </w:r>
      <w:r>
        <w:rPr>
          <w:w w:val="95"/>
        </w:rPr>
        <w:t>Third,</w:t>
      </w:r>
      <w:r>
        <w:rPr>
          <w:spacing w:val="15"/>
          <w:w w:val="95"/>
        </w:rPr>
        <w:t xml:space="preserve"> </w:t>
      </w:r>
      <w:r>
        <w:rPr>
          <w:w w:val="95"/>
        </w:rPr>
        <w:t>that</w:t>
      </w:r>
      <w:r>
        <w:rPr>
          <w:spacing w:val="16"/>
          <w:w w:val="95"/>
        </w:rPr>
        <w:t xml:space="preserve"> </w:t>
      </w:r>
      <w:r>
        <w:rPr>
          <w:w w:val="95"/>
        </w:rPr>
        <w:t>any</w:t>
      </w:r>
      <w:r>
        <w:rPr>
          <w:spacing w:val="16"/>
          <w:w w:val="95"/>
        </w:rPr>
        <w:t xml:space="preserve"> </w:t>
      </w:r>
      <w:r>
        <w:rPr>
          <w:w w:val="95"/>
        </w:rPr>
        <w:t>such</w:t>
      </w:r>
      <w:r>
        <w:rPr>
          <w:spacing w:val="16"/>
          <w:w w:val="95"/>
        </w:rPr>
        <w:t xml:space="preserve"> </w:t>
      </w:r>
      <w:r>
        <w:rPr>
          <w:w w:val="95"/>
        </w:rPr>
        <w:t>reductions</w:t>
      </w:r>
      <w:r>
        <w:rPr>
          <w:spacing w:val="16"/>
          <w:w w:val="95"/>
        </w:rPr>
        <w:t xml:space="preserve"> </w:t>
      </w:r>
      <w:r>
        <w:rPr>
          <w:w w:val="95"/>
        </w:rPr>
        <w:t>would</w:t>
      </w:r>
      <w:r>
        <w:rPr>
          <w:spacing w:val="15"/>
          <w:w w:val="95"/>
        </w:rPr>
        <w:t xml:space="preserve"> </w:t>
      </w:r>
      <w:r>
        <w:rPr>
          <w:w w:val="95"/>
        </w:rPr>
        <w:t>be</w:t>
      </w:r>
      <w:r>
        <w:rPr>
          <w:spacing w:val="16"/>
          <w:w w:val="95"/>
        </w:rPr>
        <w:t xml:space="preserve"> </w:t>
      </w:r>
      <w:r>
        <w:rPr>
          <w:w w:val="95"/>
        </w:rPr>
        <w:t>due</w:t>
      </w:r>
    </w:p>
    <w:p w14:paraId="593AB38C" w14:textId="77777777" w:rsidR="00BB4C49" w:rsidRDefault="00BB4C49">
      <w:pPr>
        <w:sectPr w:rsidR="00BB4C49">
          <w:pgSz w:w="12240" w:h="15840"/>
          <w:pgMar w:top="1320" w:right="1240" w:bottom="280" w:left="940" w:header="649" w:footer="0" w:gutter="0"/>
          <w:cols w:space="720"/>
        </w:sectPr>
      </w:pPr>
    </w:p>
    <w:p w14:paraId="3C06EE5B" w14:textId="77777777" w:rsidR="00BB4C49" w:rsidRDefault="00DC0BFC">
      <w:pPr>
        <w:pStyle w:val="BodyText"/>
        <w:spacing w:before="171"/>
        <w:ind w:left="110"/>
      </w:pPr>
      <w:proofErr w:type="gramStart"/>
      <w:r>
        <w:rPr>
          <w:rFonts w:ascii="Trebuchet MS"/>
          <w:sz w:val="12"/>
        </w:rPr>
        <w:lastRenderedPageBreak/>
        <w:t>128</w:t>
      </w:r>
      <w:proofErr w:type="gramEnd"/>
      <w:r>
        <w:rPr>
          <w:rFonts w:ascii="Trebuchet MS"/>
          <w:sz w:val="12"/>
        </w:rPr>
        <w:t xml:space="preserve">    </w:t>
      </w:r>
      <w:r>
        <w:rPr>
          <w:rFonts w:ascii="Trebuchet MS"/>
          <w:spacing w:val="19"/>
          <w:sz w:val="12"/>
        </w:rPr>
        <w:t xml:space="preserve"> </w:t>
      </w:r>
      <w:r>
        <w:rPr>
          <w:w w:val="95"/>
        </w:rPr>
        <w:t>to</w:t>
      </w:r>
      <w:r>
        <w:rPr>
          <w:spacing w:val="7"/>
          <w:w w:val="95"/>
        </w:rPr>
        <w:t xml:space="preserve"> </w:t>
      </w:r>
      <w:r>
        <w:rPr>
          <w:w w:val="95"/>
        </w:rPr>
        <w:t>OA</w:t>
      </w:r>
      <w:r>
        <w:rPr>
          <w:spacing w:val="8"/>
          <w:w w:val="95"/>
        </w:rPr>
        <w:t xml:space="preserve"> </w:t>
      </w:r>
      <w:r>
        <w:rPr>
          <w:w w:val="95"/>
        </w:rPr>
        <w:t>articles</w:t>
      </w:r>
      <w:r>
        <w:rPr>
          <w:spacing w:val="8"/>
          <w:w w:val="95"/>
        </w:rPr>
        <w:t xml:space="preserve"> </w:t>
      </w:r>
      <w:r>
        <w:rPr>
          <w:w w:val="95"/>
        </w:rPr>
        <w:t>having</w:t>
      </w:r>
      <w:r>
        <w:rPr>
          <w:spacing w:val="7"/>
          <w:w w:val="95"/>
        </w:rPr>
        <w:t xml:space="preserve"> </w:t>
      </w:r>
      <w:r>
        <w:rPr>
          <w:w w:val="95"/>
        </w:rPr>
        <w:t>fewer</w:t>
      </w:r>
      <w:r>
        <w:rPr>
          <w:spacing w:val="7"/>
          <w:w w:val="95"/>
        </w:rPr>
        <w:t xml:space="preserve"> </w:t>
      </w:r>
      <w:r>
        <w:rPr>
          <w:w w:val="95"/>
        </w:rPr>
        <w:t>lead</w:t>
      </w:r>
      <w:r>
        <w:rPr>
          <w:spacing w:val="8"/>
          <w:w w:val="95"/>
        </w:rPr>
        <w:t xml:space="preserve"> </w:t>
      </w:r>
      <w:r>
        <w:rPr>
          <w:w w:val="95"/>
        </w:rPr>
        <w:t>authors</w:t>
      </w:r>
      <w:r>
        <w:rPr>
          <w:spacing w:val="7"/>
          <w:w w:val="95"/>
        </w:rPr>
        <w:t xml:space="preserve"> </w:t>
      </w:r>
      <w:r>
        <w:rPr>
          <w:w w:val="95"/>
        </w:rPr>
        <w:t>from</w:t>
      </w:r>
      <w:r>
        <w:rPr>
          <w:spacing w:val="8"/>
          <w:w w:val="95"/>
        </w:rPr>
        <w:t xml:space="preserve"> </w:t>
      </w:r>
      <w:r>
        <w:rPr>
          <w:w w:val="95"/>
        </w:rPr>
        <w:t>low-income</w:t>
      </w:r>
      <w:r>
        <w:rPr>
          <w:spacing w:val="7"/>
          <w:w w:val="95"/>
        </w:rPr>
        <w:t xml:space="preserve"> </w:t>
      </w:r>
      <w:commentRangeStart w:id="195"/>
      <w:r>
        <w:rPr>
          <w:w w:val="95"/>
        </w:rPr>
        <w:t>countries</w:t>
      </w:r>
      <w:commentRangeEnd w:id="195"/>
      <w:r w:rsidR="000A4865">
        <w:rPr>
          <w:rStyle w:val="CommentReference"/>
        </w:rPr>
        <w:commentReference w:id="195"/>
      </w:r>
      <w:r>
        <w:rPr>
          <w:w w:val="95"/>
        </w:rPr>
        <w:t>.</w:t>
      </w:r>
      <w:r>
        <w:rPr>
          <w:spacing w:val="30"/>
          <w:w w:val="95"/>
        </w:rPr>
        <w:t xml:space="preserve"> </w:t>
      </w:r>
      <w:r>
        <w:rPr>
          <w:w w:val="95"/>
        </w:rPr>
        <w:t>We</w:t>
      </w:r>
      <w:r>
        <w:rPr>
          <w:spacing w:val="8"/>
          <w:w w:val="95"/>
        </w:rPr>
        <w:t xml:space="preserve"> </w:t>
      </w:r>
      <w:r>
        <w:rPr>
          <w:w w:val="95"/>
        </w:rPr>
        <w:t>tested</w:t>
      </w:r>
      <w:r>
        <w:rPr>
          <w:spacing w:val="8"/>
          <w:w w:val="95"/>
        </w:rPr>
        <w:t xml:space="preserve"> </w:t>
      </w:r>
      <w:r>
        <w:rPr>
          <w:w w:val="95"/>
        </w:rPr>
        <w:t>these</w:t>
      </w:r>
    </w:p>
    <w:p w14:paraId="70F2F37F" w14:textId="77777777" w:rsidR="00BB4C49" w:rsidRDefault="00DC0BFC">
      <w:pPr>
        <w:pStyle w:val="BodyText"/>
        <w:spacing w:before="154"/>
        <w:ind w:left="110"/>
      </w:pPr>
      <w:r>
        <w:rPr>
          <w:rFonts w:ascii="Trebuchet MS"/>
          <w:sz w:val="12"/>
        </w:rPr>
        <w:t xml:space="preserve">129    </w:t>
      </w:r>
      <w:r>
        <w:rPr>
          <w:rFonts w:ascii="Trebuchet MS"/>
          <w:spacing w:val="19"/>
          <w:sz w:val="12"/>
        </w:rPr>
        <w:t xml:space="preserve"> </w:t>
      </w:r>
      <w:r>
        <w:rPr>
          <w:w w:val="95"/>
        </w:rPr>
        <w:t>hypotheses</w:t>
      </w:r>
      <w:r>
        <w:rPr>
          <w:spacing w:val="-1"/>
          <w:w w:val="95"/>
        </w:rPr>
        <w:t xml:space="preserve"> </w:t>
      </w:r>
      <w:r>
        <w:rPr>
          <w:w w:val="95"/>
        </w:rPr>
        <w:t>using</w:t>
      </w:r>
      <w:r>
        <w:rPr>
          <w:spacing w:val="-1"/>
          <w:w w:val="95"/>
        </w:rPr>
        <w:t xml:space="preserve"> </w:t>
      </w:r>
      <w:r>
        <w:rPr>
          <w:w w:val="95"/>
        </w:rPr>
        <w:t>diversity</w:t>
      </w:r>
      <w:r>
        <w:rPr>
          <w:spacing w:val="-1"/>
          <w:w w:val="95"/>
        </w:rPr>
        <w:t xml:space="preserve"> </w:t>
      </w:r>
      <w:r>
        <w:rPr>
          <w:w w:val="95"/>
        </w:rPr>
        <w:t>indices</w:t>
      </w:r>
      <w:r>
        <w:rPr>
          <w:spacing w:val="-1"/>
          <w:w w:val="95"/>
        </w:rPr>
        <w:t xml:space="preserve"> </w:t>
      </w:r>
      <w:r>
        <w:rPr>
          <w:w w:val="95"/>
        </w:rPr>
        <w:t>derived</w:t>
      </w:r>
      <w:r>
        <w:rPr>
          <w:spacing w:val="-1"/>
          <w:w w:val="95"/>
        </w:rPr>
        <w:t xml:space="preserve"> </w:t>
      </w:r>
      <w:r>
        <w:rPr>
          <w:w w:val="95"/>
        </w:rPr>
        <w:t>from</w:t>
      </w:r>
      <w:r>
        <w:rPr>
          <w:spacing w:val="-1"/>
          <w:w w:val="95"/>
        </w:rPr>
        <w:t xml:space="preserve"> </w:t>
      </w:r>
      <w:r>
        <w:rPr>
          <w:w w:val="95"/>
        </w:rPr>
        <w:t>information</w:t>
      </w:r>
      <w:r>
        <w:rPr>
          <w:spacing w:val="-1"/>
          <w:w w:val="95"/>
        </w:rPr>
        <w:t xml:space="preserve"> </w:t>
      </w:r>
      <w:r>
        <w:rPr>
          <w:w w:val="95"/>
        </w:rPr>
        <w:t>theory</w:t>
      </w:r>
      <w:r>
        <w:rPr>
          <w:spacing w:val="-1"/>
          <w:w w:val="95"/>
        </w:rPr>
        <w:t xml:space="preserve"> </w:t>
      </w:r>
      <w:r>
        <w:rPr>
          <w:w w:val="95"/>
        </w:rPr>
        <w:t>that</w:t>
      </w:r>
      <w:r>
        <w:rPr>
          <w:spacing w:val="-1"/>
          <w:w w:val="95"/>
        </w:rPr>
        <w:t xml:space="preserve"> </w:t>
      </w:r>
      <w:r>
        <w:rPr>
          <w:w w:val="95"/>
        </w:rPr>
        <w:t>are</w:t>
      </w:r>
      <w:r>
        <w:rPr>
          <w:spacing w:val="-2"/>
          <w:w w:val="95"/>
        </w:rPr>
        <w:t xml:space="preserve"> </w:t>
      </w:r>
      <w:r>
        <w:rPr>
          <w:w w:val="95"/>
        </w:rPr>
        <w:t>commonly</w:t>
      </w:r>
      <w:r>
        <w:rPr>
          <w:spacing w:val="-1"/>
          <w:w w:val="95"/>
        </w:rPr>
        <w:t xml:space="preserve"> </w:t>
      </w:r>
      <w:r>
        <w:rPr>
          <w:w w:val="95"/>
        </w:rPr>
        <w:t>used</w:t>
      </w:r>
    </w:p>
    <w:p w14:paraId="33743231" w14:textId="77777777" w:rsidR="00BB4C49" w:rsidRDefault="00DC0BFC">
      <w:pPr>
        <w:pStyle w:val="BodyText"/>
        <w:spacing w:before="154"/>
        <w:ind w:left="110"/>
      </w:pPr>
      <w:r>
        <w:rPr>
          <w:rFonts w:ascii="Trebuchet MS"/>
          <w:sz w:val="12"/>
        </w:rPr>
        <w:t xml:space="preserve">130    </w:t>
      </w:r>
      <w:r>
        <w:rPr>
          <w:rFonts w:ascii="Trebuchet MS"/>
          <w:spacing w:val="19"/>
          <w:sz w:val="12"/>
        </w:rPr>
        <w:t xml:space="preserve"> </w:t>
      </w:r>
      <w:r>
        <w:rPr>
          <w:w w:val="95"/>
        </w:rPr>
        <w:t>across</w:t>
      </w:r>
      <w:r>
        <w:rPr>
          <w:spacing w:val="11"/>
          <w:w w:val="95"/>
        </w:rPr>
        <w:t xml:space="preserve"> </w:t>
      </w:r>
      <w:r>
        <w:rPr>
          <w:w w:val="95"/>
        </w:rPr>
        <w:t>disciplines</w:t>
      </w:r>
      <w:r>
        <w:rPr>
          <w:spacing w:val="12"/>
          <w:w w:val="95"/>
        </w:rPr>
        <w:t xml:space="preserve"> </w:t>
      </w:r>
      <w:r>
        <w:rPr>
          <w:w w:val="95"/>
        </w:rPr>
        <w:t>for</w:t>
      </w:r>
      <w:r>
        <w:rPr>
          <w:spacing w:val="11"/>
          <w:w w:val="95"/>
        </w:rPr>
        <w:t xml:space="preserve"> </w:t>
      </w:r>
      <w:r>
        <w:rPr>
          <w:w w:val="95"/>
        </w:rPr>
        <w:t>quantifying</w:t>
      </w:r>
      <w:r>
        <w:rPr>
          <w:spacing w:val="11"/>
          <w:w w:val="95"/>
        </w:rPr>
        <w:t xml:space="preserve"> </w:t>
      </w:r>
      <w:r>
        <w:rPr>
          <w:w w:val="95"/>
        </w:rPr>
        <w:t>and</w:t>
      </w:r>
      <w:r>
        <w:rPr>
          <w:spacing w:val="11"/>
          <w:w w:val="95"/>
        </w:rPr>
        <w:t xml:space="preserve"> </w:t>
      </w:r>
      <w:r>
        <w:rPr>
          <w:w w:val="95"/>
        </w:rPr>
        <w:t>comparing</w:t>
      </w:r>
      <w:r>
        <w:rPr>
          <w:spacing w:val="11"/>
          <w:w w:val="95"/>
        </w:rPr>
        <w:t xml:space="preserve"> </w:t>
      </w:r>
      <w:r>
        <w:rPr>
          <w:w w:val="95"/>
        </w:rPr>
        <w:t>the</w:t>
      </w:r>
      <w:r>
        <w:rPr>
          <w:spacing w:val="12"/>
          <w:w w:val="95"/>
        </w:rPr>
        <w:t xml:space="preserve"> </w:t>
      </w:r>
      <w:r>
        <w:rPr>
          <w:w w:val="95"/>
        </w:rPr>
        <w:t>structure</w:t>
      </w:r>
      <w:r>
        <w:rPr>
          <w:spacing w:val="11"/>
          <w:w w:val="95"/>
        </w:rPr>
        <w:t xml:space="preserve"> </w:t>
      </w:r>
      <w:r>
        <w:rPr>
          <w:w w:val="95"/>
        </w:rPr>
        <w:t>of</w:t>
      </w:r>
      <w:r>
        <w:rPr>
          <w:spacing w:val="11"/>
          <w:w w:val="95"/>
        </w:rPr>
        <w:t xml:space="preserve"> </w:t>
      </w:r>
      <w:r>
        <w:rPr>
          <w:w w:val="95"/>
        </w:rPr>
        <w:t>groups</w:t>
      </w:r>
      <w:r>
        <w:rPr>
          <w:spacing w:val="11"/>
          <w:w w:val="95"/>
        </w:rPr>
        <w:t xml:space="preserve"> </w:t>
      </w:r>
      <w:r>
        <w:rPr>
          <w:w w:val="95"/>
        </w:rPr>
        <w:t>(Calver,</w:t>
      </w:r>
      <w:r>
        <w:rPr>
          <w:spacing w:val="11"/>
          <w:w w:val="95"/>
        </w:rPr>
        <w:t xml:space="preserve"> </w:t>
      </w:r>
      <w:r>
        <w:rPr>
          <w:w w:val="95"/>
        </w:rPr>
        <w:t>Bryant,</w:t>
      </w:r>
      <w:r>
        <w:rPr>
          <w:spacing w:val="11"/>
          <w:w w:val="95"/>
        </w:rPr>
        <w:t xml:space="preserve"> </w:t>
      </w:r>
      <w:r>
        <w:rPr>
          <w:w w:val="95"/>
        </w:rPr>
        <w:t>&amp;</w:t>
      </w:r>
    </w:p>
    <w:p w14:paraId="0BB660BD" w14:textId="77777777" w:rsidR="00BB4C49" w:rsidRDefault="00DC0BFC">
      <w:pPr>
        <w:pStyle w:val="BodyText"/>
        <w:spacing w:before="155"/>
        <w:ind w:left="110"/>
      </w:pPr>
      <w:r>
        <w:rPr>
          <w:rFonts w:ascii="Trebuchet MS"/>
          <w:sz w:val="12"/>
        </w:rPr>
        <w:t xml:space="preserve">131    </w:t>
      </w:r>
      <w:r>
        <w:rPr>
          <w:rFonts w:ascii="Trebuchet MS"/>
          <w:spacing w:val="7"/>
          <w:sz w:val="12"/>
        </w:rPr>
        <w:t xml:space="preserve"> </w:t>
      </w:r>
      <w:r>
        <w:rPr>
          <w:w w:val="95"/>
        </w:rPr>
        <w:t>Wardell-Johnson,</w:t>
      </w:r>
      <w:r>
        <w:rPr>
          <w:spacing w:val="8"/>
          <w:w w:val="95"/>
        </w:rPr>
        <w:t xml:space="preserve"> </w:t>
      </w:r>
      <w:r>
        <w:rPr>
          <w:w w:val="95"/>
        </w:rPr>
        <w:t>2018;</w:t>
      </w:r>
      <w:r>
        <w:rPr>
          <w:spacing w:val="8"/>
          <w:w w:val="95"/>
        </w:rPr>
        <w:t xml:space="preserve"> </w:t>
      </w:r>
      <w:proofErr w:type="spellStart"/>
      <w:r>
        <w:rPr>
          <w:w w:val="95"/>
        </w:rPr>
        <w:t>Espin</w:t>
      </w:r>
      <w:proofErr w:type="spellEnd"/>
      <w:r>
        <w:rPr>
          <w:spacing w:val="7"/>
          <w:w w:val="95"/>
        </w:rPr>
        <w:t xml:space="preserve"> </w:t>
      </w:r>
      <w:r>
        <w:rPr>
          <w:w w:val="95"/>
        </w:rPr>
        <w:t>et</w:t>
      </w:r>
      <w:r>
        <w:rPr>
          <w:spacing w:val="8"/>
          <w:w w:val="95"/>
        </w:rPr>
        <w:t xml:space="preserve"> </w:t>
      </w:r>
      <w:r>
        <w:rPr>
          <w:w w:val="95"/>
        </w:rPr>
        <w:t>al.,</w:t>
      </w:r>
      <w:r>
        <w:rPr>
          <w:spacing w:val="9"/>
          <w:w w:val="95"/>
        </w:rPr>
        <w:t xml:space="preserve"> </w:t>
      </w:r>
      <w:r>
        <w:rPr>
          <w:w w:val="95"/>
        </w:rPr>
        <w:t>2017;</w:t>
      </w:r>
      <w:r>
        <w:rPr>
          <w:spacing w:val="7"/>
          <w:w w:val="95"/>
        </w:rPr>
        <w:t xml:space="preserve"> </w:t>
      </w:r>
      <w:proofErr w:type="spellStart"/>
      <w:r>
        <w:rPr>
          <w:w w:val="95"/>
        </w:rPr>
        <w:t>Magurran</w:t>
      </w:r>
      <w:proofErr w:type="spellEnd"/>
      <w:r>
        <w:rPr>
          <w:w w:val="95"/>
        </w:rPr>
        <w:t>,</w:t>
      </w:r>
      <w:r>
        <w:rPr>
          <w:spacing w:val="8"/>
          <w:w w:val="95"/>
        </w:rPr>
        <w:t xml:space="preserve"> </w:t>
      </w:r>
      <w:r>
        <w:rPr>
          <w:w w:val="95"/>
        </w:rPr>
        <w:t>2004).</w:t>
      </w:r>
      <w:r>
        <w:rPr>
          <w:spacing w:val="30"/>
          <w:w w:val="95"/>
        </w:rPr>
        <w:t xml:space="preserve"> </w:t>
      </w:r>
      <w:r>
        <w:rPr>
          <w:w w:val="95"/>
        </w:rPr>
        <w:t>In</w:t>
      </w:r>
      <w:r>
        <w:rPr>
          <w:spacing w:val="8"/>
          <w:w w:val="95"/>
        </w:rPr>
        <w:t xml:space="preserve"> </w:t>
      </w:r>
      <w:r>
        <w:rPr>
          <w:w w:val="95"/>
        </w:rPr>
        <w:t>doing</w:t>
      </w:r>
      <w:r>
        <w:rPr>
          <w:spacing w:val="8"/>
          <w:w w:val="95"/>
        </w:rPr>
        <w:t xml:space="preserve"> </w:t>
      </w:r>
      <w:r>
        <w:rPr>
          <w:w w:val="95"/>
        </w:rPr>
        <w:t>so</w:t>
      </w:r>
      <w:r>
        <w:rPr>
          <w:spacing w:val="8"/>
          <w:w w:val="95"/>
        </w:rPr>
        <w:t xml:space="preserve"> </w:t>
      </w:r>
      <w:r>
        <w:rPr>
          <w:w w:val="95"/>
        </w:rPr>
        <w:t>we</w:t>
      </w:r>
      <w:r>
        <w:rPr>
          <w:spacing w:val="8"/>
          <w:w w:val="95"/>
        </w:rPr>
        <w:t xml:space="preserve"> </w:t>
      </w:r>
      <w:r>
        <w:rPr>
          <w:w w:val="95"/>
        </w:rPr>
        <w:t>not</w:t>
      </w:r>
      <w:r>
        <w:rPr>
          <w:spacing w:val="7"/>
          <w:w w:val="95"/>
        </w:rPr>
        <w:t xml:space="preserve"> </w:t>
      </w:r>
      <w:r>
        <w:rPr>
          <w:w w:val="95"/>
        </w:rPr>
        <w:t>only</w:t>
      </w:r>
      <w:r>
        <w:rPr>
          <w:spacing w:val="8"/>
          <w:w w:val="95"/>
        </w:rPr>
        <w:t xml:space="preserve"> </w:t>
      </w:r>
      <w:r>
        <w:rPr>
          <w:w w:val="95"/>
        </w:rPr>
        <w:t>provide</w:t>
      </w:r>
    </w:p>
    <w:p w14:paraId="6EA9EB74" w14:textId="77777777" w:rsidR="00BB4C49" w:rsidRDefault="00DC0BFC">
      <w:pPr>
        <w:pStyle w:val="BodyText"/>
        <w:spacing w:before="154"/>
        <w:ind w:left="110"/>
      </w:pPr>
      <w:r>
        <w:rPr>
          <w:rFonts w:ascii="Trebuchet MS"/>
          <w:sz w:val="12"/>
        </w:rPr>
        <w:t xml:space="preserve">132    </w:t>
      </w:r>
      <w:r>
        <w:rPr>
          <w:rFonts w:ascii="Trebuchet MS"/>
          <w:spacing w:val="19"/>
          <w:sz w:val="12"/>
        </w:rPr>
        <w:t xml:space="preserve"> </w:t>
      </w:r>
      <w:r>
        <w:rPr>
          <w:w w:val="95"/>
        </w:rPr>
        <w:t>a</w:t>
      </w:r>
      <w:r>
        <w:rPr>
          <w:spacing w:val="18"/>
          <w:w w:val="95"/>
        </w:rPr>
        <w:t xml:space="preserve"> </w:t>
      </w:r>
      <w:r>
        <w:rPr>
          <w:w w:val="95"/>
        </w:rPr>
        <w:t>robust</w:t>
      </w:r>
      <w:r>
        <w:rPr>
          <w:spacing w:val="20"/>
          <w:w w:val="95"/>
        </w:rPr>
        <w:t xml:space="preserve"> </w:t>
      </w:r>
      <w:r>
        <w:rPr>
          <w:w w:val="95"/>
        </w:rPr>
        <w:t>analysis</w:t>
      </w:r>
      <w:r>
        <w:rPr>
          <w:spacing w:val="19"/>
          <w:w w:val="95"/>
        </w:rPr>
        <w:t xml:space="preserve"> </w:t>
      </w:r>
      <w:r>
        <w:rPr>
          <w:w w:val="95"/>
        </w:rPr>
        <w:t>of</w:t>
      </w:r>
      <w:r>
        <w:rPr>
          <w:spacing w:val="19"/>
          <w:w w:val="95"/>
        </w:rPr>
        <w:t xml:space="preserve"> </w:t>
      </w:r>
      <w:r>
        <w:rPr>
          <w:w w:val="95"/>
        </w:rPr>
        <w:t>the</w:t>
      </w:r>
      <w:r>
        <w:rPr>
          <w:spacing w:val="19"/>
          <w:w w:val="95"/>
        </w:rPr>
        <w:t xml:space="preserve"> </w:t>
      </w:r>
      <w:r>
        <w:rPr>
          <w:w w:val="95"/>
        </w:rPr>
        <w:t>association</w:t>
      </w:r>
      <w:r>
        <w:rPr>
          <w:spacing w:val="18"/>
          <w:w w:val="95"/>
        </w:rPr>
        <w:t xml:space="preserve"> </w:t>
      </w:r>
      <w:r>
        <w:rPr>
          <w:w w:val="95"/>
        </w:rPr>
        <w:t>between</w:t>
      </w:r>
      <w:r>
        <w:rPr>
          <w:spacing w:val="18"/>
          <w:w w:val="95"/>
        </w:rPr>
        <w:t xml:space="preserve"> </w:t>
      </w:r>
      <w:r>
        <w:rPr>
          <w:w w:val="95"/>
        </w:rPr>
        <w:t>APCs</w:t>
      </w:r>
      <w:r>
        <w:rPr>
          <w:spacing w:val="19"/>
          <w:w w:val="95"/>
        </w:rPr>
        <w:t xml:space="preserve"> </w:t>
      </w:r>
      <w:r>
        <w:rPr>
          <w:w w:val="95"/>
        </w:rPr>
        <w:t>and</w:t>
      </w:r>
      <w:r>
        <w:rPr>
          <w:spacing w:val="18"/>
          <w:w w:val="95"/>
        </w:rPr>
        <w:t xml:space="preserve"> </w:t>
      </w:r>
      <w:r>
        <w:rPr>
          <w:w w:val="95"/>
        </w:rPr>
        <w:t>author</w:t>
      </w:r>
      <w:r>
        <w:rPr>
          <w:spacing w:val="19"/>
          <w:w w:val="95"/>
        </w:rPr>
        <w:t xml:space="preserve"> </w:t>
      </w:r>
      <w:r>
        <w:rPr>
          <w:w w:val="95"/>
        </w:rPr>
        <w:t>representation,</w:t>
      </w:r>
      <w:r>
        <w:rPr>
          <w:spacing w:val="18"/>
          <w:w w:val="95"/>
        </w:rPr>
        <w:t xml:space="preserve"> </w:t>
      </w:r>
      <w:r>
        <w:rPr>
          <w:w w:val="95"/>
        </w:rPr>
        <w:t>but</w:t>
      </w:r>
      <w:r>
        <w:rPr>
          <w:spacing w:val="19"/>
          <w:w w:val="95"/>
        </w:rPr>
        <w:t xml:space="preserve"> </w:t>
      </w:r>
      <w:r>
        <w:rPr>
          <w:w w:val="95"/>
        </w:rPr>
        <w:t>also</w:t>
      </w:r>
      <w:r>
        <w:rPr>
          <w:spacing w:val="18"/>
          <w:w w:val="95"/>
        </w:rPr>
        <w:t xml:space="preserve"> </w:t>
      </w:r>
      <w:r>
        <w:rPr>
          <w:w w:val="95"/>
        </w:rPr>
        <w:t>the</w:t>
      </w:r>
    </w:p>
    <w:p w14:paraId="07BAB535" w14:textId="77777777" w:rsidR="00BB4C49" w:rsidRDefault="00DC0BFC">
      <w:pPr>
        <w:pStyle w:val="BodyText"/>
        <w:spacing w:before="154"/>
        <w:ind w:left="110"/>
      </w:pPr>
      <w:r>
        <w:rPr>
          <w:rFonts w:ascii="Trebuchet MS"/>
          <w:sz w:val="12"/>
        </w:rPr>
        <w:t xml:space="preserve">133    </w:t>
      </w:r>
      <w:r>
        <w:rPr>
          <w:rFonts w:ascii="Trebuchet MS"/>
          <w:spacing w:val="19"/>
          <w:sz w:val="12"/>
        </w:rPr>
        <w:t xml:space="preserve"> </w:t>
      </w:r>
      <w:r>
        <w:rPr>
          <w:w w:val="95"/>
        </w:rPr>
        <w:t>first</w:t>
      </w:r>
      <w:r>
        <w:rPr>
          <w:spacing w:val="5"/>
          <w:w w:val="95"/>
        </w:rPr>
        <w:t xml:space="preserve"> </w:t>
      </w:r>
      <w:r>
        <w:rPr>
          <w:w w:val="95"/>
        </w:rPr>
        <w:t>comparison</w:t>
      </w:r>
      <w:r>
        <w:rPr>
          <w:spacing w:val="6"/>
          <w:w w:val="95"/>
        </w:rPr>
        <w:t xml:space="preserve"> </w:t>
      </w:r>
      <w:r>
        <w:rPr>
          <w:w w:val="95"/>
        </w:rPr>
        <w:t>of</w:t>
      </w:r>
      <w:r>
        <w:rPr>
          <w:spacing w:val="6"/>
          <w:w w:val="95"/>
        </w:rPr>
        <w:t xml:space="preserve"> </w:t>
      </w:r>
      <w:r>
        <w:rPr>
          <w:w w:val="95"/>
        </w:rPr>
        <w:t>author</w:t>
      </w:r>
      <w:r>
        <w:rPr>
          <w:spacing w:val="6"/>
          <w:w w:val="95"/>
        </w:rPr>
        <w:t xml:space="preserve"> </w:t>
      </w:r>
      <w:r>
        <w:rPr>
          <w:w w:val="95"/>
        </w:rPr>
        <w:t>communities</w:t>
      </w:r>
      <w:r>
        <w:rPr>
          <w:spacing w:val="6"/>
          <w:w w:val="95"/>
        </w:rPr>
        <w:t xml:space="preserve"> </w:t>
      </w:r>
      <w:r>
        <w:rPr>
          <w:w w:val="95"/>
        </w:rPr>
        <w:t>in</w:t>
      </w:r>
      <w:r>
        <w:rPr>
          <w:spacing w:val="6"/>
          <w:w w:val="95"/>
        </w:rPr>
        <w:t xml:space="preserve"> </w:t>
      </w:r>
      <w:r>
        <w:rPr>
          <w:w w:val="95"/>
        </w:rPr>
        <w:t>the</w:t>
      </w:r>
      <w:r>
        <w:rPr>
          <w:spacing w:val="6"/>
          <w:w w:val="95"/>
        </w:rPr>
        <w:t xml:space="preserve"> </w:t>
      </w:r>
      <w:r>
        <w:rPr>
          <w:w w:val="95"/>
        </w:rPr>
        <w:t>Mirror-Parent</w:t>
      </w:r>
      <w:r>
        <w:rPr>
          <w:spacing w:val="5"/>
          <w:w w:val="95"/>
        </w:rPr>
        <w:t xml:space="preserve"> </w:t>
      </w:r>
      <w:r>
        <w:rPr>
          <w:w w:val="95"/>
        </w:rPr>
        <w:t>publishing</w:t>
      </w:r>
      <w:r>
        <w:rPr>
          <w:spacing w:val="5"/>
          <w:w w:val="95"/>
        </w:rPr>
        <w:t xml:space="preserve"> </w:t>
      </w:r>
      <w:r>
        <w:rPr>
          <w:w w:val="95"/>
        </w:rPr>
        <w:t>framework.</w:t>
      </w:r>
    </w:p>
    <w:p w14:paraId="20C673AB" w14:textId="77777777" w:rsidR="00BB4C49" w:rsidRDefault="00BB4C49">
      <w:pPr>
        <w:pStyle w:val="BodyText"/>
        <w:spacing w:before="9"/>
        <w:rPr>
          <w:sz w:val="21"/>
        </w:rPr>
      </w:pPr>
    </w:p>
    <w:p w14:paraId="7850308C" w14:textId="77777777" w:rsidR="00BB4C49" w:rsidRDefault="00BB4C49">
      <w:pPr>
        <w:rPr>
          <w:sz w:val="21"/>
        </w:rPr>
        <w:sectPr w:rsidR="00BB4C49">
          <w:pgSz w:w="12240" w:h="15840"/>
          <w:pgMar w:top="1320" w:right="1240" w:bottom="280" w:left="940" w:header="649" w:footer="0" w:gutter="0"/>
          <w:cols w:space="720"/>
        </w:sectPr>
      </w:pPr>
    </w:p>
    <w:p w14:paraId="37636B5D" w14:textId="77777777" w:rsidR="00BB4C49" w:rsidRDefault="00BB4C49">
      <w:pPr>
        <w:pStyle w:val="BodyText"/>
        <w:spacing w:before="3"/>
        <w:rPr>
          <w:sz w:val="19"/>
        </w:rPr>
      </w:pPr>
    </w:p>
    <w:p w14:paraId="7C1A960A" w14:textId="77777777" w:rsidR="00BB4C49" w:rsidRDefault="00DC0BFC">
      <w:pPr>
        <w:ind w:left="110"/>
        <w:rPr>
          <w:rFonts w:ascii="Trebuchet MS"/>
          <w:sz w:val="12"/>
        </w:rPr>
      </w:pPr>
      <w:r>
        <w:rPr>
          <w:rFonts w:ascii="Trebuchet MS"/>
          <w:sz w:val="12"/>
        </w:rPr>
        <w:t>134</w:t>
      </w:r>
    </w:p>
    <w:p w14:paraId="22FAF3DF" w14:textId="77777777" w:rsidR="00BB4C49" w:rsidRDefault="00BB4C49">
      <w:pPr>
        <w:pStyle w:val="BodyText"/>
        <w:rPr>
          <w:rFonts w:ascii="Trebuchet MS"/>
          <w:sz w:val="18"/>
        </w:rPr>
      </w:pPr>
    </w:p>
    <w:p w14:paraId="106A7DC4" w14:textId="77777777" w:rsidR="00BB4C49" w:rsidRDefault="00BB4C49">
      <w:pPr>
        <w:pStyle w:val="BodyText"/>
        <w:spacing w:before="5"/>
        <w:rPr>
          <w:rFonts w:ascii="Trebuchet MS"/>
        </w:rPr>
      </w:pPr>
    </w:p>
    <w:p w14:paraId="6067942E" w14:textId="77777777" w:rsidR="00BB4C49" w:rsidRDefault="00DC0BFC">
      <w:pPr>
        <w:ind w:left="110"/>
        <w:rPr>
          <w:rFonts w:ascii="Trebuchet MS"/>
          <w:sz w:val="12"/>
        </w:rPr>
      </w:pPr>
      <w:r>
        <w:rPr>
          <w:rFonts w:ascii="Trebuchet MS"/>
          <w:sz w:val="12"/>
        </w:rPr>
        <w:t>135</w:t>
      </w:r>
    </w:p>
    <w:p w14:paraId="00AC8999" w14:textId="77777777" w:rsidR="00BB4C49" w:rsidRDefault="00BB4C49">
      <w:pPr>
        <w:pStyle w:val="BodyText"/>
        <w:rPr>
          <w:rFonts w:ascii="Trebuchet MS"/>
          <w:sz w:val="18"/>
        </w:rPr>
      </w:pPr>
    </w:p>
    <w:p w14:paraId="762760BC" w14:textId="77777777" w:rsidR="00BB4C49" w:rsidRDefault="00DC0BFC">
      <w:pPr>
        <w:spacing w:before="130"/>
        <w:ind w:left="110"/>
        <w:rPr>
          <w:rFonts w:ascii="Trebuchet MS"/>
          <w:sz w:val="12"/>
        </w:rPr>
      </w:pPr>
      <w:r>
        <w:rPr>
          <w:rFonts w:ascii="Trebuchet MS"/>
          <w:sz w:val="12"/>
        </w:rPr>
        <w:t>136</w:t>
      </w:r>
    </w:p>
    <w:p w14:paraId="5FB7084E" w14:textId="77777777" w:rsidR="00BB4C49" w:rsidRDefault="00BB4C49">
      <w:pPr>
        <w:pStyle w:val="BodyText"/>
        <w:rPr>
          <w:rFonts w:ascii="Trebuchet MS"/>
          <w:sz w:val="18"/>
        </w:rPr>
      </w:pPr>
    </w:p>
    <w:p w14:paraId="0BC66F08" w14:textId="77777777" w:rsidR="00BB4C49" w:rsidRDefault="00DC0BFC">
      <w:pPr>
        <w:spacing w:before="130"/>
        <w:ind w:left="110"/>
        <w:rPr>
          <w:rFonts w:ascii="Trebuchet MS"/>
          <w:sz w:val="12"/>
        </w:rPr>
      </w:pPr>
      <w:r>
        <w:rPr>
          <w:rFonts w:ascii="Trebuchet MS"/>
          <w:sz w:val="12"/>
        </w:rPr>
        <w:t>137</w:t>
      </w:r>
    </w:p>
    <w:p w14:paraId="569E3F73" w14:textId="77777777" w:rsidR="00BB4C49" w:rsidRDefault="00BB4C49">
      <w:pPr>
        <w:pStyle w:val="BodyText"/>
        <w:rPr>
          <w:rFonts w:ascii="Trebuchet MS"/>
          <w:sz w:val="18"/>
        </w:rPr>
      </w:pPr>
    </w:p>
    <w:p w14:paraId="0FF50BCD" w14:textId="77777777" w:rsidR="00BB4C49" w:rsidRDefault="00DC0BFC">
      <w:pPr>
        <w:spacing w:before="130"/>
        <w:ind w:left="110"/>
        <w:rPr>
          <w:rFonts w:ascii="Trebuchet MS"/>
          <w:sz w:val="12"/>
        </w:rPr>
      </w:pPr>
      <w:r>
        <w:rPr>
          <w:rFonts w:ascii="Trebuchet MS"/>
          <w:sz w:val="12"/>
        </w:rPr>
        <w:t>138</w:t>
      </w:r>
    </w:p>
    <w:p w14:paraId="46D275F6" w14:textId="77777777" w:rsidR="00BB4C49" w:rsidRDefault="00BB4C49">
      <w:pPr>
        <w:pStyle w:val="BodyText"/>
        <w:rPr>
          <w:rFonts w:ascii="Trebuchet MS"/>
          <w:sz w:val="18"/>
        </w:rPr>
      </w:pPr>
    </w:p>
    <w:p w14:paraId="13044AF1" w14:textId="77777777" w:rsidR="00BB4C49" w:rsidRDefault="00DC0BFC">
      <w:pPr>
        <w:spacing w:before="130"/>
        <w:ind w:left="110"/>
        <w:rPr>
          <w:rFonts w:ascii="Trebuchet MS"/>
          <w:sz w:val="12"/>
        </w:rPr>
      </w:pPr>
      <w:r>
        <w:rPr>
          <w:rFonts w:ascii="Trebuchet MS"/>
          <w:sz w:val="12"/>
        </w:rPr>
        <w:t>139</w:t>
      </w:r>
    </w:p>
    <w:p w14:paraId="26BBBA99" w14:textId="77777777" w:rsidR="00BB4C49" w:rsidRDefault="00BB4C49">
      <w:pPr>
        <w:pStyle w:val="BodyText"/>
        <w:rPr>
          <w:rFonts w:ascii="Trebuchet MS"/>
          <w:sz w:val="18"/>
        </w:rPr>
      </w:pPr>
    </w:p>
    <w:p w14:paraId="0AF23828" w14:textId="77777777" w:rsidR="00BB4C49" w:rsidRDefault="00DC0BFC">
      <w:pPr>
        <w:spacing w:before="129"/>
        <w:ind w:left="110"/>
        <w:rPr>
          <w:rFonts w:ascii="Trebuchet MS"/>
          <w:sz w:val="12"/>
        </w:rPr>
      </w:pPr>
      <w:r>
        <w:rPr>
          <w:rFonts w:ascii="Trebuchet MS"/>
          <w:sz w:val="12"/>
        </w:rPr>
        <w:t>140</w:t>
      </w:r>
    </w:p>
    <w:p w14:paraId="09610F55" w14:textId="77777777" w:rsidR="00BB4C49" w:rsidRDefault="00BB4C49">
      <w:pPr>
        <w:pStyle w:val="BodyText"/>
        <w:rPr>
          <w:rFonts w:ascii="Trebuchet MS"/>
          <w:sz w:val="18"/>
        </w:rPr>
      </w:pPr>
    </w:p>
    <w:p w14:paraId="6B95D737" w14:textId="77777777" w:rsidR="00BB4C49" w:rsidRDefault="00DC0BFC">
      <w:pPr>
        <w:spacing w:before="130"/>
        <w:ind w:left="110"/>
        <w:rPr>
          <w:rFonts w:ascii="Trebuchet MS"/>
          <w:sz w:val="12"/>
        </w:rPr>
      </w:pPr>
      <w:r>
        <w:rPr>
          <w:rFonts w:ascii="Trebuchet MS"/>
          <w:sz w:val="12"/>
        </w:rPr>
        <w:t>141</w:t>
      </w:r>
    </w:p>
    <w:p w14:paraId="6E6E40AE" w14:textId="77777777" w:rsidR="00BB4C49" w:rsidRDefault="00BB4C49">
      <w:pPr>
        <w:pStyle w:val="BodyText"/>
        <w:rPr>
          <w:rFonts w:ascii="Trebuchet MS"/>
          <w:sz w:val="18"/>
        </w:rPr>
      </w:pPr>
    </w:p>
    <w:p w14:paraId="16B43C0A" w14:textId="77777777" w:rsidR="00BB4C49" w:rsidRDefault="00DC0BFC">
      <w:pPr>
        <w:spacing w:before="130"/>
        <w:ind w:left="110"/>
        <w:rPr>
          <w:rFonts w:ascii="Trebuchet MS"/>
          <w:sz w:val="12"/>
        </w:rPr>
      </w:pPr>
      <w:r>
        <w:rPr>
          <w:rFonts w:ascii="Trebuchet MS"/>
          <w:sz w:val="12"/>
        </w:rPr>
        <w:t>142</w:t>
      </w:r>
    </w:p>
    <w:p w14:paraId="1B70039B" w14:textId="77777777" w:rsidR="00BB4C49" w:rsidRDefault="00BB4C49">
      <w:pPr>
        <w:pStyle w:val="BodyText"/>
        <w:rPr>
          <w:rFonts w:ascii="Trebuchet MS"/>
          <w:sz w:val="18"/>
        </w:rPr>
      </w:pPr>
    </w:p>
    <w:p w14:paraId="33471F16" w14:textId="77777777" w:rsidR="00BB4C49" w:rsidRDefault="00DC0BFC">
      <w:pPr>
        <w:spacing w:before="130"/>
        <w:ind w:left="110"/>
        <w:rPr>
          <w:rFonts w:ascii="Trebuchet MS"/>
          <w:sz w:val="12"/>
        </w:rPr>
      </w:pPr>
      <w:r>
        <w:rPr>
          <w:rFonts w:ascii="Trebuchet MS"/>
          <w:sz w:val="12"/>
        </w:rPr>
        <w:t>143</w:t>
      </w:r>
    </w:p>
    <w:p w14:paraId="4A80574C" w14:textId="77777777" w:rsidR="00BB4C49" w:rsidRDefault="00BB4C49">
      <w:pPr>
        <w:pStyle w:val="BodyText"/>
        <w:rPr>
          <w:rFonts w:ascii="Trebuchet MS"/>
          <w:sz w:val="18"/>
        </w:rPr>
      </w:pPr>
    </w:p>
    <w:p w14:paraId="38A1E350" w14:textId="77777777" w:rsidR="00BB4C49" w:rsidRDefault="00DC0BFC">
      <w:pPr>
        <w:spacing w:before="130"/>
        <w:ind w:left="110"/>
        <w:rPr>
          <w:rFonts w:ascii="Trebuchet MS"/>
          <w:sz w:val="12"/>
        </w:rPr>
      </w:pPr>
      <w:r>
        <w:rPr>
          <w:rFonts w:ascii="Trebuchet MS"/>
          <w:sz w:val="12"/>
        </w:rPr>
        <w:t>144</w:t>
      </w:r>
    </w:p>
    <w:p w14:paraId="359A52B3" w14:textId="77777777" w:rsidR="00BB4C49" w:rsidRDefault="00BB4C49">
      <w:pPr>
        <w:pStyle w:val="BodyText"/>
        <w:rPr>
          <w:rFonts w:ascii="Trebuchet MS"/>
          <w:sz w:val="18"/>
        </w:rPr>
      </w:pPr>
    </w:p>
    <w:p w14:paraId="7C63604F" w14:textId="77777777" w:rsidR="00BB4C49" w:rsidRDefault="00DC0BFC">
      <w:pPr>
        <w:spacing w:before="130"/>
        <w:ind w:left="110"/>
        <w:rPr>
          <w:rFonts w:ascii="Trebuchet MS"/>
          <w:sz w:val="12"/>
        </w:rPr>
      </w:pPr>
      <w:r>
        <w:rPr>
          <w:rFonts w:ascii="Trebuchet MS"/>
          <w:sz w:val="12"/>
        </w:rPr>
        <w:t>145</w:t>
      </w:r>
    </w:p>
    <w:p w14:paraId="0B72BB40" w14:textId="77777777" w:rsidR="00BB4C49" w:rsidRDefault="00BB4C49">
      <w:pPr>
        <w:pStyle w:val="BodyText"/>
        <w:rPr>
          <w:rFonts w:ascii="Trebuchet MS"/>
          <w:sz w:val="18"/>
        </w:rPr>
      </w:pPr>
    </w:p>
    <w:p w14:paraId="4B86462A" w14:textId="77777777" w:rsidR="00BB4C49" w:rsidRDefault="00DC0BFC">
      <w:pPr>
        <w:spacing w:before="129"/>
        <w:ind w:left="110"/>
        <w:rPr>
          <w:rFonts w:ascii="Trebuchet MS"/>
          <w:sz w:val="12"/>
        </w:rPr>
      </w:pPr>
      <w:r>
        <w:rPr>
          <w:rFonts w:ascii="Trebuchet MS"/>
          <w:sz w:val="12"/>
        </w:rPr>
        <w:t>146</w:t>
      </w:r>
    </w:p>
    <w:p w14:paraId="793E90C5" w14:textId="77777777" w:rsidR="00BB4C49" w:rsidRDefault="00BB4C49">
      <w:pPr>
        <w:pStyle w:val="BodyText"/>
        <w:rPr>
          <w:rFonts w:ascii="Trebuchet MS"/>
          <w:sz w:val="18"/>
        </w:rPr>
      </w:pPr>
    </w:p>
    <w:p w14:paraId="7044DBC3" w14:textId="77777777" w:rsidR="00BB4C49" w:rsidRDefault="00DC0BFC">
      <w:pPr>
        <w:spacing w:before="130"/>
        <w:ind w:left="110"/>
        <w:rPr>
          <w:rFonts w:ascii="Trebuchet MS"/>
          <w:sz w:val="12"/>
        </w:rPr>
      </w:pPr>
      <w:r>
        <w:rPr>
          <w:rFonts w:ascii="Trebuchet MS"/>
          <w:sz w:val="12"/>
        </w:rPr>
        <w:t>147</w:t>
      </w:r>
    </w:p>
    <w:p w14:paraId="1CAFADF8" w14:textId="77777777" w:rsidR="00BB4C49" w:rsidRDefault="00BB4C49">
      <w:pPr>
        <w:pStyle w:val="BodyText"/>
        <w:rPr>
          <w:rFonts w:ascii="Trebuchet MS"/>
          <w:sz w:val="18"/>
        </w:rPr>
      </w:pPr>
    </w:p>
    <w:p w14:paraId="1AB1CCC0" w14:textId="77777777" w:rsidR="00BB4C49" w:rsidRDefault="00DC0BFC">
      <w:pPr>
        <w:spacing w:before="130"/>
        <w:ind w:left="110"/>
        <w:rPr>
          <w:rFonts w:ascii="Trebuchet MS"/>
          <w:sz w:val="12"/>
        </w:rPr>
      </w:pPr>
      <w:r>
        <w:rPr>
          <w:rFonts w:ascii="Trebuchet MS"/>
          <w:sz w:val="12"/>
        </w:rPr>
        <w:t>148</w:t>
      </w:r>
    </w:p>
    <w:p w14:paraId="3208AA6E" w14:textId="77777777" w:rsidR="00BB4C49" w:rsidRDefault="00BB4C49">
      <w:pPr>
        <w:pStyle w:val="BodyText"/>
        <w:rPr>
          <w:rFonts w:ascii="Trebuchet MS"/>
          <w:sz w:val="18"/>
        </w:rPr>
      </w:pPr>
    </w:p>
    <w:p w14:paraId="117F1F25" w14:textId="77777777" w:rsidR="00BB4C49" w:rsidRDefault="00DC0BFC">
      <w:pPr>
        <w:spacing w:before="130"/>
        <w:ind w:left="110"/>
        <w:rPr>
          <w:rFonts w:ascii="Trebuchet MS"/>
          <w:sz w:val="12"/>
        </w:rPr>
      </w:pPr>
      <w:r>
        <w:rPr>
          <w:rFonts w:ascii="Trebuchet MS"/>
          <w:sz w:val="12"/>
        </w:rPr>
        <w:t>149</w:t>
      </w:r>
    </w:p>
    <w:p w14:paraId="54DA9878" w14:textId="77777777" w:rsidR="00BB4C49" w:rsidRDefault="00BB4C49">
      <w:pPr>
        <w:pStyle w:val="BodyText"/>
        <w:rPr>
          <w:rFonts w:ascii="Trebuchet MS"/>
          <w:sz w:val="18"/>
        </w:rPr>
      </w:pPr>
    </w:p>
    <w:p w14:paraId="61181F1D" w14:textId="77777777" w:rsidR="00BB4C49" w:rsidRDefault="00DC0BFC">
      <w:pPr>
        <w:spacing w:before="130"/>
        <w:ind w:left="110"/>
        <w:rPr>
          <w:rFonts w:ascii="Trebuchet MS"/>
          <w:sz w:val="12"/>
        </w:rPr>
      </w:pPr>
      <w:r>
        <w:rPr>
          <w:rFonts w:ascii="Trebuchet MS"/>
          <w:sz w:val="12"/>
        </w:rPr>
        <w:t>150</w:t>
      </w:r>
    </w:p>
    <w:p w14:paraId="756E8E79" w14:textId="77777777" w:rsidR="00BB4C49" w:rsidRDefault="00DC0BFC">
      <w:pPr>
        <w:pStyle w:val="Heading2"/>
        <w:numPr>
          <w:ilvl w:val="0"/>
          <w:numId w:val="3"/>
        </w:numPr>
        <w:tabs>
          <w:tab w:val="left" w:pos="4510"/>
          <w:tab w:val="left" w:pos="4511"/>
        </w:tabs>
        <w:ind w:hanging="405"/>
        <w:jc w:val="left"/>
      </w:pPr>
      <w:r>
        <w:rPr>
          <w:w w:val="106"/>
        </w:rPr>
        <w:br w:type="column"/>
      </w:r>
      <w:r>
        <w:rPr>
          <w:w w:val="105"/>
        </w:rPr>
        <w:t>Methods</w:t>
      </w:r>
    </w:p>
    <w:p w14:paraId="2D5CAA39" w14:textId="77777777" w:rsidR="00BB4C49" w:rsidRDefault="00BB4C49">
      <w:pPr>
        <w:pStyle w:val="BodyText"/>
        <w:spacing w:before="12"/>
        <w:rPr>
          <w:b/>
          <w:sz w:val="22"/>
        </w:rPr>
      </w:pPr>
    </w:p>
    <w:p w14:paraId="56FB26B2" w14:textId="213E5C6A" w:rsidR="00BB4C49" w:rsidRDefault="00DC0BFC">
      <w:pPr>
        <w:pStyle w:val="BodyText"/>
        <w:spacing w:line="352" w:lineRule="auto"/>
        <w:ind w:left="110" w:right="71" w:firstLine="609"/>
      </w:pPr>
      <w:r>
        <w:rPr>
          <w:spacing w:val="-1"/>
        </w:rPr>
        <w:t xml:space="preserve">In July 2020, we downloaded the complete reference records for all “Articles” </w:t>
      </w:r>
      <w:r>
        <w:t>and</w:t>
      </w:r>
      <w:r>
        <w:rPr>
          <w:spacing w:val="1"/>
        </w:rPr>
        <w:t xml:space="preserve"> </w:t>
      </w:r>
      <w:r>
        <w:rPr>
          <w:w w:val="95"/>
        </w:rPr>
        <w:t>“Reviews” published</w:t>
      </w:r>
      <w:r>
        <w:rPr>
          <w:spacing w:val="1"/>
          <w:w w:val="95"/>
        </w:rPr>
        <w:t xml:space="preserve"> </w:t>
      </w:r>
      <w:r>
        <w:rPr>
          <w:w w:val="95"/>
        </w:rPr>
        <w:t>in</w:t>
      </w:r>
      <w:r>
        <w:rPr>
          <w:spacing w:val="2"/>
          <w:w w:val="95"/>
        </w:rPr>
        <w:t xml:space="preserve"> </w:t>
      </w:r>
      <w:r>
        <w:rPr>
          <w:w w:val="95"/>
        </w:rPr>
        <w:t>38</w:t>
      </w:r>
      <w:r>
        <w:rPr>
          <w:spacing w:val="1"/>
          <w:w w:val="95"/>
        </w:rPr>
        <w:t xml:space="preserve"> </w:t>
      </w:r>
      <w:r>
        <w:rPr>
          <w:w w:val="95"/>
        </w:rPr>
        <w:t>Mirror</w:t>
      </w:r>
      <w:r>
        <w:rPr>
          <w:spacing w:val="1"/>
          <w:w w:val="95"/>
        </w:rPr>
        <w:t xml:space="preserve"> </w:t>
      </w:r>
      <w:r>
        <w:rPr>
          <w:w w:val="95"/>
        </w:rPr>
        <w:t>journals</w:t>
      </w:r>
      <w:r>
        <w:rPr>
          <w:spacing w:val="1"/>
          <w:w w:val="95"/>
        </w:rPr>
        <w:t xml:space="preserve"> </w:t>
      </w:r>
      <w:r>
        <w:rPr>
          <w:w w:val="95"/>
        </w:rPr>
        <w:t>(Table</w:t>
      </w:r>
      <w:r>
        <w:rPr>
          <w:spacing w:val="1"/>
          <w:w w:val="95"/>
        </w:rPr>
        <w:t xml:space="preserve"> </w:t>
      </w:r>
      <w:r>
        <w:rPr>
          <w:w w:val="95"/>
        </w:rPr>
        <w:t>1)</w:t>
      </w:r>
      <w:r>
        <w:rPr>
          <w:spacing w:val="1"/>
          <w:w w:val="95"/>
        </w:rPr>
        <w:t xml:space="preserve"> </w:t>
      </w:r>
      <w:r>
        <w:rPr>
          <w:w w:val="95"/>
        </w:rPr>
        <w:t>from</w:t>
      </w:r>
      <w:r>
        <w:rPr>
          <w:spacing w:val="2"/>
          <w:w w:val="95"/>
        </w:rPr>
        <w:t xml:space="preserve"> </w:t>
      </w:r>
      <w:r>
        <w:rPr>
          <w:w w:val="95"/>
        </w:rPr>
        <w:t>the</w:t>
      </w:r>
      <w:r>
        <w:rPr>
          <w:spacing w:val="1"/>
          <w:w w:val="95"/>
        </w:rPr>
        <w:t xml:space="preserve"> </w:t>
      </w:r>
      <w:r>
        <w:rPr>
          <w:w w:val="95"/>
        </w:rPr>
        <w:t>Web</w:t>
      </w:r>
      <w:r>
        <w:rPr>
          <w:spacing w:val="1"/>
          <w:w w:val="95"/>
        </w:rPr>
        <w:t xml:space="preserve"> </w:t>
      </w:r>
      <w:r>
        <w:rPr>
          <w:w w:val="95"/>
        </w:rPr>
        <w:t>of</w:t>
      </w:r>
      <w:r>
        <w:rPr>
          <w:spacing w:val="1"/>
          <w:w w:val="95"/>
        </w:rPr>
        <w:t xml:space="preserve"> </w:t>
      </w:r>
      <w:r>
        <w:rPr>
          <w:w w:val="95"/>
        </w:rPr>
        <w:t>Science</w:t>
      </w:r>
      <w:r>
        <w:rPr>
          <w:spacing w:val="1"/>
          <w:w w:val="95"/>
        </w:rPr>
        <w:t xml:space="preserve"> </w:t>
      </w:r>
      <w:r>
        <w:rPr>
          <w:w w:val="95"/>
        </w:rPr>
        <w:t>Core</w:t>
      </w:r>
      <w:r>
        <w:rPr>
          <w:spacing w:val="1"/>
          <w:w w:val="95"/>
        </w:rPr>
        <w:t xml:space="preserve"> </w:t>
      </w:r>
      <w:r>
        <w:rPr>
          <w:w w:val="95"/>
        </w:rPr>
        <w:t>Collection</w:t>
      </w:r>
      <w:r>
        <w:rPr>
          <w:spacing w:val="-54"/>
          <w:w w:val="95"/>
        </w:rPr>
        <w:t xml:space="preserve"> </w:t>
      </w:r>
      <w:r>
        <w:rPr>
          <w:w w:val="95"/>
        </w:rPr>
        <w:t>and</w:t>
      </w:r>
      <w:r>
        <w:rPr>
          <w:spacing w:val="18"/>
          <w:w w:val="95"/>
        </w:rPr>
        <w:t xml:space="preserve"> </w:t>
      </w:r>
      <w:r>
        <w:rPr>
          <w:w w:val="95"/>
        </w:rPr>
        <w:t>SCOPUS</w:t>
      </w:r>
      <w:r>
        <w:rPr>
          <w:spacing w:val="19"/>
          <w:w w:val="95"/>
        </w:rPr>
        <w:t xml:space="preserve"> </w:t>
      </w:r>
      <w:r>
        <w:rPr>
          <w:w w:val="95"/>
        </w:rPr>
        <w:t>databases.</w:t>
      </w:r>
      <w:r>
        <w:rPr>
          <w:spacing w:val="46"/>
          <w:w w:val="95"/>
        </w:rPr>
        <w:t xml:space="preserve"> </w:t>
      </w:r>
      <w:r>
        <w:rPr>
          <w:w w:val="95"/>
        </w:rPr>
        <w:t>We</w:t>
      </w:r>
      <w:r>
        <w:rPr>
          <w:spacing w:val="20"/>
          <w:w w:val="95"/>
        </w:rPr>
        <w:t xml:space="preserve"> </w:t>
      </w:r>
      <w:r>
        <w:rPr>
          <w:w w:val="95"/>
        </w:rPr>
        <w:t>then</w:t>
      </w:r>
      <w:r>
        <w:rPr>
          <w:spacing w:val="19"/>
          <w:w w:val="95"/>
        </w:rPr>
        <w:t xml:space="preserve"> </w:t>
      </w:r>
      <w:r>
        <w:rPr>
          <w:w w:val="95"/>
        </w:rPr>
        <w:t>identified</w:t>
      </w:r>
      <w:r>
        <w:rPr>
          <w:spacing w:val="20"/>
          <w:w w:val="95"/>
        </w:rPr>
        <w:t xml:space="preserve"> </w:t>
      </w:r>
      <w:r>
        <w:rPr>
          <w:w w:val="95"/>
        </w:rPr>
        <w:t>the</w:t>
      </w:r>
      <w:r>
        <w:rPr>
          <w:spacing w:val="20"/>
          <w:w w:val="95"/>
        </w:rPr>
        <w:t xml:space="preserve"> </w:t>
      </w:r>
      <w:r>
        <w:rPr>
          <w:w w:val="95"/>
        </w:rPr>
        <w:t>date</w:t>
      </w:r>
      <w:r>
        <w:rPr>
          <w:spacing w:val="20"/>
          <w:w w:val="95"/>
        </w:rPr>
        <w:t xml:space="preserve"> </w:t>
      </w:r>
      <w:r>
        <w:rPr>
          <w:w w:val="95"/>
        </w:rPr>
        <w:t>of</w:t>
      </w:r>
      <w:r>
        <w:rPr>
          <w:spacing w:val="20"/>
          <w:w w:val="95"/>
        </w:rPr>
        <w:t xml:space="preserve"> </w:t>
      </w:r>
      <w:r>
        <w:rPr>
          <w:w w:val="95"/>
        </w:rPr>
        <w:t>the</w:t>
      </w:r>
      <w:r>
        <w:rPr>
          <w:spacing w:val="20"/>
          <w:w w:val="95"/>
        </w:rPr>
        <w:t xml:space="preserve"> </w:t>
      </w:r>
      <w:r>
        <w:rPr>
          <w:w w:val="95"/>
        </w:rPr>
        <w:t>first</w:t>
      </w:r>
      <w:r>
        <w:rPr>
          <w:spacing w:val="19"/>
          <w:w w:val="95"/>
        </w:rPr>
        <w:t xml:space="preserve"> </w:t>
      </w:r>
      <w:r>
        <w:rPr>
          <w:w w:val="95"/>
        </w:rPr>
        <w:t>publication</w:t>
      </w:r>
      <w:r>
        <w:rPr>
          <w:spacing w:val="18"/>
          <w:w w:val="95"/>
        </w:rPr>
        <w:t xml:space="preserve"> </w:t>
      </w:r>
      <w:r>
        <w:rPr>
          <w:w w:val="95"/>
        </w:rPr>
        <w:t>in</w:t>
      </w:r>
      <w:r>
        <w:rPr>
          <w:spacing w:val="19"/>
          <w:w w:val="95"/>
        </w:rPr>
        <w:t xml:space="preserve"> </w:t>
      </w:r>
      <w:r>
        <w:rPr>
          <w:w w:val="95"/>
        </w:rPr>
        <w:t>each</w:t>
      </w:r>
      <w:r>
        <w:rPr>
          <w:spacing w:val="19"/>
          <w:w w:val="95"/>
        </w:rPr>
        <w:t xml:space="preserve"> </w:t>
      </w:r>
      <w:r>
        <w:rPr>
          <w:w w:val="95"/>
        </w:rPr>
        <w:t>Mirror</w:t>
      </w:r>
      <w:r>
        <w:rPr>
          <w:spacing w:val="1"/>
          <w:w w:val="95"/>
        </w:rPr>
        <w:t xml:space="preserve"> </w:t>
      </w:r>
      <w:r>
        <w:rPr>
          <w:w w:val="95"/>
        </w:rPr>
        <w:t>journal</w:t>
      </w:r>
      <w:r>
        <w:rPr>
          <w:spacing w:val="9"/>
          <w:w w:val="95"/>
        </w:rPr>
        <w:t xml:space="preserve"> </w:t>
      </w:r>
      <w:r>
        <w:rPr>
          <w:w w:val="95"/>
        </w:rPr>
        <w:t>and</w:t>
      </w:r>
      <w:r>
        <w:rPr>
          <w:spacing w:val="11"/>
          <w:w w:val="95"/>
        </w:rPr>
        <w:t xml:space="preserve"> </w:t>
      </w:r>
      <w:r>
        <w:rPr>
          <w:w w:val="95"/>
        </w:rPr>
        <w:t>downloaded</w:t>
      </w:r>
      <w:r>
        <w:rPr>
          <w:spacing w:val="11"/>
          <w:w w:val="95"/>
        </w:rPr>
        <w:t xml:space="preserve"> </w:t>
      </w:r>
      <w:r>
        <w:rPr>
          <w:w w:val="95"/>
        </w:rPr>
        <w:t>the</w:t>
      </w:r>
      <w:r>
        <w:rPr>
          <w:spacing w:val="11"/>
          <w:w w:val="95"/>
        </w:rPr>
        <w:t xml:space="preserve"> </w:t>
      </w:r>
      <w:r>
        <w:rPr>
          <w:w w:val="95"/>
        </w:rPr>
        <w:t>records</w:t>
      </w:r>
      <w:r>
        <w:rPr>
          <w:spacing w:val="10"/>
          <w:w w:val="95"/>
        </w:rPr>
        <w:t xml:space="preserve"> </w:t>
      </w:r>
      <w:r>
        <w:rPr>
          <w:w w:val="95"/>
        </w:rPr>
        <w:t>of</w:t>
      </w:r>
      <w:r>
        <w:rPr>
          <w:spacing w:val="11"/>
          <w:w w:val="95"/>
        </w:rPr>
        <w:t xml:space="preserve"> </w:t>
      </w:r>
      <w:r>
        <w:rPr>
          <w:w w:val="95"/>
        </w:rPr>
        <w:t>all</w:t>
      </w:r>
      <w:r>
        <w:rPr>
          <w:spacing w:val="10"/>
          <w:w w:val="95"/>
        </w:rPr>
        <w:t xml:space="preserve"> </w:t>
      </w:r>
      <w:r>
        <w:rPr>
          <w:w w:val="95"/>
        </w:rPr>
        <w:t>articles</w:t>
      </w:r>
      <w:r>
        <w:rPr>
          <w:spacing w:val="11"/>
          <w:w w:val="95"/>
        </w:rPr>
        <w:t xml:space="preserve"> </w:t>
      </w:r>
      <w:r>
        <w:rPr>
          <w:w w:val="95"/>
        </w:rPr>
        <w:t>published</w:t>
      </w:r>
      <w:r>
        <w:rPr>
          <w:spacing w:val="11"/>
          <w:w w:val="95"/>
        </w:rPr>
        <w:t xml:space="preserve"> </w:t>
      </w:r>
      <w:r>
        <w:rPr>
          <w:w w:val="95"/>
        </w:rPr>
        <w:t>in</w:t>
      </w:r>
      <w:r>
        <w:rPr>
          <w:spacing w:val="9"/>
          <w:w w:val="95"/>
        </w:rPr>
        <w:t xml:space="preserve"> </w:t>
      </w:r>
      <w:r>
        <w:rPr>
          <w:w w:val="95"/>
        </w:rPr>
        <w:t>the</w:t>
      </w:r>
      <w:r>
        <w:rPr>
          <w:spacing w:val="11"/>
          <w:w w:val="95"/>
        </w:rPr>
        <w:t xml:space="preserve"> </w:t>
      </w:r>
      <w:r>
        <w:rPr>
          <w:w w:val="95"/>
        </w:rPr>
        <w:t>corresponding</w:t>
      </w:r>
      <w:r>
        <w:rPr>
          <w:spacing w:val="11"/>
          <w:w w:val="95"/>
        </w:rPr>
        <w:t xml:space="preserve"> </w:t>
      </w:r>
      <w:r>
        <w:rPr>
          <w:w w:val="95"/>
        </w:rPr>
        <w:t>Parent</w:t>
      </w:r>
      <w:r>
        <w:rPr>
          <w:spacing w:val="1"/>
          <w:w w:val="95"/>
        </w:rPr>
        <w:t xml:space="preserve"> </w:t>
      </w:r>
      <w:r>
        <w:t>journal from that date through July 2020 (Table 1).</w:t>
      </w:r>
      <w:r>
        <w:rPr>
          <w:spacing w:val="1"/>
        </w:rPr>
        <w:t xml:space="preserve"> </w:t>
      </w:r>
      <w:r>
        <w:t>Each article from the Parent journals</w:t>
      </w:r>
      <w:r>
        <w:rPr>
          <w:spacing w:val="1"/>
        </w:rPr>
        <w:t xml:space="preserve"> </w:t>
      </w:r>
      <w:proofErr w:type="gramStart"/>
      <w:r>
        <w:rPr>
          <w:w w:val="95"/>
        </w:rPr>
        <w:t>was</w:t>
      </w:r>
      <w:r>
        <w:rPr>
          <w:spacing w:val="4"/>
          <w:w w:val="95"/>
        </w:rPr>
        <w:t xml:space="preserve"> </w:t>
      </w:r>
      <w:r>
        <w:rPr>
          <w:w w:val="95"/>
        </w:rPr>
        <w:t>identif</w:t>
      </w:r>
      <w:ins w:id="196" w:author="Smith,Audrey Culver" w:date="2021-02-22T14:44:00Z">
        <w:r w:rsidR="00B21344">
          <w:rPr>
            <w:w w:val="95"/>
          </w:rPr>
          <w:t>ied</w:t>
        </w:r>
      </w:ins>
      <w:proofErr w:type="gramEnd"/>
      <w:del w:id="197" w:author="Smith,Audrey Culver" w:date="2021-02-22T14:44:00Z">
        <w:r w:rsidDel="00B21344">
          <w:rPr>
            <w:w w:val="95"/>
          </w:rPr>
          <w:delText>ying</w:delText>
        </w:r>
      </w:del>
      <w:r>
        <w:rPr>
          <w:spacing w:val="4"/>
          <w:w w:val="95"/>
        </w:rPr>
        <w:t xml:space="preserve"> </w:t>
      </w:r>
      <w:r>
        <w:rPr>
          <w:w w:val="95"/>
        </w:rPr>
        <w:t>as</w:t>
      </w:r>
      <w:r>
        <w:rPr>
          <w:spacing w:val="5"/>
          <w:w w:val="95"/>
        </w:rPr>
        <w:t xml:space="preserve"> </w:t>
      </w:r>
      <w:r>
        <w:rPr>
          <w:w w:val="95"/>
        </w:rPr>
        <w:t>being</w:t>
      </w:r>
      <w:r>
        <w:rPr>
          <w:spacing w:val="4"/>
          <w:w w:val="95"/>
        </w:rPr>
        <w:t xml:space="preserve"> </w:t>
      </w:r>
      <w:r>
        <w:rPr>
          <w:w w:val="95"/>
        </w:rPr>
        <w:t>either</w:t>
      </w:r>
      <w:r>
        <w:rPr>
          <w:spacing w:val="4"/>
          <w:w w:val="95"/>
        </w:rPr>
        <w:t xml:space="preserve"> </w:t>
      </w:r>
      <w:r>
        <w:rPr>
          <w:w w:val="95"/>
        </w:rPr>
        <w:t>OA</w:t>
      </w:r>
      <w:r>
        <w:rPr>
          <w:spacing w:val="4"/>
          <w:w w:val="95"/>
        </w:rPr>
        <w:t xml:space="preserve"> </w:t>
      </w:r>
      <w:r>
        <w:rPr>
          <w:w w:val="95"/>
        </w:rPr>
        <w:t>or</w:t>
      </w:r>
      <w:r>
        <w:rPr>
          <w:spacing w:val="5"/>
          <w:w w:val="95"/>
        </w:rPr>
        <w:t xml:space="preserve"> </w:t>
      </w:r>
      <w:r>
        <w:rPr>
          <w:w w:val="95"/>
        </w:rPr>
        <w:t>“paywalled,”</w:t>
      </w:r>
      <w:r>
        <w:rPr>
          <w:spacing w:val="3"/>
          <w:w w:val="95"/>
        </w:rPr>
        <w:t xml:space="preserve"> </w:t>
      </w:r>
      <w:r>
        <w:rPr>
          <w:w w:val="95"/>
        </w:rPr>
        <w:t>i.e.,</w:t>
      </w:r>
      <w:r>
        <w:rPr>
          <w:spacing w:val="5"/>
          <w:w w:val="95"/>
        </w:rPr>
        <w:t xml:space="preserve"> </w:t>
      </w:r>
      <w:r>
        <w:rPr>
          <w:w w:val="95"/>
        </w:rPr>
        <w:t>requiring</w:t>
      </w:r>
      <w:r>
        <w:rPr>
          <w:spacing w:val="5"/>
          <w:w w:val="95"/>
        </w:rPr>
        <w:t xml:space="preserve"> </w:t>
      </w:r>
      <w:r>
        <w:rPr>
          <w:w w:val="95"/>
        </w:rPr>
        <w:t>a</w:t>
      </w:r>
      <w:r>
        <w:rPr>
          <w:spacing w:val="4"/>
          <w:w w:val="95"/>
        </w:rPr>
        <w:t xml:space="preserve"> </w:t>
      </w:r>
      <w:r>
        <w:rPr>
          <w:w w:val="95"/>
        </w:rPr>
        <w:t>subscription</w:t>
      </w:r>
      <w:r>
        <w:rPr>
          <w:spacing w:val="4"/>
          <w:w w:val="95"/>
        </w:rPr>
        <w:t xml:space="preserve"> </w:t>
      </w:r>
      <w:r>
        <w:rPr>
          <w:w w:val="95"/>
        </w:rPr>
        <w:t>or</w:t>
      </w:r>
      <w:r>
        <w:rPr>
          <w:spacing w:val="5"/>
          <w:w w:val="95"/>
        </w:rPr>
        <w:t xml:space="preserve"> </w:t>
      </w:r>
      <w:r>
        <w:rPr>
          <w:w w:val="95"/>
        </w:rPr>
        <w:t>payment</w:t>
      </w:r>
      <w:r>
        <w:rPr>
          <w:spacing w:val="-54"/>
          <w:w w:val="95"/>
        </w:rPr>
        <w:t xml:space="preserve"> </w:t>
      </w:r>
      <w:r>
        <w:rPr>
          <w:w w:val="95"/>
        </w:rPr>
        <w:t>to</w:t>
      </w:r>
      <w:r>
        <w:rPr>
          <w:spacing w:val="11"/>
          <w:w w:val="95"/>
        </w:rPr>
        <w:t xml:space="preserve"> </w:t>
      </w:r>
      <w:r>
        <w:rPr>
          <w:w w:val="95"/>
        </w:rPr>
        <w:t>read.</w:t>
      </w:r>
      <w:r>
        <w:rPr>
          <w:spacing w:val="36"/>
          <w:w w:val="95"/>
        </w:rPr>
        <w:t xml:space="preserve"> </w:t>
      </w:r>
      <w:r>
        <w:rPr>
          <w:w w:val="95"/>
        </w:rPr>
        <w:t>Finally,</w:t>
      </w:r>
      <w:r>
        <w:rPr>
          <w:spacing w:val="12"/>
          <w:w w:val="95"/>
        </w:rPr>
        <w:t xml:space="preserve"> </w:t>
      </w:r>
      <w:r>
        <w:rPr>
          <w:w w:val="95"/>
        </w:rPr>
        <w:t>for</w:t>
      </w:r>
      <w:r>
        <w:rPr>
          <w:spacing w:val="12"/>
          <w:w w:val="95"/>
        </w:rPr>
        <w:t xml:space="preserve"> </w:t>
      </w:r>
      <w:r>
        <w:rPr>
          <w:w w:val="95"/>
        </w:rPr>
        <w:t>all</w:t>
      </w:r>
      <w:r>
        <w:rPr>
          <w:spacing w:val="13"/>
          <w:w w:val="95"/>
        </w:rPr>
        <w:t xml:space="preserve"> </w:t>
      </w:r>
      <w:r>
        <w:rPr>
          <w:w w:val="95"/>
        </w:rPr>
        <w:t>papers</w:t>
      </w:r>
      <w:r>
        <w:rPr>
          <w:spacing w:val="12"/>
          <w:w w:val="95"/>
        </w:rPr>
        <w:t xml:space="preserve"> </w:t>
      </w:r>
      <w:r>
        <w:rPr>
          <w:w w:val="95"/>
        </w:rPr>
        <w:t>we</w:t>
      </w:r>
      <w:r>
        <w:rPr>
          <w:spacing w:val="13"/>
          <w:w w:val="95"/>
        </w:rPr>
        <w:t xml:space="preserve"> </w:t>
      </w:r>
      <w:r>
        <w:rPr>
          <w:w w:val="95"/>
        </w:rPr>
        <w:t>identified</w:t>
      </w:r>
      <w:r>
        <w:rPr>
          <w:spacing w:val="13"/>
          <w:w w:val="95"/>
        </w:rPr>
        <w:t xml:space="preserve"> </w:t>
      </w:r>
      <w:r>
        <w:rPr>
          <w:w w:val="95"/>
        </w:rPr>
        <w:t>the</w:t>
      </w:r>
      <w:r>
        <w:rPr>
          <w:spacing w:val="12"/>
          <w:w w:val="95"/>
        </w:rPr>
        <w:t xml:space="preserve"> </w:t>
      </w:r>
      <w:r>
        <w:rPr>
          <w:w w:val="95"/>
        </w:rPr>
        <w:t>country</w:t>
      </w:r>
      <w:r>
        <w:rPr>
          <w:spacing w:val="12"/>
          <w:w w:val="95"/>
        </w:rPr>
        <w:t xml:space="preserve"> </w:t>
      </w:r>
      <w:r>
        <w:rPr>
          <w:w w:val="95"/>
        </w:rPr>
        <w:t>in</w:t>
      </w:r>
      <w:r>
        <w:rPr>
          <w:spacing w:val="12"/>
          <w:w w:val="95"/>
        </w:rPr>
        <w:t xml:space="preserve"> </w:t>
      </w:r>
      <w:r>
        <w:rPr>
          <w:w w:val="95"/>
        </w:rPr>
        <w:t>which</w:t>
      </w:r>
      <w:r>
        <w:rPr>
          <w:spacing w:val="11"/>
          <w:w w:val="95"/>
        </w:rPr>
        <w:t xml:space="preserve"> </w:t>
      </w:r>
      <w:r>
        <w:rPr>
          <w:w w:val="95"/>
        </w:rPr>
        <w:t>the</w:t>
      </w:r>
      <w:r>
        <w:rPr>
          <w:spacing w:val="13"/>
          <w:w w:val="95"/>
        </w:rPr>
        <w:t xml:space="preserve"> </w:t>
      </w:r>
      <w:r>
        <w:rPr>
          <w:w w:val="95"/>
        </w:rPr>
        <w:t>first</w:t>
      </w:r>
      <w:r>
        <w:rPr>
          <w:spacing w:val="12"/>
          <w:w w:val="95"/>
        </w:rPr>
        <w:t xml:space="preserve"> </w:t>
      </w:r>
      <w:r>
        <w:rPr>
          <w:w w:val="95"/>
        </w:rPr>
        <w:t>author’s</w:t>
      </w:r>
      <w:r>
        <w:rPr>
          <w:spacing w:val="12"/>
          <w:w w:val="95"/>
        </w:rPr>
        <w:t xml:space="preserve"> </w:t>
      </w:r>
      <w:r>
        <w:rPr>
          <w:w w:val="95"/>
        </w:rPr>
        <w:t>primary</w:t>
      </w:r>
      <w:r>
        <w:rPr>
          <w:spacing w:val="1"/>
          <w:w w:val="95"/>
        </w:rPr>
        <w:t xml:space="preserve"> </w:t>
      </w:r>
      <w:r>
        <w:rPr>
          <w:w w:val="95"/>
        </w:rPr>
        <w:t>institution</w:t>
      </w:r>
      <w:r>
        <w:rPr>
          <w:spacing w:val="15"/>
          <w:w w:val="95"/>
        </w:rPr>
        <w:t xml:space="preserve"> </w:t>
      </w:r>
      <w:ins w:id="198" w:author="Smith,Audrey Culver" w:date="2021-02-22T14:30:00Z">
        <w:r w:rsidR="000A4865">
          <w:rPr>
            <w:spacing w:val="15"/>
            <w:w w:val="95"/>
          </w:rPr>
          <w:t>of affiliation is</w:t>
        </w:r>
      </w:ins>
      <w:del w:id="199" w:author="Smith,Audrey Culver" w:date="2021-02-22T14:30:00Z">
        <w:r w:rsidDel="000A4865">
          <w:rPr>
            <w:w w:val="95"/>
          </w:rPr>
          <w:delText>was</w:delText>
        </w:r>
      </w:del>
      <w:r>
        <w:rPr>
          <w:spacing w:val="16"/>
          <w:w w:val="95"/>
        </w:rPr>
        <w:t xml:space="preserve"> </w:t>
      </w:r>
      <w:r>
        <w:rPr>
          <w:w w:val="95"/>
        </w:rPr>
        <w:t>located</w:t>
      </w:r>
      <w:r>
        <w:rPr>
          <w:spacing w:val="16"/>
          <w:w w:val="95"/>
        </w:rPr>
        <w:t xml:space="preserve"> </w:t>
      </w:r>
      <w:r>
        <w:rPr>
          <w:w w:val="95"/>
        </w:rPr>
        <w:t>and</w:t>
      </w:r>
      <w:r>
        <w:rPr>
          <w:spacing w:val="15"/>
          <w:w w:val="95"/>
        </w:rPr>
        <w:t xml:space="preserve"> </w:t>
      </w:r>
      <w:r>
        <w:rPr>
          <w:w w:val="95"/>
        </w:rPr>
        <w:t>assigned</w:t>
      </w:r>
      <w:r>
        <w:rPr>
          <w:spacing w:val="17"/>
          <w:w w:val="95"/>
        </w:rPr>
        <w:t xml:space="preserve"> </w:t>
      </w:r>
      <w:r>
        <w:rPr>
          <w:w w:val="95"/>
        </w:rPr>
        <w:t>the</w:t>
      </w:r>
      <w:r>
        <w:rPr>
          <w:spacing w:val="16"/>
          <w:w w:val="95"/>
        </w:rPr>
        <w:t xml:space="preserve"> </w:t>
      </w:r>
      <w:r>
        <w:rPr>
          <w:w w:val="95"/>
        </w:rPr>
        <w:t>country</w:t>
      </w:r>
      <w:r>
        <w:rPr>
          <w:spacing w:val="15"/>
          <w:w w:val="95"/>
        </w:rPr>
        <w:t xml:space="preserve"> </w:t>
      </w:r>
      <w:r>
        <w:rPr>
          <w:w w:val="95"/>
        </w:rPr>
        <w:t>to</w:t>
      </w:r>
      <w:r>
        <w:rPr>
          <w:spacing w:val="16"/>
          <w:w w:val="95"/>
        </w:rPr>
        <w:t xml:space="preserve"> </w:t>
      </w:r>
      <w:r>
        <w:rPr>
          <w:w w:val="95"/>
        </w:rPr>
        <w:t>its</w:t>
      </w:r>
      <w:r>
        <w:rPr>
          <w:spacing w:val="16"/>
          <w:w w:val="95"/>
        </w:rPr>
        <w:t xml:space="preserve"> </w:t>
      </w:r>
      <w:r>
        <w:rPr>
          <w:w w:val="95"/>
        </w:rPr>
        <w:t>respective</w:t>
      </w:r>
      <w:r>
        <w:rPr>
          <w:spacing w:val="17"/>
          <w:w w:val="95"/>
        </w:rPr>
        <w:t xml:space="preserve"> </w:t>
      </w:r>
      <w:r>
        <w:rPr>
          <w:w w:val="95"/>
        </w:rPr>
        <w:t>World</w:t>
      </w:r>
      <w:r>
        <w:rPr>
          <w:spacing w:val="16"/>
          <w:w w:val="95"/>
        </w:rPr>
        <w:t xml:space="preserve"> </w:t>
      </w:r>
      <w:r>
        <w:rPr>
          <w:w w:val="95"/>
        </w:rPr>
        <w:t>Bank</w:t>
      </w:r>
      <w:r>
        <w:rPr>
          <w:spacing w:val="15"/>
          <w:w w:val="95"/>
        </w:rPr>
        <w:t xml:space="preserve"> </w:t>
      </w:r>
      <w:r>
        <w:rPr>
          <w:w w:val="95"/>
        </w:rPr>
        <w:t>Region</w:t>
      </w:r>
      <w:r>
        <w:rPr>
          <w:w w:val="95"/>
          <w:position w:val="9"/>
          <w:sz w:val="16"/>
        </w:rPr>
        <w:t>2</w:t>
      </w:r>
      <w:r>
        <w:rPr>
          <w:spacing w:val="8"/>
          <w:w w:val="95"/>
          <w:position w:val="9"/>
          <w:sz w:val="16"/>
        </w:rPr>
        <w:t xml:space="preserve"> </w:t>
      </w:r>
      <w:r>
        <w:rPr>
          <w:w w:val="95"/>
        </w:rPr>
        <w:t>and</w:t>
      </w:r>
      <w:r>
        <w:rPr>
          <w:spacing w:val="1"/>
          <w:w w:val="95"/>
        </w:rPr>
        <w:t xml:space="preserve"> </w:t>
      </w:r>
      <w:r>
        <w:t>Lending</w:t>
      </w:r>
      <w:r>
        <w:rPr>
          <w:spacing w:val="14"/>
        </w:rPr>
        <w:t xml:space="preserve"> </w:t>
      </w:r>
      <w:r>
        <w:t>Group</w:t>
      </w:r>
      <w:r>
        <w:rPr>
          <w:position w:val="9"/>
          <w:sz w:val="16"/>
        </w:rPr>
        <w:t>3</w:t>
      </w:r>
      <w:r>
        <w:rPr>
          <w:spacing w:val="7"/>
          <w:position w:val="9"/>
          <w:sz w:val="16"/>
        </w:rPr>
        <w:t xml:space="preserve"> </w:t>
      </w:r>
      <w:r>
        <w:t>(World</w:t>
      </w:r>
      <w:r>
        <w:rPr>
          <w:spacing w:val="16"/>
        </w:rPr>
        <w:t xml:space="preserve"> </w:t>
      </w:r>
      <w:r>
        <w:t>Bank,</w:t>
      </w:r>
      <w:r>
        <w:rPr>
          <w:spacing w:val="15"/>
        </w:rPr>
        <w:t xml:space="preserve"> </w:t>
      </w:r>
      <w:r>
        <w:t>2020).</w:t>
      </w:r>
    </w:p>
    <w:p w14:paraId="7C085A45" w14:textId="77777777" w:rsidR="00BB4C49" w:rsidRDefault="00144D41">
      <w:pPr>
        <w:pStyle w:val="BodyText"/>
        <w:spacing w:before="8" w:line="355" w:lineRule="auto"/>
        <w:ind w:left="134" w:right="71" w:firstLine="584"/>
      </w:pPr>
      <w:r>
        <w:rPr>
          <w:noProof/>
        </w:rPr>
        <mc:AlternateContent>
          <mc:Choice Requires="wps">
            <w:drawing>
              <wp:anchor distT="0" distB="0" distL="114300" distR="114300" simplePos="0" relativeHeight="15729152" behindDoc="0" locked="0" layoutInCell="1" allowOverlap="1" wp14:anchorId="260CFBD4" wp14:editId="5B25C66F">
                <wp:simplePos x="0" y="0"/>
                <wp:positionH relativeFrom="page">
                  <wp:posOffset>914400</wp:posOffset>
                </wp:positionH>
                <wp:positionV relativeFrom="paragraph">
                  <wp:posOffset>2115820</wp:posOffset>
                </wp:positionV>
                <wp:extent cx="457200" cy="0"/>
                <wp:effectExtent l="0" t="0" r="0" b="0"/>
                <wp:wrapNone/>
                <wp:docPr id="2007" name="Line 20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158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7D1ED4E2" id="Line 2001" o:spid="_x0000_s1026" style="position:absolute;z-index:157291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in,166.6pt" to="108pt,16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" strokeweight=".04411mm">
                <w10:wrap anchorx="page"/>
              </v:line>
            </w:pict>
          </mc:Fallback>
        </mc:AlternateContent>
      </w:r>
      <w:r w:rsidR="00DC0BFC">
        <w:t>To quantify the geographic structure of our focal author communities we used a</w:t>
      </w:r>
      <w:r w:rsidR="00DC0BFC">
        <w:rPr>
          <w:spacing w:val="1"/>
        </w:rPr>
        <w:t xml:space="preserve"> </w:t>
      </w:r>
      <w:r w:rsidR="00DC0BFC">
        <w:rPr>
          <w:w w:val="95"/>
        </w:rPr>
        <w:t>diversity index derived from information theory. The most commonly used diversity metrics</w:t>
      </w:r>
      <w:r w:rsidR="00DC0BFC">
        <w:rPr>
          <w:spacing w:val="1"/>
          <w:w w:val="95"/>
        </w:rPr>
        <w:t xml:space="preserve"> </w:t>
      </w:r>
      <w:r w:rsidR="00DC0BFC">
        <w:rPr>
          <w:w w:val="95"/>
        </w:rPr>
        <w:t>are calculated using two pieces of information.</w:t>
      </w:r>
      <w:r w:rsidR="00DC0BFC">
        <w:rPr>
          <w:spacing w:val="1"/>
          <w:w w:val="95"/>
        </w:rPr>
        <w:t xml:space="preserve"> </w:t>
      </w:r>
      <w:r w:rsidR="00DC0BFC">
        <w:rPr>
          <w:w w:val="95"/>
        </w:rPr>
        <w:t>The first is Richness (</w:t>
      </w:r>
      <w:r w:rsidR="00DC0BFC">
        <w:rPr>
          <w:i/>
          <w:w w:val="95"/>
        </w:rPr>
        <w:t>R</w:t>
      </w:r>
      <w:r w:rsidR="00DC0BFC">
        <w:rPr>
          <w:w w:val="95"/>
        </w:rPr>
        <w:t>), which is the number</w:t>
      </w:r>
      <w:r w:rsidR="00DC0BFC">
        <w:rPr>
          <w:spacing w:val="-54"/>
          <w:w w:val="95"/>
        </w:rPr>
        <w:t xml:space="preserve"> </w:t>
      </w:r>
      <w:r w:rsidR="00DC0BFC">
        <w:rPr>
          <w:w w:val="95"/>
        </w:rPr>
        <w:t>of</w:t>
      </w:r>
      <w:r w:rsidR="00DC0BFC">
        <w:rPr>
          <w:spacing w:val="13"/>
          <w:w w:val="95"/>
        </w:rPr>
        <w:t xml:space="preserve"> </w:t>
      </w:r>
      <w:r w:rsidR="00DC0BFC">
        <w:rPr>
          <w:w w:val="95"/>
        </w:rPr>
        <w:t>distinct</w:t>
      </w:r>
      <w:r w:rsidR="00DC0BFC">
        <w:rPr>
          <w:spacing w:val="14"/>
          <w:w w:val="95"/>
        </w:rPr>
        <w:t xml:space="preserve"> </w:t>
      </w:r>
      <w:r w:rsidR="00DC0BFC">
        <w:rPr>
          <w:w w:val="95"/>
        </w:rPr>
        <w:t>categories</w:t>
      </w:r>
      <w:r w:rsidR="00DC0BFC">
        <w:rPr>
          <w:spacing w:val="13"/>
          <w:w w:val="95"/>
        </w:rPr>
        <w:t xml:space="preserve"> </w:t>
      </w:r>
      <w:r w:rsidR="00DC0BFC">
        <w:rPr>
          <w:w w:val="95"/>
        </w:rPr>
        <w:t>contained</w:t>
      </w:r>
      <w:r w:rsidR="00DC0BFC">
        <w:rPr>
          <w:spacing w:val="13"/>
          <w:w w:val="95"/>
        </w:rPr>
        <w:t xml:space="preserve"> </w:t>
      </w:r>
      <w:r w:rsidR="00DC0BFC">
        <w:rPr>
          <w:w w:val="95"/>
        </w:rPr>
        <w:t>in</w:t>
      </w:r>
      <w:r w:rsidR="00DC0BFC">
        <w:rPr>
          <w:spacing w:val="13"/>
          <w:w w:val="95"/>
        </w:rPr>
        <w:t xml:space="preserve"> </w:t>
      </w:r>
      <w:r w:rsidR="00DC0BFC">
        <w:rPr>
          <w:w w:val="95"/>
        </w:rPr>
        <w:t>a</w:t>
      </w:r>
      <w:r w:rsidR="00DC0BFC">
        <w:rPr>
          <w:spacing w:val="13"/>
          <w:w w:val="95"/>
        </w:rPr>
        <w:t xml:space="preserve"> </w:t>
      </w:r>
      <w:r w:rsidR="00DC0BFC">
        <w:rPr>
          <w:w w:val="95"/>
        </w:rPr>
        <w:t>sample</w:t>
      </w:r>
      <w:r w:rsidR="00DC0BFC">
        <w:rPr>
          <w:spacing w:val="14"/>
          <w:w w:val="95"/>
        </w:rPr>
        <w:t xml:space="preserve"> </w:t>
      </w:r>
      <w:r w:rsidR="00DC0BFC">
        <w:rPr>
          <w:w w:val="95"/>
        </w:rPr>
        <w:t>(e.g.,</w:t>
      </w:r>
      <w:r w:rsidR="00DC0BFC">
        <w:rPr>
          <w:spacing w:val="13"/>
          <w:w w:val="95"/>
        </w:rPr>
        <w:t xml:space="preserve"> </w:t>
      </w:r>
      <w:r w:rsidR="00DC0BFC">
        <w:rPr>
          <w:w w:val="95"/>
        </w:rPr>
        <w:t>the</w:t>
      </w:r>
      <w:r w:rsidR="00DC0BFC">
        <w:rPr>
          <w:spacing w:val="13"/>
          <w:w w:val="95"/>
        </w:rPr>
        <w:t xml:space="preserve"> </w:t>
      </w:r>
      <w:r w:rsidR="00DC0BFC">
        <w:rPr>
          <w:w w:val="95"/>
        </w:rPr>
        <w:t>number</w:t>
      </w:r>
      <w:r w:rsidR="00DC0BFC">
        <w:rPr>
          <w:spacing w:val="14"/>
          <w:w w:val="95"/>
        </w:rPr>
        <w:t xml:space="preserve"> </w:t>
      </w:r>
      <w:r w:rsidR="00DC0BFC">
        <w:rPr>
          <w:w w:val="95"/>
        </w:rPr>
        <w:t>of</w:t>
      </w:r>
      <w:r w:rsidR="00DC0BFC">
        <w:rPr>
          <w:spacing w:val="14"/>
          <w:w w:val="95"/>
        </w:rPr>
        <w:t xml:space="preserve"> </w:t>
      </w:r>
      <w:r w:rsidR="00DC0BFC">
        <w:rPr>
          <w:w w:val="95"/>
        </w:rPr>
        <w:t>countries</w:t>
      </w:r>
      <w:r w:rsidR="00DC0BFC">
        <w:rPr>
          <w:spacing w:val="13"/>
          <w:w w:val="95"/>
        </w:rPr>
        <w:t xml:space="preserve"> </w:t>
      </w:r>
      <w:r w:rsidR="00DC0BFC">
        <w:rPr>
          <w:w w:val="95"/>
        </w:rPr>
        <w:t>in</w:t>
      </w:r>
      <w:r w:rsidR="00DC0BFC">
        <w:rPr>
          <w:spacing w:val="14"/>
          <w:w w:val="95"/>
        </w:rPr>
        <w:t xml:space="preserve"> </w:t>
      </w:r>
      <w:r w:rsidR="00DC0BFC">
        <w:rPr>
          <w:w w:val="95"/>
        </w:rPr>
        <w:t>which</w:t>
      </w:r>
      <w:r w:rsidR="00DC0BFC">
        <w:rPr>
          <w:spacing w:val="14"/>
          <w:w w:val="95"/>
        </w:rPr>
        <w:t xml:space="preserve"> </w:t>
      </w:r>
      <w:r w:rsidR="00DC0BFC">
        <w:rPr>
          <w:w w:val="95"/>
        </w:rPr>
        <w:t>authors</w:t>
      </w:r>
      <w:r w:rsidR="00DC0BFC">
        <w:rPr>
          <w:spacing w:val="1"/>
          <w:w w:val="95"/>
        </w:rPr>
        <w:t xml:space="preserve"> </w:t>
      </w:r>
      <w:r w:rsidR="00DC0BFC">
        <w:rPr>
          <w:w w:val="95"/>
        </w:rPr>
        <w:t>from</w:t>
      </w:r>
      <w:r w:rsidR="00DC0BFC">
        <w:rPr>
          <w:spacing w:val="5"/>
          <w:w w:val="95"/>
        </w:rPr>
        <w:t xml:space="preserve"> </w:t>
      </w:r>
      <w:r w:rsidR="00DC0BFC">
        <w:rPr>
          <w:w w:val="95"/>
        </w:rPr>
        <w:t>a</w:t>
      </w:r>
      <w:r w:rsidR="00DC0BFC">
        <w:rPr>
          <w:spacing w:val="6"/>
          <w:w w:val="95"/>
        </w:rPr>
        <w:t xml:space="preserve"> </w:t>
      </w:r>
      <w:r w:rsidR="00DC0BFC">
        <w:rPr>
          <w:w w:val="95"/>
        </w:rPr>
        <w:t>group</w:t>
      </w:r>
      <w:r w:rsidR="00DC0BFC">
        <w:rPr>
          <w:spacing w:val="5"/>
          <w:w w:val="95"/>
        </w:rPr>
        <w:t xml:space="preserve"> </w:t>
      </w:r>
      <w:r w:rsidR="00DC0BFC">
        <w:rPr>
          <w:w w:val="95"/>
        </w:rPr>
        <w:t>of</w:t>
      </w:r>
      <w:r w:rsidR="00DC0BFC">
        <w:rPr>
          <w:spacing w:val="7"/>
          <w:w w:val="95"/>
        </w:rPr>
        <w:t xml:space="preserve"> </w:t>
      </w:r>
      <w:r w:rsidR="00DC0BFC">
        <w:rPr>
          <w:w w:val="95"/>
        </w:rPr>
        <w:t>journals</w:t>
      </w:r>
      <w:r w:rsidR="00DC0BFC">
        <w:rPr>
          <w:spacing w:val="6"/>
          <w:w w:val="95"/>
        </w:rPr>
        <w:t xml:space="preserve"> </w:t>
      </w:r>
      <w:r w:rsidR="00DC0BFC">
        <w:rPr>
          <w:w w:val="95"/>
        </w:rPr>
        <w:t>are</w:t>
      </w:r>
      <w:r w:rsidR="00DC0BFC">
        <w:rPr>
          <w:spacing w:val="6"/>
          <w:w w:val="95"/>
        </w:rPr>
        <w:t xml:space="preserve"> </w:t>
      </w:r>
      <w:r w:rsidR="00DC0BFC">
        <w:rPr>
          <w:w w:val="95"/>
        </w:rPr>
        <w:t>based).</w:t>
      </w:r>
      <w:r w:rsidR="00DC0BFC">
        <w:rPr>
          <w:spacing w:val="27"/>
          <w:w w:val="95"/>
        </w:rPr>
        <w:t xml:space="preserve"> </w:t>
      </w:r>
      <w:r w:rsidR="00DC0BFC">
        <w:rPr>
          <w:w w:val="95"/>
        </w:rPr>
        <w:t>The</w:t>
      </w:r>
      <w:r w:rsidR="00DC0BFC">
        <w:rPr>
          <w:spacing w:val="6"/>
          <w:w w:val="95"/>
        </w:rPr>
        <w:t xml:space="preserve"> </w:t>
      </w:r>
      <w:r w:rsidR="00DC0BFC">
        <w:rPr>
          <w:w w:val="95"/>
        </w:rPr>
        <w:t>second</w:t>
      </w:r>
      <w:r w:rsidR="00DC0BFC">
        <w:rPr>
          <w:spacing w:val="6"/>
          <w:w w:val="95"/>
        </w:rPr>
        <w:t xml:space="preserve"> </w:t>
      </w:r>
      <w:r w:rsidR="00DC0BFC">
        <w:rPr>
          <w:w w:val="95"/>
        </w:rPr>
        <w:t>is</w:t>
      </w:r>
      <w:r w:rsidR="00DC0BFC">
        <w:rPr>
          <w:spacing w:val="6"/>
          <w:w w:val="95"/>
        </w:rPr>
        <w:t xml:space="preserve"> </w:t>
      </w:r>
      <w:r w:rsidR="00DC0BFC">
        <w:rPr>
          <w:w w:val="95"/>
        </w:rPr>
        <w:t>Evenness,</w:t>
      </w:r>
      <w:r w:rsidR="00DC0BFC">
        <w:rPr>
          <w:spacing w:val="5"/>
          <w:w w:val="95"/>
        </w:rPr>
        <w:t xml:space="preserve"> </w:t>
      </w:r>
      <w:r w:rsidR="00DC0BFC">
        <w:rPr>
          <w:w w:val="95"/>
        </w:rPr>
        <w:t>which</w:t>
      </w:r>
      <w:r w:rsidR="00DC0BFC">
        <w:rPr>
          <w:spacing w:val="6"/>
          <w:w w:val="95"/>
        </w:rPr>
        <w:t xml:space="preserve"> </w:t>
      </w:r>
      <w:r w:rsidR="00DC0BFC">
        <w:rPr>
          <w:w w:val="95"/>
        </w:rPr>
        <w:t>is</w:t>
      </w:r>
      <w:r w:rsidR="00DC0BFC">
        <w:rPr>
          <w:spacing w:val="6"/>
          <w:w w:val="95"/>
        </w:rPr>
        <w:t xml:space="preserve"> </w:t>
      </w:r>
      <w:r w:rsidR="00DC0BFC">
        <w:rPr>
          <w:w w:val="95"/>
        </w:rPr>
        <w:t>the</w:t>
      </w:r>
      <w:r w:rsidR="00DC0BFC">
        <w:rPr>
          <w:spacing w:val="6"/>
          <w:w w:val="95"/>
        </w:rPr>
        <w:t xml:space="preserve"> </w:t>
      </w:r>
      <w:r w:rsidR="00DC0BFC">
        <w:rPr>
          <w:w w:val="95"/>
        </w:rPr>
        <w:t>relative</w:t>
      </w:r>
      <w:r w:rsidR="00DC0BFC">
        <w:rPr>
          <w:spacing w:val="6"/>
          <w:w w:val="95"/>
        </w:rPr>
        <w:t xml:space="preserve"> </w:t>
      </w:r>
      <w:r w:rsidR="00DC0BFC">
        <w:rPr>
          <w:w w:val="95"/>
        </w:rPr>
        <w:t>frequency</w:t>
      </w:r>
      <w:r w:rsidR="00DC0BFC">
        <w:rPr>
          <w:spacing w:val="1"/>
          <w:w w:val="95"/>
        </w:rPr>
        <w:t xml:space="preserve"> </w:t>
      </w:r>
      <w:r w:rsidR="00DC0BFC">
        <w:rPr>
          <w:w w:val="95"/>
        </w:rPr>
        <w:t>of</w:t>
      </w:r>
      <w:r w:rsidR="00DC0BFC">
        <w:rPr>
          <w:spacing w:val="1"/>
          <w:w w:val="95"/>
        </w:rPr>
        <w:t xml:space="preserve"> </w:t>
      </w:r>
      <w:r w:rsidR="00DC0BFC">
        <w:rPr>
          <w:w w:val="95"/>
        </w:rPr>
        <w:t>each</w:t>
      </w:r>
      <w:r w:rsidR="00DC0BFC">
        <w:rPr>
          <w:spacing w:val="2"/>
          <w:w w:val="95"/>
        </w:rPr>
        <w:t xml:space="preserve"> </w:t>
      </w:r>
      <w:r w:rsidR="00DC0BFC">
        <w:rPr>
          <w:w w:val="95"/>
        </w:rPr>
        <w:t>category</w:t>
      </w:r>
      <w:r w:rsidR="00DC0BFC">
        <w:rPr>
          <w:spacing w:val="2"/>
          <w:w w:val="95"/>
        </w:rPr>
        <w:t xml:space="preserve"> </w:t>
      </w:r>
      <w:r w:rsidR="00DC0BFC">
        <w:rPr>
          <w:w w:val="95"/>
        </w:rPr>
        <w:t>in</w:t>
      </w:r>
      <w:r w:rsidR="00DC0BFC">
        <w:rPr>
          <w:spacing w:val="2"/>
          <w:w w:val="95"/>
        </w:rPr>
        <w:t xml:space="preserve"> </w:t>
      </w:r>
      <w:r w:rsidR="00DC0BFC">
        <w:rPr>
          <w:w w:val="95"/>
        </w:rPr>
        <w:t>the</w:t>
      </w:r>
      <w:r w:rsidR="00DC0BFC">
        <w:rPr>
          <w:spacing w:val="2"/>
          <w:w w:val="95"/>
        </w:rPr>
        <w:t xml:space="preserve"> </w:t>
      </w:r>
      <w:r w:rsidR="00DC0BFC">
        <w:rPr>
          <w:w w:val="95"/>
        </w:rPr>
        <w:t>sample</w:t>
      </w:r>
      <w:r w:rsidR="00DC0BFC">
        <w:rPr>
          <w:spacing w:val="1"/>
          <w:w w:val="95"/>
        </w:rPr>
        <w:t xml:space="preserve"> </w:t>
      </w:r>
      <w:r w:rsidR="00DC0BFC">
        <w:rPr>
          <w:w w:val="95"/>
        </w:rPr>
        <w:t>(i.e.,</w:t>
      </w:r>
      <w:r w:rsidR="00DC0BFC">
        <w:rPr>
          <w:spacing w:val="2"/>
          <w:w w:val="95"/>
        </w:rPr>
        <w:t xml:space="preserve"> </w:t>
      </w:r>
      <w:r w:rsidR="00DC0BFC">
        <w:rPr>
          <w:w w:val="95"/>
        </w:rPr>
        <w:t>the</w:t>
      </w:r>
      <w:r w:rsidR="00DC0BFC">
        <w:rPr>
          <w:spacing w:val="2"/>
          <w:w w:val="95"/>
        </w:rPr>
        <w:t xml:space="preserve"> </w:t>
      </w:r>
      <w:r w:rsidR="00DC0BFC">
        <w:rPr>
          <w:w w:val="95"/>
        </w:rPr>
        <w:t>relative</w:t>
      </w:r>
      <w:r w:rsidR="00DC0BFC">
        <w:rPr>
          <w:spacing w:val="2"/>
          <w:w w:val="95"/>
        </w:rPr>
        <w:t xml:space="preserve"> </w:t>
      </w:r>
      <w:r w:rsidR="00DC0BFC">
        <w:rPr>
          <w:w w:val="95"/>
        </w:rPr>
        <w:t>proportion</w:t>
      </w:r>
      <w:r w:rsidR="00DC0BFC">
        <w:rPr>
          <w:spacing w:val="2"/>
          <w:w w:val="95"/>
        </w:rPr>
        <w:t xml:space="preserve"> </w:t>
      </w:r>
      <w:r w:rsidR="00DC0BFC">
        <w:rPr>
          <w:w w:val="95"/>
        </w:rPr>
        <w:t>of</w:t>
      </w:r>
      <w:r w:rsidR="00DC0BFC">
        <w:rPr>
          <w:spacing w:val="2"/>
          <w:w w:val="95"/>
        </w:rPr>
        <w:t xml:space="preserve"> </w:t>
      </w:r>
      <w:r w:rsidR="00DC0BFC">
        <w:rPr>
          <w:w w:val="95"/>
        </w:rPr>
        <w:t>authors</w:t>
      </w:r>
      <w:r w:rsidR="00DC0BFC">
        <w:rPr>
          <w:spacing w:val="1"/>
          <w:w w:val="95"/>
        </w:rPr>
        <w:t xml:space="preserve"> </w:t>
      </w:r>
      <w:r w:rsidR="00DC0BFC">
        <w:rPr>
          <w:w w:val="95"/>
        </w:rPr>
        <w:t>based</w:t>
      </w:r>
      <w:r w:rsidR="00DC0BFC">
        <w:rPr>
          <w:spacing w:val="2"/>
          <w:w w:val="95"/>
        </w:rPr>
        <w:t xml:space="preserve"> </w:t>
      </w:r>
      <w:r w:rsidR="00DC0BFC">
        <w:rPr>
          <w:w w:val="95"/>
        </w:rPr>
        <w:t>in</w:t>
      </w:r>
      <w:r w:rsidR="00DC0BFC">
        <w:rPr>
          <w:spacing w:val="2"/>
          <w:w w:val="95"/>
        </w:rPr>
        <w:t xml:space="preserve"> </w:t>
      </w:r>
      <w:r w:rsidR="00DC0BFC">
        <w:rPr>
          <w:w w:val="95"/>
        </w:rPr>
        <w:t>each</w:t>
      </w:r>
      <w:r w:rsidR="00DC0BFC">
        <w:rPr>
          <w:spacing w:val="2"/>
          <w:w w:val="95"/>
        </w:rPr>
        <w:t xml:space="preserve"> </w:t>
      </w:r>
      <w:r w:rsidR="00DC0BFC">
        <w:rPr>
          <w:w w:val="95"/>
        </w:rPr>
        <w:t>country).</w:t>
      </w:r>
      <w:r w:rsidR="00DC0BFC">
        <w:rPr>
          <w:spacing w:val="-54"/>
          <w:w w:val="95"/>
        </w:rPr>
        <w:t xml:space="preserve"> </w:t>
      </w:r>
      <w:r w:rsidR="00DC0BFC">
        <w:rPr>
          <w:w w:val="95"/>
        </w:rPr>
        <w:t>A</w:t>
      </w:r>
      <w:r w:rsidR="00DC0BFC">
        <w:rPr>
          <w:spacing w:val="-6"/>
          <w:w w:val="95"/>
        </w:rPr>
        <w:t xml:space="preserve"> </w:t>
      </w:r>
      <w:r w:rsidR="00DC0BFC">
        <w:rPr>
          <w:w w:val="95"/>
        </w:rPr>
        <w:t>robust</w:t>
      </w:r>
      <w:r w:rsidR="00DC0BFC">
        <w:rPr>
          <w:spacing w:val="-5"/>
          <w:w w:val="95"/>
        </w:rPr>
        <w:t xml:space="preserve"> </w:t>
      </w:r>
      <w:r w:rsidR="00DC0BFC">
        <w:rPr>
          <w:w w:val="95"/>
        </w:rPr>
        <w:t>and</w:t>
      </w:r>
      <w:r w:rsidR="00DC0BFC">
        <w:rPr>
          <w:spacing w:val="-5"/>
          <w:w w:val="95"/>
        </w:rPr>
        <w:t xml:space="preserve"> </w:t>
      </w:r>
      <w:r w:rsidR="00DC0BFC">
        <w:rPr>
          <w:w w:val="95"/>
        </w:rPr>
        <w:t>widely</w:t>
      </w:r>
      <w:r w:rsidR="00DC0BFC">
        <w:rPr>
          <w:spacing w:val="-6"/>
          <w:w w:val="95"/>
        </w:rPr>
        <w:t xml:space="preserve"> </w:t>
      </w:r>
      <w:r w:rsidR="00DC0BFC">
        <w:rPr>
          <w:w w:val="95"/>
        </w:rPr>
        <w:t>used</w:t>
      </w:r>
      <w:r w:rsidR="00DC0BFC">
        <w:rPr>
          <w:spacing w:val="-5"/>
          <w:w w:val="95"/>
        </w:rPr>
        <w:t xml:space="preserve"> </w:t>
      </w:r>
      <w:r w:rsidR="00DC0BFC">
        <w:rPr>
          <w:w w:val="95"/>
        </w:rPr>
        <w:t>diversity</w:t>
      </w:r>
      <w:r w:rsidR="00DC0BFC">
        <w:rPr>
          <w:spacing w:val="-5"/>
          <w:w w:val="95"/>
        </w:rPr>
        <w:t xml:space="preserve"> </w:t>
      </w:r>
      <w:r w:rsidR="00DC0BFC">
        <w:rPr>
          <w:w w:val="95"/>
        </w:rPr>
        <w:t>index</w:t>
      </w:r>
      <w:r w:rsidR="00DC0BFC">
        <w:rPr>
          <w:spacing w:val="-6"/>
          <w:w w:val="95"/>
        </w:rPr>
        <w:t xml:space="preserve"> </w:t>
      </w:r>
      <w:r w:rsidR="00DC0BFC">
        <w:rPr>
          <w:w w:val="95"/>
        </w:rPr>
        <w:t>is</w:t>
      </w:r>
      <w:r w:rsidR="00DC0BFC">
        <w:rPr>
          <w:spacing w:val="-5"/>
          <w:w w:val="95"/>
        </w:rPr>
        <w:t xml:space="preserve"> </w:t>
      </w:r>
      <w:r w:rsidR="00DC0BFC">
        <w:rPr>
          <w:w w:val="95"/>
        </w:rPr>
        <w:t>the</w:t>
      </w:r>
      <w:r w:rsidR="00DC0BFC">
        <w:rPr>
          <w:spacing w:val="-5"/>
          <w:w w:val="95"/>
        </w:rPr>
        <w:t xml:space="preserve"> </w:t>
      </w:r>
      <w:r w:rsidR="00DC0BFC">
        <w:rPr>
          <w:w w:val="95"/>
        </w:rPr>
        <w:t>reciprocal</w:t>
      </w:r>
      <w:r w:rsidR="00DC0BFC">
        <w:rPr>
          <w:spacing w:val="-6"/>
          <w:w w:val="95"/>
        </w:rPr>
        <w:t xml:space="preserve"> </w:t>
      </w:r>
      <w:r w:rsidR="00DC0BFC">
        <w:rPr>
          <w:w w:val="95"/>
        </w:rPr>
        <w:t>transformation</w:t>
      </w:r>
      <w:r w:rsidR="00DC0BFC">
        <w:rPr>
          <w:spacing w:val="-5"/>
          <w:w w:val="95"/>
        </w:rPr>
        <w:t xml:space="preserve"> </w:t>
      </w:r>
      <w:r w:rsidR="00DC0BFC">
        <w:rPr>
          <w:w w:val="95"/>
        </w:rPr>
        <w:t>of</w:t>
      </w:r>
      <w:r w:rsidR="00DC0BFC">
        <w:rPr>
          <w:spacing w:val="-5"/>
          <w:w w:val="95"/>
        </w:rPr>
        <w:t xml:space="preserve"> </w:t>
      </w:r>
      <w:r w:rsidR="00DC0BFC">
        <w:rPr>
          <w:w w:val="95"/>
        </w:rPr>
        <w:t>Simpson’s</w:t>
      </w:r>
      <w:r w:rsidR="00DC0BFC">
        <w:rPr>
          <w:spacing w:val="-6"/>
          <w:w w:val="95"/>
        </w:rPr>
        <w:t xml:space="preserve"> </w:t>
      </w:r>
      <w:r w:rsidR="00DC0BFC">
        <w:rPr>
          <w:w w:val="95"/>
        </w:rPr>
        <w:t>Index:</w:t>
      </w:r>
    </w:p>
    <w:p w14:paraId="677C0093" w14:textId="77777777" w:rsidR="00BB4C49" w:rsidRDefault="00DC0BFC">
      <w:pPr>
        <w:spacing w:before="154" w:line="213" w:lineRule="auto"/>
        <w:ind w:left="143" w:right="4"/>
        <w:rPr>
          <w:sz w:val="20"/>
        </w:rPr>
      </w:pPr>
      <w:r>
        <w:rPr>
          <w:rFonts w:ascii="Gulim"/>
          <w:position w:val="7"/>
          <w:sz w:val="14"/>
        </w:rPr>
        <w:t>2</w:t>
      </w:r>
      <w:r>
        <w:rPr>
          <w:rFonts w:ascii="Gulim"/>
          <w:spacing w:val="26"/>
          <w:position w:val="7"/>
          <w:sz w:val="14"/>
        </w:rPr>
        <w:t xml:space="preserve"> </w:t>
      </w:r>
      <w:r>
        <w:rPr>
          <w:sz w:val="20"/>
        </w:rPr>
        <w:t>Europe/Central</w:t>
      </w:r>
      <w:r>
        <w:rPr>
          <w:spacing w:val="13"/>
          <w:sz w:val="20"/>
        </w:rPr>
        <w:t xml:space="preserve"> </w:t>
      </w:r>
      <w:r>
        <w:rPr>
          <w:sz w:val="20"/>
        </w:rPr>
        <w:t>Asia,</w:t>
      </w:r>
      <w:r>
        <w:rPr>
          <w:spacing w:val="13"/>
          <w:sz w:val="20"/>
        </w:rPr>
        <w:t xml:space="preserve"> </w:t>
      </w:r>
      <w:r>
        <w:rPr>
          <w:sz w:val="20"/>
        </w:rPr>
        <w:t>East</w:t>
      </w:r>
      <w:r>
        <w:rPr>
          <w:spacing w:val="14"/>
          <w:sz w:val="20"/>
        </w:rPr>
        <w:t xml:space="preserve"> </w:t>
      </w:r>
      <w:r>
        <w:rPr>
          <w:sz w:val="20"/>
        </w:rPr>
        <w:t>Asia/Pacific,</w:t>
      </w:r>
      <w:r>
        <w:rPr>
          <w:spacing w:val="13"/>
          <w:sz w:val="20"/>
        </w:rPr>
        <w:t xml:space="preserve"> </w:t>
      </w:r>
      <w:r>
        <w:rPr>
          <w:sz w:val="20"/>
        </w:rPr>
        <w:t>Latin</w:t>
      </w:r>
      <w:r>
        <w:rPr>
          <w:spacing w:val="13"/>
          <w:sz w:val="20"/>
        </w:rPr>
        <w:t xml:space="preserve"> </w:t>
      </w:r>
      <w:r>
        <w:rPr>
          <w:sz w:val="20"/>
        </w:rPr>
        <w:t>America/Caribbean,</w:t>
      </w:r>
      <w:r>
        <w:rPr>
          <w:spacing w:val="14"/>
          <w:sz w:val="20"/>
        </w:rPr>
        <w:t xml:space="preserve"> </w:t>
      </w:r>
      <w:r>
        <w:rPr>
          <w:sz w:val="20"/>
        </w:rPr>
        <w:t>Sub-Saharan</w:t>
      </w:r>
      <w:r>
        <w:rPr>
          <w:spacing w:val="13"/>
          <w:sz w:val="20"/>
        </w:rPr>
        <w:t xml:space="preserve"> </w:t>
      </w:r>
      <w:r>
        <w:rPr>
          <w:sz w:val="20"/>
        </w:rPr>
        <w:t>Africa,</w:t>
      </w:r>
      <w:r>
        <w:rPr>
          <w:spacing w:val="13"/>
          <w:sz w:val="20"/>
        </w:rPr>
        <w:t xml:space="preserve"> </w:t>
      </w:r>
      <w:r>
        <w:rPr>
          <w:sz w:val="20"/>
        </w:rPr>
        <w:t>South</w:t>
      </w:r>
      <w:r>
        <w:rPr>
          <w:spacing w:val="13"/>
          <w:sz w:val="20"/>
        </w:rPr>
        <w:t xml:space="preserve"> </w:t>
      </w:r>
      <w:r>
        <w:rPr>
          <w:sz w:val="20"/>
        </w:rPr>
        <w:t>Asia,</w:t>
      </w:r>
      <w:r>
        <w:rPr>
          <w:spacing w:val="-47"/>
          <w:sz w:val="20"/>
        </w:rPr>
        <w:t xml:space="preserve"> </w:t>
      </w:r>
      <w:r>
        <w:rPr>
          <w:sz w:val="20"/>
        </w:rPr>
        <w:t>Middle</w:t>
      </w:r>
      <w:r>
        <w:rPr>
          <w:spacing w:val="14"/>
          <w:sz w:val="20"/>
        </w:rPr>
        <w:t xml:space="preserve"> </w:t>
      </w:r>
      <w:r>
        <w:rPr>
          <w:sz w:val="20"/>
        </w:rPr>
        <w:t>East/North</w:t>
      </w:r>
      <w:r>
        <w:rPr>
          <w:spacing w:val="14"/>
          <w:sz w:val="20"/>
        </w:rPr>
        <w:t xml:space="preserve"> </w:t>
      </w:r>
      <w:r>
        <w:rPr>
          <w:sz w:val="20"/>
        </w:rPr>
        <w:t>Africa,</w:t>
      </w:r>
      <w:r>
        <w:rPr>
          <w:spacing w:val="15"/>
          <w:sz w:val="20"/>
        </w:rPr>
        <w:t xml:space="preserve"> </w:t>
      </w:r>
      <w:r>
        <w:rPr>
          <w:sz w:val="20"/>
        </w:rPr>
        <w:t>North</w:t>
      </w:r>
      <w:r>
        <w:rPr>
          <w:spacing w:val="14"/>
          <w:sz w:val="20"/>
        </w:rPr>
        <w:t xml:space="preserve"> </w:t>
      </w:r>
      <w:r>
        <w:rPr>
          <w:sz w:val="20"/>
        </w:rPr>
        <w:t>America</w:t>
      </w:r>
      <w:r>
        <w:rPr>
          <w:spacing w:val="14"/>
          <w:sz w:val="20"/>
        </w:rPr>
        <w:t xml:space="preserve"> </w:t>
      </w:r>
      <w:r>
        <w:rPr>
          <w:sz w:val="20"/>
        </w:rPr>
        <w:t>(i.e.,</w:t>
      </w:r>
      <w:r>
        <w:rPr>
          <w:spacing w:val="15"/>
          <w:sz w:val="20"/>
        </w:rPr>
        <w:t xml:space="preserve"> </w:t>
      </w:r>
      <w:r>
        <w:rPr>
          <w:sz w:val="20"/>
        </w:rPr>
        <w:t>Canada,</w:t>
      </w:r>
      <w:r>
        <w:rPr>
          <w:spacing w:val="14"/>
          <w:sz w:val="20"/>
        </w:rPr>
        <w:t xml:space="preserve"> </w:t>
      </w:r>
      <w:r>
        <w:rPr>
          <w:sz w:val="20"/>
        </w:rPr>
        <w:t>United</w:t>
      </w:r>
      <w:r>
        <w:rPr>
          <w:spacing w:val="14"/>
          <w:sz w:val="20"/>
        </w:rPr>
        <w:t xml:space="preserve"> </w:t>
      </w:r>
      <w:r>
        <w:rPr>
          <w:sz w:val="20"/>
        </w:rPr>
        <w:t>States).</w:t>
      </w:r>
    </w:p>
    <w:p w14:paraId="1B2EFCD1" w14:textId="77777777" w:rsidR="00BB4C49" w:rsidRDefault="00DC0BFC">
      <w:pPr>
        <w:spacing w:before="149" w:line="213" w:lineRule="auto"/>
        <w:ind w:left="143" w:right="599"/>
        <w:rPr>
          <w:sz w:val="20"/>
        </w:rPr>
      </w:pPr>
      <w:r>
        <w:rPr>
          <w:rFonts w:ascii="Gulim"/>
          <w:position w:val="7"/>
          <w:sz w:val="14"/>
        </w:rPr>
        <w:t xml:space="preserve">3 </w:t>
      </w:r>
      <w:r>
        <w:rPr>
          <w:sz w:val="20"/>
        </w:rPr>
        <w:t xml:space="preserve">High Income (per capita GNI </w:t>
      </w:r>
      <w:r>
        <w:rPr>
          <w:w w:val="125"/>
          <w:sz w:val="20"/>
        </w:rPr>
        <w:t xml:space="preserve">&gt; </w:t>
      </w:r>
      <w:r>
        <w:rPr>
          <w:sz w:val="20"/>
        </w:rPr>
        <w:t>$12476, including both Organization for Economic Cooperation and</w:t>
      </w:r>
      <w:r>
        <w:rPr>
          <w:spacing w:val="-47"/>
          <w:sz w:val="20"/>
        </w:rPr>
        <w:t xml:space="preserve"> </w:t>
      </w:r>
      <w:r>
        <w:rPr>
          <w:sz w:val="20"/>
        </w:rPr>
        <w:t>Development</w:t>
      </w:r>
      <w:r>
        <w:rPr>
          <w:spacing w:val="1"/>
          <w:sz w:val="20"/>
        </w:rPr>
        <w:t xml:space="preserve"> </w:t>
      </w:r>
      <w:r>
        <w:rPr>
          <w:sz w:val="20"/>
        </w:rPr>
        <w:t>(OECD)</w:t>
      </w:r>
      <w:r>
        <w:rPr>
          <w:spacing w:val="1"/>
          <w:sz w:val="20"/>
        </w:rPr>
        <w:t xml:space="preserve"> </w:t>
      </w:r>
      <w:r>
        <w:rPr>
          <w:sz w:val="20"/>
        </w:rPr>
        <w:t>member</w:t>
      </w:r>
      <w:r>
        <w:rPr>
          <w:spacing w:val="2"/>
          <w:sz w:val="20"/>
        </w:rPr>
        <w:t xml:space="preserve"> </w:t>
      </w:r>
      <w:r>
        <w:rPr>
          <w:sz w:val="20"/>
        </w:rPr>
        <w:t>and</w:t>
      </w:r>
      <w:r>
        <w:rPr>
          <w:spacing w:val="1"/>
          <w:sz w:val="20"/>
        </w:rPr>
        <w:t xml:space="preserve"> </w:t>
      </w:r>
      <w:r>
        <w:rPr>
          <w:sz w:val="20"/>
        </w:rPr>
        <w:t>non-OECD</w:t>
      </w:r>
      <w:r>
        <w:rPr>
          <w:spacing w:val="2"/>
          <w:sz w:val="20"/>
        </w:rPr>
        <w:t xml:space="preserve"> </w:t>
      </w:r>
      <w:r>
        <w:rPr>
          <w:sz w:val="20"/>
        </w:rPr>
        <w:t>member,</w:t>
      </w:r>
      <w:r>
        <w:rPr>
          <w:spacing w:val="1"/>
          <w:sz w:val="20"/>
        </w:rPr>
        <w:t xml:space="preserve"> </w:t>
      </w:r>
      <w:r>
        <w:rPr>
          <w:sz w:val="20"/>
        </w:rPr>
        <w:t>Upper-middle</w:t>
      </w:r>
      <w:r>
        <w:rPr>
          <w:spacing w:val="2"/>
          <w:sz w:val="20"/>
        </w:rPr>
        <w:t xml:space="preserve"> </w:t>
      </w:r>
      <w:r>
        <w:rPr>
          <w:sz w:val="20"/>
        </w:rPr>
        <w:t>income</w:t>
      </w:r>
      <w:r>
        <w:rPr>
          <w:spacing w:val="1"/>
          <w:sz w:val="20"/>
        </w:rPr>
        <w:t xml:space="preserve"> </w:t>
      </w:r>
      <w:r>
        <w:rPr>
          <w:sz w:val="20"/>
        </w:rPr>
        <w:t>(per</w:t>
      </w:r>
      <w:r>
        <w:rPr>
          <w:spacing w:val="1"/>
          <w:sz w:val="20"/>
        </w:rPr>
        <w:t xml:space="preserve"> </w:t>
      </w:r>
      <w:r>
        <w:rPr>
          <w:sz w:val="20"/>
        </w:rPr>
        <w:t>capita</w:t>
      </w:r>
      <w:r>
        <w:rPr>
          <w:spacing w:val="2"/>
          <w:sz w:val="20"/>
        </w:rPr>
        <w:t xml:space="preserve"> </w:t>
      </w:r>
      <w:r>
        <w:rPr>
          <w:sz w:val="20"/>
        </w:rPr>
        <w:t>GNI</w:t>
      </w:r>
    </w:p>
    <w:p w14:paraId="74A5A99A" w14:textId="77777777" w:rsidR="00BB4C49" w:rsidRDefault="00DC0BFC">
      <w:pPr>
        <w:spacing w:line="245" w:lineRule="exact"/>
        <w:ind w:left="143"/>
        <w:rPr>
          <w:sz w:val="20"/>
        </w:rPr>
      </w:pPr>
      <w:r>
        <w:rPr>
          <w:spacing w:val="-1"/>
          <w:sz w:val="20"/>
        </w:rPr>
        <w:t>$4036–$12475),</w:t>
      </w:r>
      <w:r>
        <w:rPr>
          <w:spacing w:val="-4"/>
          <w:sz w:val="20"/>
        </w:rPr>
        <w:t xml:space="preserve"> </w:t>
      </w:r>
      <w:r>
        <w:rPr>
          <w:spacing w:val="-1"/>
          <w:sz w:val="20"/>
        </w:rPr>
        <w:t>Lower-middle</w:t>
      </w:r>
      <w:r>
        <w:rPr>
          <w:spacing w:val="-3"/>
          <w:sz w:val="20"/>
        </w:rPr>
        <w:t xml:space="preserve"> </w:t>
      </w:r>
      <w:r>
        <w:rPr>
          <w:sz w:val="20"/>
        </w:rPr>
        <w:t>income</w:t>
      </w:r>
      <w:r>
        <w:rPr>
          <w:spacing w:val="-3"/>
          <w:sz w:val="20"/>
        </w:rPr>
        <w:t xml:space="preserve"> </w:t>
      </w:r>
      <w:r>
        <w:rPr>
          <w:sz w:val="20"/>
        </w:rPr>
        <w:t>(per</w:t>
      </w:r>
      <w:r>
        <w:rPr>
          <w:spacing w:val="-3"/>
          <w:sz w:val="20"/>
        </w:rPr>
        <w:t xml:space="preserve"> </w:t>
      </w:r>
      <w:r>
        <w:rPr>
          <w:sz w:val="20"/>
        </w:rPr>
        <w:t>capita</w:t>
      </w:r>
      <w:r>
        <w:rPr>
          <w:spacing w:val="-3"/>
          <w:sz w:val="20"/>
        </w:rPr>
        <w:t xml:space="preserve"> </w:t>
      </w:r>
      <w:r>
        <w:rPr>
          <w:sz w:val="20"/>
        </w:rPr>
        <w:t>GNI</w:t>
      </w:r>
      <w:r>
        <w:rPr>
          <w:spacing w:val="-3"/>
          <w:sz w:val="20"/>
        </w:rPr>
        <w:t xml:space="preserve"> </w:t>
      </w:r>
      <w:r>
        <w:rPr>
          <w:sz w:val="20"/>
        </w:rPr>
        <w:t>$1026–$4035),</w:t>
      </w:r>
      <w:r>
        <w:rPr>
          <w:spacing w:val="-3"/>
          <w:sz w:val="20"/>
        </w:rPr>
        <w:t xml:space="preserve"> </w:t>
      </w:r>
      <w:r>
        <w:rPr>
          <w:sz w:val="20"/>
        </w:rPr>
        <w:t>Low-income</w:t>
      </w:r>
      <w:r>
        <w:rPr>
          <w:spacing w:val="-3"/>
          <w:sz w:val="20"/>
        </w:rPr>
        <w:t xml:space="preserve"> </w:t>
      </w:r>
      <w:r>
        <w:rPr>
          <w:sz w:val="20"/>
        </w:rPr>
        <w:t>(per</w:t>
      </w:r>
      <w:r>
        <w:rPr>
          <w:spacing w:val="-3"/>
          <w:sz w:val="20"/>
        </w:rPr>
        <w:t xml:space="preserve"> </w:t>
      </w:r>
      <w:r>
        <w:rPr>
          <w:sz w:val="20"/>
        </w:rPr>
        <w:t>capita</w:t>
      </w:r>
      <w:r>
        <w:rPr>
          <w:spacing w:val="-4"/>
          <w:sz w:val="20"/>
        </w:rPr>
        <w:t xml:space="preserve"> </w:t>
      </w:r>
      <w:r>
        <w:rPr>
          <w:sz w:val="20"/>
        </w:rPr>
        <w:t>GNI</w:t>
      </w:r>
      <w:r>
        <w:rPr>
          <w:spacing w:val="-3"/>
          <w:sz w:val="20"/>
        </w:rPr>
        <w:t xml:space="preserve"> </w:t>
      </w:r>
      <w:r>
        <w:rPr>
          <w:w w:val="125"/>
          <w:sz w:val="20"/>
        </w:rPr>
        <w:t>&lt;</w:t>
      </w:r>
      <w:r>
        <w:rPr>
          <w:spacing w:val="-15"/>
          <w:w w:val="125"/>
          <w:sz w:val="20"/>
        </w:rPr>
        <w:t xml:space="preserve"> </w:t>
      </w:r>
      <w:r>
        <w:rPr>
          <w:sz w:val="20"/>
        </w:rPr>
        <w:t>$1025)</w:t>
      </w:r>
    </w:p>
    <w:p w14:paraId="12686452" w14:textId="77777777" w:rsidR="00BB4C49" w:rsidRDefault="00BB4C49">
      <w:pPr>
        <w:spacing w:line="245" w:lineRule="exact"/>
        <w:rPr>
          <w:sz w:val="20"/>
        </w:rPr>
        <w:sectPr w:rsidR="00BB4C49">
          <w:type w:val="continuous"/>
          <w:pgSz w:w="12240" w:h="15840"/>
          <w:pgMar w:top="1320" w:right="1240" w:bottom="280" w:left="940" w:header="720" w:footer="720" w:gutter="0"/>
          <w:cols w:num="2" w:space="720" w:equalWidth="0">
            <w:col w:w="301" w:space="56"/>
            <w:col w:w="9703"/>
          </w:cols>
        </w:sectPr>
      </w:pPr>
    </w:p>
    <w:p w14:paraId="49DD5C81" w14:textId="77777777" w:rsidR="00BB4C49" w:rsidRDefault="00144D41">
      <w:pPr>
        <w:tabs>
          <w:tab w:val="left" w:pos="1990"/>
          <w:tab w:val="left" w:pos="2362"/>
        </w:tabs>
        <w:spacing w:before="160" w:line="119" w:lineRule="exact"/>
        <w:ind w:left="1076"/>
        <w:rPr>
          <w:sz w:val="16"/>
        </w:rPr>
      </w:pPr>
      <w:r>
        <w:rPr>
          <w:noProof/>
        </w:rPr>
        <w:lastRenderedPageBreak/>
        <mc:AlternateContent>
          <mc:Choice Requires="wps">
            <w:drawing>
              <wp:anchor distT="0" distB="0" distL="114300" distR="114300" simplePos="0" relativeHeight="484461056" behindDoc="1" locked="0" layoutInCell="1" allowOverlap="1" wp14:anchorId="533A8908" wp14:editId="07A7E9A7">
                <wp:simplePos x="0" y="0"/>
                <wp:positionH relativeFrom="page">
                  <wp:posOffset>1678940</wp:posOffset>
                </wp:positionH>
                <wp:positionV relativeFrom="paragraph">
                  <wp:posOffset>160655</wp:posOffset>
                </wp:positionV>
                <wp:extent cx="133985" cy="472440"/>
                <wp:effectExtent l="0" t="0" r="0" b="0"/>
                <wp:wrapNone/>
                <wp:docPr id="2006" name="Text Box 20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985" cy="472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2AA3C2" w14:textId="77777777" w:rsidR="00C334C5" w:rsidRDefault="00C334C5">
                            <w:pPr>
                              <w:spacing w:line="196" w:lineRule="exact"/>
                              <w:rPr>
                                <w:rFonts w:ascii="Arial"/>
                                <w:sz w:val="20"/>
                              </w:rPr>
                            </w:pPr>
                            <w:r>
                              <w:rPr>
                                <w:rFonts w:ascii="Arial"/>
                                <w:w w:val="189"/>
                                <w:sz w:val="20"/>
                              </w:rPr>
                              <w:t>q</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33A8908" id="_x0000_t202" coordsize="21600,21600" o:spt="202" path="m,l,21600r21600,l21600,xe">
                <v:stroke joinstyle="miter"/>
                <v:path gradientshapeok="t" o:connecttype="rect"/>
              </v:shapetype>
              <v:shape id="Text Box 2000" o:spid="_x0000_s1026" type="#_x0000_t202" style="position:absolute;left:0;text-align:left;margin-left:132.2pt;margin-top:12.65pt;width:10.55pt;height:37.2pt;z-index:-188554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" filled="f" stroked="f">
                <v:textbox inset="0,0,0,0">
                  <w:txbxContent>
                    <w:p w14:paraId="7A2AA3C2" w14:textId="77777777" w:rsidR="00C334C5" w:rsidRDefault="00C334C5">
                      <w:pPr>
                        <w:spacing w:line="196" w:lineRule="exact"/>
                        <w:rPr>
                          <w:rFonts w:ascii="Arial"/>
                          <w:sz w:val="20"/>
                        </w:rPr>
                      </w:pPr>
                      <w:r>
                        <w:rPr>
                          <w:rFonts w:ascii="Arial"/>
                          <w:w w:val="189"/>
                          <w:sz w:val="20"/>
                        </w:rPr>
                        <w:t>q</w:t>
                      </w:r>
                    </w:p>
                  </w:txbxContent>
                </v:textbox>
                <w10:wrap anchorx="page"/>
              </v:shape>
            </w:pict>
          </mc:Fallback>
        </mc:AlternateContent>
      </w:r>
      <w:proofErr w:type="gramStart"/>
      <w:r w:rsidR="00DC0BFC">
        <w:rPr>
          <w:rFonts w:ascii="Bookman Old Style"/>
          <w:i/>
          <w:w w:val="105"/>
          <w:position w:val="-8"/>
          <w:sz w:val="24"/>
        </w:rPr>
        <w:t xml:space="preserve">D </w:t>
      </w:r>
      <w:r w:rsidR="00DC0BFC">
        <w:rPr>
          <w:rFonts w:ascii="Bookman Old Style"/>
          <w:i/>
          <w:spacing w:val="13"/>
          <w:w w:val="105"/>
          <w:position w:val="-8"/>
          <w:sz w:val="24"/>
        </w:rPr>
        <w:t xml:space="preserve"> </w:t>
      </w:r>
      <w:r w:rsidR="00DC0BFC">
        <w:rPr>
          <w:rFonts w:ascii="Tahoma"/>
          <w:w w:val="105"/>
          <w:position w:val="-8"/>
          <w:sz w:val="24"/>
        </w:rPr>
        <w:t>=</w:t>
      </w:r>
      <w:proofErr w:type="gramEnd"/>
      <w:r w:rsidR="00DC0BFC">
        <w:rPr>
          <w:rFonts w:ascii="Times New Roman"/>
          <w:w w:val="105"/>
          <w:sz w:val="24"/>
          <w:u w:val="single"/>
        </w:rPr>
        <w:tab/>
      </w:r>
      <w:r w:rsidR="00DC0BFC">
        <w:rPr>
          <w:w w:val="105"/>
          <w:sz w:val="16"/>
          <w:u w:val="single"/>
        </w:rPr>
        <w:t>1</w:t>
      </w:r>
      <w:r w:rsidR="00DC0BFC">
        <w:rPr>
          <w:sz w:val="16"/>
          <w:u w:val="single"/>
        </w:rPr>
        <w:tab/>
      </w:r>
    </w:p>
    <w:p w14:paraId="4C329BFA" w14:textId="77777777" w:rsidR="00BB4C49" w:rsidRDefault="00BB4C49">
      <w:pPr>
        <w:spacing w:line="119" w:lineRule="exact"/>
        <w:rPr>
          <w:sz w:val="16"/>
        </w:rPr>
        <w:sectPr w:rsidR="00BB4C49">
          <w:pgSz w:w="12240" w:h="15840"/>
          <w:pgMar w:top="1320" w:right="1240" w:bottom="280" w:left="940" w:header="649" w:footer="0" w:gutter="0"/>
          <w:cols w:space="720"/>
        </w:sectPr>
      </w:pPr>
    </w:p>
    <w:p w14:paraId="4C969ADD" w14:textId="77777777" w:rsidR="00BB4C49" w:rsidRDefault="00144D41">
      <w:pPr>
        <w:spacing w:before="31"/>
        <w:ind w:left="110"/>
        <w:rPr>
          <w:rFonts w:ascii="Trebuchet MS"/>
          <w:sz w:val="12"/>
        </w:rPr>
      </w:pPr>
      <w:r>
        <w:rPr>
          <w:noProof/>
        </w:rPr>
        <mc:AlternateContent>
          <mc:Choice Requires="wps">
            <w:drawing>
              <wp:anchor distT="0" distB="0" distL="114300" distR="114300" simplePos="0" relativeHeight="484461568" behindDoc="1" locked="0" layoutInCell="1" allowOverlap="1" wp14:anchorId="4FBB54CE" wp14:editId="60B131F5">
                <wp:simplePos x="0" y="0"/>
                <wp:positionH relativeFrom="page">
                  <wp:posOffset>1990090</wp:posOffset>
                </wp:positionH>
                <wp:positionV relativeFrom="paragraph">
                  <wp:posOffset>93980</wp:posOffset>
                </wp:positionV>
                <wp:extent cx="54610" cy="101600"/>
                <wp:effectExtent l="0" t="0" r="0" b="0"/>
                <wp:wrapNone/>
                <wp:docPr id="2005" name="Text Box 19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10" cy="10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92F706" w14:textId="77777777" w:rsidR="00C334C5" w:rsidRDefault="00C334C5">
                            <w:pPr>
                              <w:spacing w:line="157" w:lineRule="exact"/>
                              <w:rPr>
                                <w:rFonts w:ascii="Bookman Old Style"/>
                                <w:i/>
                                <w:sz w:val="16"/>
                              </w:rPr>
                            </w:pPr>
                            <w:r>
                              <w:rPr>
                                <w:rFonts w:ascii="Bookman Old Style"/>
                                <w:i/>
                                <w:w w:val="88"/>
                                <w:sz w:val="16"/>
                              </w:rPr>
                              <w:t>p</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BB54CE" id="Text Box 1999" o:spid="_x0000_s1027" type="#_x0000_t202" style="position:absolute;left:0;text-align:left;margin-left:156.7pt;margin-top:7.4pt;width:4.3pt;height:8pt;z-index:-188549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" filled="f" stroked="f">
                <v:textbox inset="0,0,0,0">
                  <w:txbxContent>
                    <w:p w14:paraId="3C92F706" w14:textId="77777777" w:rsidR="00C334C5" w:rsidRDefault="00C334C5">
                      <w:pPr>
                        <w:spacing w:line="157" w:lineRule="exact"/>
                        <w:rPr>
                          <w:rFonts w:ascii="Bookman Old Style"/>
                          <w:i/>
                          <w:sz w:val="16"/>
                        </w:rPr>
                      </w:pPr>
                      <w:r>
                        <w:rPr>
                          <w:rFonts w:ascii="Bookman Old Style"/>
                          <w:i/>
                          <w:w w:val="88"/>
                          <w:sz w:val="16"/>
                        </w:rPr>
                        <w:t>p</w:t>
                      </w:r>
                    </w:p>
                  </w:txbxContent>
                </v:textbox>
                <w10:wrap anchorx="page"/>
              </v:shape>
            </w:pict>
          </mc:Fallback>
        </mc:AlternateContent>
      </w:r>
      <w:r w:rsidR="00DC0BFC">
        <w:rPr>
          <w:rFonts w:ascii="Trebuchet MS"/>
          <w:sz w:val="12"/>
        </w:rPr>
        <w:t>151</w:t>
      </w:r>
    </w:p>
    <w:p w14:paraId="48BFF058" w14:textId="77777777" w:rsidR="00BB4C49" w:rsidRDefault="00DC0BFC">
      <w:pPr>
        <w:tabs>
          <w:tab w:val="left" w:pos="753"/>
          <w:tab w:val="right" w:pos="1191"/>
        </w:tabs>
        <w:spacing w:before="12" w:line="210" w:lineRule="exact"/>
        <w:ind w:left="110"/>
        <w:rPr>
          <w:rFonts w:ascii="Bookman Old Style"/>
          <w:sz w:val="12"/>
        </w:rPr>
      </w:pPr>
      <w:r>
        <w:br w:type="column"/>
      </w:r>
      <w:r>
        <w:rPr>
          <w:w w:val="115"/>
          <w:sz w:val="16"/>
        </w:rPr>
        <w:t>2</w:t>
      </w:r>
      <w:r>
        <w:rPr>
          <w:w w:val="115"/>
          <w:sz w:val="16"/>
        </w:rPr>
        <w:tab/>
      </w:r>
      <w:r>
        <w:rPr>
          <w:rFonts w:ascii="Verdana"/>
          <w:i/>
          <w:w w:val="115"/>
          <w:sz w:val="12"/>
        </w:rPr>
        <w:t>R</w:t>
      </w:r>
      <w:r>
        <w:rPr>
          <w:rFonts w:ascii="Times New Roman"/>
          <w:i/>
          <w:w w:val="115"/>
          <w:sz w:val="12"/>
        </w:rPr>
        <w:tab/>
      </w:r>
      <w:r>
        <w:rPr>
          <w:rFonts w:ascii="Bookman Old Style"/>
          <w:w w:val="115"/>
          <w:position w:val="-2"/>
          <w:sz w:val="12"/>
        </w:rPr>
        <w:t>2</w:t>
      </w:r>
    </w:p>
    <w:p w14:paraId="06743491" w14:textId="77777777" w:rsidR="00BB4C49" w:rsidRDefault="00DC0BFC">
      <w:pPr>
        <w:tabs>
          <w:tab w:val="right" w:pos="1172"/>
        </w:tabs>
        <w:spacing w:line="143" w:lineRule="exact"/>
        <w:ind w:left="754"/>
        <w:rPr>
          <w:rFonts w:ascii="Verdana" w:hAnsi="Verdana"/>
          <w:i/>
          <w:sz w:val="12"/>
        </w:rPr>
      </w:pPr>
      <w:r>
        <w:rPr>
          <w:rFonts w:ascii="Verdana" w:hAnsi="Verdana"/>
          <w:i/>
          <w:w w:val="155"/>
          <w:sz w:val="12"/>
        </w:rPr>
        <w:t>i</w:t>
      </w:r>
      <w:r>
        <w:rPr>
          <w:rFonts w:ascii="Arial" w:hAnsi="Arial"/>
          <w:i/>
          <w:w w:val="155"/>
          <w:sz w:val="12"/>
        </w:rPr>
        <w:t>≠</w:t>
      </w:r>
      <w:r>
        <w:rPr>
          <w:rFonts w:ascii="Bookman Old Style" w:hAnsi="Bookman Old Style"/>
          <w:w w:val="155"/>
          <w:sz w:val="12"/>
        </w:rPr>
        <w:t>1</w:t>
      </w:r>
      <w:r>
        <w:rPr>
          <w:rFonts w:ascii="Times New Roman" w:hAnsi="Times New Roman"/>
          <w:w w:val="155"/>
          <w:sz w:val="12"/>
        </w:rPr>
        <w:tab/>
      </w:r>
      <w:proofErr w:type="spellStart"/>
      <w:r>
        <w:rPr>
          <w:rFonts w:ascii="Verdana" w:hAnsi="Verdana"/>
          <w:i/>
          <w:w w:val="155"/>
          <w:position w:val="1"/>
          <w:sz w:val="12"/>
        </w:rPr>
        <w:t>i</w:t>
      </w:r>
      <w:proofErr w:type="spellEnd"/>
    </w:p>
    <w:p w14:paraId="331154ED" w14:textId="77777777" w:rsidR="00BB4C49" w:rsidRDefault="00BB4C49">
      <w:pPr>
        <w:spacing w:line="143" w:lineRule="exact"/>
        <w:rPr>
          <w:rFonts w:ascii="Verdana" w:hAnsi="Verdana"/>
          <w:sz w:val="12"/>
        </w:rPr>
        <w:sectPr w:rsidR="00BB4C49">
          <w:type w:val="continuous"/>
          <w:pgSz w:w="12240" w:h="15840"/>
          <w:pgMar w:top="1320" w:right="1240" w:bottom="280" w:left="940" w:header="720" w:footer="720" w:gutter="0"/>
          <w:cols w:num="2" w:space="720" w:equalWidth="0">
            <w:col w:w="341" w:space="819"/>
            <w:col w:w="8900"/>
          </w:cols>
        </w:sectPr>
      </w:pPr>
    </w:p>
    <w:p w14:paraId="3AF3CF0E" w14:textId="77777777" w:rsidR="00BB4C49" w:rsidRDefault="00DC0BFC">
      <w:pPr>
        <w:pStyle w:val="BodyText"/>
        <w:tabs>
          <w:tab w:val="left" w:pos="1075"/>
        </w:tabs>
        <w:spacing w:before="244"/>
        <w:ind w:left="110"/>
      </w:pPr>
      <w:r>
        <w:rPr>
          <w:rFonts w:ascii="Trebuchet MS"/>
          <w:sz w:val="12"/>
        </w:rPr>
        <w:t>152</w:t>
      </w:r>
      <w:r>
        <w:rPr>
          <w:rFonts w:ascii="Trebuchet MS"/>
          <w:sz w:val="12"/>
        </w:rPr>
        <w:tab/>
      </w:r>
      <w:r>
        <w:rPr>
          <w:w w:val="95"/>
        </w:rPr>
        <w:t>where</w:t>
      </w:r>
      <w:r>
        <w:rPr>
          <w:spacing w:val="11"/>
          <w:w w:val="95"/>
        </w:rPr>
        <w:t xml:space="preserve"> </w:t>
      </w:r>
      <w:r>
        <w:rPr>
          <w:i/>
          <w:w w:val="95"/>
        </w:rPr>
        <w:t>R</w:t>
      </w:r>
      <w:r>
        <w:rPr>
          <w:i/>
          <w:spacing w:val="16"/>
          <w:w w:val="95"/>
        </w:rPr>
        <w:t xml:space="preserve"> </w:t>
      </w:r>
      <w:r>
        <w:rPr>
          <w:w w:val="95"/>
        </w:rPr>
        <w:t>is</w:t>
      </w:r>
      <w:r>
        <w:rPr>
          <w:spacing w:val="11"/>
          <w:w w:val="95"/>
        </w:rPr>
        <w:t xml:space="preserve"> </w:t>
      </w:r>
      <w:r>
        <w:rPr>
          <w:w w:val="95"/>
        </w:rPr>
        <w:t>the</w:t>
      </w:r>
      <w:r>
        <w:rPr>
          <w:spacing w:val="11"/>
          <w:w w:val="95"/>
        </w:rPr>
        <w:t xml:space="preserve"> </w:t>
      </w:r>
      <w:r>
        <w:rPr>
          <w:w w:val="95"/>
        </w:rPr>
        <w:t>maximum</w:t>
      </w:r>
      <w:r>
        <w:rPr>
          <w:spacing w:val="11"/>
          <w:w w:val="95"/>
        </w:rPr>
        <w:t xml:space="preserve"> </w:t>
      </w:r>
      <w:r>
        <w:rPr>
          <w:w w:val="95"/>
        </w:rPr>
        <w:t>value</w:t>
      </w:r>
      <w:r>
        <w:rPr>
          <w:spacing w:val="11"/>
          <w:w w:val="95"/>
        </w:rPr>
        <w:t xml:space="preserve"> </w:t>
      </w:r>
      <w:r>
        <w:rPr>
          <w:w w:val="95"/>
        </w:rPr>
        <w:t>of</w:t>
      </w:r>
      <w:r>
        <w:rPr>
          <w:spacing w:val="11"/>
          <w:w w:val="95"/>
        </w:rPr>
        <w:t xml:space="preserve"> </w:t>
      </w:r>
      <w:r>
        <w:rPr>
          <w:w w:val="95"/>
        </w:rPr>
        <w:t>Richness,</w:t>
      </w:r>
      <w:r>
        <w:rPr>
          <w:spacing w:val="11"/>
          <w:w w:val="95"/>
        </w:rPr>
        <w:t xml:space="preserve"> </w:t>
      </w:r>
      <w:r>
        <w:rPr>
          <w:w w:val="95"/>
        </w:rPr>
        <w:t>and</w:t>
      </w:r>
      <w:r>
        <w:rPr>
          <w:spacing w:val="11"/>
          <w:w w:val="95"/>
        </w:rPr>
        <w:t xml:space="preserve"> </w:t>
      </w:r>
      <w:r>
        <w:rPr>
          <w:rFonts w:ascii="Bookman Old Style"/>
          <w:i/>
          <w:w w:val="95"/>
        </w:rPr>
        <w:t>p</w:t>
      </w:r>
      <w:r>
        <w:rPr>
          <w:rFonts w:ascii="Bookman Old Style"/>
          <w:i/>
          <w:w w:val="95"/>
          <w:vertAlign w:val="subscript"/>
        </w:rPr>
        <w:t>i</w:t>
      </w:r>
      <w:r>
        <w:rPr>
          <w:rFonts w:ascii="Bookman Old Style"/>
          <w:i/>
          <w:spacing w:val="9"/>
          <w:w w:val="95"/>
        </w:rPr>
        <w:t xml:space="preserve"> </w:t>
      </w:r>
      <w:r>
        <w:rPr>
          <w:w w:val="95"/>
        </w:rPr>
        <w:t>is</w:t>
      </w:r>
      <w:r>
        <w:rPr>
          <w:spacing w:val="11"/>
          <w:w w:val="95"/>
        </w:rPr>
        <w:t xml:space="preserve"> </w:t>
      </w:r>
      <w:r>
        <w:rPr>
          <w:w w:val="95"/>
        </w:rPr>
        <w:t>the</w:t>
      </w:r>
      <w:r>
        <w:rPr>
          <w:spacing w:val="12"/>
          <w:w w:val="95"/>
        </w:rPr>
        <w:t xml:space="preserve"> </w:t>
      </w:r>
      <w:r>
        <w:rPr>
          <w:w w:val="95"/>
        </w:rPr>
        <w:t>proportional</w:t>
      </w:r>
      <w:r>
        <w:rPr>
          <w:spacing w:val="10"/>
          <w:w w:val="95"/>
        </w:rPr>
        <w:t xml:space="preserve"> </w:t>
      </w:r>
      <w:r>
        <w:rPr>
          <w:w w:val="95"/>
        </w:rPr>
        <w:t>abundance</w:t>
      </w:r>
      <w:r>
        <w:rPr>
          <w:spacing w:val="11"/>
          <w:w w:val="95"/>
        </w:rPr>
        <w:t xml:space="preserve"> </w:t>
      </w:r>
      <w:r>
        <w:rPr>
          <w:w w:val="95"/>
        </w:rPr>
        <w:t>of</w:t>
      </w:r>
    </w:p>
    <w:p w14:paraId="365B2673" w14:textId="77777777" w:rsidR="00BB4C49" w:rsidRDefault="00DC0BFC">
      <w:pPr>
        <w:pStyle w:val="BodyText"/>
        <w:spacing w:before="154"/>
        <w:ind w:left="110"/>
      </w:pPr>
      <w:r>
        <w:rPr>
          <w:rFonts w:ascii="Trebuchet MS"/>
          <w:sz w:val="12"/>
        </w:rPr>
        <w:t xml:space="preserve">153    </w:t>
      </w:r>
      <w:r>
        <w:rPr>
          <w:rFonts w:ascii="Trebuchet MS"/>
          <w:spacing w:val="19"/>
          <w:sz w:val="12"/>
        </w:rPr>
        <w:t xml:space="preserve"> </w:t>
      </w:r>
      <w:r>
        <w:rPr>
          <w:spacing w:val="-1"/>
        </w:rPr>
        <w:t>type</w:t>
      </w:r>
      <w:r>
        <w:rPr>
          <w:spacing w:val="-9"/>
        </w:rPr>
        <w:t xml:space="preserve"> </w:t>
      </w:r>
      <w:proofErr w:type="spellStart"/>
      <w:r>
        <w:rPr>
          <w:i/>
          <w:spacing w:val="-1"/>
        </w:rPr>
        <w:t>i</w:t>
      </w:r>
      <w:proofErr w:type="spellEnd"/>
      <w:r>
        <w:rPr>
          <w:i/>
          <w:spacing w:val="3"/>
        </w:rPr>
        <w:t xml:space="preserve"> </w:t>
      </w:r>
      <w:r>
        <w:rPr>
          <w:spacing w:val="-1"/>
        </w:rPr>
        <w:t>during</w:t>
      </w:r>
      <w:r>
        <w:rPr>
          <w:spacing w:val="-9"/>
        </w:rPr>
        <w:t xml:space="preserve"> </w:t>
      </w:r>
      <w:r>
        <w:rPr>
          <w:spacing w:val="-1"/>
        </w:rPr>
        <w:t>time</w:t>
      </w:r>
      <w:r>
        <w:rPr>
          <w:spacing w:val="-9"/>
        </w:rPr>
        <w:t xml:space="preserve"> </w:t>
      </w:r>
      <w:r>
        <w:rPr>
          <w:spacing w:val="-1"/>
        </w:rPr>
        <w:t>interval</w:t>
      </w:r>
      <w:r>
        <w:rPr>
          <w:spacing w:val="-9"/>
        </w:rPr>
        <w:t xml:space="preserve"> </w:t>
      </w:r>
      <w:r>
        <w:rPr>
          <w:i/>
          <w:spacing w:val="-1"/>
        </w:rPr>
        <w:t>t</w:t>
      </w:r>
      <w:r>
        <w:rPr>
          <w:spacing w:val="-1"/>
        </w:rPr>
        <w:t>.</w:t>
      </w:r>
      <w:r>
        <w:rPr>
          <w:spacing w:val="8"/>
        </w:rPr>
        <w:t xml:space="preserve"> </w:t>
      </w:r>
      <w:r>
        <w:rPr>
          <w:spacing w:val="-1"/>
        </w:rPr>
        <w:t>Values</w:t>
      </w:r>
      <w:r>
        <w:rPr>
          <w:spacing w:val="-9"/>
        </w:rPr>
        <w:t xml:space="preserve"> </w:t>
      </w:r>
      <w:r>
        <w:rPr>
          <w:spacing w:val="-1"/>
        </w:rPr>
        <w:t>of</w:t>
      </w:r>
      <w:r>
        <w:rPr>
          <w:spacing w:val="-9"/>
        </w:rPr>
        <w:t xml:space="preserve"> </w:t>
      </w:r>
      <w:r>
        <w:rPr>
          <w:rFonts w:ascii="Bookman Old Style"/>
          <w:i/>
          <w:spacing w:val="-1"/>
        </w:rPr>
        <w:t>D</w:t>
      </w:r>
      <w:r>
        <w:rPr>
          <w:spacing w:val="-1"/>
          <w:vertAlign w:val="subscript"/>
        </w:rPr>
        <w:t>2</w:t>
      </w:r>
      <w:r>
        <w:rPr>
          <w:spacing w:val="-2"/>
        </w:rPr>
        <w:t xml:space="preserve"> </w:t>
      </w:r>
      <w:r>
        <w:rPr>
          <w:spacing w:val="-1"/>
        </w:rPr>
        <w:t>calculated</w:t>
      </w:r>
      <w:r>
        <w:rPr>
          <w:spacing w:val="-10"/>
        </w:rPr>
        <w:t xml:space="preserve"> </w:t>
      </w:r>
      <w:r>
        <w:rPr>
          <w:spacing w:val="-1"/>
        </w:rPr>
        <w:t>for</w:t>
      </w:r>
      <w:r>
        <w:rPr>
          <w:spacing w:val="-8"/>
        </w:rPr>
        <w:t xml:space="preserve"> </w:t>
      </w:r>
      <w:r>
        <w:rPr>
          <w:spacing w:val="-1"/>
        </w:rPr>
        <w:t>di</w:t>
      </w:r>
      <w:r>
        <w:rPr>
          <w:rFonts w:ascii="Arial"/>
          <w:spacing w:val="-1"/>
        </w:rPr>
        <w:t>ff</w:t>
      </w:r>
      <w:r>
        <w:rPr>
          <w:spacing w:val="-1"/>
        </w:rPr>
        <w:t>erent</w:t>
      </w:r>
      <w:r>
        <w:rPr>
          <w:spacing w:val="-9"/>
        </w:rPr>
        <w:t xml:space="preserve"> </w:t>
      </w:r>
      <w:r>
        <w:rPr>
          <w:spacing w:val="-1"/>
        </w:rPr>
        <w:t>groups</w:t>
      </w:r>
      <w:r>
        <w:rPr>
          <w:spacing w:val="-9"/>
        </w:rPr>
        <w:t xml:space="preserve"> </w:t>
      </w:r>
      <w:r>
        <w:rPr>
          <w:spacing w:val="-1"/>
        </w:rPr>
        <w:t>are</w:t>
      </w:r>
      <w:r>
        <w:rPr>
          <w:spacing w:val="-9"/>
        </w:rPr>
        <w:t xml:space="preserve"> </w:t>
      </w:r>
      <w:r>
        <w:rPr>
          <w:spacing w:val="-1"/>
        </w:rPr>
        <w:t>directly</w:t>
      </w:r>
    </w:p>
    <w:p w14:paraId="61DEE5DD" w14:textId="77777777" w:rsidR="00BB4C49" w:rsidRDefault="00DC0BFC">
      <w:pPr>
        <w:pStyle w:val="BodyText"/>
        <w:spacing w:before="154"/>
        <w:ind w:left="110"/>
      </w:pPr>
      <w:r>
        <w:rPr>
          <w:rFonts w:ascii="Trebuchet MS"/>
          <w:sz w:val="12"/>
        </w:rPr>
        <w:t xml:space="preserve">154    </w:t>
      </w:r>
      <w:r>
        <w:rPr>
          <w:rFonts w:ascii="Trebuchet MS"/>
          <w:spacing w:val="19"/>
          <w:sz w:val="12"/>
        </w:rPr>
        <w:t xml:space="preserve"> </w:t>
      </w:r>
      <w:r>
        <w:rPr>
          <w:w w:val="95"/>
        </w:rPr>
        <w:t>comparable;</w:t>
      </w:r>
      <w:r>
        <w:rPr>
          <w:spacing w:val="13"/>
          <w:w w:val="95"/>
        </w:rPr>
        <w:t xml:space="preserve"> </w:t>
      </w:r>
      <w:r>
        <w:rPr>
          <w:w w:val="95"/>
        </w:rPr>
        <w:t>larger</w:t>
      </w:r>
      <w:r>
        <w:rPr>
          <w:spacing w:val="12"/>
          <w:w w:val="95"/>
        </w:rPr>
        <w:t xml:space="preserve"> </w:t>
      </w:r>
      <w:r>
        <w:rPr>
          <w:w w:val="95"/>
        </w:rPr>
        <w:t>values</w:t>
      </w:r>
      <w:r>
        <w:rPr>
          <w:spacing w:val="14"/>
          <w:w w:val="95"/>
        </w:rPr>
        <w:t xml:space="preserve"> </w:t>
      </w:r>
      <w:r>
        <w:rPr>
          <w:w w:val="95"/>
        </w:rPr>
        <w:t>of</w:t>
      </w:r>
      <w:r>
        <w:rPr>
          <w:spacing w:val="13"/>
          <w:w w:val="95"/>
        </w:rPr>
        <w:t xml:space="preserve"> </w:t>
      </w:r>
      <w:r>
        <w:rPr>
          <w:rFonts w:ascii="Bookman Old Style"/>
          <w:i/>
          <w:w w:val="95"/>
        </w:rPr>
        <w:t>D</w:t>
      </w:r>
      <w:r>
        <w:rPr>
          <w:w w:val="95"/>
          <w:vertAlign w:val="subscript"/>
        </w:rPr>
        <w:t>2</w:t>
      </w:r>
      <w:r>
        <w:rPr>
          <w:spacing w:val="23"/>
          <w:w w:val="95"/>
        </w:rPr>
        <w:t xml:space="preserve"> </w:t>
      </w:r>
      <w:r>
        <w:rPr>
          <w:w w:val="95"/>
        </w:rPr>
        <w:t>indicate</w:t>
      </w:r>
      <w:r>
        <w:rPr>
          <w:spacing w:val="13"/>
          <w:w w:val="95"/>
        </w:rPr>
        <w:t xml:space="preserve"> </w:t>
      </w:r>
      <w:r>
        <w:rPr>
          <w:w w:val="95"/>
        </w:rPr>
        <w:t>greater</w:t>
      </w:r>
      <w:r>
        <w:rPr>
          <w:spacing w:val="13"/>
          <w:w w:val="95"/>
        </w:rPr>
        <w:t xml:space="preserve"> </w:t>
      </w:r>
      <w:r>
        <w:rPr>
          <w:w w:val="95"/>
        </w:rPr>
        <w:t>diversity,</w:t>
      </w:r>
      <w:r>
        <w:rPr>
          <w:spacing w:val="13"/>
          <w:w w:val="95"/>
        </w:rPr>
        <w:t xml:space="preserve"> </w:t>
      </w:r>
      <w:r>
        <w:rPr>
          <w:w w:val="95"/>
        </w:rPr>
        <w:t>with</w:t>
      </w:r>
      <w:r>
        <w:rPr>
          <w:spacing w:val="12"/>
          <w:w w:val="95"/>
        </w:rPr>
        <w:t xml:space="preserve"> </w:t>
      </w:r>
      <w:r>
        <w:rPr>
          <w:w w:val="95"/>
        </w:rPr>
        <w:t>the</w:t>
      </w:r>
      <w:r>
        <w:rPr>
          <w:spacing w:val="14"/>
          <w:w w:val="95"/>
        </w:rPr>
        <w:t xml:space="preserve"> </w:t>
      </w:r>
      <w:r>
        <w:rPr>
          <w:w w:val="95"/>
        </w:rPr>
        <w:t>maximum</w:t>
      </w:r>
      <w:r>
        <w:rPr>
          <w:spacing w:val="13"/>
          <w:w w:val="95"/>
        </w:rPr>
        <w:t xml:space="preserve"> </w:t>
      </w:r>
      <w:r>
        <w:rPr>
          <w:w w:val="95"/>
        </w:rPr>
        <w:t>potential</w:t>
      </w:r>
    </w:p>
    <w:p w14:paraId="3F253231" w14:textId="77777777" w:rsidR="00BB4C49" w:rsidRDefault="00DC0BFC">
      <w:pPr>
        <w:pStyle w:val="BodyText"/>
        <w:spacing w:before="155"/>
        <w:ind w:left="110"/>
      </w:pPr>
      <w:r>
        <w:rPr>
          <w:rFonts w:ascii="Trebuchet MS"/>
          <w:sz w:val="12"/>
        </w:rPr>
        <w:t xml:space="preserve">155    </w:t>
      </w:r>
      <w:r>
        <w:rPr>
          <w:rFonts w:ascii="Trebuchet MS"/>
          <w:spacing w:val="19"/>
          <w:sz w:val="12"/>
        </w:rPr>
        <w:t xml:space="preserve"> </w:t>
      </w:r>
      <w:r>
        <w:rPr>
          <w:w w:val="95"/>
        </w:rPr>
        <w:t>diversity</w:t>
      </w:r>
      <w:r>
        <w:rPr>
          <w:spacing w:val="14"/>
          <w:w w:val="95"/>
        </w:rPr>
        <w:t xml:space="preserve"> </w:t>
      </w:r>
      <w:r>
        <w:rPr>
          <w:w w:val="95"/>
        </w:rPr>
        <w:t>equal</w:t>
      </w:r>
      <w:r>
        <w:rPr>
          <w:spacing w:val="14"/>
          <w:w w:val="95"/>
        </w:rPr>
        <w:t xml:space="preserve"> </w:t>
      </w:r>
      <w:r>
        <w:rPr>
          <w:w w:val="95"/>
        </w:rPr>
        <w:t>to</w:t>
      </w:r>
      <w:r>
        <w:rPr>
          <w:spacing w:val="14"/>
          <w:w w:val="95"/>
        </w:rPr>
        <w:t xml:space="preserve"> </w:t>
      </w:r>
      <w:r>
        <w:rPr>
          <w:w w:val="95"/>
        </w:rPr>
        <w:t>the</w:t>
      </w:r>
      <w:r>
        <w:rPr>
          <w:spacing w:val="15"/>
          <w:w w:val="95"/>
        </w:rPr>
        <w:t xml:space="preserve"> </w:t>
      </w:r>
      <w:r>
        <w:rPr>
          <w:w w:val="95"/>
        </w:rPr>
        <w:t>highest</w:t>
      </w:r>
      <w:r>
        <w:rPr>
          <w:spacing w:val="14"/>
          <w:w w:val="95"/>
        </w:rPr>
        <w:t xml:space="preserve"> </w:t>
      </w:r>
      <w:r>
        <w:rPr>
          <w:w w:val="95"/>
        </w:rPr>
        <w:t>value</w:t>
      </w:r>
      <w:r>
        <w:rPr>
          <w:spacing w:val="14"/>
          <w:w w:val="95"/>
        </w:rPr>
        <w:t xml:space="preserve"> </w:t>
      </w:r>
      <w:r>
        <w:rPr>
          <w:w w:val="95"/>
        </w:rPr>
        <w:t>of</w:t>
      </w:r>
      <w:r>
        <w:rPr>
          <w:spacing w:val="15"/>
          <w:w w:val="95"/>
        </w:rPr>
        <w:t xml:space="preserve"> </w:t>
      </w:r>
      <w:r>
        <w:rPr>
          <w:w w:val="95"/>
        </w:rPr>
        <w:t>Richness</w:t>
      </w:r>
      <w:r>
        <w:rPr>
          <w:spacing w:val="14"/>
          <w:w w:val="95"/>
        </w:rPr>
        <w:t xml:space="preserve"> </w:t>
      </w:r>
      <w:r>
        <w:rPr>
          <w:w w:val="95"/>
        </w:rPr>
        <w:t>in</w:t>
      </w:r>
      <w:r>
        <w:rPr>
          <w:spacing w:val="14"/>
          <w:w w:val="95"/>
        </w:rPr>
        <w:t xml:space="preserve"> </w:t>
      </w:r>
      <w:r>
        <w:rPr>
          <w:w w:val="95"/>
        </w:rPr>
        <w:t>the</w:t>
      </w:r>
      <w:r>
        <w:rPr>
          <w:spacing w:val="15"/>
          <w:w w:val="95"/>
        </w:rPr>
        <w:t xml:space="preserve"> </w:t>
      </w:r>
      <w:r>
        <w:rPr>
          <w:w w:val="95"/>
        </w:rPr>
        <w:t>group</w:t>
      </w:r>
      <w:r>
        <w:rPr>
          <w:spacing w:val="14"/>
          <w:w w:val="95"/>
        </w:rPr>
        <w:t xml:space="preserve"> </w:t>
      </w:r>
      <w:r>
        <w:rPr>
          <w:w w:val="95"/>
        </w:rPr>
        <w:t>(</w:t>
      </w:r>
      <w:proofErr w:type="spellStart"/>
      <w:r>
        <w:rPr>
          <w:w w:val="95"/>
        </w:rPr>
        <w:t>Magurran</w:t>
      </w:r>
      <w:proofErr w:type="spellEnd"/>
      <w:r>
        <w:rPr>
          <w:w w:val="95"/>
        </w:rPr>
        <w:t>,</w:t>
      </w:r>
      <w:r>
        <w:rPr>
          <w:spacing w:val="14"/>
          <w:w w:val="95"/>
        </w:rPr>
        <w:t xml:space="preserve"> </w:t>
      </w:r>
      <w:r>
        <w:rPr>
          <w:w w:val="95"/>
        </w:rPr>
        <w:t>2004).</w:t>
      </w:r>
    </w:p>
    <w:p w14:paraId="110352A7" w14:textId="77777777" w:rsidR="00BB4C49" w:rsidRDefault="00DC0BFC">
      <w:pPr>
        <w:pStyle w:val="BodyText"/>
        <w:tabs>
          <w:tab w:val="left" w:pos="1075"/>
        </w:tabs>
        <w:spacing w:before="154"/>
        <w:ind w:left="110"/>
      </w:pPr>
      <w:r>
        <w:rPr>
          <w:rFonts w:ascii="Trebuchet MS"/>
          <w:sz w:val="12"/>
        </w:rPr>
        <w:t>156</w:t>
      </w:r>
      <w:r>
        <w:rPr>
          <w:rFonts w:ascii="Trebuchet MS"/>
          <w:sz w:val="12"/>
        </w:rPr>
        <w:tab/>
      </w:r>
      <w:r>
        <w:rPr>
          <w:w w:val="95"/>
        </w:rPr>
        <w:t>We</w:t>
      </w:r>
      <w:r>
        <w:rPr>
          <w:spacing w:val="6"/>
          <w:w w:val="95"/>
        </w:rPr>
        <w:t xml:space="preserve"> </w:t>
      </w:r>
      <w:r>
        <w:rPr>
          <w:w w:val="95"/>
        </w:rPr>
        <w:t>began</w:t>
      </w:r>
      <w:r>
        <w:rPr>
          <w:spacing w:val="5"/>
          <w:w w:val="95"/>
        </w:rPr>
        <w:t xml:space="preserve"> </w:t>
      </w:r>
      <w:r>
        <w:rPr>
          <w:w w:val="95"/>
        </w:rPr>
        <w:t>by</w:t>
      </w:r>
      <w:r>
        <w:rPr>
          <w:spacing w:val="5"/>
          <w:w w:val="95"/>
        </w:rPr>
        <w:t xml:space="preserve"> </w:t>
      </w:r>
      <w:r>
        <w:rPr>
          <w:w w:val="95"/>
        </w:rPr>
        <w:t>comparing</w:t>
      </w:r>
      <w:r>
        <w:rPr>
          <w:spacing w:val="6"/>
          <w:w w:val="95"/>
        </w:rPr>
        <w:t xml:space="preserve"> </w:t>
      </w:r>
      <w:r>
        <w:rPr>
          <w:w w:val="95"/>
        </w:rPr>
        <w:t>the</w:t>
      </w:r>
      <w:r>
        <w:rPr>
          <w:spacing w:val="6"/>
          <w:w w:val="95"/>
        </w:rPr>
        <w:t xml:space="preserve"> </w:t>
      </w:r>
      <w:r>
        <w:rPr>
          <w:w w:val="95"/>
        </w:rPr>
        <w:t>geographic</w:t>
      </w:r>
      <w:r>
        <w:rPr>
          <w:spacing w:val="6"/>
          <w:w w:val="95"/>
        </w:rPr>
        <w:t xml:space="preserve"> </w:t>
      </w:r>
      <w:r>
        <w:rPr>
          <w:w w:val="95"/>
        </w:rPr>
        <w:t>diversity</w:t>
      </w:r>
      <w:r>
        <w:rPr>
          <w:spacing w:val="6"/>
          <w:w w:val="95"/>
        </w:rPr>
        <w:t xml:space="preserve"> </w:t>
      </w:r>
      <w:r>
        <w:rPr>
          <w:w w:val="95"/>
        </w:rPr>
        <w:t>of</w:t>
      </w:r>
      <w:r>
        <w:rPr>
          <w:spacing w:val="6"/>
          <w:w w:val="95"/>
        </w:rPr>
        <w:t xml:space="preserve"> </w:t>
      </w:r>
      <w:r>
        <w:rPr>
          <w:w w:val="95"/>
        </w:rPr>
        <w:t>authors</w:t>
      </w:r>
      <w:r>
        <w:rPr>
          <w:spacing w:val="6"/>
          <w:w w:val="95"/>
        </w:rPr>
        <w:t xml:space="preserve"> </w:t>
      </w:r>
      <w:r>
        <w:rPr>
          <w:w w:val="95"/>
        </w:rPr>
        <w:t>publishing</w:t>
      </w:r>
      <w:r>
        <w:rPr>
          <w:spacing w:val="5"/>
          <w:w w:val="95"/>
        </w:rPr>
        <w:t xml:space="preserve"> </w:t>
      </w:r>
      <w:r>
        <w:rPr>
          <w:w w:val="95"/>
        </w:rPr>
        <w:t>in</w:t>
      </w:r>
      <w:r>
        <w:rPr>
          <w:spacing w:val="6"/>
          <w:w w:val="95"/>
        </w:rPr>
        <w:t xml:space="preserve"> </w:t>
      </w:r>
      <w:r>
        <w:rPr>
          <w:w w:val="95"/>
        </w:rPr>
        <w:t>OA</w:t>
      </w:r>
      <w:r>
        <w:rPr>
          <w:spacing w:val="6"/>
          <w:w w:val="95"/>
        </w:rPr>
        <w:t xml:space="preserve"> </w:t>
      </w:r>
      <w:r>
        <w:rPr>
          <w:w w:val="95"/>
        </w:rPr>
        <w:t>Mirror</w:t>
      </w:r>
    </w:p>
    <w:p w14:paraId="478683C5" w14:textId="77777777" w:rsidR="00BB4C49" w:rsidRDefault="00DC0BFC">
      <w:pPr>
        <w:pStyle w:val="BodyText"/>
        <w:spacing w:before="154"/>
        <w:ind w:left="110"/>
      </w:pPr>
      <w:r>
        <w:rPr>
          <w:rFonts w:ascii="Trebuchet MS"/>
          <w:sz w:val="12"/>
        </w:rPr>
        <w:t xml:space="preserve">157    </w:t>
      </w:r>
      <w:r>
        <w:rPr>
          <w:rFonts w:ascii="Trebuchet MS"/>
          <w:spacing w:val="19"/>
          <w:sz w:val="12"/>
        </w:rPr>
        <w:t xml:space="preserve"> </w:t>
      </w:r>
      <w:r>
        <w:rPr>
          <w:w w:val="95"/>
        </w:rPr>
        <w:t>journals</w:t>
      </w:r>
      <w:r>
        <w:rPr>
          <w:spacing w:val="19"/>
          <w:w w:val="95"/>
        </w:rPr>
        <w:t xml:space="preserve"> </w:t>
      </w:r>
      <w:r>
        <w:rPr>
          <w:w w:val="95"/>
        </w:rPr>
        <w:t>with</w:t>
      </w:r>
      <w:r>
        <w:rPr>
          <w:spacing w:val="19"/>
          <w:w w:val="95"/>
        </w:rPr>
        <w:t xml:space="preserve"> </w:t>
      </w:r>
      <w:r>
        <w:rPr>
          <w:w w:val="95"/>
        </w:rPr>
        <w:t>that</w:t>
      </w:r>
      <w:r>
        <w:rPr>
          <w:spacing w:val="19"/>
          <w:w w:val="95"/>
        </w:rPr>
        <w:t xml:space="preserve"> </w:t>
      </w:r>
      <w:r>
        <w:rPr>
          <w:w w:val="95"/>
        </w:rPr>
        <w:t>of</w:t>
      </w:r>
      <w:r>
        <w:rPr>
          <w:spacing w:val="19"/>
          <w:w w:val="95"/>
        </w:rPr>
        <w:t xml:space="preserve"> </w:t>
      </w:r>
      <w:r>
        <w:rPr>
          <w:w w:val="95"/>
        </w:rPr>
        <w:t>authors</w:t>
      </w:r>
      <w:r>
        <w:rPr>
          <w:spacing w:val="19"/>
          <w:w w:val="95"/>
        </w:rPr>
        <w:t xml:space="preserve"> </w:t>
      </w:r>
      <w:r>
        <w:rPr>
          <w:w w:val="95"/>
        </w:rPr>
        <w:t>publishing</w:t>
      </w:r>
      <w:r>
        <w:rPr>
          <w:spacing w:val="18"/>
          <w:w w:val="95"/>
        </w:rPr>
        <w:t xml:space="preserve"> </w:t>
      </w:r>
      <w:r>
        <w:rPr>
          <w:w w:val="95"/>
        </w:rPr>
        <w:t>OA</w:t>
      </w:r>
      <w:r>
        <w:rPr>
          <w:spacing w:val="18"/>
          <w:w w:val="95"/>
        </w:rPr>
        <w:t xml:space="preserve"> </w:t>
      </w:r>
      <w:r>
        <w:rPr>
          <w:w w:val="95"/>
        </w:rPr>
        <w:t>articles</w:t>
      </w:r>
      <w:r>
        <w:rPr>
          <w:spacing w:val="19"/>
          <w:w w:val="95"/>
        </w:rPr>
        <w:t xml:space="preserve"> </w:t>
      </w:r>
      <w:r>
        <w:rPr>
          <w:w w:val="95"/>
        </w:rPr>
        <w:t>in</w:t>
      </w:r>
      <w:r>
        <w:rPr>
          <w:spacing w:val="18"/>
          <w:w w:val="95"/>
        </w:rPr>
        <w:t xml:space="preserve"> </w:t>
      </w:r>
      <w:r>
        <w:rPr>
          <w:w w:val="95"/>
        </w:rPr>
        <w:t>Parent</w:t>
      </w:r>
      <w:r>
        <w:rPr>
          <w:spacing w:val="19"/>
          <w:w w:val="95"/>
        </w:rPr>
        <w:t xml:space="preserve"> </w:t>
      </w:r>
      <w:r>
        <w:rPr>
          <w:w w:val="95"/>
        </w:rPr>
        <w:t>journals</w:t>
      </w:r>
      <w:r>
        <w:rPr>
          <w:spacing w:val="19"/>
          <w:w w:val="95"/>
        </w:rPr>
        <w:t xml:space="preserve"> </w:t>
      </w:r>
      <w:r>
        <w:rPr>
          <w:w w:val="95"/>
        </w:rPr>
        <w:t>(Prediction</w:t>
      </w:r>
      <w:r>
        <w:rPr>
          <w:spacing w:val="18"/>
          <w:w w:val="95"/>
        </w:rPr>
        <w:t xml:space="preserve"> </w:t>
      </w:r>
      <w:r>
        <w:rPr>
          <w:w w:val="95"/>
        </w:rPr>
        <w:t>1)</w:t>
      </w:r>
      <w:r>
        <w:rPr>
          <w:spacing w:val="19"/>
          <w:w w:val="95"/>
        </w:rPr>
        <w:t xml:space="preserve"> </w:t>
      </w:r>
      <w:r>
        <w:rPr>
          <w:w w:val="95"/>
        </w:rPr>
        <w:t>using</w:t>
      </w:r>
    </w:p>
    <w:p w14:paraId="0E79F1C3" w14:textId="6855F331" w:rsidR="00BB4C49" w:rsidRDefault="00DC0BFC">
      <w:pPr>
        <w:pStyle w:val="BodyText"/>
        <w:spacing w:before="155"/>
        <w:ind w:left="110"/>
      </w:pPr>
      <w:r>
        <w:rPr>
          <w:rFonts w:ascii="Trebuchet MS"/>
          <w:sz w:val="12"/>
        </w:rPr>
        <w:t xml:space="preserve">158    </w:t>
      </w:r>
      <w:r>
        <w:rPr>
          <w:rFonts w:ascii="Trebuchet MS"/>
          <w:spacing w:val="19"/>
          <w:sz w:val="12"/>
        </w:rPr>
        <w:t xml:space="preserve"> </w:t>
      </w:r>
      <w:r>
        <w:rPr>
          <w:w w:val="95"/>
        </w:rPr>
        <w:t>permutations</w:t>
      </w:r>
      <w:r>
        <w:rPr>
          <w:spacing w:val="10"/>
          <w:w w:val="95"/>
        </w:rPr>
        <w:t xml:space="preserve"> </w:t>
      </w:r>
      <w:r>
        <w:rPr>
          <w:w w:val="95"/>
        </w:rPr>
        <w:t>tests.</w:t>
      </w:r>
      <w:r>
        <w:rPr>
          <w:spacing w:val="33"/>
          <w:w w:val="95"/>
        </w:rPr>
        <w:t xml:space="preserve"> </w:t>
      </w:r>
      <w:r>
        <w:rPr>
          <w:w w:val="95"/>
        </w:rPr>
        <w:t>We</w:t>
      </w:r>
      <w:r>
        <w:rPr>
          <w:spacing w:val="10"/>
          <w:w w:val="95"/>
        </w:rPr>
        <w:t xml:space="preserve"> </w:t>
      </w:r>
      <w:r>
        <w:rPr>
          <w:w w:val="95"/>
        </w:rPr>
        <w:t>found</w:t>
      </w:r>
      <w:r>
        <w:rPr>
          <w:spacing w:val="9"/>
          <w:w w:val="95"/>
        </w:rPr>
        <w:t xml:space="preserve"> </w:t>
      </w:r>
      <w:r>
        <w:rPr>
          <w:w w:val="95"/>
        </w:rPr>
        <w:t>no</w:t>
      </w:r>
      <w:r>
        <w:rPr>
          <w:spacing w:val="10"/>
          <w:w w:val="95"/>
        </w:rPr>
        <w:t xml:space="preserve"> </w:t>
      </w:r>
      <w:r>
        <w:rPr>
          <w:w w:val="95"/>
        </w:rPr>
        <w:t>di</w:t>
      </w:r>
      <w:r>
        <w:rPr>
          <w:rFonts w:ascii="Arial"/>
          <w:w w:val="95"/>
        </w:rPr>
        <w:t>ff</w:t>
      </w:r>
      <w:r>
        <w:rPr>
          <w:w w:val="95"/>
        </w:rPr>
        <w:t>erence</w:t>
      </w:r>
      <w:r>
        <w:rPr>
          <w:spacing w:val="11"/>
          <w:w w:val="95"/>
        </w:rPr>
        <w:t xml:space="preserve"> </w:t>
      </w:r>
      <w:r>
        <w:rPr>
          <w:w w:val="95"/>
        </w:rPr>
        <w:t>in</w:t>
      </w:r>
      <w:r>
        <w:rPr>
          <w:spacing w:val="9"/>
          <w:w w:val="95"/>
        </w:rPr>
        <w:t xml:space="preserve"> </w:t>
      </w:r>
      <w:r>
        <w:rPr>
          <w:w w:val="95"/>
        </w:rPr>
        <w:t>the</w:t>
      </w:r>
      <w:r>
        <w:rPr>
          <w:spacing w:val="10"/>
          <w:w w:val="95"/>
        </w:rPr>
        <w:t xml:space="preserve"> </w:t>
      </w:r>
      <w:ins w:id="200" w:author="Smith,Audrey Culver" w:date="2021-02-22T14:32:00Z">
        <w:r w:rsidR="000A4865">
          <w:rPr>
            <w:w w:val="95"/>
          </w:rPr>
          <w:t>G</w:t>
        </w:r>
      </w:ins>
      <w:del w:id="201" w:author="Smith,Audrey Culver" w:date="2021-02-22T14:32:00Z">
        <w:r w:rsidDel="000A4865">
          <w:rPr>
            <w:w w:val="95"/>
          </w:rPr>
          <w:delText>g</w:delText>
        </w:r>
      </w:del>
      <w:r>
        <w:rPr>
          <w:w w:val="95"/>
        </w:rPr>
        <w:t>eographic</w:t>
      </w:r>
      <w:r>
        <w:rPr>
          <w:spacing w:val="10"/>
          <w:w w:val="95"/>
        </w:rPr>
        <w:t xml:space="preserve"> </w:t>
      </w:r>
      <w:commentRangeStart w:id="202"/>
      <w:ins w:id="203" w:author="Smith,Audrey Culver" w:date="2021-02-22T14:32:00Z">
        <w:r w:rsidR="000A4865">
          <w:rPr>
            <w:w w:val="95"/>
          </w:rPr>
          <w:t>D</w:t>
        </w:r>
      </w:ins>
      <w:del w:id="204" w:author="Smith,Audrey Culver" w:date="2021-02-22T14:32:00Z">
        <w:r w:rsidDel="000A4865">
          <w:rPr>
            <w:w w:val="95"/>
          </w:rPr>
          <w:delText>d</w:delText>
        </w:r>
      </w:del>
      <w:r>
        <w:rPr>
          <w:w w:val="95"/>
        </w:rPr>
        <w:t>iversity</w:t>
      </w:r>
      <w:commentRangeEnd w:id="202"/>
      <w:r w:rsidR="000A4865">
        <w:rPr>
          <w:rStyle w:val="CommentReference"/>
        </w:rPr>
        <w:commentReference w:id="202"/>
      </w:r>
      <w:r>
        <w:rPr>
          <w:spacing w:val="10"/>
          <w:w w:val="95"/>
        </w:rPr>
        <w:t xml:space="preserve"> </w:t>
      </w:r>
      <w:r>
        <w:rPr>
          <w:w w:val="95"/>
        </w:rPr>
        <w:t>of</w:t>
      </w:r>
      <w:r>
        <w:rPr>
          <w:spacing w:val="10"/>
          <w:w w:val="95"/>
        </w:rPr>
        <w:t xml:space="preserve"> </w:t>
      </w:r>
      <w:r>
        <w:rPr>
          <w:w w:val="95"/>
        </w:rPr>
        <w:t>authors</w:t>
      </w:r>
      <w:r>
        <w:rPr>
          <w:spacing w:val="10"/>
          <w:w w:val="95"/>
        </w:rPr>
        <w:t xml:space="preserve"> </w:t>
      </w:r>
      <w:r>
        <w:rPr>
          <w:w w:val="95"/>
        </w:rPr>
        <w:t>of</w:t>
      </w:r>
      <w:r>
        <w:rPr>
          <w:spacing w:val="11"/>
          <w:w w:val="95"/>
        </w:rPr>
        <w:t xml:space="preserve"> </w:t>
      </w:r>
      <w:r>
        <w:rPr>
          <w:w w:val="95"/>
        </w:rPr>
        <w:t>these</w:t>
      </w:r>
    </w:p>
    <w:p w14:paraId="773C8D78" w14:textId="77777777" w:rsidR="00BB4C49" w:rsidRDefault="00DC0BFC">
      <w:pPr>
        <w:pStyle w:val="BodyText"/>
        <w:spacing w:before="154"/>
        <w:ind w:left="110"/>
      </w:pPr>
      <w:r>
        <w:rPr>
          <w:rFonts w:ascii="Trebuchet MS"/>
          <w:sz w:val="12"/>
        </w:rPr>
        <w:t xml:space="preserve">159    </w:t>
      </w:r>
      <w:r>
        <w:rPr>
          <w:rFonts w:ascii="Trebuchet MS"/>
          <w:spacing w:val="19"/>
          <w:sz w:val="12"/>
        </w:rPr>
        <w:t xml:space="preserve"> </w:t>
      </w:r>
      <w:r>
        <w:rPr>
          <w:spacing w:val="-1"/>
        </w:rPr>
        <w:t>two</w:t>
      </w:r>
      <w:r>
        <w:rPr>
          <w:spacing w:val="-9"/>
        </w:rPr>
        <w:t xml:space="preserve"> </w:t>
      </w:r>
      <w:r>
        <w:rPr>
          <w:spacing w:val="-1"/>
        </w:rPr>
        <w:t>groups</w:t>
      </w:r>
      <w:r>
        <w:rPr>
          <w:spacing w:val="-10"/>
        </w:rPr>
        <w:t xml:space="preserve"> </w:t>
      </w:r>
      <w:r>
        <w:rPr>
          <w:spacing w:val="-1"/>
        </w:rPr>
        <w:t>of</w:t>
      </w:r>
      <w:r>
        <w:rPr>
          <w:spacing w:val="-9"/>
        </w:rPr>
        <w:t xml:space="preserve"> </w:t>
      </w:r>
      <w:r>
        <w:rPr>
          <w:spacing w:val="-1"/>
        </w:rPr>
        <w:t>OA</w:t>
      </w:r>
      <w:r>
        <w:rPr>
          <w:spacing w:val="-9"/>
        </w:rPr>
        <w:t xml:space="preserve"> </w:t>
      </w:r>
      <w:r>
        <w:rPr>
          <w:spacing w:val="-1"/>
        </w:rPr>
        <w:t>articles</w:t>
      </w:r>
      <w:r>
        <w:rPr>
          <w:spacing w:val="-9"/>
        </w:rPr>
        <w:t xml:space="preserve"> </w:t>
      </w:r>
      <w:r>
        <w:t>(Table</w:t>
      </w:r>
      <w:r>
        <w:rPr>
          <w:spacing w:val="-9"/>
        </w:rPr>
        <w:t xml:space="preserve"> </w:t>
      </w:r>
      <w:r>
        <w:t>A1,</w:t>
      </w:r>
      <w:r>
        <w:rPr>
          <w:spacing w:val="-10"/>
        </w:rPr>
        <w:t xml:space="preserve"> </w:t>
      </w:r>
      <w:r>
        <w:t>Figure</w:t>
      </w:r>
      <w:r>
        <w:rPr>
          <w:spacing w:val="-9"/>
        </w:rPr>
        <w:t xml:space="preserve"> </w:t>
      </w:r>
      <w:r>
        <w:t>A3).</w:t>
      </w:r>
    </w:p>
    <w:p w14:paraId="690C274F" w14:textId="01DC8FD2" w:rsidR="00BB4C49" w:rsidRDefault="00DC0BFC">
      <w:pPr>
        <w:pStyle w:val="BodyText"/>
        <w:tabs>
          <w:tab w:val="left" w:pos="1075"/>
        </w:tabs>
        <w:spacing w:before="154"/>
        <w:ind w:left="110"/>
      </w:pPr>
      <w:r>
        <w:rPr>
          <w:rFonts w:ascii="Trebuchet MS"/>
          <w:sz w:val="12"/>
        </w:rPr>
        <w:t>160</w:t>
      </w:r>
      <w:r>
        <w:rPr>
          <w:rFonts w:ascii="Trebuchet MS"/>
          <w:sz w:val="12"/>
        </w:rPr>
        <w:tab/>
      </w:r>
      <w:r>
        <w:rPr>
          <w:w w:val="95"/>
        </w:rPr>
        <w:t>The</w:t>
      </w:r>
      <w:r>
        <w:rPr>
          <w:spacing w:val="15"/>
          <w:w w:val="95"/>
        </w:rPr>
        <w:t xml:space="preserve"> </w:t>
      </w:r>
      <w:r>
        <w:rPr>
          <w:w w:val="95"/>
        </w:rPr>
        <w:t>number</w:t>
      </w:r>
      <w:r>
        <w:rPr>
          <w:spacing w:val="14"/>
          <w:w w:val="95"/>
        </w:rPr>
        <w:t xml:space="preserve"> </w:t>
      </w:r>
      <w:r>
        <w:rPr>
          <w:w w:val="95"/>
        </w:rPr>
        <w:t>of</w:t>
      </w:r>
      <w:r>
        <w:rPr>
          <w:spacing w:val="15"/>
          <w:w w:val="95"/>
        </w:rPr>
        <w:t xml:space="preserve"> </w:t>
      </w:r>
      <w:r>
        <w:rPr>
          <w:w w:val="95"/>
        </w:rPr>
        <w:t>OA</w:t>
      </w:r>
      <w:r>
        <w:rPr>
          <w:spacing w:val="14"/>
          <w:w w:val="95"/>
        </w:rPr>
        <w:t xml:space="preserve"> </w:t>
      </w:r>
      <w:r>
        <w:rPr>
          <w:w w:val="95"/>
        </w:rPr>
        <w:t>articles</w:t>
      </w:r>
      <w:r>
        <w:rPr>
          <w:spacing w:val="15"/>
          <w:w w:val="95"/>
        </w:rPr>
        <w:t xml:space="preserve"> </w:t>
      </w:r>
      <w:r>
        <w:rPr>
          <w:w w:val="95"/>
        </w:rPr>
        <w:t>in</w:t>
      </w:r>
      <w:r>
        <w:rPr>
          <w:spacing w:val="15"/>
          <w:w w:val="95"/>
        </w:rPr>
        <w:t xml:space="preserve"> </w:t>
      </w:r>
      <w:r>
        <w:rPr>
          <w:w w:val="95"/>
        </w:rPr>
        <w:t>both</w:t>
      </w:r>
      <w:r>
        <w:rPr>
          <w:spacing w:val="14"/>
          <w:w w:val="95"/>
        </w:rPr>
        <w:t xml:space="preserve"> </w:t>
      </w:r>
      <w:ins w:id="205" w:author="Smith,Audrey Culver" w:date="2021-02-22T14:32:00Z">
        <w:r w:rsidR="000A4865">
          <w:rPr>
            <w:w w:val="95"/>
          </w:rPr>
          <w:t>P</w:t>
        </w:r>
      </w:ins>
      <w:del w:id="206" w:author="Smith,Audrey Culver" w:date="2021-02-22T14:32:00Z">
        <w:r w:rsidDel="000A4865">
          <w:rPr>
            <w:w w:val="95"/>
          </w:rPr>
          <w:delText>p</w:delText>
        </w:r>
      </w:del>
      <w:r>
        <w:rPr>
          <w:w w:val="95"/>
        </w:rPr>
        <w:t>arent</w:t>
      </w:r>
      <w:r>
        <w:rPr>
          <w:spacing w:val="14"/>
          <w:w w:val="95"/>
        </w:rPr>
        <w:t xml:space="preserve"> </w:t>
      </w:r>
      <w:r>
        <w:rPr>
          <w:w w:val="95"/>
        </w:rPr>
        <w:t>and</w:t>
      </w:r>
      <w:r>
        <w:rPr>
          <w:spacing w:val="15"/>
          <w:w w:val="95"/>
        </w:rPr>
        <w:t xml:space="preserve"> </w:t>
      </w:r>
      <w:ins w:id="207" w:author="Smith,Audrey Culver" w:date="2021-02-22T14:32:00Z">
        <w:r w:rsidR="000A4865">
          <w:rPr>
            <w:w w:val="95"/>
          </w:rPr>
          <w:t>M</w:t>
        </w:r>
      </w:ins>
      <w:del w:id="208" w:author="Smith,Audrey Culver" w:date="2021-02-22T14:32:00Z">
        <w:r w:rsidDel="000A4865">
          <w:rPr>
            <w:w w:val="95"/>
          </w:rPr>
          <w:delText>m</w:delText>
        </w:r>
      </w:del>
      <w:r>
        <w:rPr>
          <w:w w:val="95"/>
        </w:rPr>
        <w:t>irror</w:t>
      </w:r>
      <w:r>
        <w:rPr>
          <w:spacing w:val="15"/>
          <w:w w:val="95"/>
        </w:rPr>
        <w:t xml:space="preserve"> </w:t>
      </w:r>
      <w:r>
        <w:rPr>
          <w:w w:val="95"/>
        </w:rPr>
        <w:t>journals</w:t>
      </w:r>
      <w:r>
        <w:rPr>
          <w:spacing w:val="15"/>
          <w:w w:val="95"/>
        </w:rPr>
        <w:t xml:space="preserve"> </w:t>
      </w:r>
      <w:r>
        <w:rPr>
          <w:w w:val="95"/>
        </w:rPr>
        <w:t>precluded</w:t>
      </w:r>
      <w:r>
        <w:rPr>
          <w:spacing w:val="14"/>
          <w:w w:val="95"/>
        </w:rPr>
        <w:t xml:space="preserve"> </w:t>
      </w:r>
      <w:r>
        <w:rPr>
          <w:w w:val="95"/>
        </w:rPr>
        <w:t>robust</w:t>
      </w:r>
    </w:p>
    <w:p w14:paraId="124CDF23" w14:textId="77777777" w:rsidR="00BB4C49" w:rsidRDefault="00DC0BFC">
      <w:pPr>
        <w:pStyle w:val="BodyText"/>
        <w:spacing w:before="155"/>
        <w:ind w:left="110"/>
      </w:pPr>
      <w:r>
        <w:rPr>
          <w:rFonts w:ascii="Trebuchet MS"/>
          <w:sz w:val="12"/>
        </w:rPr>
        <w:t xml:space="preserve">161    </w:t>
      </w:r>
      <w:r>
        <w:rPr>
          <w:rFonts w:ascii="Trebuchet MS"/>
          <w:spacing w:val="19"/>
          <w:sz w:val="12"/>
        </w:rPr>
        <w:t xml:space="preserve"> </w:t>
      </w:r>
      <w:r>
        <w:rPr>
          <w:w w:val="90"/>
        </w:rPr>
        <w:t>comparisons</w:t>
      </w:r>
      <w:r>
        <w:rPr>
          <w:spacing w:val="29"/>
          <w:w w:val="90"/>
        </w:rPr>
        <w:t xml:space="preserve"> </w:t>
      </w:r>
      <w:r>
        <w:rPr>
          <w:w w:val="90"/>
        </w:rPr>
        <w:t>of</w:t>
      </w:r>
      <w:r>
        <w:rPr>
          <w:spacing w:val="29"/>
          <w:w w:val="90"/>
        </w:rPr>
        <w:t xml:space="preserve"> </w:t>
      </w:r>
      <w:r>
        <w:rPr>
          <w:w w:val="90"/>
        </w:rPr>
        <w:t>Geographic</w:t>
      </w:r>
      <w:r>
        <w:rPr>
          <w:spacing w:val="28"/>
          <w:w w:val="90"/>
        </w:rPr>
        <w:t xml:space="preserve"> </w:t>
      </w:r>
      <w:r>
        <w:rPr>
          <w:w w:val="90"/>
        </w:rPr>
        <w:t>Diversity</w:t>
      </w:r>
      <w:r>
        <w:rPr>
          <w:spacing w:val="29"/>
          <w:w w:val="90"/>
        </w:rPr>
        <w:t xml:space="preserve"> </w:t>
      </w:r>
      <w:r>
        <w:rPr>
          <w:w w:val="90"/>
        </w:rPr>
        <w:t>for</w:t>
      </w:r>
      <w:r>
        <w:rPr>
          <w:spacing w:val="29"/>
          <w:w w:val="90"/>
        </w:rPr>
        <w:t xml:space="preserve"> </w:t>
      </w:r>
      <w:r>
        <w:rPr>
          <w:w w:val="90"/>
        </w:rPr>
        <w:t>journal</w:t>
      </w:r>
      <w:r>
        <w:rPr>
          <w:spacing w:val="29"/>
          <w:w w:val="90"/>
        </w:rPr>
        <w:t xml:space="preserve"> </w:t>
      </w:r>
      <w:r>
        <w:rPr>
          <w:w w:val="90"/>
        </w:rPr>
        <w:t>pairs.</w:t>
      </w:r>
      <w:r>
        <w:rPr>
          <w:spacing w:val="57"/>
        </w:rPr>
        <w:t xml:space="preserve"> </w:t>
      </w:r>
      <w:r>
        <w:rPr>
          <w:w w:val="90"/>
        </w:rPr>
        <w:t>We</w:t>
      </w:r>
      <w:r>
        <w:rPr>
          <w:spacing w:val="28"/>
          <w:w w:val="90"/>
        </w:rPr>
        <w:t xml:space="preserve"> </w:t>
      </w:r>
      <w:r>
        <w:rPr>
          <w:w w:val="90"/>
        </w:rPr>
        <w:t>therefore</w:t>
      </w:r>
      <w:r>
        <w:rPr>
          <w:spacing w:val="29"/>
          <w:w w:val="90"/>
        </w:rPr>
        <w:t xml:space="preserve"> </w:t>
      </w:r>
      <w:r>
        <w:rPr>
          <w:w w:val="90"/>
        </w:rPr>
        <w:t>calculated</w:t>
      </w:r>
      <w:r>
        <w:rPr>
          <w:spacing w:val="29"/>
          <w:w w:val="90"/>
        </w:rPr>
        <w:t xml:space="preserve"> </w:t>
      </w:r>
      <w:r>
        <w:rPr>
          <w:w w:val="90"/>
        </w:rPr>
        <w:t>and</w:t>
      </w:r>
      <w:r>
        <w:rPr>
          <w:spacing w:val="29"/>
          <w:w w:val="90"/>
        </w:rPr>
        <w:t xml:space="preserve"> </w:t>
      </w:r>
      <w:r>
        <w:rPr>
          <w:w w:val="90"/>
        </w:rPr>
        <w:t>compared</w:t>
      </w:r>
    </w:p>
    <w:p w14:paraId="2A190899" w14:textId="4EA02ACD" w:rsidR="00BB4C49" w:rsidRDefault="00DC0BFC">
      <w:pPr>
        <w:pStyle w:val="BodyText"/>
        <w:spacing w:before="154"/>
        <w:ind w:left="110"/>
      </w:pPr>
      <w:r>
        <w:rPr>
          <w:rFonts w:ascii="Trebuchet MS" w:hAnsi="Trebuchet MS"/>
          <w:sz w:val="12"/>
        </w:rPr>
        <w:t xml:space="preserve">162    </w:t>
      </w:r>
      <w:r>
        <w:rPr>
          <w:rFonts w:ascii="Trebuchet MS" w:hAnsi="Trebuchet MS"/>
          <w:spacing w:val="19"/>
          <w:sz w:val="12"/>
        </w:rPr>
        <w:t xml:space="preserve"> </w:t>
      </w:r>
      <w:r>
        <w:rPr>
          <w:w w:val="95"/>
        </w:rPr>
        <w:t>the</w:t>
      </w:r>
      <w:r>
        <w:rPr>
          <w:spacing w:val="17"/>
          <w:w w:val="95"/>
        </w:rPr>
        <w:t xml:space="preserve"> </w:t>
      </w:r>
      <w:r>
        <w:rPr>
          <w:w w:val="95"/>
        </w:rPr>
        <w:t>Geographic</w:t>
      </w:r>
      <w:r>
        <w:rPr>
          <w:spacing w:val="17"/>
          <w:w w:val="95"/>
        </w:rPr>
        <w:t xml:space="preserve"> </w:t>
      </w:r>
      <w:r>
        <w:rPr>
          <w:w w:val="95"/>
        </w:rPr>
        <w:t>Diversity</w:t>
      </w:r>
      <w:r>
        <w:rPr>
          <w:spacing w:val="16"/>
          <w:w w:val="95"/>
        </w:rPr>
        <w:t xml:space="preserve"> </w:t>
      </w:r>
      <w:r>
        <w:rPr>
          <w:w w:val="95"/>
        </w:rPr>
        <w:t>(</w:t>
      </w:r>
      <w:r>
        <w:rPr>
          <w:rFonts w:ascii="Bookman Old Style" w:hAnsi="Bookman Old Style"/>
          <w:i/>
          <w:w w:val="95"/>
        </w:rPr>
        <w:t>D</w:t>
      </w:r>
      <w:r>
        <w:rPr>
          <w:w w:val="95"/>
          <w:vertAlign w:val="subscript"/>
        </w:rPr>
        <w:t>2</w:t>
      </w:r>
      <w:r>
        <w:rPr>
          <w:w w:val="95"/>
        </w:rPr>
        <w:t>)</w:t>
      </w:r>
      <w:r>
        <w:rPr>
          <w:spacing w:val="17"/>
          <w:w w:val="95"/>
        </w:rPr>
        <w:t xml:space="preserve"> </w:t>
      </w:r>
      <w:r>
        <w:rPr>
          <w:w w:val="95"/>
        </w:rPr>
        <w:t>of</w:t>
      </w:r>
      <w:r>
        <w:rPr>
          <w:spacing w:val="17"/>
          <w:w w:val="95"/>
        </w:rPr>
        <w:t xml:space="preserve"> </w:t>
      </w:r>
      <w:r>
        <w:rPr>
          <w:w w:val="95"/>
        </w:rPr>
        <w:t>lead</w:t>
      </w:r>
      <w:r>
        <w:rPr>
          <w:spacing w:val="16"/>
          <w:w w:val="95"/>
        </w:rPr>
        <w:t xml:space="preserve"> </w:t>
      </w:r>
      <w:r>
        <w:rPr>
          <w:w w:val="95"/>
        </w:rPr>
        <w:t>authors</w:t>
      </w:r>
      <w:r>
        <w:rPr>
          <w:spacing w:val="17"/>
          <w:w w:val="95"/>
        </w:rPr>
        <w:t xml:space="preserve"> </w:t>
      </w:r>
      <w:r>
        <w:rPr>
          <w:w w:val="95"/>
        </w:rPr>
        <w:t>at</w:t>
      </w:r>
      <w:r>
        <w:rPr>
          <w:spacing w:val="17"/>
          <w:w w:val="95"/>
        </w:rPr>
        <w:t xml:space="preserve"> </w:t>
      </w:r>
      <w:r>
        <w:rPr>
          <w:w w:val="95"/>
        </w:rPr>
        <w:t>the</w:t>
      </w:r>
      <w:r>
        <w:rPr>
          <w:spacing w:val="16"/>
          <w:w w:val="95"/>
        </w:rPr>
        <w:t xml:space="preserve"> </w:t>
      </w:r>
      <w:r>
        <w:rPr>
          <w:w w:val="95"/>
        </w:rPr>
        <w:t>level</w:t>
      </w:r>
      <w:r>
        <w:rPr>
          <w:spacing w:val="17"/>
          <w:w w:val="95"/>
        </w:rPr>
        <w:t xml:space="preserve"> </w:t>
      </w:r>
      <w:r>
        <w:rPr>
          <w:w w:val="95"/>
        </w:rPr>
        <w:t>of</w:t>
      </w:r>
      <w:r>
        <w:rPr>
          <w:spacing w:val="17"/>
          <w:w w:val="95"/>
        </w:rPr>
        <w:t xml:space="preserve"> </w:t>
      </w:r>
      <w:r>
        <w:rPr>
          <w:w w:val="95"/>
        </w:rPr>
        <w:t>‘article</w:t>
      </w:r>
      <w:r>
        <w:rPr>
          <w:spacing w:val="16"/>
          <w:w w:val="95"/>
        </w:rPr>
        <w:t xml:space="preserve"> </w:t>
      </w:r>
      <w:r>
        <w:rPr>
          <w:w w:val="95"/>
        </w:rPr>
        <w:t>type’</w:t>
      </w:r>
      <w:r>
        <w:rPr>
          <w:spacing w:val="17"/>
          <w:w w:val="95"/>
        </w:rPr>
        <w:t xml:space="preserve"> </w:t>
      </w:r>
      <w:r>
        <w:rPr>
          <w:w w:val="95"/>
        </w:rPr>
        <w:t>(i.e.,</w:t>
      </w:r>
      <w:r>
        <w:rPr>
          <w:spacing w:val="17"/>
          <w:w w:val="95"/>
        </w:rPr>
        <w:t xml:space="preserve"> </w:t>
      </w:r>
      <w:ins w:id="209" w:author="Smith,Audrey Culver" w:date="2021-02-22T14:33:00Z">
        <w:r w:rsidR="000A4865">
          <w:rPr>
            <w:w w:val="95"/>
          </w:rPr>
          <w:t>s</w:t>
        </w:r>
      </w:ins>
      <w:del w:id="210" w:author="Smith,Audrey Culver" w:date="2021-02-22T14:33:00Z">
        <w:r w:rsidDel="000A4865">
          <w:rPr>
            <w:w w:val="95"/>
          </w:rPr>
          <w:delText>S</w:delText>
        </w:r>
      </w:del>
      <w:r>
        <w:rPr>
          <w:w w:val="95"/>
        </w:rPr>
        <w:t>ubscription</w:t>
      </w:r>
    </w:p>
    <w:p w14:paraId="1D6BA8FB" w14:textId="77FEB1F0" w:rsidR="00BB4C49" w:rsidRDefault="00DC0BFC">
      <w:pPr>
        <w:pStyle w:val="BodyText"/>
        <w:spacing w:before="155"/>
        <w:ind w:left="110"/>
      </w:pPr>
      <w:r>
        <w:rPr>
          <w:rFonts w:ascii="Trebuchet MS"/>
          <w:sz w:val="12"/>
        </w:rPr>
        <w:t xml:space="preserve">163    </w:t>
      </w:r>
      <w:r>
        <w:rPr>
          <w:rFonts w:ascii="Trebuchet MS"/>
          <w:spacing w:val="13"/>
          <w:sz w:val="12"/>
        </w:rPr>
        <w:t xml:space="preserve"> </w:t>
      </w:r>
      <w:r>
        <w:rPr>
          <w:w w:val="95"/>
        </w:rPr>
        <w:t>vs.</w:t>
      </w:r>
      <w:r>
        <w:rPr>
          <w:spacing w:val="2"/>
          <w:w w:val="95"/>
        </w:rPr>
        <w:t xml:space="preserve"> </w:t>
      </w:r>
      <w:r>
        <w:rPr>
          <w:w w:val="95"/>
        </w:rPr>
        <w:t>OA).</w:t>
      </w:r>
      <w:r>
        <w:rPr>
          <w:spacing w:val="2"/>
          <w:w w:val="95"/>
        </w:rPr>
        <w:t xml:space="preserve"> </w:t>
      </w:r>
      <w:r>
        <w:rPr>
          <w:w w:val="95"/>
        </w:rPr>
        <w:t>It</w:t>
      </w:r>
      <w:r>
        <w:rPr>
          <w:spacing w:val="2"/>
          <w:w w:val="95"/>
        </w:rPr>
        <w:t xml:space="preserve"> </w:t>
      </w:r>
      <w:r>
        <w:rPr>
          <w:w w:val="95"/>
        </w:rPr>
        <w:t>is</w:t>
      </w:r>
      <w:r>
        <w:rPr>
          <w:spacing w:val="3"/>
          <w:w w:val="95"/>
        </w:rPr>
        <w:t xml:space="preserve"> </w:t>
      </w:r>
      <w:r>
        <w:rPr>
          <w:w w:val="95"/>
        </w:rPr>
        <w:t>important</w:t>
      </w:r>
      <w:r>
        <w:rPr>
          <w:spacing w:val="1"/>
          <w:w w:val="95"/>
        </w:rPr>
        <w:t xml:space="preserve"> </w:t>
      </w:r>
      <w:r>
        <w:rPr>
          <w:w w:val="95"/>
        </w:rPr>
        <w:t>to</w:t>
      </w:r>
      <w:r>
        <w:rPr>
          <w:spacing w:val="2"/>
          <w:w w:val="95"/>
        </w:rPr>
        <w:t xml:space="preserve"> </w:t>
      </w:r>
      <w:r>
        <w:rPr>
          <w:w w:val="95"/>
        </w:rPr>
        <w:t>note,</w:t>
      </w:r>
      <w:r>
        <w:rPr>
          <w:spacing w:val="3"/>
          <w:w w:val="95"/>
        </w:rPr>
        <w:t xml:space="preserve"> </w:t>
      </w:r>
      <w:r>
        <w:rPr>
          <w:w w:val="95"/>
        </w:rPr>
        <w:t>however,</w:t>
      </w:r>
      <w:r>
        <w:rPr>
          <w:spacing w:val="3"/>
          <w:w w:val="95"/>
        </w:rPr>
        <w:t xml:space="preserve"> </w:t>
      </w:r>
      <w:r>
        <w:rPr>
          <w:w w:val="95"/>
        </w:rPr>
        <w:t>that</w:t>
      </w:r>
      <w:r>
        <w:rPr>
          <w:spacing w:val="2"/>
          <w:w w:val="95"/>
        </w:rPr>
        <w:t xml:space="preserve"> </w:t>
      </w:r>
      <w:r>
        <w:rPr>
          <w:w w:val="95"/>
        </w:rPr>
        <w:t>we</w:t>
      </w:r>
      <w:r>
        <w:rPr>
          <w:spacing w:val="2"/>
          <w:w w:val="95"/>
        </w:rPr>
        <w:t xml:space="preserve"> </w:t>
      </w:r>
      <w:r>
        <w:rPr>
          <w:w w:val="95"/>
        </w:rPr>
        <w:t>cannot</w:t>
      </w:r>
      <w:r>
        <w:rPr>
          <w:spacing w:val="2"/>
          <w:w w:val="95"/>
        </w:rPr>
        <w:t xml:space="preserve"> </w:t>
      </w:r>
      <w:r>
        <w:rPr>
          <w:w w:val="95"/>
        </w:rPr>
        <w:t>simply</w:t>
      </w:r>
      <w:r>
        <w:rPr>
          <w:spacing w:val="2"/>
          <w:w w:val="95"/>
        </w:rPr>
        <w:t xml:space="preserve"> </w:t>
      </w:r>
      <w:r>
        <w:rPr>
          <w:w w:val="95"/>
        </w:rPr>
        <w:t>pool</w:t>
      </w:r>
      <w:r>
        <w:rPr>
          <w:spacing w:val="2"/>
          <w:w w:val="95"/>
        </w:rPr>
        <w:t xml:space="preserve"> </w:t>
      </w:r>
      <w:r>
        <w:rPr>
          <w:w w:val="95"/>
        </w:rPr>
        <w:t>the</w:t>
      </w:r>
      <w:r>
        <w:rPr>
          <w:spacing w:val="3"/>
          <w:w w:val="95"/>
        </w:rPr>
        <w:t xml:space="preserve"> </w:t>
      </w:r>
      <w:r>
        <w:rPr>
          <w:w w:val="95"/>
        </w:rPr>
        <w:t>OA</w:t>
      </w:r>
      <w:r>
        <w:rPr>
          <w:spacing w:val="2"/>
          <w:w w:val="95"/>
        </w:rPr>
        <w:t xml:space="preserve"> </w:t>
      </w:r>
      <w:r>
        <w:rPr>
          <w:w w:val="95"/>
        </w:rPr>
        <w:t>and</w:t>
      </w:r>
      <w:r>
        <w:rPr>
          <w:spacing w:val="2"/>
          <w:w w:val="95"/>
        </w:rPr>
        <w:t xml:space="preserve"> </w:t>
      </w:r>
      <w:proofErr w:type="spellStart"/>
      <w:r>
        <w:rPr>
          <w:w w:val="95"/>
        </w:rPr>
        <w:t>Paywalled</w:t>
      </w:r>
      <w:proofErr w:type="spellEnd"/>
      <w:ins w:id="211" w:author="Smith,Audrey Culver" w:date="2021-02-22T14:46:00Z">
        <w:r w:rsidR="00B21344">
          <w:rPr>
            <w:w w:val="95"/>
          </w:rPr>
          <w:t xml:space="preserve"> (PW)</w:t>
        </w:r>
      </w:ins>
    </w:p>
    <w:p w14:paraId="463E5F07" w14:textId="77777777" w:rsidR="00BB4C49" w:rsidRDefault="00DC0BFC">
      <w:pPr>
        <w:pStyle w:val="BodyText"/>
        <w:spacing w:before="154"/>
        <w:ind w:left="110"/>
      </w:pPr>
      <w:proofErr w:type="gramStart"/>
      <w:r>
        <w:rPr>
          <w:rFonts w:ascii="Trebuchet MS"/>
          <w:sz w:val="12"/>
        </w:rPr>
        <w:t>164</w:t>
      </w:r>
      <w:proofErr w:type="gramEnd"/>
      <w:r>
        <w:rPr>
          <w:rFonts w:ascii="Trebuchet MS"/>
          <w:sz w:val="12"/>
        </w:rPr>
        <w:t xml:space="preserve">    </w:t>
      </w:r>
      <w:r>
        <w:rPr>
          <w:rFonts w:ascii="Trebuchet MS"/>
          <w:spacing w:val="19"/>
          <w:sz w:val="12"/>
        </w:rPr>
        <w:t xml:space="preserve"> </w:t>
      </w:r>
      <w:r>
        <w:rPr>
          <w:w w:val="95"/>
        </w:rPr>
        <w:t>articles from</w:t>
      </w:r>
      <w:r>
        <w:rPr>
          <w:spacing w:val="1"/>
          <w:w w:val="95"/>
        </w:rPr>
        <w:t xml:space="preserve"> </w:t>
      </w:r>
      <w:r>
        <w:rPr>
          <w:w w:val="95"/>
        </w:rPr>
        <w:t>the di</w:t>
      </w:r>
      <w:r>
        <w:rPr>
          <w:rFonts w:ascii="Arial"/>
          <w:w w:val="95"/>
        </w:rPr>
        <w:t>ff</w:t>
      </w:r>
      <w:r>
        <w:rPr>
          <w:w w:val="95"/>
        </w:rPr>
        <w:t>erent journals and compare the resulting Diversity</w:t>
      </w:r>
      <w:r>
        <w:rPr>
          <w:spacing w:val="1"/>
          <w:w w:val="95"/>
        </w:rPr>
        <w:t xml:space="preserve"> </w:t>
      </w:r>
      <w:r>
        <w:rPr>
          <w:w w:val="95"/>
        </w:rPr>
        <w:t>scores of the di</w:t>
      </w:r>
      <w:r>
        <w:rPr>
          <w:rFonts w:ascii="Arial"/>
          <w:w w:val="95"/>
        </w:rPr>
        <w:t>ff</w:t>
      </w:r>
      <w:r>
        <w:rPr>
          <w:w w:val="95"/>
        </w:rPr>
        <w:t>erent</w:t>
      </w:r>
    </w:p>
    <w:p w14:paraId="61D07212" w14:textId="77777777" w:rsidR="00BB4C49" w:rsidRDefault="00DC0BFC">
      <w:pPr>
        <w:pStyle w:val="BodyText"/>
        <w:spacing w:before="154"/>
        <w:ind w:left="110"/>
      </w:pPr>
      <w:r>
        <w:rPr>
          <w:rFonts w:ascii="Trebuchet MS"/>
          <w:sz w:val="12"/>
        </w:rPr>
        <w:t xml:space="preserve">165    </w:t>
      </w:r>
      <w:r>
        <w:rPr>
          <w:rFonts w:ascii="Trebuchet MS"/>
          <w:spacing w:val="19"/>
          <w:sz w:val="12"/>
        </w:rPr>
        <w:t xml:space="preserve"> </w:t>
      </w:r>
      <w:r>
        <w:rPr>
          <w:w w:val="95"/>
        </w:rPr>
        <w:t>groups.</w:t>
      </w:r>
      <w:r>
        <w:rPr>
          <w:spacing w:val="32"/>
          <w:w w:val="95"/>
        </w:rPr>
        <w:t xml:space="preserve"> </w:t>
      </w:r>
      <w:r>
        <w:rPr>
          <w:w w:val="95"/>
        </w:rPr>
        <w:t>This</w:t>
      </w:r>
      <w:r>
        <w:rPr>
          <w:spacing w:val="10"/>
          <w:w w:val="95"/>
        </w:rPr>
        <w:t xml:space="preserve"> </w:t>
      </w:r>
      <w:r>
        <w:rPr>
          <w:w w:val="95"/>
        </w:rPr>
        <w:t>is</w:t>
      </w:r>
      <w:r>
        <w:rPr>
          <w:spacing w:val="10"/>
          <w:w w:val="95"/>
        </w:rPr>
        <w:t xml:space="preserve"> </w:t>
      </w:r>
      <w:r>
        <w:rPr>
          <w:w w:val="95"/>
        </w:rPr>
        <w:t>because</w:t>
      </w:r>
      <w:r>
        <w:rPr>
          <w:spacing w:val="9"/>
          <w:w w:val="95"/>
        </w:rPr>
        <w:t xml:space="preserve"> </w:t>
      </w:r>
      <w:r>
        <w:rPr>
          <w:w w:val="95"/>
        </w:rPr>
        <w:t>there</w:t>
      </w:r>
      <w:r>
        <w:rPr>
          <w:spacing w:val="10"/>
          <w:w w:val="95"/>
        </w:rPr>
        <w:t xml:space="preserve"> </w:t>
      </w:r>
      <w:r>
        <w:rPr>
          <w:w w:val="95"/>
        </w:rPr>
        <w:t>were</w:t>
      </w:r>
      <w:r>
        <w:rPr>
          <w:spacing w:val="10"/>
          <w:w w:val="95"/>
        </w:rPr>
        <w:t xml:space="preserve"> </w:t>
      </w:r>
      <w:r>
        <w:rPr>
          <w:w w:val="95"/>
        </w:rPr>
        <w:t>12-fold</w:t>
      </w:r>
      <w:r>
        <w:rPr>
          <w:spacing w:val="9"/>
          <w:w w:val="95"/>
        </w:rPr>
        <w:t xml:space="preserve"> </w:t>
      </w:r>
      <w:r>
        <w:rPr>
          <w:w w:val="95"/>
        </w:rPr>
        <w:t>more</w:t>
      </w:r>
      <w:r>
        <w:rPr>
          <w:spacing w:val="9"/>
          <w:w w:val="95"/>
        </w:rPr>
        <w:t xml:space="preserve"> </w:t>
      </w:r>
      <w:r>
        <w:rPr>
          <w:w w:val="95"/>
        </w:rPr>
        <w:t>PW</w:t>
      </w:r>
      <w:r>
        <w:rPr>
          <w:spacing w:val="9"/>
          <w:w w:val="95"/>
        </w:rPr>
        <w:t xml:space="preserve"> </w:t>
      </w:r>
      <w:r>
        <w:rPr>
          <w:w w:val="95"/>
        </w:rPr>
        <w:t>articles</w:t>
      </w:r>
      <w:r>
        <w:rPr>
          <w:spacing w:val="10"/>
          <w:w w:val="95"/>
        </w:rPr>
        <w:t xml:space="preserve"> </w:t>
      </w:r>
      <w:r>
        <w:rPr>
          <w:w w:val="95"/>
        </w:rPr>
        <w:t>than</w:t>
      </w:r>
      <w:r>
        <w:rPr>
          <w:spacing w:val="10"/>
          <w:w w:val="95"/>
        </w:rPr>
        <w:t xml:space="preserve"> </w:t>
      </w:r>
      <w:r>
        <w:rPr>
          <w:w w:val="95"/>
        </w:rPr>
        <w:t>OA</w:t>
      </w:r>
      <w:r>
        <w:rPr>
          <w:spacing w:val="9"/>
          <w:w w:val="95"/>
        </w:rPr>
        <w:t xml:space="preserve"> </w:t>
      </w:r>
      <w:r>
        <w:rPr>
          <w:w w:val="95"/>
        </w:rPr>
        <w:t>articles,</w:t>
      </w:r>
      <w:r>
        <w:rPr>
          <w:spacing w:val="9"/>
          <w:w w:val="95"/>
        </w:rPr>
        <w:t xml:space="preserve"> </w:t>
      </w:r>
      <w:r>
        <w:rPr>
          <w:w w:val="95"/>
        </w:rPr>
        <w:t>and</w:t>
      </w:r>
      <w:r>
        <w:rPr>
          <w:spacing w:val="9"/>
          <w:w w:val="95"/>
        </w:rPr>
        <w:t xml:space="preserve"> </w:t>
      </w:r>
      <w:r>
        <w:rPr>
          <w:w w:val="95"/>
        </w:rPr>
        <w:t>Richness,</w:t>
      </w:r>
    </w:p>
    <w:p w14:paraId="14B51746" w14:textId="77777777" w:rsidR="00BB4C49" w:rsidRDefault="00DC0BFC">
      <w:pPr>
        <w:pStyle w:val="BodyText"/>
        <w:spacing w:before="155"/>
        <w:ind w:left="110"/>
      </w:pPr>
      <w:proofErr w:type="gramStart"/>
      <w:r>
        <w:rPr>
          <w:rFonts w:ascii="Trebuchet MS"/>
          <w:sz w:val="12"/>
        </w:rPr>
        <w:t xml:space="preserve">166    </w:t>
      </w:r>
      <w:r>
        <w:rPr>
          <w:rFonts w:ascii="Trebuchet MS"/>
          <w:spacing w:val="11"/>
          <w:sz w:val="12"/>
        </w:rPr>
        <w:t xml:space="preserve"> </w:t>
      </w:r>
      <w:r>
        <w:rPr>
          <w:w w:val="95"/>
        </w:rPr>
        <w:t>which</w:t>
      </w:r>
      <w:proofErr w:type="gramEnd"/>
      <w:r>
        <w:rPr>
          <w:spacing w:val="15"/>
          <w:w w:val="95"/>
        </w:rPr>
        <w:t xml:space="preserve"> </w:t>
      </w:r>
      <w:r>
        <w:rPr>
          <w:w w:val="95"/>
        </w:rPr>
        <w:t>is</w:t>
      </w:r>
      <w:r>
        <w:rPr>
          <w:spacing w:val="16"/>
          <w:w w:val="95"/>
        </w:rPr>
        <w:t xml:space="preserve"> </w:t>
      </w:r>
      <w:r>
        <w:rPr>
          <w:w w:val="95"/>
        </w:rPr>
        <w:t>used</w:t>
      </w:r>
      <w:r>
        <w:rPr>
          <w:spacing w:val="15"/>
          <w:w w:val="95"/>
        </w:rPr>
        <w:t xml:space="preserve"> </w:t>
      </w:r>
      <w:r>
        <w:rPr>
          <w:w w:val="95"/>
        </w:rPr>
        <w:t>to</w:t>
      </w:r>
      <w:r>
        <w:rPr>
          <w:spacing w:val="14"/>
          <w:w w:val="95"/>
        </w:rPr>
        <w:t xml:space="preserve"> </w:t>
      </w:r>
      <w:r>
        <w:rPr>
          <w:w w:val="95"/>
        </w:rPr>
        <w:t>calculate</w:t>
      </w:r>
      <w:r>
        <w:rPr>
          <w:spacing w:val="15"/>
          <w:w w:val="95"/>
        </w:rPr>
        <w:t xml:space="preserve"> </w:t>
      </w:r>
      <w:r>
        <w:rPr>
          <w:w w:val="95"/>
        </w:rPr>
        <w:t>(</w:t>
      </w:r>
      <w:r>
        <w:rPr>
          <w:rFonts w:ascii="Bookman Old Style"/>
          <w:i/>
          <w:w w:val="95"/>
        </w:rPr>
        <w:t>D</w:t>
      </w:r>
      <w:r>
        <w:rPr>
          <w:w w:val="95"/>
          <w:vertAlign w:val="subscript"/>
        </w:rPr>
        <w:t>2</w:t>
      </w:r>
      <w:r>
        <w:rPr>
          <w:w w:val="95"/>
        </w:rPr>
        <w:t>),</w:t>
      </w:r>
      <w:r>
        <w:rPr>
          <w:spacing w:val="16"/>
          <w:w w:val="95"/>
        </w:rPr>
        <w:t xml:space="preserve"> </w:t>
      </w:r>
      <w:r>
        <w:rPr>
          <w:w w:val="95"/>
        </w:rPr>
        <w:t>increases</w:t>
      </w:r>
      <w:r>
        <w:rPr>
          <w:spacing w:val="15"/>
          <w:w w:val="95"/>
        </w:rPr>
        <w:t xml:space="preserve"> </w:t>
      </w:r>
      <w:r>
        <w:rPr>
          <w:w w:val="95"/>
        </w:rPr>
        <w:t>with</w:t>
      </w:r>
      <w:r>
        <w:rPr>
          <w:spacing w:val="15"/>
          <w:w w:val="95"/>
        </w:rPr>
        <w:t xml:space="preserve"> </w:t>
      </w:r>
      <w:del w:id="212" w:author="Smith,Audrey Culver" w:date="2021-02-22T14:47:00Z">
        <w:r w:rsidDel="00B21344">
          <w:rPr>
            <w:w w:val="95"/>
          </w:rPr>
          <w:delText>with</w:delText>
        </w:r>
        <w:r w:rsidDel="00B21344">
          <w:rPr>
            <w:spacing w:val="15"/>
            <w:w w:val="95"/>
          </w:rPr>
          <w:delText xml:space="preserve"> </w:delText>
        </w:r>
      </w:del>
      <w:r>
        <w:rPr>
          <w:w w:val="95"/>
        </w:rPr>
        <w:t>sample</w:t>
      </w:r>
      <w:r>
        <w:rPr>
          <w:spacing w:val="16"/>
          <w:w w:val="95"/>
        </w:rPr>
        <w:t xml:space="preserve"> </w:t>
      </w:r>
      <w:r>
        <w:rPr>
          <w:w w:val="95"/>
        </w:rPr>
        <w:t>size.</w:t>
      </w:r>
      <w:r>
        <w:rPr>
          <w:spacing w:val="39"/>
          <w:w w:val="95"/>
        </w:rPr>
        <w:t xml:space="preserve"> </w:t>
      </w:r>
      <w:r>
        <w:rPr>
          <w:w w:val="95"/>
        </w:rPr>
        <w:t>Furthermore,</w:t>
      </w:r>
      <w:r>
        <w:rPr>
          <w:spacing w:val="15"/>
          <w:w w:val="95"/>
        </w:rPr>
        <w:t xml:space="preserve"> </w:t>
      </w:r>
      <w:r>
        <w:rPr>
          <w:w w:val="95"/>
        </w:rPr>
        <w:t>any</w:t>
      </w:r>
      <w:r>
        <w:rPr>
          <w:spacing w:val="14"/>
          <w:w w:val="95"/>
        </w:rPr>
        <w:t xml:space="preserve"> </w:t>
      </w:r>
      <w:r>
        <w:rPr>
          <w:w w:val="95"/>
        </w:rPr>
        <w:t>analyses</w:t>
      </w:r>
    </w:p>
    <w:p w14:paraId="024AA024" w14:textId="77777777" w:rsidR="00BB4C49" w:rsidRDefault="00DC0BFC">
      <w:pPr>
        <w:pStyle w:val="BodyText"/>
        <w:spacing w:before="154"/>
        <w:ind w:left="110"/>
      </w:pPr>
      <w:r>
        <w:rPr>
          <w:rFonts w:ascii="Trebuchet MS"/>
          <w:sz w:val="12"/>
        </w:rPr>
        <w:t xml:space="preserve">167    </w:t>
      </w:r>
      <w:r>
        <w:rPr>
          <w:rFonts w:ascii="Trebuchet MS"/>
          <w:spacing w:val="19"/>
          <w:sz w:val="12"/>
        </w:rPr>
        <w:t xml:space="preserve"> </w:t>
      </w:r>
      <w:r>
        <w:rPr>
          <w:w w:val="95"/>
        </w:rPr>
        <w:t>conducted</w:t>
      </w:r>
      <w:r>
        <w:rPr>
          <w:spacing w:val="3"/>
          <w:w w:val="95"/>
        </w:rPr>
        <w:t xml:space="preserve"> </w:t>
      </w:r>
      <w:r>
        <w:rPr>
          <w:w w:val="95"/>
        </w:rPr>
        <w:t>on</w:t>
      </w:r>
      <w:r>
        <w:rPr>
          <w:spacing w:val="3"/>
          <w:w w:val="95"/>
        </w:rPr>
        <w:t xml:space="preserve"> </w:t>
      </w:r>
      <w:r>
        <w:rPr>
          <w:w w:val="95"/>
        </w:rPr>
        <w:t>a</w:t>
      </w:r>
      <w:r>
        <w:rPr>
          <w:spacing w:val="2"/>
          <w:w w:val="95"/>
        </w:rPr>
        <w:t xml:space="preserve"> </w:t>
      </w:r>
      <w:r>
        <w:rPr>
          <w:w w:val="95"/>
        </w:rPr>
        <w:t>collection</w:t>
      </w:r>
      <w:r>
        <w:rPr>
          <w:spacing w:val="3"/>
          <w:w w:val="95"/>
        </w:rPr>
        <w:t xml:space="preserve"> </w:t>
      </w:r>
      <w:r>
        <w:rPr>
          <w:w w:val="95"/>
        </w:rPr>
        <w:t>of</w:t>
      </w:r>
      <w:r>
        <w:rPr>
          <w:spacing w:val="3"/>
          <w:w w:val="95"/>
        </w:rPr>
        <w:t xml:space="preserve"> </w:t>
      </w:r>
      <w:r>
        <w:rPr>
          <w:w w:val="95"/>
        </w:rPr>
        <w:t>articles</w:t>
      </w:r>
      <w:r>
        <w:rPr>
          <w:spacing w:val="3"/>
          <w:w w:val="95"/>
        </w:rPr>
        <w:t xml:space="preserve"> </w:t>
      </w:r>
      <w:r>
        <w:rPr>
          <w:w w:val="95"/>
        </w:rPr>
        <w:t>drawn</w:t>
      </w:r>
      <w:r>
        <w:rPr>
          <w:spacing w:val="4"/>
          <w:w w:val="95"/>
        </w:rPr>
        <w:t xml:space="preserve"> </w:t>
      </w:r>
      <w:r>
        <w:rPr>
          <w:w w:val="95"/>
        </w:rPr>
        <w:t>from</w:t>
      </w:r>
      <w:r>
        <w:rPr>
          <w:spacing w:val="2"/>
          <w:w w:val="95"/>
        </w:rPr>
        <w:t xml:space="preserve"> </w:t>
      </w:r>
      <w:r>
        <w:rPr>
          <w:w w:val="95"/>
        </w:rPr>
        <w:t>multiple</w:t>
      </w:r>
      <w:r>
        <w:rPr>
          <w:spacing w:val="3"/>
          <w:w w:val="95"/>
        </w:rPr>
        <w:t xml:space="preserve"> </w:t>
      </w:r>
      <w:r>
        <w:rPr>
          <w:w w:val="95"/>
        </w:rPr>
        <w:t>journals</w:t>
      </w:r>
      <w:r>
        <w:rPr>
          <w:spacing w:val="4"/>
          <w:w w:val="95"/>
        </w:rPr>
        <w:t xml:space="preserve"> </w:t>
      </w:r>
      <w:r>
        <w:rPr>
          <w:w w:val="95"/>
        </w:rPr>
        <w:t>would</w:t>
      </w:r>
      <w:r>
        <w:rPr>
          <w:spacing w:val="3"/>
          <w:w w:val="95"/>
        </w:rPr>
        <w:t xml:space="preserve"> </w:t>
      </w:r>
      <w:r>
        <w:rPr>
          <w:w w:val="95"/>
        </w:rPr>
        <w:t>be</w:t>
      </w:r>
      <w:r>
        <w:rPr>
          <w:spacing w:val="3"/>
          <w:w w:val="95"/>
        </w:rPr>
        <w:t xml:space="preserve"> </w:t>
      </w:r>
      <w:r>
        <w:rPr>
          <w:w w:val="95"/>
        </w:rPr>
        <w:t>skewed</w:t>
      </w:r>
      <w:r>
        <w:rPr>
          <w:spacing w:val="3"/>
          <w:w w:val="95"/>
        </w:rPr>
        <w:t xml:space="preserve"> </w:t>
      </w:r>
      <w:r>
        <w:rPr>
          <w:w w:val="95"/>
        </w:rPr>
        <w:t>by</w:t>
      </w:r>
    </w:p>
    <w:p w14:paraId="03EE320A" w14:textId="7F62B7B6" w:rsidR="00BB4C49" w:rsidRDefault="00DC0BFC">
      <w:pPr>
        <w:pStyle w:val="BodyText"/>
        <w:spacing w:before="154"/>
        <w:ind w:left="110"/>
      </w:pPr>
      <w:proofErr w:type="gramStart"/>
      <w:r>
        <w:rPr>
          <w:rFonts w:ascii="Trebuchet MS"/>
          <w:sz w:val="12"/>
        </w:rPr>
        <w:t>168</w:t>
      </w:r>
      <w:proofErr w:type="gramEnd"/>
      <w:r>
        <w:rPr>
          <w:rFonts w:ascii="Trebuchet MS"/>
          <w:sz w:val="12"/>
        </w:rPr>
        <w:t xml:space="preserve">    </w:t>
      </w:r>
      <w:r>
        <w:rPr>
          <w:rFonts w:ascii="Trebuchet MS"/>
          <w:spacing w:val="19"/>
          <w:sz w:val="12"/>
        </w:rPr>
        <w:t xml:space="preserve"> </w:t>
      </w:r>
      <w:r>
        <w:rPr>
          <w:w w:val="95"/>
        </w:rPr>
        <w:t>patterns</w:t>
      </w:r>
      <w:r>
        <w:rPr>
          <w:spacing w:val="16"/>
          <w:w w:val="95"/>
        </w:rPr>
        <w:t xml:space="preserve"> </w:t>
      </w:r>
      <w:r>
        <w:rPr>
          <w:w w:val="95"/>
        </w:rPr>
        <w:t>in</w:t>
      </w:r>
      <w:r>
        <w:rPr>
          <w:spacing w:val="16"/>
          <w:w w:val="95"/>
        </w:rPr>
        <w:t xml:space="preserve"> </w:t>
      </w:r>
      <w:r>
        <w:rPr>
          <w:w w:val="95"/>
        </w:rPr>
        <w:t>the</w:t>
      </w:r>
      <w:r>
        <w:rPr>
          <w:spacing w:val="15"/>
          <w:w w:val="95"/>
        </w:rPr>
        <w:t xml:space="preserve"> </w:t>
      </w:r>
      <w:r>
        <w:rPr>
          <w:w w:val="95"/>
        </w:rPr>
        <w:t>journals</w:t>
      </w:r>
      <w:r>
        <w:rPr>
          <w:spacing w:val="16"/>
          <w:w w:val="95"/>
        </w:rPr>
        <w:t xml:space="preserve"> </w:t>
      </w:r>
      <w:r>
        <w:rPr>
          <w:w w:val="95"/>
        </w:rPr>
        <w:t>with</w:t>
      </w:r>
      <w:r>
        <w:rPr>
          <w:spacing w:val="16"/>
          <w:w w:val="95"/>
        </w:rPr>
        <w:t xml:space="preserve"> </w:t>
      </w:r>
      <w:ins w:id="213" w:author="Smith,Audrey Culver" w:date="2021-02-22T14:47:00Z">
        <w:r w:rsidR="00B21344">
          <w:rPr>
            <w:spacing w:val="16"/>
            <w:w w:val="95"/>
          </w:rPr>
          <w:t xml:space="preserve">the </w:t>
        </w:r>
      </w:ins>
      <w:r>
        <w:rPr>
          <w:w w:val="95"/>
        </w:rPr>
        <w:t>most</w:t>
      </w:r>
      <w:r>
        <w:rPr>
          <w:spacing w:val="15"/>
          <w:w w:val="95"/>
        </w:rPr>
        <w:t xml:space="preserve"> </w:t>
      </w:r>
      <w:r>
        <w:rPr>
          <w:w w:val="95"/>
        </w:rPr>
        <w:t>articles.</w:t>
      </w:r>
      <w:r>
        <w:rPr>
          <w:spacing w:val="39"/>
          <w:w w:val="95"/>
        </w:rPr>
        <w:t xml:space="preserve"> </w:t>
      </w:r>
      <w:r>
        <w:rPr>
          <w:w w:val="95"/>
        </w:rPr>
        <w:t>We</w:t>
      </w:r>
      <w:r>
        <w:rPr>
          <w:spacing w:val="16"/>
          <w:w w:val="95"/>
        </w:rPr>
        <w:t xml:space="preserve"> </w:t>
      </w:r>
      <w:r>
        <w:rPr>
          <w:w w:val="95"/>
        </w:rPr>
        <w:t>therefore</w:t>
      </w:r>
      <w:r>
        <w:rPr>
          <w:spacing w:val="16"/>
          <w:w w:val="95"/>
        </w:rPr>
        <w:t xml:space="preserve"> </w:t>
      </w:r>
      <w:r>
        <w:rPr>
          <w:w w:val="95"/>
        </w:rPr>
        <w:t>used</w:t>
      </w:r>
      <w:r>
        <w:rPr>
          <w:spacing w:val="15"/>
          <w:w w:val="95"/>
        </w:rPr>
        <w:t xml:space="preserve"> </w:t>
      </w:r>
      <w:r>
        <w:rPr>
          <w:w w:val="95"/>
        </w:rPr>
        <w:t>abundance-matched</w:t>
      </w:r>
    </w:p>
    <w:p w14:paraId="64025C82" w14:textId="77777777" w:rsidR="00BB4C49" w:rsidRDefault="00DC0BFC">
      <w:pPr>
        <w:pStyle w:val="BodyText"/>
        <w:spacing w:before="155"/>
        <w:ind w:left="110"/>
      </w:pPr>
      <w:r>
        <w:rPr>
          <w:rFonts w:ascii="Trebuchet MS"/>
          <w:sz w:val="12"/>
        </w:rPr>
        <w:t xml:space="preserve">169    </w:t>
      </w:r>
      <w:r>
        <w:rPr>
          <w:rFonts w:ascii="Trebuchet MS"/>
          <w:spacing w:val="19"/>
          <w:sz w:val="12"/>
        </w:rPr>
        <w:t xml:space="preserve"> </w:t>
      </w:r>
      <w:r>
        <w:rPr>
          <w:w w:val="95"/>
        </w:rPr>
        <w:t>bootstrapping</w:t>
      </w:r>
      <w:r>
        <w:rPr>
          <w:spacing w:val="12"/>
          <w:w w:val="95"/>
        </w:rPr>
        <w:t xml:space="preserve"> </w:t>
      </w:r>
      <w:r>
        <w:rPr>
          <w:w w:val="95"/>
        </w:rPr>
        <w:t>(</w:t>
      </w:r>
      <w:proofErr w:type="spellStart"/>
      <w:r>
        <w:rPr>
          <w:w w:val="95"/>
        </w:rPr>
        <w:t>Efron</w:t>
      </w:r>
      <w:proofErr w:type="spellEnd"/>
      <w:r>
        <w:rPr>
          <w:spacing w:val="12"/>
          <w:w w:val="95"/>
        </w:rPr>
        <w:t xml:space="preserve"> </w:t>
      </w:r>
      <w:r>
        <w:rPr>
          <w:w w:val="95"/>
        </w:rPr>
        <w:t>&amp;</w:t>
      </w:r>
      <w:r>
        <w:rPr>
          <w:spacing w:val="12"/>
          <w:w w:val="95"/>
        </w:rPr>
        <w:t xml:space="preserve"> </w:t>
      </w:r>
      <w:proofErr w:type="spellStart"/>
      <w:r>
        <w:rPr>
          <w:w w:val="95"/>
        </w:rPr>
        <w:t>Tibshirani</w:t>
      </w:r>
      <w:proofErr w:type="spellEnd"/>
      <w:r>
        <w:rPr>
          <w:w w:val="95"/>
        </w:rPr>
        <w:t>,</w:t>
      </w:r>
      <w:r>
        <w:rPr>
          <w:spacing w:val="12"/>
          <w:w w:val="95"/>
        </w:rPr>
        <w:t xml:space="preserve"> </w:t>
      </w:r>
      <w:r>
        <w:rPr>
          <w:w w:val="95"/>
        </w:rPr>
        <w:t>1994)</w:t>
      </w:r>
      <w:r>
        <w:rPr>
          <w:spacing w:val="12"/>
          <w:w w:val="95"/>
        </w:rPr>
        <w:t xml:space="preserve"> </w:t>
      </w:r>
      <w:r>
        <w:rPr>
          <w:w w:val="95"/>
        </w:rPr>
        <w:t>to</w:t>
      </w:r>
      <w:r>
        <w:rPr>
          <w:spacing w:val="12"/>
          <w:w w:val="95"/>
        </w:rPr>
        <w:t xml:space="preserve"> </w:t>
      </w:r>
      <w:r>
        <w:rPr>
          <w:w w:val="95"/>
        </w:rPr>
        <w:t>compare</w:t>
      </w:r>
      <w:r>
        <w:rPr>
          <w:spacing w:val="13"/>
          <w:w w:val="95"/>
        </w:rPr>
        <w:t xml:space="preserve"> </w:t>
      </w:r>
      <w:r>
        <w:rPr>
          <w:w w:val="95"/>
        </w:rPr>
        <w:t>the</w:t>
      </w:r>
      <w:r>
        <w:rPr>
          <w:spacing w:val="13"/>
          <w:w w:val="95"/>
        </w:rPr>
        <w:t xml:space="preserve"> </w:t>
      </w:r>
      <w:r>
        <w:rPr>
          <w:w w:val="95"/>
        </w:rPr>
        <w:t>geographic</w:t>
      </w:r>
      <w:r>
        <w:rPr>
          <w:spacing w:val="13"/>
          <w:w w:val="95"/>
        </w:rPr>
        <w:t xml:space="preserve"> </w:t>
      </w:r>
      <w:r>
        <w:rPr>
          <w:w w:val="95"/>
        </w:rPr>
        <w:t>diversity</w:t>
      </w:r>
      <w:r>
        <w:rPr>
          <w:spacing w:val="12"/>
          <w:w w:val="95"/>
        </w:rPr>
        <w:t xml:space="preserve"> </w:t>
      </w:r>
      <w:r>
        <w:rPr>
          <w:w w:val="95"/>
        </w:rPr>
        <w:t>of</w:t>
      </w:r>
      <w:r>
        <w:rPr>
          <w:spacing w:val="13"/>
          <w:w w:val="95"/>
        </w:rPr>
        <w:t xml:space="preserve"> </w:t>
      </w:r>
      <w:r>
        <w:rPr>
          <w:w w:val="95"/>
        </w:rPr>
        <w:t>the</w:t>
      </w:r>
      <w:r>
        <w:rPr>
          <w:spacing w:val="12"/>
          <w:w w:val="95"/>
        </w:rPr>
        <w:t xml:space="preserve"> </w:t>
      </w:r>
      <w:r>
        <w:rPr>
          <w:w w:val="95"/>
        </w:rPr>
        <w:t>pooled</w:t>
      </w:r>
    </w:p>
    <w:p w14:paraId="49A3E4DF" w14:textId="00ACC3D8" w:rsidR="00BB4C49" w:rsidRDefault="00DC0BFC">
      <w:pPr>
        <w:pStyle w:val="BodyText"/>
        <w:spacing w:before="154"/>
        <w:ind w:left="110"/>
      </w:pPr>
      <w:r>
        <w:rPr>
          <w:rFonts w:ascii="Trebuchet MS"/>
          <w:sz w:val="12"/>
        </w:rPr>
        <w:t xml:space="preserve">170    </w:t>
      </w:r>
      <w:r>
        <w:rPr>
          <w:rFonts w:ascii="Trebuchet MS"/>
          <w:spacing w:val="19"/>
          <w:sz w:val="12"/>
        </w:rPr>
        <w:t xml:space="preserve"> </w:t>
      </w:r>
      <w:del w:id="214" w:author="Smith,Audrey Culver" w:date="2021-02-22T14:49:00Z">
        <w:r w:rsidDel="00903D87">
          <w:rPr>
            <w:w w:val="95"/>
          </w:rPr>
          <w:delText>open</w:delText>
        </w:r>
        <w:r w:rsidDel="00903D87">
          <w:rPr>
            <w:spacing w:val="17"/>
            <w:w w:val="95"/>
          </w:rPr>
          <w:delText xml:space="preserve"> </w:delText>
        </w:r>
        <w:r w:rsidDel="00903D87">
          <w:rPr>
            <w:w w:val="95"/>
          </w:rPr>
          <w:delText>access</w:delText>
        </w:r>
      </w:del>
      <w:ins w:id="215" w:author="Smith,Audrey Culver" w:date="2021-02-22T14:49:00Z">
        <w:r w:rsidR="00903D87">
          <w:rPr>
            <w:w w:val="95"/>
          </w:rPr>
          <w:t>OA</w:t>
        </w:r>
      </w:ins>
      <w:r>
        <w:rPr>
          <w:spacing w:val="17"/>
          <w:w w:val="95"/>
        </w:rPr>
        <w:t xml:space="preserve"> </w:t>
      </w:r>
      <w:r>
        <w:rPr>
          <w:w w:val="95"/>
        </w:rPr>
        <w:t>articles</w:t>
      </w:r>
      <w:r>
        <w:rPr>
          <w:spacing w:val="17"/>
          <w:w w:val="95"/>
        </w:rPr>
        <w:t xml:space="preserve"> </w:t>
      </w:r>
      <w:r>
        <w:rPr>
          <w:w w:val="95"/>
        </w:rPr>
        <w:t>with</w:t>
      </w:r>
      <w:r>
        <w:rPr>
          <w:spacing w:val="15"/>
          <w:w w:val="95"/>
        </w:rPr>
        <w:t xml:space="preserve"> </w:t>
      </w:r>
      <w:r>
        <w:rPr>
          <w:w w:val="95"/>
        </w:rPr>
        <w:t>that</w:t>
      </w:r>
      <w:r>
        <w:rPr>
          <w:spacing w:val="17"/>
          <w:w w:val="95"/>
        </w:rPr>
        <w:t xml:space="preserve"> </w:t>
      </w:r>
      <w:r>
        <w:rPr>
          <w:w w:val="95"/>
        </w:rPr>
        <w:t>of</w:t>
      </w:r>
      <w:r>
        <w:rPr>
          <w:spacing w:val="17"/>
          <w:w w:val="95"/>
        </w:rPr>
        <w:t xml:space="preserve"> </w:t>
      </w:r>
      <w:r>
        <w:rPr>
          <w:w w:val="95"/>
        </w:rPr>
        <w:t>1000</w:t>
      </w:r>
      <w:r>
        <w:rPr>
          <w:spacing w:val="16"/>
          <w:w w:val="95"/>
        </w:rPr>
        <w:t xml:space="preserve"> </w:t>
      </w:r>
      <w:r>
        <w:rPr>
          <w:w w:val="95"/>
        </w:rPr>
        <w:t>di</w:t>
      </w:r>
      <w:r>
        <w:rPr>
          <w:rFonts w:ascii="Arial"/>
          <w:w w:val="95"/>
        </w:rPr>
        <w:t>ff</w:t>
      </w:r>
      <w:r>
        <w:rPr>
          <w:w w:val="95"/>
        </w:rPr>
        <w:t>erent</w:t>
      </w:r>
      <w:r>
        <w:rPr>
          <w:spacing w:val="15"/>
          <w:w w:val="95"/>
        </w:rPr>
        <w:t xml:space="preserve"> </w:t>
      </w:r>
      <w:r>
        <w:rPr>
          <w:w w:val="95"/>
        </w:rPr>
        <w:t>collections</w:t>
      </w:r>
      <w:r>
        <w:rPr>
          <w:spacing w:val="17"/>
          <w:w w:val="95"/>
        </w:rPr>
        <w:t xml:space="preserve"> </w:t>
      </w:r>
      <w:r>
        <w:rPr>
          <w:w w:val="95"/>
        </w:rPr>
        <w:t>of</w:t>
      </w:r>
      <w:r>
        <w:rPr>
          <w:spacing w:val="17"/>
          <w:w w:val="95"/>
        </w:rPr>
        <w:t xml:space="preserve"> </w:t>
      </w:r>
      <w:del w:id="216" w:author="Smith,Audrey Culver" w:date="2021-02-22T14:49:00Z">
        <w:r w:rsidDel="00903D87">
          <w:rPr>
            <w:w w:val="95"/>
          </w:rPr>
          <w:delText>paywalled</w:delText>
        </w:r>
        <w:r w:rsidDel="00903D87">
          <w:rPr>
            <w:spacing w:val="17"/>
            <w:w w:val="95"/>
          </w:rPr>
          <w:delText xml:space="preserve"> </w:delText>
        </w:r>
      </w:del>
      <w:proofErr w:type="spellStart"/>
      <w:ins w:id="217" w:author="Smith,Audrey Culver" w:date="2021-02-22T14:49:00Z">
        <w:r w:rsidR="00903D87">
          <w:rPr>
            <w:w w:val="95"/>
          </w:rPr>
          <w:t>PW</w:t>
        </w:r>
      </w:ins>
      <w:r>
        <w:rPr>
          <w:w w:val="95"/>
        </w:rPr>
        <w:t>articles</w:t>
      </w:r>
      <w:proofErr w:type="spellEnd"/>
      <w:r>
        <w:rPr>
          <w:w w:val="95"/>
        </w:rPr>
        <w:t>.</w:t>
      </w:r>
      <w:r>
        <w:rPr>
          <w:spacing w:val="41"/>
          <w:w w:val="95"/>
        </w:rPr>
        <w:t xml:space="preserve"> </w:t>
      </w:r>
      <w:r>
        <w:rPr>
          <w:w w:val="95"/>
        </w:rPr>
        <w:t>These</w:t>
      </w:r>
    </w:p>
    <w:p w14:paraId="2F902105" w14:textId="77777777" w:rsidR="00BB4C49" w:rsidRDefault="00DC0BFC">
      <w:pPr>
        <w:pStyle w:val="BodyText"/>
        <w:spacing w:before="155"/>
        <w:ind w:left="110"/>
      </w:pPr>
      <w:r>
        <w:rPr>
          <w:rFonts w:ascii="Trebuchet MS"/>
          <w:sz w:val="12"/>
        </w:rPr>
        <w:t xml:space="preserve">171    </w:t>
      </w:r>
      <w:r>
        <w:rPr>
          <w:rFonts w:ascii="Trebuchet MS"/>
          <w:spacing w:val="19"/>
          <w:sz w:val="12"/>
        </w:rPr>
        <w:t xml:space="preserve"> </w:t>
      </w:r>
      <w:r>
        <w:rPr>
          <w:w w:val="95"/>
        </w:rPr>
        <w:t>collections</w:t>
      </w:r>
      <w:r>
        <w:rPr>
          <w:spacing w:val="8"/>
          <w:w w:val="95"/>
        </w:rPr>
        <w:t xml:space="preserve"> </w:t>
      </w:r>
      <w:r>
        <w:rPr>
          <w:w w:val="95"/>
        </w:rPr>
        <w:t>were</w:t>
      </w:r>
      <w:r>
        <w:rPr>
          <w:spacing w:val="8"/>
          <w:w w:val="95"/>
        </w:rPr>
        <w:t xml:space="preserve"> </w:t>
      </w:r>
      <w:r>
        <w:rPr>
          <w:w w:val="95"/>
        </w:rPr>
        <w:t>generated</w:t>
      </w:r>
      <w:r>
        <w:rPr>
          <w:spacing w:val="7"/>
          <w:w w:val="95"/>
        </w:rPr>
        <w:t xml:space="preserve"> </w:t>
      </w:r>
      <w:r>
        <w:rPr>
          <w:w w:val="95"/>
        </w:rPr>
        <w:t>by</w:t>
      </w:r>
      <w:r>
        <w:rPr>
          <w:spacing w:val="8"/>
          <w:w w:val="95"/>
        </w:rPr>
        <w:t xml:space="preserve"> </w:t>
      </w:r>
      <w:r>
        <w:rPr>
          <w:w w:val="95"/>
        </w:rPr>
        <w:t>counting</w:t>
      </w:r>
      <w:r>
        <w:rPr>
          <w:spacing w:val="8"/>
          <w:w w:val="95"/>
        </w:rPr>
        <w:t xml:space="preserve"> </w:t>
      </w:r>
      <w:r>
        <w:rPr>
          <w:w w:val="95"/>
        </w:rPr>
        <w:t>the</w:t>
      </w:r>
      <w:r>
        <w:rPr>
          <w:spacing w:val="8"/>
          <w:w w:val="95"/>
        </w:rPr>
        <w:t xml:space="preserve"> </w:t>
      </w:r>
      <w:r>
        <w:rPr>
          <w:w w:val="95"/>
        </w:rPr>
        <w:t>number</w:t>
      </w:r>
      <w:r>
        <w:rPr>
          <w:spacing w:val="8"/>
          <w:w w:val="95"/>
        </w:rPr>
        <w:t xml:space="preserve"> </w:t>
      </w:r>
      <w:r>
        <w:rPr>
          <w:w w:val="95"/>
        </w:rPr>
        <w:t>of</w:t>
      </w:r>
      <w:r>
        <w:rPr>
          <w:spacing w:val="8"/>
          <w:w w:val="95"/>
        </w:rPr>
        <w:t xml:space="preserve"> </w:t>
      </w:r>
      <w:r>
        <w:rPr>
          <w:w w:val="95"/>
        </w:rPr>
        <w:t>articles</w:t>
      </w:r>
      <w:r>
        <w:rPr>
          <w:spacing w:val="8"/>
          <w:w w:val="95"/>
        </w:rPr>
        <w:t xml:space="preserve"> </w:t>
      </w:r>
      <w:r>
        <w:rPr>
          <w:w w:val="95"/>
        </w:rPr>
        <w:t>published</w:t>
      </w:r>
      <w:r>
        <w:rPr>
          <w:spacing w:val="7"/>
          <w:w w:val="95"/>
        </w:rPr>
        <w:t xml:space="preserve"> </w:t>
      </w:r>
      <w:r>
        <w:rPr>
          <w:w w:val="95"/>
        </w:rPr>
        <w:t>in</w:t>
      </w:r>
      <w:r>
        <w:rPr>
          <w:spacing w:val="8"/>
          <w:w w:val="95"/>
        </w:rPr>
        <w:t xml:space="preserve"> </w:t>
      </w:r>
      <w:r>
        <w:rPr>
          <w:w w:val="95"/>
        </w:rPr>
        <w:t>each</w:t>
      </w:r>
      <w:r>
        <w:rPr>
          <w:spacing w:val="8"/>
          <w:w w:val="95"/>
        </w:rPr>
        <w:t xml:space="preserve"> </w:t>
      </w:r>
      <w:r>
        <w:rPr>
          <w:w w:val="95"/>
        </w:rPr>
        <w:t>OA</w:t>
      </w:r>
      <w:r>
        <w:rPr>
          <w:spacing w:val="8"/>
          <w:w w:val="95"/>
        </w:rPr>
        <w:t xml:space="preserve"> </w:t>
      </w:r>
      <w:r>
        <w:rPr>
          <w:w w:val="95"/>
        </w:rPr>
        <w:t>Mirror,</w:t>
      </w:r>
    </w:p>
    <w:p w14:paraId="474F86C5" w14:textId="77777777" w:rsidR="00BB4C49" w:rsidRDefault="00DC0BFC">
      <w:pPr>
        <w:pStyle w:val="BodyText"/>
        <w:spacing w:before="154"/>
        <w:ind w:left="110"/>
      </w:pPr>
      <w:r>
        <w:rPr>
          <w:rFonts w:ascii="Trebuchet MS"/>
          <w:sz w:val="12"/>
        </w:rPr>
        <w:t xml:space="preserve">172    </w:t>
      </w:r>
      <w:r>
        <w:rPr>
          <w:rFonts w:ascii="Trebuchet MS"/>
          <w:spacing w:val="19"/>
          <w:sz w:val="12"/>
        </w:rPr>
        <w:t xml:space="preserve"> </w:t>
      </w:r>
      <w:r>
        <w:rPr>
          <w:w w:val="95"/>
        </w:rPr>
        <w:t>then</w:t>
      </w:r>
      <w:r>
        <w:rPr>
          <w:spacing w:val="5"/>
          <w:w w:val="95"/>
        </w:rPr>
        <w:t xml:space="preserve"> </w:t>
      </w:r>
      <w:r>
        <w:rPr>
          <w:w w:val="95"/>
        </w:rPr>
        <w:t>randomly</w:t>
      </w:r>
      <w:r>
        <w:rPr>
          <w:spacing w:val="6"/>
          <w:w w:val="95"/>
        </w:rPr>
        <w:t xml:space="preserve"> </w:t>
      </w:r>
      <w:r>
        <w:rPr>
          <w:w w:val="95"/>
        </w:rPr>
        <w:t>sampling</w:t>
      </w:r>
      <w:r>
        <w:rPr>
          <w:spacing w:val="6"/>
          <w:w w:val="95"/>
        </w:rPr>
        <w:t xml:space="preserve"> </w:t>
      </w:r>
      <w:r>
        <w:rPr>
          <w:w w:val="95"/>
        </w:rPr>
        <w:t>with</w:t>
      </w:r>
      <w:r>
        <w:rPr>
          <w:spacing w:val="5"/>
          <w:w w:val="95"/>
        </w:rPr>
        <w:t xml:space="preserve"> </w:t>
      </w:r>
      <w:r>
        <w:rPr>
          <w:w w:val="95"/>
        </w:rPr>
        <w:t>replacement</w:t>
      </w:r>
      <w:r>
        <w:rPr>
          <w:spacing w:val="5"/>
          <w:w w:val="95"/>
        </w:rPr>
        <w:t xml:space="preserve"> </w:t>
      </w:r>
      <w:r>
        <w:rPr>
          <w:w w:val="95"/>
        </w:rPr>
        <w:t>an</w:t>
      </w:r>
      <w:r>
        <w:rPr>
          <w:spacing w:val="6"/>
          <w:w w:val="95"/>
        </w:rPr>
        <w:t xml:space="preserve"> </w:t>
      </w:r>
      <w:r>
        <w:rPr>
          <w:w w:val="95"/>
        </w:rPr>
        <w:t>identical</w:t>
      </w:r>
      <w:r>
        <w:rPr>
          <w:spacing w:val="6"/>
          <w:w w:val="95"/>
        </w:rPr>
        <w:t xml:space="preserve"> </w:t>
      </w:r>
      <w:r>
        <w:rPr>
          <w:w w:val="95"/>
        </w:rPr>
        <w:t>number</w:t>
      </w:r>
      <w:r>
        <w:rPr>
          <w:spacing w:val="6"/>
          <w:w w:val="95"/>
        </w:rPr>
        <w:t xml:space="preserve"> </w:t>
      </w:r>
      <w:r>
        <w:rPr>
          <w:w w:val="95"/>
        </w:rPr>
        <w:t>of</w:t>
      </w:r>
      <w:r>
        <w:rPr>
          <w:spacing w:val="6"/>
          <w:w w:val="95"/>
        </w:rPr>
        <w:t xml:space="preserve"> </w:t>
      </w:r>
      <w:r>
        <w:rPr>
          <w:w w:val="95"/>
        </w:rPr>
        <w:t>Paywalled</w:t>
      </w:r>
      <w:r>
        <w:rPr>
          <w:spacing w:val="6"/>
          <w:w w:val="95"/>
        </w:rPr>
        <w:t xml:space="preserve"> </w:t>
      </w:r>
      <w:r>
        <w:rPr>
          <w:w w:val="95"/>
        </w:rPr>
        <w:t>articles</w:t>
      </w:r>
      <w:r>
        <w:rPr>
          <w:spacing w:val="5"/>
          <w:w w:val="95"/>
        </w:rPr>
        <w:t xml:space="preserve"> </w:t>
      </w:r>
      <w:r>
        <w:rPr>
          <w:w w:val="95"/>
        </w:rPr>
        <w:t>from</w:t>
      </w:r>
    </w:p>
    <w:p w14:paraId="50F2181F" w14:textId="77777777" w:rsidR="00BB4C49" w:rsidRDefault="00DC0BFC">
      <w:pPr>
        <w:pStyle w:val="BodyText"/>
        <w:spacing w:before="154"/>
        <w:ind w:left="110"/>
      </w:pPr>
      <w:r>
        <w:rPr>
          <w:rFonts w:ascii="Trebuchet MS"/>
          <w:sz w:val="12"/>
        </w:rPr>
        <w:t xml:space="preserve">173    </w:t>
      </w:r>
      <w:r>
        <w:rPr>
          <w:rFonts w:ascii="Trebuchet MS"/>
          <w:spacing w:val="19"/>
          <w:sz w:val="12"/>
        </w:rPr>
        <w:t xml:space="preserve"> </w:t>
      </w:r>
      <w:r>
        <w:rPr>
          <w:spacing w:val="-1"/>
        </w:rPr>
        <w:t>the</w:t>
      </w:r>
      <w:r>
        <w:rPr>
          <w:spacing w:val="-9"/>
        </w:rPr>
        <w:t xml:space="preserve"> </w:t>
      </w:r>
      <w:r>
        <w:rPr>
          <w:spacing w:val="-1"/>
        </w:rPr>
        <w:t>respective</w:t>
      </w:r>
      <w:r>
        <w:rPr>
          <w:spacing w:val="-8"/>
        </w:rPr>
        <w:t xml:space="preserve"> </w:t>
      </w:r>
      <w:r>
        <w:rPr>
          <w:spacing w:val="-1"/>
        </w:rPr>
        <w:t>Parent</w:t>
      </w:r>
      <w:r>
        <w:rPr>
          <w:spacing w:val="-10"/>
        </w:rPr>
        <w:t xml:space="preserve"> </w:t>
      </w:r>
      <w:r>
        <w:rPr>
          <w:spacing w:val="-1"/>
        </w:rPr>
        <w:t>journal</w:t>
      </w:r>
      <w:r>
        <w:rPr>
          <w:spacing w:val="-9"/>
        </w:rPr>
        <w:t xml:space="preserve"> </w:t>
      </w:r>
      <w:r>
        <w:rPr>
          <w:spacing w:val="-1"/>
        </w:rPr>
        <w:t>(Fox,</w:t>
      </w:r>
      <w:r>
        <w:rPr>
          <w:spacing w:val="-9"/>
        </w:rPr>
        <w:t xml:space="preserve"> </w:t>
      </w:r>
      <w:r>
        <w:rPr>
          <w:spacing w:val="-1"/>
        </w:rPr>
        <w:t>2015).</w:t>
      </w:r>
      <w:r>
        <w:rPr>
          <w:spacing w:val="8"/>
        </w:rPr>
        <w:t xml:space="preserve"> </w:t>
      </w:r>
      <w:r>
        <w:rPr>
          <w:spacing w:val="-1"/>
        </w:rPr>
        <w:t>To</w:t>
      </w:r>
      <w:r>
        <w:rPr>
          <w:spacing w:val="-10"/>
        </w:rPr>
        <w:t xml:space="preserve"> </w:t>
      </w:r>
      <w:r>
        <w:rPr>
          <w:spacing w:val="-1"/>
        </w:rPr>
        <w:t>determine</w:t>
      </w:r>
      <w:r>
        <w:rPr>
          <w:spacing w:val="-8"/>
        </w:rPr>
        <w:t xml:space="preserve"> </w:t>
      </w:r>
      <w:r>
        <w:rPr>
          <w:spacing w:val="-1"/>
        </w:rPr>
        <w:t>if</w:t>
      </w:r>
      <w:r>
        <w:rPr>
          <w:spacing w:val="-9"/>
        </w:rPr>
        <w:t xml:space="preserve"> </w:t>
      </w:r>
      <w:r>
        <w:rPr>
          <w:spacing w:val="-1"/>
        </w:rPr>
        <w:t>the</w:t>
      </w:r>
      <w:r>
        <w:rPr>
          <w:spacing w:val="-9"/>
        </w:rPr>
        <w:t xml:space="preserve"> </w:t>
      </w:r>
      <w:r>
        <w:rPr>
          <w:spacing w:val="-1"/>
        </w:rPr>
        <w:t>Geographic</w:t>
      </w:r>
      <w:r>
        <w:rPr>
          <w:spacing w:val="-9"/>
        </w:rPr>
        <w:t xml:space="preserve"> </w:t>
      </w:r>
      <w:r>
        <w:rPr>
          <w:spacing w:val="-1"/>
        </w:rPr>
        <w:t>Diversity</w:t>
      </w:r>
      <w:r>
        <w:rPr>
          <w:spacing w:val="-9"/>
        </w:rPr>
        <w:t xml:space="preserve"> </w:t>
      </w:r>
      <w:r>
        <w:t>of</w:t>
      </w:r>
      <w:r>
        <w:rPr>
          <w:spacing w:val="-9"/>
        </w:rPr>
        <w:t xml:space="preserve"> </w:t>
      </w:r>
      <w:r>
        <w:t>OA</w:t>
      </w:r>
    </w:p>
    <w:p w14:paraId="72942DF5" w14:textId="77777777" w:rsidR="00BB4C49" w:rsidRDefault="00DC0BFC">
      <w:pPr>
        <w:pStyle w:val="BodyText"/>
        <w:spacing w:before="106"/>
        <w:ind w:left="110"/>
      </w:pPr>
      <w:r>
        <w:rPr>
          <w:rFonts w:ascii="Trebuchet MS" w:hAnsi="Trebuchet MS"/>
          <w:sz w:val="12"/>
        </w:rPr>
        <w:t xml:space="preserve">174     </w:t>
      </w:r>
      <w:r>
        <w:rPr>
          <w:rFonts w:ascii="Trebuchet MS" w:hAnsi="Trebuchet MS"/>
          <w:spacing w:val="-18"/>
          <w:sz w:val="12"/>
        </w:rPr>
        <w:t xml:space="preserve"> </w:t>
      </w:r>
      <w:r>
        <w:rPr>
          <w:spacing w:val="-1"/>
          <w:w w:val="97"/>
        </w:rPr>
        <w:t>a</w:t>
      </w:r>
      <w:r>
        <w:rPr>
          <w:w w:val="90"/>
        </w:rPr>
        <w:t>nd</w:t>
      </w:r>
      <w:r>
        <w:rPr>
          <w:spacing w:val="17"/>
        </w:rPr>
        <w:t xml:space="preserve"> </w:t>
      </w:r>
      <w:r>
        <w:rPr>
          <w:w w:val="109"/>
        </w:rPr>
        <w:t>P</w:t>
      </w:r>
      <w:r>
        <w:t>W</w:t>
      </w:r>
      <w:r>
        <w:rPr>
          <w:spacing w:val="18"/>
        </w:rPr>
        <w:t xml:space="preserve"> </w:t>
      </w:r>
      <w:r>
        <w:rPr>
          <w:spacing w:val="-1"/>
          <w:w w:val="97"/>
        </w:rPr>
        <w:t>a</w:t>
      </w:r>
      <w:r>
        <w:rPr>
          <w:spacing w:val="-1"/>
          <w:w w:val="96"/>
        </w:rPr>
        <w:t>r</w:t>
      </w:r>
      <w:r>
        <w:rPr>
          <w:spacing w:val="-1"/>
          <w:w w:val="116"/>
        </w:rPr>
        <w:t>t</w:t>
      </w:r>
      <w:r>
        <w:rPr>
          <w:w w:val="95"/>
        </w:rPr>
        <w:t>ic</w:t>
      </w:r>
      <w:r>
        <w:rPr>
          <w:w w:val="91"/>
        </w:rPr>
        <w:t>le</w:t>
      </w:r>
      <w:r>
        <w:rPr>
          <w:w w:val="90"/>
        </w:rPr>
        <w:t>s</w:t>
      </w:r>
      <w:r>
        <w:rPr>
          <w:spacing w:val="18"/>
        </w:rPr>
        <w:t xml:space="preserve"> </w:t>
      </w:r>
      <w:r>
        <w:rPr>
          <w:spacing w:val="-7"/>
          <w:w w:val="84"/>
        </w:rPr>
        <w:t>w</w:t>
      </w:r>
      <w:r>
        <w:rPr>
          <w:w w:val="90"/>
        </w:rPr>
        <w:t>e</w:t>
      </w:r>
      <w:r>
        <w:rPr>
          <w:spacing w:val="-1"/>
          <w:w w:val="96"/>
        </w:rPr>
        <w:t>r</w:t>
      </w:r>
      <w:r>
        <w:rPr>
          <w:w w:val="90"/>
        </w:rPr>
        <w:t>e</w:t>
      </w:r>
      <w:r>
        <w:rPr>
          <w:spacing w:val="18"/>
        </w:rPr>
        <w:t xml:space="preserve"> </w:t>
      </w:r>
      <w:r>
        <w:rPr>
          <w:w w:val="90"/>
        </w:rPr>
        <w:t>s</w:t>
      </w:r>
      <w:r>
        <w:rPr>
          <w:w w:val="89"/>
        </w:rPr>
        <w:t>i</w:t>
      </w:r>
      <w:r>
        <w:rPr>
          <w:spacing w:val="-1"/>
          <w:w w:val="89"/>
        </w:rPr>
        <w:t>g</w:t>
      </w:r>
      <w:r>
        <w:rPr>
          <w:w w:val="92"/>
        </w:rPr>
        <w:t>nific</w:t>
      </w:r>
      <w:r>
        <w:rPr>
          <w:spacing w:val="-1"/>
          <w:w w:val="97"/>
        </w:rPr>
        <w:t>a</w:t>
      </w:r>
      <w:r>
        <w:rPr>
          <w:spacing w:val="-7"/>
          <w:w w:val="93"/>
        </w:rPr>
        <w:t>n</w:t>
      </w:r>
      <w:r>
        <w:rPr>
          <w:spacing w:val="-1"/>
          <w:w w:val="116"/>
        </w:rPr>
        <w:t>t</w:t>
      </w:r>
      <w:r>
        <w:rPr>
          <w:w w:val="92"/>
        </w:rPr>
        <w:t>ly</w:t>
      </w:r>
      <w:r>
        <w:rPr>
          <w:spacing w:val="17"/>
        </w:rPr>
        <w:t xml:space="preserve"> </w:t>
      </w:r>
      <w:r>
        <w:rPr>
          <w:w w:val="90"/>
        </w:rPr>
        <w:t>di</w:t>
      </w:r>
      <w:r>
        <w:rPr>
          <w:rFonts w:ascii="Arial" w:hAnsi="Arial"/>
          <w:w w:val="102"/>
        </w:rPr>
        <w:t>ff</w:t>
      </w:r>
      <w:r>
        <w:rPr>
          <w:w w:val="90"/>
        </w:rPr>
        <w:t>e</w:t>
      </w:r>
      <w:r>
        <w:rPr>
          <w:spacing w:val="-1"/>
          <w:w w:val="96"/>
        </w:rPr>
        <w:t>r</w:t>
      </w:r>
      <w:r>
        <w:rPr>
          <w:w w:val="90"/>
        </w:rPr>
        <w:t>e</w:t>
      </w:r>
      <w:r>
        <w:rPr>
          <w:spacing w:val="-7"/>
          <w:w w:val="93"/>
        </w:rPr>
        <w:t>n</w:t>
      </w:r>
      <w:r>
        <w:rPr>
          <w:w w:val="116"/>
        </w:rPr>
        <w:t>t</w:t>
      </w:r>
      <w:r>
        <w:rPr>
          <w:spacing w:val="17"/>
        </w:rPr>
        <w:t xml:space="preserve"> </w:t>
      </w:r>
      <w:r>
        <w:rPr>
          <w:spacing w:val="-7"/>
          <w:w w:val="84"/>
        </w:rPr>
        <w:t>w</w:t>
      </w:r>
      <w:r>
        <w:rPr>
          <w:w w:val="90"/>
        </w:rPr>
        <w:t>e</w:t>
      </w:r>
      <w:r>
        <w:rPr>
          <w:spacing w:val="18"/>
        </w:rPr>
        <w:t xml:space="preserve"> </w:t>
      </w:r>
      <w:r>
        <w:rPr>
          <w:w w:val="97"/>
        </w:rPr>
        <w:t>c</w:t>
      </w:r>
      <w:r>
        <w:rPr>
          <w:spacing w:val="-1"/>
          <w:w w:val="97"/>
        </w:rPr>
        <w:t>a</w:t>
      </w:r>
      <w:r>
        <w:rPr>
          <w:w w:val="95"/>
        </w:rPr>
        <w:t>lc</w:t>
      </w:r>
      <w:r>
        <w:rPr>
          <w:w w:val="93"/>
        </w:rPr>
        <w:t>ul</w:t>
      </w:r>
      <w:r>
        <w:rPr>
          <w:spacing w:val="-1"/>
          <w:w w:val="93"/>
        </w:rPr>
        <w:t>a</w:t>
      </w:r>
      <w:r>
        <w:rPr>
          <w:spacing w:val="-1"/>
          <w:w w:val="116"/>
        </w:rPr>
        <w:t>t</w:t>
      </w:r>
      <w:r>
        <w:rPr>
          <w:w w:val="90"/>
        </w:rPr>
        <w:t>e</w:t>
      </w:r>
      <w:r>
        <w:rPr>
          <w:w w:val="88"/>
        </w:rPr>
        <w:t>d</w:t>
      </w:r>
      <w:r>
        <w:rPr>
          <w:spacing w:val="18"/>
        </w:rPr>
        <w:t xml:space="preserve"> </w:t>
      </w:r>
      <w:r>
        <w:rPr>
          <w:rFonts w:ascii="Bookman Old Style" w:hAnsi="Bookman Old Style"/>
          <w:i/>
          <w:spacing w:val="-99"/>
          <w:w w:val="104"/>
        </w:rPr>
        <w:t>P</w:t>
      </w:r>
      <w:r>
        <w:rPr>
          <w:rFonts w:ascii="Tahoma" w:hAnsi="Tahoma"/>
          <w:w w:val="89"/>
          <w:position w:val="6"/>
        </w:rPr>
        <w:t>ˆ</w:t>
      </w:r>
      <w:r>
        <w:rPr>
          <w:rFonts w:ascii="Tahoma" w:hAnsi="Tahoma"/>
          <w:spacing w:val="16"/>
          <w:position w:val="6"/>
        </w:rPr>
        <w:t xml:space="preserve"> </w:t>
      </w:r>
      <w:r>
        <w:rPr>
          <w:w w:val="97"/>
        </w:rPr>
        <w:t>–</w:t>
      </w:r>
      <w:r>
        <w:rPr>
          <w:spacing w:val="17"/>
        </w:rPr>
        <w:t xml:space="preserve"> </w:t>
      </w:r>
      <w:r>
        <w:rPr>
          <w:spacing w:val="-1"/>
          <w:w w:val="116"/>
        </w:rPr>
        <w:t>t</w:t>
      </w:r>
      <w:r>
        <w:rPr>
          <w:w w:val="91"/>
        </w:rPr>
        <w:t>he</w:t>
      </w:r>
      <w:r>
        <w:rPr>
          <w:spacing w:val="18"/>
        </w:rPr>
        <w:t xml:space="preserve"> </w:t>
      </w:r>
      <w:r>
        <w:rPr>
          <w:w w:val="92"/>
        </w:rPr>
        <w:t>p</w:t>
      </w:r>
      <w:r>
        <w:rPr>
          <w:spacing w:val="-1"/>
          <w:w w:val="92"/>
        </w:rPr>
        <w:t>r</w:t>
      </w:r>
      <w:r>
        <w:rPr>
          <w:spacing w:val="-1"/>
          <w:w w:val="89"/>
        </w:rPr>
        <w:t>o</w:t>
      </w:r>
      <w:r>
        <w:rPr>
          <w:spacing w:val="6"/>
          <w:w w:val="90"/>
        </w:rPr>
        <w:t>p</w:t>
      </w:r>
      <w:r>
        <w:rPr>
          <w:spacing w:val="-1"/>
          <w:w w:val="89"/>
        </w:rPr>
        <w:t>o</w:t>
      </w:r>
      <w:r>
        <w:rPr>
          <w:spacing w:val="-1"/>
          <w:w w:val="96"/>
        </w:rPr>
        <w:t>r</w:t>
      </w:r>
      <w:r>
        <w:rPr>
          <w:spacing w:val="-1"/>
          <w:w w:val="116"/>
        </w:rPr>
        <w:t>t</w:t>
      </w:r>
      <w:r>
        <w:rPr>
          <w:w w:val="90"/>
        </w:rPr>
        <w:t>i</w:t>
      </w:r>
      <w:r>
        <w:rPr>
          <w:spacing w:val="-1"/>
          <w:w w:val="90"/>
        </w:rPr>
        <w:t>o</w:t>
      </w:r>
      <w:r>
        <w:rPr>
          <w:w w:val="93"/>
        </w:rPr>
        <w:t>n</w:t>
      </w:r>
      <w:r>
        <w:rPr>
          <w:spacing w:val="17"/>
        </w:rPr>
        <w:t xml:space="preserve"> </w:t>
      </w:r>
      <w:r>
        <w:rPr>
          <w:spacing w:val="-1"/>
          <w:w w:val="89"/>
        </w:rPr>
        <w:t>o</w:t>
      </w:r>
      <w:r>
        <w:rPr>
          <w:w w:val="89"/>
        </w:rPr>
        <w:t>f</w:t>
      </w:r>
      <w:r>
        <w:rPr>
          <w:spacing w:val="18"/>
        </w:rPr>
        <w:t xml:space="preserve"> </w:t>
      </w:r>
      <w:r>
        <w:rPr>
          <w:w w:val="109"/>
        </w:rPr>
        <w:t>P</w:t>
      </w:r>
      <w:r>
        <w:t>W</w:t>
      </w:r>
    </w:p>
    <w:p w14:paraId="39B401E5" w14:textId="77777777" w:rsidR="00BB4C49" w:rsidRDefault="00DC0BFC">
      <w:pPr>
        <w:pStyle w:val="BodyText"/>
        <w:spacing w:before="107"/>
        <w:ind w:left="110"/>
      </w:pPr>
      <w:r>
        <w:rPr>
          <w:rFonts w:ascii="Trebuchet MS" w:hAnsi="Trebuchet MS"/>
          <w:sz w:val="12"/>
        </w:rPr>
        <w:t xml:space="preserve">175     </w:t>
      </w:r>
      <w:r>
        <w:rPr>
          <w:rFonts w:ascii="Trebuchet MS" w:hAnsi="Trebuchet MS"/>
          <w:spacing w:val="-18"/>
          <w:sz w:val="12"/>
        </w:rPr>
        <w:t xml:space="preserve"> </w:t>
      </w:r>
      <w:r>
        <w:rPr>
          <w:w w:val="97"/>
        </w:rPr>
        <w:t>c</w:t>
      </w:r>
      <w:r>
        <w:rPr>
          <w:spacing w:val="-1"/>
          <w:w w:val="89"/>
        </w:rPr>
        <w:t>o</w:t>
      </w:r>
      <w:r>
        <w:rPr>
          <w:w w:val="91"/>
        </w:rPr>
        <w:t>lle</w:t>
      </w:r>
      <w:r>
        <w:rPr>
          <w:w w:val="97"/>
        </w:rPr>
        <w:t>c</w:t>
      </w:r>
      <w:r>
        <w:rPr>
          <w:spacing w:val="-1"/>
          <w:w w:val="116"/>
        </w:rPr>
        <w:t>t</w:t>
      </w:r>
      <w:r>
        <w:rPr>
          <w:w w:val="90"/>
        </w:rPr>
        <w:t>i</w:t>
      </w:r>
      <w:r>
        <w:rPr>
          <w:spacing w:val="-1"/>
          <w:w w:val="90"/>
        </w:rPr>
        <w:t>o</w:t>
      </w:r>
      <w:r>
        <w:rPr>
          <w:w w:val="92"/>
        </w:rPr>
        <w:t>ns</w:t>
      </w:r>
      <w:r>
        <w:rPr>
          <w:spacing w:val="18"/>
        </w:rPr>
        <w:t xml:space="preserve"> </w:t>
      </w:r>
      <w:r>
        <w:rPr>
          <w:w w:val="84"/>
        </w:rPr>
        <w:t>w</w:t>
      </w:r>
      <w:r>
        <w:rPr>
          <w:w w:val="91"/>
        </w:rPr>
        <w:t>h</w:t>
      </w:r>
      <w:r>
        <w:rPr>
          <w:spacing w:val="-1"/>
          <w:w w:val="91"/>
        </w:rPr>
        <w:t>o</w:t>
      </w:r>
      <w:r>
        <w:rPr>
          <w:w w:val="90"/>
        </w:rPr>
        <w:t>se</w:t>
      </w:r>
      <w:r>
        <w:rPr>
          <w:spacing w:val="18"/>
        </w:rPr>
        <w:t xml:space="preserve"> </w:t>
      </w:r>
      <w:r>
        <w:rPr>
          <w:spacing w:val="-14"/>
          <w:w w:val="91"/>
        </w:rPr>
        <w:t>v</w:t>
      </w:r>
      <w:r>
        <w:rPr>
          <w:spacing w:val="-1"/>
          <w:w w:val="97"/>
        </w:rPr>
        <w:t>a</w:t>
      </w:r>
      <w:r>
        <w:rPr>
          <w:w w:val="90"/>
        </w:rPr>
        <w:t>lue</w:t>
      </w:r>
      <w:r>
        <w:rPr>
          <w:spacing w:val="18"/>
        </w:rPr>
        <w:t xml:space="preserve"> </w:t>
      </w:r>
      <w:r>
        <w:rPr>
          <w:spacing w:val="-1"/>
          <w:w w:val="89"/>
        </w:rPr>
        <w:t>o</w:t>
      </w:r>
      <w:r>
        <w:rPr>
          <w:w w:val="89"/>
        </w:rPr>
        <w:t>f</w:t>
      </w:r>
      <w:r>
        <w:rPr>
          <w:spacing w:val="18"/>
        </w:rPr>
        <w:t xml:space="preserve"> </w:t>
      </w:r>
      <w:r>
        <w:rPr>
          <w:rFonts w:ascii="Bookman Old Style" w:hAnsi="Bookman Old Style"/>
          <w:i/>
          <w:spacing w:val="-1"/>
          <w:w w:val="109"/>
        </w:rPr>
        <w:t>D</w:t>
      </w:r>
      <w:r>
        <w:rPr>
          <w:w w:val="120"/>
          <w:vertAlign w:val="subscript"/>
        </w:rPr>
        <w:t>2</w:t>
      </w:r>
      <w:r>
        <w:rPr>
          <w:spacing w:val="28"/>
        </w:rPr>
        <w:t xml:space="preserve"> </w:t>
      </w:r>
      <w:r>
        <w:rPr>
          <w:spacing w:val="-7"/>
          <w:w w:val="84"/>
        </w:rPr>
        <w:t>w</w:t>
      </w:r>
      <w:r>
        <w:rPr>
          <w:spacing w:val="-1"/>
          <w:w w:val="97"/>
        </w:rPr>
        <w:t>a</w:t>
      </w:r>
      <w:r>
        <w:rPr>
          <w:w w:val="90"/>
        </w:rPr>
        <w:t>s</w:t>
      </w:r>
      <w:r>
        <w:rPr>
          <w:spacing w:val="18"/>
        </w:rPr>
        <w:t xml:space="preserve"> </w:t>
      </w:r>
      <w:r>
        <w:rPr>
          <w:spacing w:val="6"/>
          <w:w w:val="97"/>
        </w:rPr>
        <w:t>b</w:t>
      </w:r>
      <w:r>
        <w:rPr>
          <w:w w:val="90"/>
        </w:rPr>
        <w:t>el</w:t>
      </w:r>
      <w:r>
        <w:rPr>
          <w:spacing w:val="-7"/>
          <w:w w:val="90"/>
        </w:rPr>
        <w:t>o</w:t>
      </w:r>
      <w:r>
        <w:rPr>
          <w:w w:val="84"/>
        </w:rPr>
        <w:t>w</w:t>
      </w:r>
      <w:r>
        <w:rPr>
          <w:spacing w:val="18"/>
        </w:rPr>
        <w:t xml:space="preserve"> </w:t>
      </w:r>
      <w:r>
        <w:rPr>
          <w:spacing w:val="-1"/>
          <w:w w:val="116"/>
        </w:rPr>
        <w:t>t</w:t>
      </w:r>
      <w:r>
        <w:rPr>
          <w:w w:val="95"/>
        </w:rPr>
        <w:t>h</w:t>
      </w:r>
      <w:r>
        <w:rPr>
          <w:spacing w:val="-1"/>
          <w:w w:val="95"/>
        </w:rPr>
        <w:t>a</w:t>
      </w:r>
      <w:r>
        <w:rPr>
          <w:w w:val="116"/>
        </w:rPr>
        <w:t>t</w:t>
      </w:r>
      <w:r>
        <w:rPr>
          <w:spacing w:val="18"/>
        </w:rPr>
        <w:t xml:space="preserve"> </w:t>
      </w:r>
      <w:r>
        <w:rPr>
          <w:spacing w:val="-1"/>
          <w:w w:val="89"/>
        </w:rPr>
        <w:t>o</w:t>
      </w:r>
      <w:r>
        <w:rPr>
          <w:w w:val="89"/>
        </w:rPr>
        <w:t>f</w:t>
      </w:r>
      <w:r>
        <w:rPr>
          <w:spacing w:val="18"/>
        </w:rPr>
        <w:t xml:space="preserve"> </w:t>
      </w:r>
      <w:r>
        <w:rPr>
          <w:spacing w:val="-1"/>
          <w:w w:val="116"/>
        </w:rPr>
        <w:t>t</w:t>
      </w:r>
      <w:r>
        <w:rPr>
          <w:w w:val="91"/>
        </w:rPr>
        <w:t>he</w:t>
      </w:r>
      <w:r>
        <w:rPr>
          <w:spacing w:val="18"/>
        </w:rPr>
        <w:t xml:space="preserve"> </w:t>
      </w:r>
      <w:r>
        <w:rPr>
          <w:spacing w:val="-7"/>
          <w:w w:val="96"/>
        </w:rPr>
        <w:t>O</w:t>
      </w:r>
      <w:r>
        <w:rPr>
          <w:w w:val="94"/>
        </w:rPr>
        <w:t>A</w:t>
      </w:r>
      <w:r>
        <w:rPr>
          <w:spacing w:val="18"/>
        </w:rPr>
        <w:t xml:space="preserve"> </w:t>
      </w:r>
      <w:r>
        <w:rPr>
          <w:w w:val="97"/>
        </w:rPr>
        <w:t>c</w:t>
      </w:r>
      <w:r>
        <w:rPr>
          <w:spacing w:val="-1"/>
          <w:w w:val="89"/>
        </w:rPr>
        <w:t>o</w:t>
      </w:r>
      <w:r>
        <w:rPr>
          <w:w w:val="91"/>
        </w:rPr>
        <w:t>ll</w:t>
      </w:r>
      <w:r>
        <w:rPr>
          <w:spacing w:val="-1"/>
          <w:w w:val="91"/>
        </w:rPr>
        <w:t>e</w:t>
      </w:r>
      <w:r>
        <w:rPr>
          <w:w w:val="97"/>
        </w:rPr>
        <w:t>c</w:t>
      </w:r>
      <w:r>
        <w:rPr>
          <w:spacing w:val="-1"/>
          <w:w w:val="116"/>
        </w:rPr>
        <w:t>t</w:t>
      </w:r>
      <w:r>
        <w:rPr>
          <w:w w:val="90"/>
        </w:rPr>
        <w:t>i</w:t>
      </w:r>
      <w:r>
        <w:rPr>
          <w:spacing w:val="-1"/>
          <w:w w:val="90"/>
        </w:rPr>
        <w:t>o</w:t>
      </w:r>
      <w:r>
        <w:rPr>
          <w:w w:val="97"/>
        </w:rPr>
        <w:t>n.</w:t>
      </w:r>
      <w:r>
        <w:t xml:space="preserve"> </w:t>
      </w:r>
      <w:r>
        <w:rPr>
          <w:spacing w:val="-16"/>
        </w:rPr>
        <w:t xml:space="preserve"> </w:t>
      </w:r>
      <w:r>
        <w:rPr>
          <w:w w:val="94"/>
        </w:rPr>
        <w:t>A</w:t>
      </w:r>
      <w:r>
        <w:rPr>
          <w:spacing w:val="17"/>
        </w:rPr>
        <w:t xml:space="preserve"> </w:t>
      </w:r>
      <w:r>
        <w:rPr>
          <w:rFonts w:ascii="Bookman Old Style" w:hAnsi="Bookman Old Style"/>
          <w:i/>
          <w:spacing w:val="-99"/>
          <w:w w:val="104"/>
        </w:rPr>
        <w:t>P</w:t>
      </w:r>
      <w:r>
        <w:rPr>
          <w:rFonts w:ascii="Tahoma" w:hAnsi="Tahoma"/>
          <w:w w:val="89"/>
          <w:position w:val="6"/>
        </w:rPr>
        <w:t>ˆ</w:t>
      </w:r>
      <w:r>
        <w:rPr>
          <w:rFonts w:ascii="Tahoma" w:hAnsi="Tahoma"/>
          <w:spacing w:val="16"/>
          <w:position w:val="6"/>
        </w:rPr>
        <w:t xml:space="preserve"> </w:t>
      </w:r>
      <w:r>
        <w:rPr>
          <w:w w:val="151"/>
        </w:rPr>
        <w:t>&gt;</w:t>
      </w:r>
      <w:r>
        <w:rPr>
          <w:spacing w:val="17"/>
        </w:rPr>
        <w:t xml:space="preserve"> </w:t>
      </w:r>
      <w:r>
        <w:rPr>
          <w:spacing w:val="-1"/>
          <w:w w:val="97"/>
        </w:rPr>
        <w:t>0</w:t>
      </w:r>
      <w:r>
        <w:rPr>
          <w:w w:val="101"/>
        </w:rPr>
        <w:t>.</w:t>
      </w:r>
      <w:r>
        <w:rPr>
          <w:spacing w:val="-1"/>
          <w:w w:val="101"/>
        </w:rPr>
        <w:t>9</w:t>
      </w:r>
      <w:r>
        <w:rPr>
          <w:spacing w:val="-1"/>
          <w:w w:val="97"/>
        </w:rPr>
        <w:t>7</w:t>
      </w:r>
      <w:r>
        <w:rPr>
          <w:w w:val="97"/>
        </w:rPr>
        <w:t>5</w:t>
      </w:r>
      <w:r>
        <w:rPr>
          <w:spacing w:val="18"/>
        </w:rPr>
        <w:t xml:space="preserve"> </w:t>
      </w:r>
      <w:r>
        <w:rPr>
          <w:w w:val="92"/>
        </w:rPr>
        <w:t>indic</w:t>
      </w:r>
      <w:r>
        <w:rPr>
          <w:spacing w:val="-1"/>
          <w:w w:val="97"/>
        </w:rPr>
        <w:t>a</w:t>
      </w:r>
      <w:r>
        <w:rPr>
          <w:spacing w:val="-1"/>
          <w:w w:val="116"/>
        </w:rPr>
        <w:t>t</w:t>
      </w:r>
      <w:r>
        <w:rPr>
          <w:w w:val="90"/>
        </w:rPr>
        <w:t>es</w:t>
      </w:r>
    </w:p>
    <w:p w14:paraId="49B98BA0" w14:textId="77777777" w:rsidR="00BB4C49" w:rsidRDefault="00DC0BFC">
      <w:pPr>
        <w:pStyle w:val="BodyText"/>
        <w:spacing w:before="154"/>
        <w:ind w:left="110"/>
      </w:pPr>
      <w:proofErr w:type="gramStart"/>
      <w:r>
        <w:rPr>
          <w:rFonts w:ascii="Trebuchet MS"/>
          <w:sz w:val="12"/>
        </w:rPr>
        <w:t>176</w:t>
      </w:r>
      <w:proofErr w:type="gramEnd"/>
      <w:r>
        <w:rPr>
          <w:rFonts w:ascii="Trebuchet MS"/>
          <w:sz w:val="12"/>
        </w:rPr>
        <w:t xml:space="preserve">    </w:t>
      </w:r>
      <w:r>
        <w:rPr>
          <w:rFonts w:ascii="Trebuchet MS"/>
          <w:spacing w:val="19"/>
          <w:sz w:val="12"/>
        </w:rPr>
        <w:t xml:space="preserve"> </w:t>
      </w:r>
      <w:r>
        <w:rPr>
          <w:spacing w:val="-1"/>
        </w:rPr>
        <w:t>the</w:t>
      </w:r>
      <w:r>
        <w:rPr>
          <w:spacing w:val="-8"/>
        </w:rPr>
        <w:t xml:space="preserve"> </w:t>
      </w:r>
      <w:r>
        <w:rPr>
          <w:spacing w:val="-1"/>
        </w:rPr>
        <w:t>Diversity</w:t>
      </w:r>
      <w:r>
        <w:rPr>
          <w:spacing w:val="-10"/>
        </w:rPr>
        <w:t xml:space="preserve"> </w:t>
      </w:r>
      <w:r>
        <w:rPr>
          <w:spacing w:val="-1"/>
        </w:rPr>
        <w:t>of</w:t>
      </w:r>
      <w:r>
        <w:rPr>
          <w:spacing w:val="-8"/>
        </w:rPr>
        <w:t xml:space="preserve"> </w:t>
      </w:r>
      <w:r>
        <w:rPr>
          <w:spacing w:val="-1"/>
        </w:rPr>
        <w:t>the</w:t>
      </w:r>
      <w:r>
        <w:rPr>
          <w:spacing w:val="-9"/>
        </w:rPr>
        <w:t xml:space="preserve"> </w:t>
      </w:r>
      <w:r>
        <w:rPr>
          <w:spacing w:val="-1"/>
        </w:rPr>
        <w:t>OA</w:t>
      </w:r>
      <w:r>
        <w:rPr>
          <w:spacing w:val="-9"/>
        </w:rPr>
        <w:t xml:space="preserve"> </w:t>
      </w:r>
      <w:r>
        <w:rPr>
          <w:spacing w:val="-1"/>
        </w:rPr>
        <w:t>collection</w:t>
      </w:r>
      <w:r>
        <w:rPr>
          <w:spacing w:val="-10"/>
        </w:rPr>
        <w:t xml:space="preserve"> </w:t>
      </w:r>
      <w:r>
        <w:t>is</w:t>
      </w:r>
      <w:r>
        <w:rPr>
          <w:spacing w:val="-8"/>
        </w:rPr>
        <w:t xml:space="preserve"> </w:t>
      </w:r>
      <w:r>
        <w:t>significantly</w:t>
      </w:r>
      <w:r>
        <w:rPr>
          <w:spacing w:val="-9"/>
        </w:rPr>
        <w:t xml:space="preserve"> </w:t>
      </w:r>
      <w:r>
        <w:t>greater</w:t>
      </w:r>
      <w:r>
        <w:rPr>
          <w:spacing w:val="-9"/>
        </w:rPr>
        <w:t xml:space="preserve"> </w:t>
      </w:r>
      <w:r>
        <w:t>than</w:t>
      </w:r>
      <w:r>
        <w:rPr>
          <w:spacing w:val="-10"/>
        </w:rPr>
        <w:t xml:space="preserve"> </w:t>
      </w:r>
      <w:r>
        <w:t>that</w:t>
      </w:r>
      <w:r>
        <w:rPr>
          <w:spacing w:val="-8"/>
        </w:rPr>
        <w:t xml:space="preserve"> </w:t>
      </w:r>
      <w:r>
        <w:t>of</w:t>
      </w:r>
      <w:r>
        <w:rPr>
          <w:spacing w:val="-9"/>
        </w:rPr>
        <w:t xml:space="preserve"> </w:t>
      </w:r>
      <w:r>
        <w:t>the</w:t>
      </w:r>
      <w:r>
        <w:rPr>
          <w:spacing w:val="-9"/>
        </w:rPr>
        <w:t xml:space="preserve"> </w:t>
      </w:r>
      <w:r>
        <w:t>PW</w:t>
      </w:r>
      <w:r>
        <w:rPr>
          <w:spacing w:val="-8"/>
        </w:rPr>
        <w:t xml:space="preserve"> </w:t>
      </w:r>
      <w:r>
        <w:t>samples;</w:t>
      </w:r>
      <w:r>
        <w:rPr>
          <w:spacing w:val="-10"/>
        </w:rPr>
        <w:t xml:space="preserve"> </w:t>
      </w:r>
      <w:r>
        <w:t>OA</w:t>
      </w:r>
    </w:p>
    <w:p w14:paraId="6E2E665E" w14:textId="77777777" w:rsidR="00BB4C49" w:rsidRDefault="00DC0BFC">
      <w:pPr>
        <w:pStyle w:val="BodyText"/>
        <w:spacing w:before="106"/>
        <w:ind w:left="110"/>
      </w:pPr>
      <w:r>
        <w:rPr>
          <w:rFonts w:ascii="Trebuchet MS" w:hAnsi="Trebuchet MS"/>
          <w:sz w:val="12"/>
        </w:rPr>
        <w:t xml:space="preserve">177     </w:t>
      </w:r>
      <w:r>
        <w:rPr>
          <w:rFonts w:ascii="Trebuchet MS" w:hAnsi="Trebuchet MS"/>
          <w:spacing w:val="-18"/>
          <w:sz w:val="12"/>
        </w:rPr>
        <w:t xml:space="preserve"> </w:t>
      </w:r>
      <w:r>
        <w:rPr>
          <w:spacing w:val="-1"/>
          <w:w w:val="96"/>
        </w:rPr>
        <w:t>D</w:t>
      </w:r>
      <w:r>
        <w:rPr>
          <w:w w:val="91"/>
        </w:rPr>
        <w:t>i</w:t>
      </w:r>
      <w:r>
        <w:rPr>
          <w:spacing w:val="-7"/>
          <w:w w:val="91"/>
        </w:rPr>
        <w:t>v</w:t>
      </w:r>
      <w:r>
        <w:rPr>
          <w:w w:val="90"/>
        </w:rPr>
        <w:t>e</w:t>
      </w:r>
      <w:r>
        <w:rPr>
          <w:spacing w:val="-1"/>
          <w:w w:val="96"/>
        </w:rPr>
        <w:t>r</w:t>
      </w:r>
      <w:r>
        <w:rPr>
          <w:w w:val="90"/>
        </w:rPr>
        <w:t>s</w:t>
      </w:r>
      <w:r>
        <w:rPr>
          <w:w w:val="105"/>
        </w:rPr>
        <w:t>i</w:t>
      </w:r>
      <w:r>
        <w:rPr>
          <w:spacing w:val="-7"/>
          <w:w w:val="105"/>
        </w:rPr>
        <w:t>t</w:t>
      </w:r>
      <w:r>
        <w:rPr>
          <w:w w:val="92"/>
        </w:rPr>
        <w:t>y</w:t>
      </w:r>
      <w:r>
        <w:rPr>
          <w:spacing w:val="17"/>
        </w:rPr>
        <w:t xml:space="preserve"> </w:t>
      </w:r>
      <w:r>
        <w:rPr>
          <w:w w:val="91"/>
        </w:rPr>
        <w:t>is</w:t>
      </w:r>
      <w:r>
        <w:rPr>
          <w:spacing w:val="18"/>
        </w:rPr>
        <w:t xml:space="preserve"> </w:t>
      </w:r>
      <w:r>
        <w:rPr>
          <w:w w:val="90"/>
        </w:rPr>
        <w:t>s</w:t>
      </w:r>
      <w:r>
        <w:rPr>
          <w:w w:val="89"/>
        </w:rPr>
        <w:t>i</w:t>
      </w:r>
      <w:r>
        <w:rPr>
          <w:spacing w:val="-1"/>
          <w:w w:val="89"/>
        </w:rPr>
        <w:t>g</w:t>
      </w:r>
      <w:r>
        <w:rPr>
          <w:w w:val="92"/>
        </w:rPr>
        <w:t>nific</w:t>
      </w:r>
      <w:r>
        <w:rPr>
          <w:spacing w:val="-1"/>
          <w:w w:val="97"/>
        </w:rPr>
        <w:t>a</w:t>
      </w:r>
      <w:r>
        <w:rPr>
          <w:spacing w:val="-7"/>
          <w:w w:val="93"/>
        </w:rPr>
        <w:t>n</w:t>
      </w:r>
      <w:r>
        <w:rPr>
          <w:spacing w:val="-1"/>
          <w:w w:val="116"/>
        </w:rPr>
        <w:t>t</w:t>
      </w:r>
      <w:r>
        <w:rPr>
          <w:w w:val="92"/>
        </w:rPr>
        <w:t>ly</w:t>
      </w:r>
      <w:r>
        <w:rPr>
          <w:spacing w:val="17"/>
        </w:rPr>
        <w:t xml:space="preserve"> </w:t>
      </w:r>
      <w:r>
        <w:rPr>
          <w:w w:val="90"/>
        </w:rPr>
        <w:t>l</w:t>
      </w:r>
      <w:r>
        <w:rPr>
          <w:spacing w:val="-7"/>
          <w:w w:val="90"/>
        </w:rPr>
        <w:t>o</w:t>
      </w:r>
      <w:r>
        <w:rPr>
          <w:spacing w:val="-7"/>
          <w:w w:val="84"/>
        </w:rPr>
        <w:t>w</w:t>
      </w:r>
      <w:r>
        <w:rPr>
          <w:w w:val="90"/>
        </w:rPr>
        <w:t>e</w:t>
      </w:r>
      <w:r>
        <w:rPr>
          <w:w w:val="96"/>
        </w:rPr>
        <w:t>r</w:t>
      </w:r>
      <w:r>
        <w:rPr>
          <w:spacing w:val="17"/>
        </w:rPr>
        <w:t xml:space="preserve"> </w:t>
      </w:r>
      <w:r>
        <w:rPr>
          <w:spacing w:val="-1"/>
          <w:w w:val="116"/>
        </w:rPr>
        <w:t>t</w:t>
      </w:r>
      <w:r>
        <w:rPr>
          <w:w w:val="95"/>
        </w:rPr>
        <w:t>h</w:t>
      </w:r>
      <w:r>
        <w:rPr>
          <w:spacing w:val="-1"/>
          <w:w w:val="95"/>
        </w:rPr>
        <w:t>a</w:t>
      </w:r>
      <w:r>
        <w:rPr>
          <w:w w:val="93"/>
        </w:rPr>
        <w:t>n</w:t>
      </w:r>
      <w:r>
        <w:rPr>
          <w:spacing w:val="18"/>
        </w:rPr>
        <w:t xml:space="preserve"> </w:t>
      </w:r>
      <w:r>
        <w:rPr>
          <w:spacing w:val="-1"/>
          <w:w w:val="116"/>
        </w:rPr>
        <w:t>t</w:t>
      </w:r>
      <w:r>
        <w:rPr>
          <w:w w:val="95"/>
        </w:rPr>
        <w:t>h</w:t>
      </w:r>
      <w:r>
        <w:rPr>
          <w:spacing w:val="-1"/>
          <w:w w:val="95"/>
        </w:rPr>
        <w:t>a</w:t>
      </w:r>
      <w:r>
        <w:rPr>
          <w:w w:val="116"/>
        </w:rPr>
        <w:t>t</w:t>
      </w:r>
      <w:r>
        <w:rPr>
          <w:spacing w:val="17"/>
        </w:rPr>
        <w:t xml:space="preserve"> </w:t>
      </w:r>
      <w:r>
        <w:rPr>
          <w:spacing w:val="-1"/>
          <w:w w:val="89"/>
        </w:rPr>
        <w:t>o</w:t>
      </w:r>
      <w:r>
        <w:rPr>
          <w:w w:val="89"/>
        </w:rPr>
        <w:t>f</w:t>
      </w:r>
      <w:r>
        <w:rPr>
          <w:spacing w:val="18"/>
        </w:rPr>
        <w:t xml:space="preserve"> </w:t>
      </w:r>
      <w:r>
        <w:rPr>
          <w:w w:val="109"/>
        </w:rPr>
        <w:t>P</w:t>
      </w:r>
      <w:r>
        <w:t>W</w:t>
      </w:r>
      <w:r>
        <w:rPr>
          <w:spacing w:val="18"/>
        </w:rPr>
        <w:t xml:space="preserve"> </w:t>
      </w:r>
      <w:r>
        <w:rPr>
          <w:w w:val="90"/>
        </w:rPr>
        <w:t>s</w:t>
      </w:r>
      <w:r>
        <w:rPr>
          <w:spacing w:val="-1"/>
          <w:w w:val="97"/>
        </w:rPr>
        <w:t>a</w:t>
      </w:r>
      <w:r>
        <w:rPr>
          <w:w w:val="91"/>
        </w:rPr>
        <w:t>mple</w:t>
      </w:r>
      <w:r>
        <w:rPr>
          <w:w w:val="90"/>
        </w:rPr>
        <w:t>s</w:t>
      </w:r>
      <w:r>
        <w:rPr>
          <w:spacing w:val="18"/>
        </w:rPr>
        <w:t xml:space="preserve"> </w:t>
      </w:r>
      <w:r>
        <w:rPr>
          <w:w w:val="84"/>
        </w:rPr>
        <w:t>w</w:t>
      </w:r>
      <w:r>
        <w:rPr>
          <w:w w:val="91"/>
        </w:rPr>
        <w:t>he</w:t>
      </w:r>
      <w:r>
        <w:rPr>
          <w:w w:val="93"/>
        </w:rPr>
        <w:t>n</w:t>
      </w:r>
      <w:r>
        <w:rPr>
          <w:spacing w:val="18"/>
        </w:rPr>
        <w:t xml:space="preserve"> </w:t>
      </w:r>
      <w:r>
        <w:rPr>
          <w:rFonts w:ascii="Bookman Old Style" w:hAnsi="Bookman Old Style"/>
          <w:i/>
          <w:spacing w:val="-99"/>
          <w:w w:val="104"/>
        </w:rPr>
        <w:t>P</w:t>
      </w:r>
      <w:r>
        <w:rPr>
          <w:rFonts w:ascii="Tahoma" w:hAnsi="Tahoma"/>
          <w:w w:val="89"/>
          <w:position w:val="6"/>
        </w:rPr>
        <w:t>ˆ</w:t>
      </w:r>
      <w:r>
        <w:rPr>
          <w:rFonts w:ascii="Tahoma" w:hAnsi="Tahoma"/>
          <w:spacing w:val="16"/>
          <w:position w:val="6"/>
        </w:rPr>
        <w:t xml:space="preserve"> </w:t>
      </w:r>
      <w:r>
        <w:rPr>
          <w:w w:val="151"/>
        </w:rPr>
        <w:t>&lt;</w:t>
      </w:r>
      <w:r>
        <w:rPr>
          <w:spacing w:val="17"/>
        </w:rPr>
        <w:t xml:space="preserve"> </w:t>
      </w:r>
      <w:r>
        <w:rPr>
          <w:spacing w:val="-1"/>
          <w:w w:val="97"/>
        </w:rPr>
        <w:t>0</w:t>
      </w:r>
      <w:r>
        <w:rPr>
          <w:w w:val="101"/>
        </w:rPr>
        <w:t>.</w:t>
      </w:r>
      <w:r>
        <w:rPr>
          <w:spacing w:val="-1"/>
          <w:w w:val="101"/>
        </w:rPr>
        <w:t>0</w:t>
      </w:r>
      <w:r>
        <w:rPr>
          <w:spacing w:val="-1"/>
          <w:w w:val="97"/>
        </w:rPr>
        <w:t>25</w:t>
      </w:r>
      <w:r>
        <w:rPr>
          <w:w w:val="108"/>
        </w:rPr>
        <w:t>.</w:t>
      </w:r>
      <w:r>
        <w:t xml:space="preserve"> </w:t>
      </w:r>
      <w:r>
        <w:rPr>
          <w:spacing w:val="-16"/>
        </w:rPr>
        <w:t xml:space="preserve"> </w:t>
      </w:r>
      <w:r>
        <w:rPr>
          <w:w w:val="114"/>
        </w:rPr>
        <w:t>T</w:t>
      </w:r>
      <w:r>
        <w:rPr>
          <w:w w:val="91"/>
        </w:rPr>
        <w:t>he</w:t>
      </w:r>
      <w:r>
        <w:rPr>
          <w:spacing w:val="18"/>
        </w:rPr>
        <w:t xml:space="preserve"> </w:t>
      </w:r>
      <w:r>
        <w:rPr>
          <w:w w:val="90"/>
        </w:rPr>
        <w:t>s</w:t>
      </w:r>
      <w:r>
        <w:rPr>
          <w:spacing w:val="-1"/>
          <w:w w:val="97"/>
        </w:rPr>
        <w:t>a</w:t>
      </w:r>
      <w:r>
        <w:rPr>
          <w:w w:val="91"/>
        </w:rPr>
        <w:t>me</w:t>
      </w:r>
    </w:p>
    <w:p w14:paraId="051A1DE9" w14:textId="77777777" w:rsidR="00BB4C49" w:rsidRDefault="00BB4C49">
      <w:pPr>
        <w:sectPr w:rsidR="00BB4C49">
          <w:type w:val="continuous"/>
          <w:pgSz w:w="12240" w:h="15840"/>
          <w:pgMar w:top="1320" w:right="1240" w:bottom="280" w:left="940" w:header="720" w:footer="720" w:gutter="0"/>
          <w:cols w:space="720"/>
        </w:sectPr>
      </w:pPr>
    </w:p>
    <w:p w14:paraId="55FA2D90" w14:textId="4F4A9935" w:rsidR="00BB4C49" w:rsidRDefault="00DC0BFC">
      <w:pPr>
        <w:pStyle w:val="BodyText"/>
        <w:spacing w:before="171"/>
        <w:ind w:left="110"/>
      </w:pPr>
      <w:proofErr w:type="gramStart"/>
      <w:r>
        <w:rPr>
          <w:rFonts w:ascii="Trebuchet MS"/>
          <w:sz w:val="12"/>
        </w:rPr>
        <w:lastRenderedPageBreak/>
        <w:t>178</w:t>
      </w:r>
      <w:proofErr w:type="gramEnd"/>
      <w:r>
        <w:rPr>
          <w:rFonts w:ascii="Trebuchet MS"/>
          <w:sz w:val="12"/>
        </w:rPr>
        <w:t xml:space="preserve">    </w:t>
      </w:r>
      <w:r>
        <w:rPr>
          <w:rFonts w:ascii="Trebuchet MS"/>
          <w:spacing w:val="19"/>
          <w:sz w:val="12"/>
        </w:rPr>
        <w:t xml:space="preserve"> </w:t>
      </w:r>
      <w:r>
        <w:rPr>
          <w:w w:val="95"/>
        </w:rPr>
        <w:t>procedure</w:t>
      </w:r>
      <w:r>
        <w:rPr>
          <w:spacing w:val="8"/>
          <w:w w:val="95"/>
        </w:rPr>
        <w:t xml:space="preserve"> </w:t>
      </w:r>
      <w:r>
        <w:rPr>
          <w:w w:val="95"/>
        </w:rPr>
        <w:t>was</w:t>
      </w:r>
      <w:r>
        <w:rPr>
          <w:spacing w:val="8"/>
          <w:w w:val="95"/>
        </w:rPr>
        <w:t xml:space="preserve"> </w:t>
      </w:r>
      <w:r>
        <w:rPr>
          <w:w w:val="95"/>
        </w:rPr>
        <w:t>used</w:t>
      </w:r>
      <w:r>
        <w:rPr>
          <w:spacing w:val="7"/>
          <w:w w:val="95"/>
        </w:rPr>
        <w:t xml:space="preserve"> </w:t>
      </w:r>
      <w:r>
        <w:rPr>
          <w:w w:val="95"/>
        </w:rPr>
        <w:t>to</w:t>
      </w:r>
      <w:r>
        <w:rPr>
          <w:spacing w:val="7"/>
          <w:w w:val="95"/>
        </w:rPr>
        <w:t xml:space="preserve"> </w:t>
      </w:r>
      <w:r>
        <w:rPr>
          <w:w w:val="95"/>
        </w:rPr>
        <w:t>compare</w:t>
      </w:r>
      <w:r>
        <w:rPr>
          <w:spacing w:val="8"/>
          <w:w w:val="95"/>
        </w:rPr>
        <w:t xml:space="preserve"> </w:t>
      </w:r>
      <w:r>
        <w:rPr>
          <w:w w:val="95"/>
        </w:rPr>
        <w:t>the</w:t>
      </w:r>
      <w:r>
        <w:rPr>
          <w:spacing w:val="8"/>
          <w:w w:val="95"/>
        </w:rPr>
        <w:t xml:space="preserve"> </w:t>
      </w:r>
      <w:r>
        <w:rPr>
          <w:w w:val="95"/>
        </w:rPr>
        <w:t>proportion</w:t>
      </w:r>
      <w:r>
        <w:rPr>
          <w:spacing w:val="7"/>
          <w:w w:val="95"/>
        </w:rPr>
        <w:t xml:space="preserve"> </w:t>
      </w:r>
      <w:r>
        <w:rPr>
          <w:w w:val="95"/>
        </w:rPr>
        <w:t>of</w:t>
      </w:r>
      <w:r>
        <w:rPr>
          <w:spacing w:val="8"/>
          <w:w w:val="95"/>
        </w:rPr>
        <w:t xml:space="preserve"> </w:t>
      </w:r>
      <w:r>
        <w:rPr>
          <w:w w:val="95"/>
        </w:rPr>
        <w:t>P</w:t>
      </w:r>
      <w:ins w:id="218" w:author="Smith,Audrey Culver" w:date="2021-02-22T14:49:00Z">
        <w:r w:rsidR="00903D87">
          <w:rPr>
            <w:w w:val="95"/>
          </w:rPr>
          <w:t>W</w:t>
        </w:r>
      </w:ins>
      <w:del w:id="219" w:author="Smith,Audrey Culver" w:date="2021-02-22T14:49:00Z">
        <w:r w:rsidDel="00903D87">
          <w:rPr>
            <w:w w:val="95"/>
          </w:rPr>
          <w:delText>aywalled</w:delText>
        </w:r>
      </w:del>
      <w:r>
        <w:rPr>
          <w:spacing w:val="7"/>
          <w:w w:val="95"/>
        </w:rPr>
        <w:t xml:space="preserve"> </w:t>
      </w:r>
      <w:r>
        <w:rPr>
          <w:w w:val="95"/>
        </w:rPr>
        <w:t>and</w:t>
      </w:r>
      <w:r>
        <w:rPr>
          <w:spacing w:val="8"/>
          <w:w w:val="95"/>
        </w:rPr>
        <w:t xml:space="preserve"> </w:t>
      </w:r>
      <w:r>
        <w:rPr>
          <w:w w:val="95"/>
        </w:rPr>
        <w:t>OA</w:t>
      </w:r>
      <w:r>
        <w:rPr>
          <w:spacing w:val="8"/>
          <w:w w:val="95"/>
        </w:rPr>
        <w:t xml:space="preserve"> </w:t>
      </w:r>
      <w:r>
        <w:rPr>
          <w:w w:val="95"/>
        </w:rPr>
        <w:t>articles</w:t>
      </w:r>
      <w:r>
        <w:rPr>
          <w:spacing w:val="8"/>
          <w:w w:val="95"/>
        </w:rPr>
        <w:t xml:space="preserve"> </w:t>
      </w:r>
      <w:r>
        <w:rPr>
          <w:w w:val="95"/>
        </w:rPr>
        <w:t>written</w:t>
      </w:r>
      <w:r>
        <w:rPr>
          <w:spacing w:val="7"/>
          <w:w w:val="95"/>
        </w:rPr>
        <w:t xml:space="preserve"> </w:t>
      </w:r>
      <w:r>
        <w:rPr>
          <w:w w:val="95"/>
        </w:rPr>
        <w:t>by</w:t>
      </w:r>
    </w:p>
    <w:p w14:paraId="79B2D6CF" w14:textId="77777777" w:rsidR="00BB4C49" w:rsidRDefault="00DC0BFC">
      <w:pPr>
        <w:pStyle w:val="BodyText"/>
        <w:spacing w:before="154"/>
        <w:ind w:left="110"/>
      </w:pPr>
      <w:r>
        <w:rPr>
          <w:rFonts w:ascii="Trebuchet MS"/>
          <w:sz w:val="12"/>
        </w:rPr>
        <w:t xml:space="preserve">179    </w:t>
      </w:r>
      <w:r>
        <w:rPr>
          <w:rFonts w:ascii="Trebuchet MS"/>
          <w:spacing w:val="19"/>
          <w:sz w:val="12"/>
        </w:rPr>
        <w:t xml:space="preserve"> </w:t>
      </w:r>
      <w:r>
        <w:rPr>
          <w:w w:val="95"/>
        </w:rPr>
        <w:t>authors</w:t>
      </w:r>
      <w:r>
        <w:rPr>
          <w:spacing w:val="7"/>
          <w:w w:val="95"/>
        </w:rPr>
        <w:t xml:space="preserve"> </w:t>
      </w:r>
      <w:r>
        <w:rPr>
          <w:w w:val="95"/>
        </w:rPr>
        <w:t>in</w:t>
      </w:r>
      <w:r>
        <w:rPr>
          <w:spacing w:val="7"/>
          <w:w w:val="95"/>
        </w:rPr>
        <w:t xml:space="preserve"> </w:t>
      </w:r>
      <w:r>
        <w:rPr>
          <w:w w:val="95"/>
        </w:rPr>
        <w:t>di</w:t>
      </w:r>
      <w:r>
        <w:rPr>
          <w:rFonts w:ascii="Arial"/>
          <w:w w:val="95"/>
        </w:rPr>
        <w:t>ff</w:t>
      </w:r>
      <w:r>
        <w:rPr>
          <w:w w:val="95"/>
        </w:rPr>
        <w:t>erent</w:t>
      </w:r>
      <w:r>
        <w:rPr>
          <w:spacing w:val="7"/>
          <w:w w:val="95"/>
        </w:rPr>
        <w:t xml:space="preserve"> </w:t>
      </w:r>
      <w:r>
        <w:rPr>
          <w:w w:val="95"/>
        </w:rPr>
        <w:t>global</w:t>
      </w:r>
      <w:r>
        <w:rPr>
          <w:spacing w:val="6"/>
          <w:w w:val="95"/>
        </w:rPr>
        <w:t xml:space="preserve"> </w:t>
      </w:r>
      <w:r>
        <w:rPr>
          <w:w w:val="95"/>
        </w:rPr>
        <w:t>regions</w:t>
      </w:r>
      <w:r>
        <w:rPr>
          <w:spacing w:val="7"/>
          <w:w w:val="95"/>
        </w:rPr>
        <w:t xml:space="preserve"> </w:t>
      </w:r>
      <w:r>
        <w:rPr>
          <w:w w:val="95"/>
        </w:rPr>
        <w:t>and</w:t>
      </w:r>
      <w:r>
        <w:rPr>
          <w:spacing w:val="7"/>
          <w:w w:val="95"/>
        </w:rPr>
        <w:t xml:space="preserve"> </w:t>
      </w:r>
      <w:r>
        <w:rPr>
          <w:w w:val="95"/>
        </w:rPr>
        <w:t>national</w:t>
      </w:r>
      <w:r>
        <w:rPr>
          <w:spacing w:val="7"/>
          <w:w w:val="95"/>
        </w:rPr>
        <w:t xml:space="preserve"> </w:t>
      </w:r>
      <w:r>
        <w:rPr>
          <w:w w:val="95"/>
        </w:rPr>
        <w:t>income</w:t>
      </w:r>
      <w:r>
        <w:rPr>
          <w:spacing w:val="7"/>
          <w:w w:val="95"/>
        </w:rPr>
        <w:t xml:space="preserve"> </w:t>
      </w:r>
      <w:r>
        <w:rPr>
          <w:w w:val="95"/>
        </w:rPr>
        <w:t>categories.</w:t>
      </w:r>
      <w:r>
        <w:rPr>
          <w:spacing w:val="28"/>
          <w:w w:val="95"/>
        </w:rPr>
        <w:t xml:space="preserve"> </w:t>
      </w:r>
      <w:r>
        <w:rPr>
          <w:w w:val="95"/>
        </w:rPr>
        <w:t>The</w:t>
      </w:r>
      <w:r>
        <w:rPr>
          <w:spacing w:val="6"/>
          <w:w w:val="95"/>
        </w:rPr>
        <w:t xml:space="preserve"> </w:t>
      </w:r>
      <w:r>
        <w:rPr>
          <w:w w:val="95"/>
        </w:rPr>
        <w:t>analyses</w:t>
      </w:r>
      <w:r>
        <w:rPr>
          <w:spacing w:val="7"/>
          <w:w w:val="95"/>
        </w:rPr>
        <w:t xml:space="preserve"> </w:t>
      </w:r>
      <w:r>
        <w:rPr>
          <w:w w:val="95"/>
        </w:rPr>
        <w:t>above</w:t>
      </w:r>
      <w:r>
        <w:rPr>
          <w:spacing w:val="7"/>
          <w:w w:val="95"/>
        </w:rPr>
        <w:t xml:space="preserve"> </w:t>
      </w:r>
      <w:r>
        <w:rPr>
          <w:w w:val="95"/>
        </w:rPr>
        <w:t>were</w:t>
      </w:r>
    </w:p>
    <w:p w14:paraId="5CE7B9CF" w14:textId="77777777" w:rsidR="00BB4C49" w:rsidRDefault="00DC0BFC">
      <w:pPr>
        <w:pStyle w:val="BodyText"/>
        <w:spacing w:before="154"/>
        <w:ind w:left="110"/>
      </w:pPr>
      <w:r>
        <w:rPr>
          <w:rFonts w:ascii="Trebuchet MS"/>
          <w:sz w:val="12"/>
        </w:rPr>
        <w:t xml:space="preserve">180    </w:t>
      </w:r>
      <w:r>
        <w:rPr>
          <w:rFonts w:ascii="Trebuchet MS"/>
          <w:spacing w:val="19"/>
          <w:sz w:val="12"/>
        </w:rPr>
        <w:t xml:space="preserve"> </w:t>
      </w:r>
      <w:r>
        <w:rPr>
          <w:w w:val="95"/>
        </w:rPr>
        <w:t>conducted</w:t>
      </w:r>
      <w:r>
        <w:rPr>
          <w:spacing w:val="14"/>
          <w:w w:val="95"/>
        </w:rPr>
        <w:t xml:space="preserve"> </w:t>
      </w:r>
      <w:r>
        <w:rPr>
          <w:w w:val="95"/>
        </w:rPr>
        <w:t>for</w:t>
      </w:r>
      <w:r>
        <w:rPr>
          <w:spacing w:val="15"/>
          <w:w w:val="95"/>
        </w:rPr>
        <w:t xml:space="preserve"> </w:t>
      </w:r>
      <w:r>
        <w:rPr>
          <w:w w:val="95"/>
        </w:rPr>
        <w:t>two</w:t>
      </w:r>
      <w:r>
        <w:rPr>
          <w:spacing w:val="14"/>
          <w:w w:val="95"/>
        </w:rPr>
        <w:t xml:space="preserve"> </w:t>
      </w:r>
      <w:r>
        <w:rPr>
          <w:w w:val="95"/>
        </w:rPr>
        <w:t>types</w:t>
      </w:r>
      <w:r>
        <w:rPr>
          <w:spacing w:val="15"/>
          <w:w w:val="95"/>
        </w:rPr>
        <w:t xml:space="preserve"> </w:t>
      </w:r>
      <w:r>
        <w:rPr>
          <w:w w:val="95"/>
        </w:rPr>
        <w:t>of</w:t>
      </w:r>
      <w:r>
        <w:rPr>
          <w:spacing w:val="15"/>
          <w:w w:val="95"/>
        </w:rPr>
        <w:t xml:space="preserve"> </w:t>
      </w:r>
      <w:r>
        <w:rPr>
          <w:w w:val="95"/>
        </w:rPr>
        <w:t>lead</w:t>
      </w:r>
      <w:r>
        <w:rPr>
          <w:spacing w:val="14"/>
          <w:w w:val="95"/>
        </w:rPr>
        <w:t xml:space="preserve"> </w:t>
      </w:r>
      <w:r>
        <w:rPr>
          <w:w w:val="95"/>
        </w:rPr>
        <w:t>authors:</w:t>
      </w:r>
      <w:r>
        <w:rPr>
          <w:spacing w:val="38"/>
          <w:w w:val="95"/>
        </w:rPr>
        <w:t xml:space="preserve"> </w:t>
      </w:r>
      <w:r>
        <w:rPr>
          <w:w w:val="95"/>
        </w:rPr>
        <w:t>(1)</w:t>
      </w:r>
      <w:r>
        <w:rPr>
          <w:spacing w:val="14"/>
          <w:w w:val="95"/>
        </w:rPr>
        <w:t xml:space="preserve"> </w:t>
      </w:r>
      <w:r>
        <w:rPr>
          <w:w w:val="95"/>
        </w:rPr>
        <w:t>the</w:t>
      </w:r>
      <w:r>
        <w:rPr>
          <w:spacing w:val="15"/>
          <w:w w:val="95"/>
        </w:rPr>
        <w:t xml:space="preserve"> </w:t>
      </w:r>
      <w:r>
        <w:rPr>
          <w:w w:val="95"/>
        </w:rPr>
        <w:t>authors</w:t>
      </w:r>
      <w:r>
        <w:rPr>
          <w:spacing w:val="15"/>
          <w:w w:val="95"/>
        </w:rPr>
        <w:t xml:space="preserve"> </w:t>
      </w:r>
      <w:r>
        <w:rPr>
          <w:w w:val="95"/>
        </w:rPr>
        <w:t>of</w:t>
      </w:r>
      <w:r>
        <w:rPr>
          <w:spacing w:val="15"/>
          <w:w w:val="95"/>
        </w:rPr>
        <w:t xml:space="preserve"> </w:t>
      </w:r>
      <w:r>
        <w:rPr>
          <w:w w:val="95"/>
        </w:rPr>
        <w:t>single-authored</w:t>
      </w:r>
      <w:r>
        <w:rPr>
          <w:spacing w:val="14"/>
          <w:w w:val="95"/>
        </w:rPr>
        <w:t xml:space="preserve"> </w:t>
      </w:r>
      <w:r>
        <w:rPr>
          <w:w w:val="95"/>
        </w:rPr>
        <w:t>papers,</w:t>
      </w:r>
      <w:r>
        <w:rPr>
          <w:spacing w:val="15"/>
          <w:w w:val="95"/>
        </w:rPr>
        <w:t xml:space="preserve"> </w:t>
      </w:r>
      <w:r>
        <w:rPr>
          <w:w w:val="95"/>
        </w:rPr>
        <w:t>and</w:t>
      </w:r>
      <w:r>
        <w:rPr>
          <w:spacing w:val="14"/>
          <w:w w:val="95"/>
        </w:rPr>
        <w:t xml:space="preserve"> </w:t>
      </w:r>
      <w:r>
        <w:rPr>
          <w:w w:val="95"/>
        </w:rPr>
        <w:t>(2)</w:t>
      </w:r>
    </w:p>
    <w:p w14:paraId="40D028B8" w14:textId="77777777" w:rsidR="00BB4C49" w:rsidRDefault="00DC0BFC">
      <w:pPr>
        <w:pStyle w:val="BodyText"/>
        <w:spacing w:before="155"/>
        <w:ind w:left="110"/>
      </w:pPr>
      <w:r>
        <w:rPr>
          <w:rFonts w:ascii="Trebuchet MS"/>
          <w:sz w:val="12"/>
        </w:rPr>
        <w:t xml:space="preserve">181    </w:t>
      </w:r>
      <w:r>
        <w:rPr>
          <w:rFonts w:ascii="Trebuchet MS"/>
          <w:spacing w:val="19"/>
          <w:sz w:val="12"/>
        </w:rPr>
        <w:t xml:space="preserve"> </w:t>
      </w:r>
      <w:r>
        <w:rPr>
          <w:w w:val="95"/>
        </w:rPr>
        <w:t>the</w:t>
      </w:r>
      <w:r>
        <w:rPr>
          <w:spacing w:val="9"/>
          <w:w w:val="95"/>
        </w:rPr>
        <w:t xml:space="preserve"> </w:t>
      </w:r>
      <w:r>
        <w:rPr>
          <w:w w:val="95"/>
        </w:rPr>
        <w:t>first</w:t>
      </w:r>
      <w:r>
        <w:rPr>
          <w:spacing w:val="9"/>
          <w:w w:val="95"/>
        </w:rPr>
        <w:t xml:space="preserve"> </w:t>
      </w:r>
      <w:r>
        <w:rPr>
          <w:w w:val="95"/>
        </w:rPr>
        <w:t>authors</w:t>
      </w:r>
      <w:r>
        <w:rPr>
          <w:spacing w:val="9"/>
          <w:w w:val="95"/>
        </w:rPr>
        <w:t xml:space="preserve"> </w:t>
      </w:r>
      <w:r>
        <w:rPr>
          <w:w w:val="95"/>
        </w:rPr>
        <w:t>of</w:t>
      </w:r>
      <w:r>
        <w:rPr>
          <w:spacing w:val="9"/>
          <w:w w:val="95"/>
        </w:rPr>
        <w:t xml:space="preserve"> </w:t>
      </w:r>
      <w:r>
        <w:rPr>
          <w:w w:val="95"/>
        </w:rPr>
        <w:t>co-authored</w:t>
      </w:r>
      <w:r>
        <w:rPr>
          <w:spacing w:val="8"/>
          <w:w w:val="95"/>
        </w:rPr>
        <w:t xml:space="preserve"> </w:t>
      </w:r>
      <w:r>
        <w:rPr>
          <w:w w:val="95"/>
        </w:rPr>
        <w:t>papers.</w:t>
      </w:r>
      <w:r>
        <w:rPr>
          <w:spacing w:val="31"/>
          <w:w w:val="95"/>
        </w:rPr>
        <w:t xml:space="preserve"> </w:t>
      </w:r>
      <w:r>
        <w:rPr>
          <w:w w:val="95"/>
        </w:rPr>
        <w:t>We</w:t>
      </w:r>
      <w:r>
        <w:rPr>
          <w:spacing w:val="9"/>
          <w:w w:val="95"/>
        </w:rPr>
        <w:t xml:space="preserve"> </w:t>
      </w:r>
      <w:r>
        <w:rPr>
          <w:w w:val="95"/>
        </w:rPr>
        <w:t>analyzed</w:t>
      </w:r>
      <w:r>
        <w:rPr>
          <w:spacing w:val="9"/>
          <w:w w:val="95"/>
        </w:rPr>
        <w:t xml:space="preserve"> </w:t>
      </w:r>
      <w:r>
        <w:rPr>
          <w:w w:val="95"/>
        </w:rPr>
        <w:t>single-</w:t>
      </w:r>
      <w:r>
        <w:rPr>
          <w:spacing w:val="8"/>
          <w:w w:val="95"/>
        </w:rPr>
        <w:t xml:space="preserve"> </w:t>
      </w:r>
      <w:r>
        <w:rPr>
          <w:w w:val="95"/>
        </w:rPr>
        <w:t>and</w:t>
      </w:r>
      <w:r>
        <w:rPr>
          <w:spacing w:val="9"/>
          <w:w w:val="95"/>
        </w:rPr>
        <w:t xml:space="preserve"> </w:t>
      </w:r>
      <w:r>
        <w:rPr>
          <w:w w:val="95"/>
        </w:rPr>
        <w:t>co-authored</w:t>
      </w:r>
      <w:r>
        <w:rPr>
          <w:spacing w:val="9"/>
          <w:w w:val="95"/>
        </w:rPr>
        <w:t xml:space="preserve"> </w:t>
      </w:r>
      <w:r>
        <w:rPr>
          <w:w w:val="95"/>
        </w:rPr>
        <w:t>papers</w:t>
      </w:r>
    </w:p>
    <w:p w14:paraId="0CB6F19D" w14:textId="77777777" w:rsidR="00BB4C49" w:rsidRDefault="00DC0BFC">
      <w:pPr>
        <w:pStyle w:val="BodyText"/>
        <w:spacing w:before="154"/>
        <w:ind w:left="110"/>
      </w:pPr>
      <w:r>
        <w:rPr>
          <w:rFonts w:ascii="Trebuchet MS"/>
          <w:sz w:val="12"/>
        </w:rPr>
        <w:t xml:space="preserve">182    </w:t>
      </w:r>
      <w:r>
        <w:rPr>
          <w:rFonts w:ascii="Trebuchet MS"/>
          <w:spacing w:val="19"/>
          <w:sz w:val="12"/>
        </w:rPr>
        <w:t xml:space="preserve"> </w:t>
      </w:r>
      <w:r>
        <w:rPr>
          <w:w w:val="95"/>
        </w:rPr>
        <w:t>separately</w:t>
      </w:r>
      <w:r>
        <w:rPr>
          <w:spacing w:val="4"/>
          <w:w w:val="95"/>
        </w:rPr>
        <w:t xml:space="preserve"> </w:t>
      </w:r>
      <w:r>
        <w:rPr>
          <w:w w:val="95"/>
        </w:rPr>
        <w:t>because</w:t>
      </w:r>
      <w:r>
        <w:rPr>
          <w:spacing w:val="3"/>
          <w:w w:val="95"/>
        </w:rPr>
        <w:t xml:space="preserve"> </w:t>
      </w:r>
      <w:r>
        <w:rPr>
          <w:w w:val="95"/>
        </w:rPr>
        <w:t>of</w:t>
      </w:r>
      <w:r>
        <w:rPr>
          <w:spacing w:val="3"/>
          <w:w w:val="95"/>
        </w:rPr>
        <w:t xml:space="preserve"> </w:t>
      </w:r>
      <w:r>
        <w:rPr>
          <w:w w:val="95"/>
        </w:rPr>
        <w:t>the</w:t>
      </w:r>
      <w:r>
        <w:rPr>
          <w:spacing w:val="3"/>
          <w:w w:val="95"/>
        </w:rPr>
        <w:t xml:space="preserve"> </w:t>
      </w:r>
      <w:r>
        <w:rPr>
          <w:w w:val="95"/>
        </w:rPr>
        <w:t>potential</w:t>
      </w:r>
      <w:r>
        <w:rPr>
          <w:spacing w:val="4"/>
          <w:w w:val="95"/>
        </w:rPr>
        <w:t xml:space="preserve"> </w:t>
      </w:r>
      <w:r>
        <w:rPr>
          <w:w w:val="95"/>
        </w:rPr>
        <w:t>insights</w:t>
      </w:r>
      <w:r>
        <w:rPr>
          <w:spacing w:val="3"/>
          <w:w w:val="95"/>
        </w:rPr>
        <w:t xml:space="preserve"> </w:t>
      </w:r>
      <w:r>
        <w:rPr>
          <w:w w:val="95"/>
        </w:rPr>
        <w:t>into</w:t>
      </w:r>
      <w:r>
        <w:rPr>
          <w:spacing w:val="3"/>
          <w:w w:val="95"/>
        </w:rPr>
        <w:t xml:space="preserve"> </w:t>
      </w:r>
      <w:r>
        <w:rPr>
          <w:w w:val="95"/>
        </w:rPr>
        <w:t>financial</w:t>
      </w:r>
      <w:r>
        <w:rPr>
          <w:spacing w:val="3"/>
          <w:w w:val="95"/>
        </w:rPr>
        <w:t xml:space="preserve"> </w:t>
      </w:r>
      <w:r>
        <w:rPr>
          <w:w w:val="95"/>
        </w:rPr>
        <w:t>constraints</w:t>
      </w:r>
      <w:r>
        <w:rPr>
          <w:spacing w:val="3"/>
          <w:w w:val="95"/>
        </w:rPr>
        <w:t xml:space="preserve"> </w:t>
      </w:r>
      <w:r>
        <w:rPr>
          <w:w w:val="95"/>
        </w:rPr>
        <w:t>that</w:t>
      </w:r>
      <w:r>
        <w:rPr>
          <w:spacing w:val="3"/>
          <w:w w:val="95"/>
        </w:rPr>
        <w:t xml:space="preserve"> </w:t>
      </w:r>
      <w:r>
        <w:rPr>
          <w:w w:val="95"/>
        </w:rPr>
        <w:t>could</w:t>
      </w:r>
      <w:r>
        <w:rPr>
          <w:spacing w:val="3"/>
          <w:w w:val="95"/>
        </w:rPr>
        <w:t xml:space="preserve"> </w:t>
      </w:r>
      <w:r>
        <w:rPr>
          <w:w w:val="95"/>
        </w:rPr>
        <w:t>emerge</w:t>
      </w:r>
      <w:r>
        <w:rPr>
          <w:spacing w:val="3"/>
          <w:w w:val="95"/>
        </w:rPr>
        <w:t xml:space="preserve"> </w:t>
      </w:r>
      <w:r>
        <w:rPr>
          <w:w w:val="95"/>
        </w:rPr>
        <w:t>from</w:t>
      </w:r>
    </w:p>
    <w:p w14:paraId="615FD48C" w14:textId="77777777" w:rsidR="00BB4C49" w:rsidRDefault="00DC0BFC">
      <w:pPr>
        <w:pStyle w:val="BodyText"/>
        <w:spacing w:before="154"/>
        <w:ind w:left="110"/>
      </w:pPr>
      <w:r>
        <w:rPr>
          <w:rFonts w:ascii="Trebuchet MS"/>
          <w:sz w:val="12"/>
        </w:rPr>
        <w:t xml:space="preserve">183    </w:t>
      </w:r>
      <w:r>
        <w:rPr>
          <w:rFonts w:ascii="Trebuchet MS"/>
          <w:spacing w:val="19"/>
          <w:sz w:val="12"/>
        </w:rPr>
        <w:t xml:space="preserve"> </w:t>
      </w:r>
      <w:r>
        <w:rPr>
          <w:w w:val="95"/>
        </w:rPr>
        <w:t>divergent</w:t>
      </w:r>
      <w:r>
        <w:rPr>
          <w:spacing w:val="14"/>
          <w:w w:val="95"/>
        </w:rPr>
        <w:t xml:space="preserve"> </w:t>
      </w:r>
      <w:r>
        <w:rPr>
          <w:w w:val="95"/>
        </w:rPr>
        <w:t>results</w:t>
      </w:r>
      <w:r>
        <w:rPr>
          <w:spacing w:val="14"/>
          <w:w w:val="95"/>
        </w:rPr>
        <w:t xml:space="preserve"> </w:t>
      </w:r>
      <w:r>
        <w:rPr>
          <w:w w:val="95"/>
        </w:rPr>
        <w:t>for</w:t>
      </w:r>
      <w:r>
        <w:rPr>
          <w:spacing w:val="14"/>
          <w:w w:val="95"/>
        </w:rPr>
        <w:t xml:space="preserve"> </w:t>
      </w:r>
      <w:r>
        <w:rPr>
          <w:w w:val="95"/>
        </w:rPr>
        <w:t>these</w:t>
      </w:r>
      <w:r>
        <w:rPr>
          <w:spacing w:val="14"/>
          <w:w w:val="95"/>
        </w:rPr>
        <w:t xml:space="preserve"> </w:t>
      </w:r>
      <w:r>
        <w:rPr>
          <w:w w:val="95"/>
        </w:rPr>
        <w:t>author</w:t>
      </w:r>
      <w:r>
        <w:rPr>
          <w:spacing w:val="13"/>
          <w:w w:val="95"/>
        </w:rPr>
        <w:t xml:space="preserve"> </w:t>
      </w:r>
      <w:r>
        <w:rPr>
          <w:w w:val="95"/>
        </w:rPr>
        <w:t>types:</w:t>
      </w:r>
      <w:r>
        <w:rPr>
          <w:spacing w:val="38"/>
          <w:w w:val="95"/>
        </w:rPr>
        <w:t xml:space="preserve"> </w:t>
      </w:r>
      <w:r>
        <w:rPr>
          <w:w w:val="95"/>
        </w:rPr>
        <w:t>while</w:t>
      </w:r>
      <w:r>
        <w:rPr>
          <w:spacing w:val="14"/>
          <w:w w:val="95"/>
        </w:rPr>
        <w:t xml:space="preserve"> </w:t>
      </w:r>
      <w:r>
        <w:rPr>
          <w:w w:val="95"/>
        </w:rPr>
        <w:t>the</w:t>
      </w:r>
      <w:r>
        <w:rPr>
          <w:spacing w:val="14"/>
          <w:w w:val="95"/>
        </w:rPr>
        <w:t xml:space="preserve"> </w:t>
      </w:r>
      <w:r>
        <w:rPr>
          <w:w w:val="95"/>
        </w:rPr>
        <w:t>APC</w:t>
      </w:r>
      <w:r>
        <w:rPr>
          <w:spacing w:val="14"/>
          <w:w w:val="95"/>
        </w:rPr>
        <w:t xml:space="preserve"> </w:t>
      </w:r>
      <w:r>
        <w:rPr>
          <w:w w:val="95"/>
        </w:rPr>
        <w:t>for</w:t>
      </w:r>
      <w:r>
        <w:rPr>
          <w:spacing w:val="14"/>
          <w:w w:val="95"/>
        </w:rPr>
        <w:t xml:space="preserve"> </w:t>
      </w:r>
      <w:r>
        <w:rPr>
          <w:w w:val="95"/>
        </w:rPr>
        <w:t>a</w:t>
      </w:r>
      <w:r>
        <w:rPr>
          <w:spacing w:val="13"/>
          <w:w w:val="95"/>
        </w:rPr>
        <w:t xml:space="preserve"> </w:t>
      </w:r>
      <w:r>
        <w:rPr>
          <w:w w:val="95"/>
        </w:rPr>
        <w:t>single-authored</w:t>
      </w:r>
      <w:r>
        <w:rPr>
          <w:spacing w:val="13"/>
          <w:w w:val="95"/>
        </w:rPr>
        <w:t xml:space="preserve"> </w:t>
      </w:r>
      <w:r>
        <w:rPr>
          <w:w w:val="95"/>
        </w:rPr>
        <w:t>paper</w:t>
      </w:r>
      <w:r>
        <w:rPr>
          <w:spacing w:val="14"/>
          <w:w w:val="95"/>
        </w:rPr>
        <w:t xml:space="preserve"> </w:t>
      </w:r>
      <w:r>
        <w:rPr>
          <w:w w:val="95"/>
        </w:rPr>
        <w:t>is</w:t>
      </w:r>
      <w:r>
        <w:rPr>
          <w:spacing w:val="14"/>
          <w:w w:val="95"/>
        </w:rPr>
        <w:t xml:space="preserve"> </w:t>
      </w:r>
      <w:r>
        <w:rPr>
          <w:w w:val="95"/>
        </w:rPr>
        <w:t>the</w:t>
      </w:r>
    </w:p>
    <w:p w14:paraId="3469E7C3" w14:textId="77777777" w:rsidR="00BB4C49" w:rsidRDefault="00DC0BFC">
      <w:pPr>
        <w:pStyle w:val="BodyText"/>
        <w:spacing w:before="155"/>
        <w:ind w:left="110"/>
      </w:pPr>
      <w:r>
        <w:rPr>
          <w:rFonts w:ascii="Trebuchet MS"/>
          <w:sz w:val="12"/>
        </w:rPr>
        <w:t xml:space="preserve">184    </w:t>
      </w:r>
      <w:r>
        <w:rPr>
          <w:rFonts w:ascii="Trebuchet MS"/>
          <w:spacing w:val="19"/>
          <w:sz w:val="12"/>
        </w:rPr>
        <w:t xml:space="preserve"> </w:t>
      </w:r>
      <w:r>
        <w:rPr>
          <w:w w:val="95"/>
        </w:rPr>
        <w:t>responsibility</w:t>
      </w:r>
      <w:r>
        <w:rPr>
          <w:spacing w:val="13"/>
          <w:w w:val="95"/>
        </w:rPr>
        <w:t xml:space="preserve"> </w:t>
      </w:r>
      <w:r>
        <w:rPr>
          <w:w w:val="95"/>
        </w:rPr>
        <w:t>of</w:t>
      </w:r>
      <w:r>
        <w:rPr>
          <w:spacing w:val="14"/>
          <w:w w:val="95"/>
        </w:rPr>
        <w:t xml:space="preserve"> </w:t>
      </w:r>
      <w:r>
        <w:rPr>
          <w:w w:val="95"/>
        </w:rPr>
        <w:t>one</w:t>
      </w:r>
      <w:r>
        <w:rPr>
          <w:spacing w:val="14"/>
          <w:w w:val="95"/>
        </w:rPr>
        <w:t xml:space="preserve"> </w:t>
      </w:r>
      <w:r>
        <w:rPr>
          <w:w w:val="95"/>
        </w:rPr>
        <w:t>person,</w:t>
      </w:r>
      <w:r>
        <w:rPr>
          <w:spacing w:val="13"/>
          <w:w w:val="95"/>
        </w:rPr>
        <w:t xml:space="preserve"> </w:t>
      </w:r>
      <w:r>
        <w:rPr>
          <w:w w:val="95"/>
        </w:rPr>
        <w:t>the</w:t>
      </w:r>
      <w:r>
        <w:rPr>
          <w:spacing w:val="14"/>
          <w:w w:val="95"/>
        </w:rPr>
        <w:t xml:space="preserve"> </w:t>
      </w:r>
      <w:r>
        <w:rPr>
          <w:w w:val="95"/>
        </w:rPr>
        <w:t>APC</w:t>
      </w:r>
      <w:r>
        <w:rPr>
          <w:spacing w:val="14"/>
          <w:w w:val="95"/>
        </w:rPr>
        <w:t xml:space="preserve"> </w:t>
      </w:r>
      <w:r>
        <w:rPr>
          <w:w w:val="95"/>
        </w:rPr>
        <w:t>of</w:t>
      </w:r>
      <w:r>
        <w:rPr>
          <w:spacing w:val="14"/>
          <w:w w:val="95"/>
        </w:rPr>
        <w:t xml:space="preserve"> </w:t>
      </w:r>
      <w:r>
        <w:rPr>
          <w:w w:val="95"/>
        </w:rPr>
        <w:t>a</w:t>
      </w:r>
      <w:r>
        <w:rPr>
          <w:spacing w:val="12"/>
          <w:w w:val="95"/>
        </w:rPr>
        <w:t xml:space="preserve"> </w:t>
      </w:r>
      <w:r>
        <w:rPr>
          <w:w w:val="95"/>
        </w:rPr>
        <w:t>co-authored</w:t>
      </w:r>
      <w:r>
        <w:rPr>
          <w:spacing w:val="13"/>
          <w:w w:val="95"/>
        </w:rPr>
        <w:t xml:space="preserve"> </w:t>
      </w:r>
      <w:r>
        <w:rPr>
          <w:w w:val="95"/>
        </w:rPr>
        <w:t>paper</w:t>
      </w:r>
      <w:r>
        <w:rPr>
          <w:spacing w:val="14"/>
          <w:w w:val="95"/>
        </w:rPr>
        <w:t xml:space="preserve"> </w:t>
      </w:r>
      <w:r>
        <w:rPr>
          <w:w w:val="95"/>
        </w:rPr>
        <w:t>can</w:t>
      </w:r>
      <w:r>
        <w:rPr>
          <w:spacing w:val="13"/>
          <w:w w:val="95"/>
        </w:rPr>
        <w:t xml:space="preserve"> </w:t>
      </w:r>
      <w:r>
        <w:rPr>
          <w:w w:val="95"/>
        </w:rPr>
        <w:t>potentially</w:t>
      </w:r>
      <w:r>
        <w:rPr>
          <w:spacing w:val="13"/>
          <w:w w:val="95"/>
        </w:rPr>
        <w:t xml:space="preserve"> </w:t>
      </w:r>
      <w:r>
        <w:rPr>
          <w:w w:val="95"/>
        </w:rPr>
        <w:t>be</w:t>
      </w:r>
      <w:r>
        <w:rPr>
          <w:spacing w:val="13"/>
          <w:w w:val="95"/>
        </w:rPr>
        <w:t xml:space="preserve"> </w:t>
      </w:r>
      <w:r>
        <w:rPr>
          <w:w w:val="95"/>
        </w:rPr>
        <w:t>divided</w:t>
      </w:r>
    </w:p>
    <w:p w14:paraId="5DECE2B4" w14:textId="77777777" w:rsidR="00BB4C49" w:rsidRDefault="00DC0BFC">
      <w:pPr>
        <w:pStyle w:val="BodyText"/>
        <w:spacing w:before="154"/>
        <w:ind w:left="110"/>
      </w:pPr>
      <w:r>
        <w:rPr>
          <w:rFonts w:ascii="Trebuchet MS" w:hAnsi="Trebuchet MS"/>
          <w:sz w:val="12"/>
        </w:rPr>
        <w:t xml:space="preserve">185    </w:t>
      </w:r>
      <w:r>
        <w:rPr>
          <w:rFonts w:ascii="Trebuchet MS" w:hAnsi="Trebuchet MS"/>
          <w:spacing w:val="19"/>
          <w:sz w:val="12"/>
        </w:rPr>
        <w:t xml:space="preserve"> </w:t>
      </w:r>
      <w:r>
        <w:rPr>
          <w:w w:val="95"/>
        </w:rPr>
        <w:t>among</w:t>
      </w:r>
      <w:r>
        <w:rPr>
          <w:spacing w:val="10"/>
          <w:w w:val="95"/>
        </w:rPr>
        <w:t xml:space="preserve"> </w:t>
      </w:r>
      <w:r>
        <w:rPr>
          <w:w w:val="95"/>
        </w:rPr>
        <w:t>–</w:t>
      </w:r>
      <w:r>
        <w:rPr>
          <w:spacing w:val="11"/>
          <w:w w:val="95"/>
        </w:rPr>
        <w:t xml:space="preserve"> </w:t>
      </w:r>
      <w:r>
        <w:rPr>
          <w:w w:val="95"/>
        </w:rPr>
        <w:t>or</w:t>
      </w:r>
      <w:r>
        <w:rPr>
          <w:spacing w:val="10"/>
          <w:w w:val="95"/>
        </w:rPr>
        <w:t xml:space="preserve"> </w:t>
      </w:r>
      <w:r>
        <w:rPr>
          <w:w w:val="95"/>
        </w:rPr>
        <w:t>even</w:t>
      </w:r>
      <w:r>
        <w:rPr>
          <w:spacing w:val="10"/>
          <w:w w:val="95"/>
        </w:rPr>
        <w:t xml:space="preserve"> </w:t>
      </w:r>
      <w:r>
        <w:rPr>
          <w:w w:val="95"/>
        </w:rPr>
        <w:t>paid</w:t>
      </w:r>
      <w:r>
        <w:rPr>
          <w:spacing w:val="9"/>
          <w:w w:val="95"/>
        </w:rPr>
        <w:t xml:space="preserve"> </w:t>
      </w:r>
      <w:r>
        <w:rPr>
          <w:w w:val="95"/>
        </w:rPr>
        <w:t>entirely</w:t>
      </w:r>
      <w:r>
        <w:rPr>
          <w:spacing w:val="11"/>
          <w:w w:val="95"/>
        </w:rPr>
        <w:t xml:space="preserve"> </w:t>
      </w:r>
      <w:r>
        <w:rPr>
          <w:w w:val="95"/>
        </w:rPr>
        <w:t>by</w:t>
      </w:r>
      <w:r>
        <w:rPr>
          <w:spacing w:val="11"/>
          <w:w w:val="95"/>
        </w:rPr>
        <w:t xml:space="preserve"> </w:t>
      </w:r>
      <w:r>
        <w:rPr>
          <w:w w:val="95"/>
        </w:rPr>
        <w:t>–</w:t>
      </w:r>
      <w:r>
        <w:rPr>
          <w:spacing w:val="10"/>
          <w:w w:val="95"/>
        </w:rPr>
        <w:t xml:space="preserve"> </w:t>
      </w:r>
      <w:r>
        <w:rPr>
          <w:w w:val="95"/>
        </w:rPr>
        <w:t>co-authors</w:t>
      </w:r>
      <w:r>
        <w:rPr>
          <w:spacing w:val="10"/>
          <w:w w:val="95"/>
        </w:rPr>
        <w:t xml:space="preserve"> </w:t>
      </w:r>
      <w:r>
        <w:rPr>
          <w:w w:val="95"/>
        </w:rPr>
        <w:t>with</w:t>
      </w:r>
      <w:r>
        <w:rPr>
          <w:spacing w:val="11"/>
          <w:w w:val="95"/>
        </w:rPr>
        <w:t xml:space="preserve"> </w:t>
      </w:r>
      <w:r>
        <w:rPr>
          <w:w w:val="95"/>
        </w:rPr>
        <w:t>access</w:t>
      </w:r>
      <w:r>
        <w:rPr>
          <w:spacing w:val="11"/>
          <w:w w:val="95"/>
        </w:rPr>
        <w:t xml:space="preserve"> </w:t>
      </w:r>
      <w:r>
        <w:rPr>
          <w:w w:val="95"/>
        </w:rPr>
        <w:t>to</w:t>
      </w:r>
      <w:r>
        <w:rPr>
          <w:spacing w:val="10"/>
          <w:w w:val="95"/>
        </w:rPr>
        <w:t xml:space="preserve"> </w:t>
      </w:r>
      <w:r>
        <w:rPr>
          <w:w w:val="95"/>
        </w:rPr>
        <w:t>funding.</w:t>
      </w:r>
    </w:p>
    <w:p w14:paraId="63C1FC70" w14:textId="77777777" w:rsidR="00BB4C49" w:rsidRDefault="00DC0BFC">
      <w:pPr>
        <w:pStyle w:val="BodyText"/>
        <w:tabs>
          <w:tab w:val="left" w:pos="1075"/>
        </w:tabs>
        <w:spacing w:before="155"/>
        <w:ind w:left="110"/>
      </w:pPr>
      <w:r>
        <w:rPr>
          <w:rFonts w:ascii="Trebuchet MS" w:hAnsi="Trebuchet MS"/>
          <w:sz w:val="12"/>
        </w:rPr>
        <w:t>186</w:t>
      </w:r>
      <w:r>
        <w:rPr>
          <w:rFonts w:ascii="Trebuchet MS" w:hAnsi="Trebuchet MS"/>
          <w:sz w:val="12"/>
        </w:rPr>
        <w:tab/>
      </w:r>
      <w:r>
        <w:rPr>
          <w:w w:val="95"/>
        </w:rPr>
        <w:t>Simpson’s</w:t>
      </w:r>
      <w:r>
        <w:rPr>
          <w:spacing w:val="11"/>
          <w:w w:val="95"/>
        </w:rPr>
        <w:t xml:space="preserve"> </w:t>
      </w:r>
      <w:r>
        <w:rPr>
          <w:w w:val="95"/>
        </w:rPr>
        <w:t>Index</w:t>
      </w:r>
      <w:r>
        <w:rPr>
          <w:spacing w:val="11"/>
          <w:w w:val="95"/>
        </w:rPr>
        <w:t xml:space="preserve"> </w:t>
      </w:r>
      <w:r>
        <w:rPr>
          <w:w w:val="95"/>
        </w:rPr>
        <w:t>is</w:t>
      </w:r>
      <w:r>
        <w:rPr>
          <w:spacing w:val="11"/>
          <w:w w:val="95"/>
        </w:rPr>
        <w:t xml:space="preserve"> </w:t>
      </w:r>
      <w:r>
        <w:rPr>
          <w:w w:val="95"/>
        </w:rPr>
        <w:t>robust</w:t>
      </w:r>
      <w:r>
        <w:rPr>
          <w:spacing w:val="10"/>
          <w:w w:val="95"/>
        </w:rPr>
        <w:t xml:space="preserve"> </w:t>
      </w:r>
      <w:r>
        <w:rPr>
          <w:w w:val="95"/>
        </w:rPr>
        <w:t>to</w:t>
      </w:r>
      <w:r>
        <w:rPr>
          <w:spacing w:val="11"/>
          <w:w w:val="95"/>
        </w:rPr>
        <w:t xml:space="preserve"> </w:t>
      </w:r>
      <w:r>
        <w:rPr>
          <w:w w:val="95"/>
        </w:rPr>
        <w:t>moderate</w:t>
      </w:r>
      <w:r>
        <w:rPr>
          <w:spacing w:val="11"/>
          <w:w w:val="95"/>
        </w:rPr>
        <w:t xml:space="preserve"> </w:t>
      </w:r>
      <w:r>
        <w:rPr>
          <w:w w:val="95"/>
        </w:rPr>
        <w:t>di</w:t>
      </w:r>
      <w:r>
        <w:rPr>
          <w:rFonts w:ascii="Arial" w:hAnsi="Arial"/>
          <w:w w:val="95"/>
        </w:rPr>
        <w:t>ff</w:t>
      </w:r>
      <w:r>
        <w:rPr>
          <w:w w:val="95"/>
        </w:rPr>
        <w:t>erences</w:t>
      </w:r>
      <w:r>
        <w:rPr>
          <w:spacing w:val="11"/>
          <w:w w:val="95"/>
        </w:rPr>
        <w:t xml:space="preserve"> </w:t>
      </w:r>
      <w:r>
        <w:rPr>
          <w:w w:val="95"/>
        </w:rPr>
        <w:t>in</w:t>
      </w:r>
      <w:r>
        <w:rPr>
          <w:spacing w:val="11"/>
          <w:w w:val="95"/>
        </w:rPr>
        <w:t xml:space="preserve"> </w:t>
      </w:r>
      <w:r>
        <w:rPr>
          <w:w w:val="95"/>
        </w:rPr>
        <w:t>sampling</w:t>
      </w:r>
      <w:r>
        <w:rPr>
          <w:spacing w:val="10"/>
          <w:w w:val="95"/>
        </w:rPr>
        <w:t xml:space="preserve"> </w:t>
      </w:r>
      <w:r>
        <w:rPr>
          <w:w w:val="95"/>
        </w:rPr>
        <w:t>e</w:t>
      </w:r>
      <w:r>
        <w:rPr>
          <w:rFonts w:ascii="Arial" w:hAnsi="Arial"/>
          <w:w w:val="95"/>
        </w:rPr>
        <w:t>ff</w:t>
      </w:r>
      <w:r>
        <w:rPr>
          <w:w w:val="95"/>
        </w:rPr>
        <w:t>ort.</w:t>
      </w:r>
      <w:r>
        <w:rPr>
          <w:spacing w:val="33"/>
          <w:w w:val="95"/>
        </w:rPr>
        <w:t xml:space="preserve"> </w:t>
      </w:r>
      <w:r>
        <w:rPr>
          <w:w w:val="95"/>
        </w:rPr>
        <w:t>However,</w:t>
      </w:r>
      <w:r>
        <w:rPr>
          <w:spacing w:val="11"/>
          <w:w w:val="95"/>
        </w:rPr>
        <w:t xml:space="preserve"> </w:t>
      </w:r>
      <w:r>
        <w:rPr>
          <w:w w:val="95"/>
        </w:rPr>
        <w:t>it</w:t>
      </w:r>
      <w:r>
        <w:rPr>
          <w:spacing w:val="11"/>
          <w:w w:val="95"/>
        </w:rPr>
        <w:t xml:space="preserve"> </w:t>
      </w:r>
      <w:r>
        <w:rPr>
          <w:w w:val="95"/>
        </w:rPr>
        <w:t>is</w:t>
      </w:r>
    </w:p>
    <w:p w14:paraId="23FE47DB" w14:textId="77777777" w:rsidR="00BB4C49" w:rsidRDefault="00DC0BFC">
      <w:pPr>
        <w:pStyle w:val="BodyText"/>
        <w:spacing w:before="154"/>
        <w:ind w:left="110"/>
      </w:pPr>
      <w:r>
        <w:rPr>
          <w:rFonts w:ascii="Trebuchet MS" w:hAnsi="Trebuchet MS"/>
          <w:sz w:val="12"/>
        </w:rPr>
        <w:t xml:space="preserve">187    </w:t>
      </w:r>
      <w:r>
        <w:rPr>
          <w:rFonts w:ascii="Trebuchet MS" w:hAnsi="Trebuchet MS"/>
          <w:spacing w:val="19"/>
          <w:sz w:val="12"/>
        </w:rPr>
        <w:t xml:space="preserve"> </w:t>
      </w:r>
      <w:r>
        <w:rPr>
          <w:w w:val="95"/>
        </w:rPr>
        <w:t>sensitive</w:t>
      </w:r>
      <w:r>
        <w:rPr>
          <w:spacing w:val="-2"/>
          <w:w w:val="95"/>
        </w:rPr>
        <w:t xml:space="preserve"> </w:t>
      </w:r>
      <w:r>
        <w:rPr>
          <w:w w:val="95"/>
        </w:rPr>
        <w:t>to</w:t>
      </w:r>
      <w:r>
        <w:rPr>
          <w:spacing w:val="-3"/>
          <w:w w:val="95"/>
        </w:rPr>
        <w:t xml:space="preserve"> </w:t>
      </w:r>
      <w:r>
        <w:rPr>
          <w:w w:val="95"/>
        </w:rPr>
        <w:t>how</w:t>
      </w:r>
      <w:r>
        <w:rPr>
          <w:spacing w:val="-3"/>
          <w:w w:val="95"/>
        </w:rPr>
        <w:t xml:space="preserve"> </w:t>
      </w:r>
      <w:r>
        <w:rPr>
          <w:w w:val="95"/>
        </w:rPr>
        <w:t>equitably</w:t>
      </w:r>
      <w:r>
        <w:rPr>
          <w:spacing w:val="-3"/>
          <w:w w:val="95"/>
        </w:rPr>
        <w:t xml:space="preserve"> </w:t>
      </w:r>
      <w:r>
        <w:rPr>
          <w:w w:val="95"/>
        </w:rPr>
        <w:t>samples</w:t>
      </w:r>
      <w:r>
        <w:rPr>
          <w:spacing w:val="-3"/>
          <w:w w:val="95"/>
        </w:rPr>
        <w:t xml:space="preserve"> </w:t>
      </w:r>
      <w:r>
        <w:rPr>
          <w:w w:val="95"/>
        </w:rPr>
        <w:t>are</w:t>
      </w:r>
      <w:r>
        <w:rPr>
          <w:spacing w:val="-3"/>
          <w:w w:val="95"/>
        </w:rPr>
        <w:t xml:space="preserve"> </w:t>
      </w:r>
      <w:r>
        <w:rPr>
          <w:w w:val="95"/>
        </w:rPr>
        <w:t>distributed</w:t>
      </w:r>
      <w:r>
        <w:rPr>
          <w:spacing w:val="-2"/>
          <w:w w:val="95"/>
        </w:rPr>
        <w:t xml:space="preserve"> </w:t>
      </w:r>
      <w:r>
        <w:rPr>
          <w:w w:val="95"/>
        </w:rPr>
        <w:t>between</w:t>
      </w:r>
      <w:r>
        <w:rPr>
          <w:spacing w:val="-4"/>
          <w:w w:val="95"/>
        </w:rPr>
        <w:t xml:space="preserve"> </w:t>
      </w:r>
      <w:r>
        <w:rPr>
          <w:w w:val="95"/>
        </w:rPr>
        <w:t>categories</w:t>
      </w:r>
      <w:r>
        <w:rPr>
          <w:spacing w:val="-2"/>
          <w:w w:val="95"/>
        </w:rPr>
        <w:t xml:space="preserve"> </w:t>
      </w:r>
      <w:r>
        <w:rPr>
          <w:w w:val="95"/>
        </w:rPr>
        <w:t>(i.e.,</w:t>
      </w:r>
      <w:r>
        <w:rPr>
          <w:spacing w:val="-3"/>
          <w:w w:val="95"/>
        </w:rPr>
        <w:t xml:space="preserve"> </w:t>
      </w:r>
      <w:r>
        <w:rPr>
          <w:w w:val="95"/>
        </w:rPr>
        <w:t>it</w:t>
      </w:r>
      <w:r>
        <w:rPr>
          <w:spacing w:val="-3"/>
          <w:w w:val="95"/>
        </w:rPr>
        <w:t xml:space="preserve"> </w:t>
      </w:r>
      <w:r>
        <w:rPr>
          <w:w w:val="95"/>
        </w:rPr>
        <w:t>is</w:t>
      </w:r>
      <w:r>
        <w:rPr>
          <w:spacing w:val="-2"/>
          <w:w w:val="95"/>
        </w:rPr>
        <w:t xml:space="preserve"> </w:t>
      </w:r>
      <w:r>
        <w:rPr>
          <w:w w:val="95"/>
        </w:rPr>
        <w:t>a</w:t>
      </w:r>
      <w:r>
        <w:rPr>
          <w:spacing w:val="-3"/>
          <w:w w:val="95"/>
        </w:rPr>
        <w:t xml:space="preserve"> </w:t>
      </w:r>
      <w:r>
        <w:rPr>
          <w:w w:val="95"/>
        </w:rPr>
        <w:t>‘dominance’</w:t>
      </w:r>
    </w:p>
    <w:p w14:paraId="6D175700" w14:textId="77777777" w:rsidR="00BB4C49" w:rsidRDefault="00DC0BFC">
      <w:pPr>
        <w:pStyle w:val="BodyText"/>
        <w:spacing w:before="154"/>
        <w:ind w:left="110"/>
      </w:pPr>
      <w:r>
        <w:rPr>
          <w:rFonts w:ascii="Trebuchet MS" w:hAnsi="Trebuchet MS"/>
          <w:sz w:val="12"/>
        </w:rPr>
        <w:t xml:space="preserve">188    </w:t>
      </w:r>
      <w:r>
        <w:rPr>
          <w:rFonts w:ascii="Trebuchet MS" w:hAnsi="Trebuchet MS"/>
          <w:spacing w:val="19"/>
          <w:sz w:val="12"/>
        </w:rPr>
        <w:t xml:space="preserve"> </w:t>
      </w:r>
      <w:r>
        <w:rPr>
          <w:w w:val="95"/>
        </w:rPr>
        <w:t>or</w:t>
      </w:r>
      <w:r>
        <w:rPr>
          <w:spacing w:val="6"/>
          <w:w w:val="95"/>
        </w:rPr>
        <w:t xml:space="preserve"> </w:t>
      </w:r>
      <w:r>
        <w:rPr>
          <w:w w:val="95"/>
        </w:rPr>
        <w:t>‘evenness’</w:t>
      </w:r>
      <w:r>
        <w:rPr>
          <w:spacing w:val="5"/>
          <w:w w:val="95"/>
        </w:rPr>
        <w:t xml:space="preserve"> </w:t>
      </w:r>
      <w:r>
        <w:rPr>
          <w:w w:val="95"/>
        </w:rPr>
        <w:t>index,</w:t>
      </w:r>
      <w:r>
        <w:rPr>
          <w:spacing w:val="6"/>
          <w:w w:val="95"/>
        </w:rPr>
        <w:t xml:space="preserve"> </w:t>
      </w:r>
      <w:proofErr w:type="spellStart"/>
      <w:r>
        <w:rPr>
          <w:w w:val="95"/>
        </w:rPr>
        <w:t>Magurran</w:t>
      </w:r>
      <w:proofErr w:type="spellEnd"/>
      <w:r>
        <w:rPr>
          <w:w w:val="95"/>
        </w:rPr>
        <w:t>,</w:t>
      </w:r>
      <w:r>
        <w:rPr>
          <w:spacing w:val="5"/>
          <w:w w:val="95"/>
        </w:rPr>
        <w:t xml:space="preserve"> </w:t>
      </w:r>
      <w:r>
        <w:rPr>
          <w:w w:val="95"/>
        </w:rPr>
        <w:t>2004),</w:t>
      </w:r>
      <w:r>
        <w:rPr>
          <w:spacing w:val="5"/>
          <w:w w:val="95"/>
        </w:rPr>
        <w:t xml:space="preserve"> </w:t>
      </w:r>
      <w:r>
        <w:rPr>
          <w:w w:val="95"/>
        </w:rPr>
        <w:t>meaning</w:t>
      </w:r>
      <w:r>
        <w:rPr>
          <w:spacing w:val="6"/>
          <w:w w:val="95"/>
        </w:rPr>
        <w:t xml:space="preserve"> </w:t>
      </w:r>
      <w:r>
        <w:rPr>
          <w:w w:val="95"/>
        </w:rPr>
        <w:t>more</w:t>
      </w:r>
      <w:r>
        <w:rPr>
          <w:spacing w:val="6"/>
          <w:w w:val="95"/>
        </w:rPr>
        <w:t xml:space="preserve"> </w:t>
      </w:r>
      <w:r>
        <w:rPr>
          <w:w w:val="95"/>
        </w:rPr>
        <w:t>dominant</w:t>
      </w:r>
      <w:r>
        <w:rPr>
          <w:spacing w:val="6"/>
          <w:w w:val="95"/>
        </w:rPr>
        <w:t xml:space="preserve"> </w:t>
      </w:r>
      <w:r>
        <w:rPr>
          <w:w w:val="95"/>
        </w:rPr>
        <w:t>categories</w:t>
      </w:r>
      <w:r>
        <w:rPr>
          <w:spacing w:val="6"/>
          <w:w w:val="95"/>
        </w:rPr>
        <w:t xml:space="preserve"> </w:t>
      </w:r>
      <w:r>
        <w:rPr>
          <w:w w:val="95"/>
        </w:rPr>
        <w:t>will</w:t>
      </w:r>
      <w:r>
        <w:rPr>
          <w:spacing w:val="6"/>
          <w:w w:val="95"/>
        </w:rPr>
        <w:t xml:space="preserve"> </w:t>
      </w:r>
      <w:r>
        <w:rPr>
          <w:w w:val="95"/>
        </w:rPr>
        <w:t>have</w:t>
      </w:r>
    </w:p>
    <w:p w14:paraId="33718EEA" w14:textId="77777777" w:rsidR="00BB4C49" w:rsidRDefault="00DC0BFC">
      <w:pPr>
        <w:pStyle w:val="BodyText"/>
        <w:spacing w:before="155"/>
        <w:ind w:left="110"/>
      </w:pPr>
      <w:r>
        <w:rPr>
          <w:rFonts w:ascii="Trebuchet MS"/>
          <w:sz w:val="12"/>
        </w:rPr>
        <w:t xml:space="preserve">189    </w:t>
      </w:r>
      <w:r>
        <w:rPr>
          <w:rFonts w:ascii="Trebuchet MS"/>
          <w:spacing w:val="19"/>
          <w:sz w:val="12"/>
        </w:rPr>
        <w:t xml:space="preserve"> </w:t>
      </w:r>
      <w:r>
        <w:rPr>
          <w:spacing w:val="-1"/>
        </w:rPr>
        <w:t>disproportionately</w:t>
      </w:r>
      <w:r>
        <w:rPr>
          <w:spacing w:val="-9"/>
        </w:rPr>
        <w:t xml:space="preserve"> </w:t>
      </w:r>
      <w:r>
        <w:rPr>
          <w:spacing w:val="-1"/>
        </w:rPr>
        <w:t>greater</w:t>
      </w:r>
      <w:r>
        <w:rPr>
          <w:spacing w:val="-10"/>
        </w:rPr>
        <w:t xml:space="preserve"> </w:t>
      </w:r>
      <w:r>
        <w:rPr>
          <w:spacing w:val="-1"/>
        </w:rPr>
        <w:t>e</w:t>
      </w:r>
      <w:r>
        <w:rPr>
          <w:rFonts w:ascii="Arial"/>
          <w:spacing w:val="-1"/>
        </w:rPr>
        <w:t>ff</w:t>
      </w:r>
      <w:r>
        <w:rPr>
          <w:spacing w:val="-1"/>
        </w:rPr>
        <w:t>ects</w:t>
      </w:r>
      <w:r>
        <w:rPr>
          <w:spacing w:val="-10"/>
        </w:rPr>
        <w:t xml:space="preserve"> </w:t>
      </w:r>
      <w:r>
        <w:rPr>
          <w:spacing w:val="-1"/>
        </w:rPr>
        <w:t>on</w:t>
      </w:r>
      <w:r>
        <w:rPr>
          <w:spacing w:val="-10"/>
        </w:rPr>
        <w:t xml:space="preserve"> </w:t>
      </w:r>
      <w:r>
        <w:rPr>
          <w:rFonts w:ascii="Bookman Old Style"/>
          <w:i/>
          <w:spacing w:val="-1"/>
        </w:rPr>
        <w:t>D</w:t>
      </w:r>
      <w:r>
        <w:rPr>
          <w:spacing w:val="-1"/>
          <w:vertAlign w:val="subscript"/>
        </w:rPr>
        <w:t>2</w:t>
      </w:r>
      <w:r>
        <w:rPr>
          <w:spacing w:val="-1"/>
        </w:rPr>
        <w:t>.</w:t>
      </w:r>
      <w:r>
        <w:rPr>
          <w:spacing w:val="8"/>
        </w:rPr>
        <w:t xml:space="preserve"> </w:t>
      </w:r>
      <w:r>
        <w:rPr>
          <w:spacing w:val="-1"/>
        </w:rPr>
        <w:t>Failure</w:t>
      </w:r>
      <w:r>
        <w:rPr>
          <w:spacing w:val="-9"/>
        </w:rPr>
        <w:t xml:space="preserve"> </w:t>
      </w:r>
      <w:r>
        <w:rPr>
          <w:spacing w:val="-1"/>
        </w:rPr>
        <w:t>to</w:t>
      </w:r>
      <w:r>
        <w:rPr>
          <w:spacing w:val="-10"/>
        </w:rPr>
        <w:t xml:space="preserve"> </w:t>
      </w:r>
      <w:r>
        <w:rPr>
          <w:spacing w:val="-1"/>
        </w:rPr>
        <w:t>consider</w:t>
      </w:r>
      <w:r>
        <w:rPr>
          <w:spacing w:val="-10"/>
        </w:rPr>
        <w:t xml:space="preserve"> </w:t>
      </w:r>
      <w:r>
        <w:rPr>
          <w:spacing w:val="-1"/>
        </w:rPr>
        <w:t>this</w:t>
      </w:r>
      <w:r>
        <w:rPr>
          <w:spacing w:val="-10"/>
        </w:rPr>
        <w:t xml:space="preserve"> </w:t>
      </w:r>
      <w:r>
        <w:rPr>
          <w:spacing w:val="-1"/>
        </w:rPr>
        <w:t>e</w:t>
      </w:r>
      <w:r>
        <w:rPr>
          <w:rFonts w:ascii="Arial"/>
          <w:spacing w:val="-1"/>
        </w:rPr>
        <w:t>ff</w:t>
      </w:r>
      <w:r>
        <w:rPr>
          <w:spacing w:val="-1"/>
        </w:rPr>
        <w:t>ect</w:t>
      </w:r>
      <w:r>
        <w:rPr>
          <w:spacing w:val="-9"/>
        </w:rPr>
        <w:t xml:space="preserve"> </w:t>
      </w:r>
      <w:r>
        <w:t>can</w:t>
      </w:r>
      <w:r>
        <w:rPr>
          <w:spacing w:val="-10"/>
        </w:rPr>
        <w:t xml:space="preserve"> </w:t>
      </w:r>
      <w:r>
        <w:t>lead</w:t>
      </w:r>
      <w:r>
        <w:rPr>
          <w:spacing w:val="-10"/>
        </w:rPr>
        <w:t xml:space="preserve"> </w:t>
      </w:r>
      <w:r>
        <w:t>to</w:t>
      </w:r>
      <w:r>
        <w:rPr>
          <w:spacing w:val="-10"/>
        </w:rPr>
        <w:t xml:space="preserve"> </w:t>
      </w:r>
      <w:r>
        <w:t>incorrect</w:t>
      </w:r>
    </w:p>
    <w:p w14:paraId="268480D9" w14:textId="77777777" w:rsidR="00BB4C49" w:rsidRDefault="00DC0BFC">
      <w:pPr>
        <w:pStyle w:val="BodyText"/>
        <w:spacing w:before="154"/>
        <w:ind w:left="110"/>
      </w:pPr>
      <w:r>
        <w:rPr>
          <w:rFonts w:ascii="Trebuchet MS"/>
          <w:sz w:val="12"/>
        </w:rPr>
        <w:t xml:space="preserve">190    </w:t>
      </w:r>
      <w:r>
        <w:rPr>
          <w:rFonts w:ascii="Trebuchet MS"/>
          <w:spacing w:val="19"/>
          <w:sz w:val="12"/>
        </w:rPr>
        <w:t xml:space="preserve"> </w:t>
      </w:r>
      <w:r>
        <w:rPr>
          <w:w w:val="95"/>
        </w:rPr>
        <w:t>inference</w:t>
      </w:r>
      <w:r>
        <w:rPr>
          <w:spacing w:val="1"/>
          <w:w w:val="95"/>
        </w:rPr>
        <w:t xml:space="preserve"> </w:t>
      </w:r>
      <w:r>
        <w:rPr>
          <w:w w:val="95"/>
        </w:rPr>
        <w:t>regarding</w:t>
      </w:r>
      <w:r>
        <w:rPr>
          <w:spacing w:val="1"/>
          <w:w w:val="95"/>
        </w:rPr>
        <w:t xml:space="preserve"> </w:t>
      </w:r>
      <w:r>
        <w:rPr>
          <w:w w:val="95"/>
        </w:rPr>
        <w:t>di</w:t>
      </w:r>
      <w:r>
        <w:rPr>
          <w:rFonts w:ascii="Arial"/>
          <w:w w:val="95"/>
        </w:rPr>
        <w:t>ff</w:t>
      </w:r>
      <w:r>
        <w:rPr>
          <w:w w:val="95"/>
        </w:rPr>
        <w:t>erences</w:t>
      </w:r>
      <w:r>
        <w:rPr>
          <w:spacing w:val="1"/>
          <w:w w:val="95"/>
        </w:rPr>
        <w:t xml:space="preserve"> </w:t>
      </w:r>
      <w:r>
        <w:rPr>
          <w:w w:val="95"/>
        </w:rPr>
        <w:t>in diversity,</w:t>
      </w:r>
      <w:r>
        <w:rPr>
          <w:spacing w:val="1"/>
          <w:w w:val="95"/>
        </w:rPr>
        <w:t xml:space="preserve"> </w:t>
      </w:r>
      <w:r>
        <w:rPr>
          <w:w w:val="95"/>
        </w:rPr>
        <w:t>especially</w:t>
      </w:r>
      <w:r>
        <w:rPr>
          <w:spacing w:val="1"/>
          <w:w w:val="95"/>
        </w:rPr>
        <w:t xml:space="preserve"> </w:t>
      </w:r>
      <w:r>
        <w:rPr>
          <w:w w:val="95"/>
        </w:rPr>
        <w:t>in cases</w:t>
      </w:r>
      <w:r>
        <w:rPr>
          <w:spacing w:val="2"/>
          <w:w w:val="95"/>
        </w:rPr>
        <w:t xml:space="preserve"> </w:t>
      </w:r>
      <w:r>
        <w:rPr>
          <w:w w:val="95"/>
        </w:rPr>
        <w:t>where</w:t>
      </w:r>
      <w:r>
        <w:rPr>
          <w:spacing w:val="1"/>
          <w:w w:val="95"/>
        </w:rPr>
        <w:t xml:space="preserve"> </w:t>
      </w:r>
      <w:r>
        <w:rPr>
          <w:w w:val="95"/>
        </w:rPr>
        <w:t>dominance</w:t>
      </w:r>
      <w:r>
        <w:rPr>
          <w:spacing w:val="1"/>
          <w:w w:val="95"/>
        </w:rPr>
        <w:t xml:space="preserve"> </w:t>
      </w:r>
      <w:r>
        <w:rPr>
          <w:w w:val="95"/>
        </w:rPr>
        <w:t>is</w:t>
      </w:r>
      <w:r>
        <w:rPr>
          <w:spacing w:val="1"/>
          <w:w w:val="95"/>
        </w:rPr>
        <w:t xml:space="preserve"> </w:t>
      </w:r>
      <w:r>
        <w:rPr>
          <w:w w:val="95"/>
        </w:rPr>
        <w:t>most</w:t>
      </w:r>
    </w:p>
    <w:p w14:paraId="444FD681" w14:textId="77777777" w:rsidR="00BB4C49" w:rsidRDefault="00DC0BFC">
      <w:pPr>
        <w:pStyle w:val="BodyText"/>
        <w:spacing w:before="154"/>
        <w:ind w:left="110"/>
      </w:pPr>
      <w:r>
        <w:rPr>
          <w:rFonts w:ascii="Trebuchet MS"/>
          <w:sz w:val="12"/>
        </w:rPr>
        <w:t xml:space="preserve">191    </w:t>
      </w:r>
      <w:r>
        <w:rPr>
          <w:rFonts w:ascii="Trebuchet MS"/>
          <w:spacing w:val="19"/>
          <w:sz w:val="12"/>
        </w:rPr>
        <w:t xml:space="preserve"> </w:t>
      </w:r>
      <w:r>
        <w:rPr>
          <w:w w:val="95"/>
        </w:rPr>
        <w:t>pronounced.</w:t>
      </w:r>
      <w:r>
        <w:rPr>
          <w:spacing w:val="31"/>
          <w:w w:val="95"/>
        </w:rPr>
        <w:t xml:space="preserve"> </w:t>
      </w:r>
      <w:r>
        <w:rPr>
          <w:w w:val="95"/>
        </w:rPr>
        <w:t>This</w:t>
      </w:r>
      <w:r>
        <w:rPr>
          <w:spacing w:val="10"/>
          <w:w w:val="95"/>
        </w:rPr>
        <w:t xml:space="preserve"> </w:t>
      </w:r>
      <w:r>
        <w:rPr>
          <w:w w:val="95"/>
        </w:rPr>
        <w:t>is</w:t>
      </w:r>
      <w:r>
        <w:rPr>
          <w:spacing w:val="9"/>
          <w:w w:val="95"/>
        </w:rPr>
        <w:t xml:space="preserve"> </w:t>
      </w:r>
      <w:r>
        <w:rPr>
          <w:w w:val="95"/>
        </w:rPr>
        <w:t>because</w:t>
      </w:r>
      <w:r>
        <w:rPr>
          <w:spacing w:val="9"/>
          <w:w w:val="95"/>
        </w:rPr>
        <w:t xml:space="preserve"> </w:t>
      </w:r>
      <w:r>
        <w:rPr>
          <w:w w:val="95"/>
        </w:rPr>
        <w:t>a</w:t>
      </w:r>
      <w:r>
        <w:rPr>
          <w:spacing w:val="8"/>
          <w:w w:val="95"/>
        </w:rPr>
        <w:t xml:space="preserve"> </w:t>
      </w:r>
      <w:r>
        <w:rPr>
          <w:w w:val="95"/>
        </w:rPr>
        <w:t>small</w:t>
      </w:r>
      <w:r>
        <w:rPr>
          <w:spacing w:val="8"/>
          <w:w w:val="95"/>
        </w:rPr>
        <w:t xml:space="preserve"> </w:t>
      </w:r>
      <w:r>
        <w:rPr>
          <w:w w:val="95"/>
        </w:rPr>
        <w:t>number</w:t>
      </w:r>
      <w:r>
        <w:rPr>
          <w:spacing w:val="8"/>
          <w:w w:val="95"/>
        </w:rPr>
        <w:t xml:space="preserve"> </w:t>
      </w:r>
      <w:r>
        <w:rPr>
          <w:w w:val="95"/>
        </w:rPr>
        <w:t>of</w:t>
      </w:r>
      <w:r>
        <w:rPr>
          <w:spacing w:val="9"/>
          <w:w w:val="95"/>
        </w:rPr>
        <w:t xml:space="preserve"> </w:t>
      </w:r>
      <w:r>
        <w:rPr>
          <w:w w:val="95"/>
        </w:rPr>
        <w:t>dominant</w:t>
      </w:r>
      <w:r>
        <w:rPr>
          <w:spacing w:val="9"/>
          <w:w w:val="95"/>
        </w:rPr>
        <w:t xml:space="preserve"> </w:t>
      </w:r>
      <w:r>
        <w:rPr>
          <w:w w:val="95"/>
        </w:rPr>
        <w:t>categories</w:t>
      </w:r>
      <w:r>
        <w:rPr>
          <w:spacing w:val="9"/>
          <w:w w:val="95"/>
        </w:rPr>
        <w:t xml:space="preserve"> </w:t>
      </w:r>
      <w:r>
        <w:rPr>
          <w:w w:val="95"/>
        </w:rPr>
        <w:t>can</w:t>
      </w:r>
      <w:r>
        <w:rPr>
          <w:spacing w:val="8"/>
          <w:w w:val="95"/>
        </w:rPr>
        <w:t xml:space="preserve"> </w:t>
      </w:r>
      <w:r>
        <w:rPr>
          <w:w w:val="95"/>
        </w:rPr>
        <w:t>dramatically</w:t>
      </w:r>
      <w:r>
        <w:rPr>
          <w:spacing w:val="8"/>
          <w:w w:val="95"/>
        </w:rPr>
        <w:t xml:space="preserve"> </w:t>
      </w:r>
      <w:r>
        <w:rPr>
          <w:w w:val="95"/>
        </w:rPr>
        <w:t>lower</w:t>
      </w:r>
    </w:p>
    <w:p w14:paraId="45E4EC41" w14:textId="77777777" w:rsidR="00BB4C49" w:rsidRDefault="00DC0BFC">
      <w:pPr>
        <w:pStyle w:val="BodyText"/>
        <w:spacing w:before="155"/>
        <w:ind w:left="110"/>
      </w:pPr>
      <w:r>
        <w:rPr>
          <w:rFonts w:ascii="Trebuchet MS"/>
          <w:sz w:val="12"/>
        </w:rPr>
        <w:t xml:space="preserve">192    </w:t>
      </w:r>
      <w:r>
        <w:rPr>
          <w:rFonts w:ascii="Trebuchet MS"/>
          <w:spacing w:val="19"/>
          <w:sz w:val="12"/>
        </w:rPr>
        <w:t xml:space="preserve"> </w:t>
      </w:r>
      <w:r>
        <w:rPr>
          <w:rFonts w:ascii="Bookman Old Style"/>
          <w:i/>
          <w:w w:val="95"/>
        </w:rPr>
        <w:t>D</w:t>
      </w:r>
      <w:r>
        <w:rPr>
          <w:w w:val="95"/>
          <w:vertAlign w:val="subscript"/>
        </w:rPr>
        <w:t>2</w:t>
      </w:r>
      <w:r>
        <w:rPr>
          <w:spacing w:val="22"/>
          <w:w w:val="95"/>
        </w:rPr>
        <w:t xml:space="preserve"> </w:t>
      </w:r>
      <w:r>
        <w:rPr>
          <w:w w:val="95"/>
        </w:rPr>
        <w:t>even</w:t>
      </w:r>
      <w:r>
        <w:rPr>
          <w:spacing w:val="13"/>
          <w:w w:val="95"/>
        </w:rPr>
        <w:t xml:space="preserve"> </w:t>
      </w:r>
      <w:r>
        <w:rPr>
          <w:w w:val="95"/>
        </w:rPr>
        <w:t>if</w:t>
      </w:r>
      <w:r>
        <w:rPr>
          <w:spacing w:val="13"/>
          <w:w w:val="95"/>
        </w:rPr>
        <w:t xml:space="preserve"> </w:t>
      </w:r>
      <w:r>
        <w:rPr>
          <w:w w:val="95"/>
        </w:rPr>
        <w:t>the</w:t>
      </w:r>
      <w:r>
        <w:rPr>
          <w:spacing w:val="13"/>
          <w:w w:val="95"/>
        </w:rPr>
        <w:t xml:space="preserve"> </w:t>
      </w:r>
      <w:r>
        <w:rPr>
          <w:w w:val="95"/>
        </w:rPr>
        <w:t>number</w:t>
      </w:r>
      <w:r>
        <w:rPr>
          <w:spacing w:val="12"/>
          <w:w w:val="95"/>
        </w:rPr>
        <w:t xml:space="preserve"> </w:t>
      </w:r>
      <w:r>
        <w:rPr>
          <w:w w:val="95"/>
        </w:rPr>
        <w:t>of</w:t>
      </w:r>
      <w:r>
        <w:rPr>
          <w:spacing w:val="13"/>
          <w:w w:val="95"/>
        </w:rPr>
        <w:t xml:space="preserve"> </w:t>
      </w:r>
      <w:r>
        <w:rPr>
          <w:w w:val="95"/>
        </w:rPr>
        <w:t>remaining</w:t>
      </w:r>
      <w:r>
        <w:rPr>
          <w:spacing w:val="13"/>
          <w:w w:val="95"/>
        </w:rPr>
        <w:t xml:space="preserve"> </w:t>
      </w:r>
      <w:r>
        <w:rPr>
          <w:w w:val="95"/>
        </w:rPr>
        <w:t>categories</w:t>
      </w:r>
      <w:r>
        <w:rPr>
          <w:spacing w:val="13"/>
          <w:w w:val="95"/>
        </w:rPr>
        <w:t xml:space="preserve"> </w:t>
      </w:r>
      <w:r>
        <w:rPr>
          <w:w w:val="95"/>
        </w:rPr>
        <w:t>and</w:t>
      </w:r>
      <w:r>
        <w:rPr>
          <w:spacing w:val="12"/>
          <w:w w:val="95"/>
        </w:rPr>
        <w:t xml:space="preserve"> </w:t>
      </w:r>
      <w:r>
        <w:rPr>
          <w:w w:val="95"/>
        </w:rPr>
        <w:t>their</w:t>
      </w:r>
      <w:r>
        <w:rPr>
          <w:spacing w:val="12"/>
          <w:w w:val="95"/>
        </w:rPr>
        <w:t xml:space="preserve"> </w:t>
      </w:r>
      <w:r>
        <w:rPr>
          <w:w w:val="95"/>
        </w:rPr>
        <w:t>proportional</w:t>
      </w:r>
      <w:r>
        <w:rPr>
          <w:spacing w:val="13"/>
          <w:w w:val="95"/>
        </w:rPr>
        <w:t xml:space="preserve"> </w:t>
      </w:r>
      <w:r>
        <w:rPr>
          <w:w w:val="95"/>
        </w:rPr>
        <w:t>representation</w:t>
      </w:r>
      <w:r>
        <w:rPr>
          <w:spacing w:val="13"/>
          <w:w w:val="95"/>
        </w:rPr>
        <w:t xml:space="preserve"> </w:t>
      </w:r>
      <w:r>
        <w:rPr>
          <w:w w:val="95"/>
        </w:rPr>
        <w:t>are</w:t>
      </w:r>
    </w:p>
    <w:p w14:paraId="7A4847D6" w14:textId="77777777" w:rsidR="00BB4C49" w:rsidRDefault="00DC0BFC">
      <w:pPr>
        <w:pStyle w:val="BodyText"/>
        <w:spacing w:before="154"/>
        <w:ind w:left="110"/>
      </w:pPr>
      <w:r>
        <w:rPr>
          <w:rFonts w:ascii="Trebuchet MS" w:hAnsi="Trebuchet MS"/>
          <w:sz w:val="12"/>
        </w:rPr>
        <w:t xml:space="preserve">193    </w:t>
      </w:r>
      <w:r>
        <w:rPr>
          <w:rFonts w:ascii="Trebuchet MS" w:hAnsi="Trebuchet MS"/>
          <w:spacing w:val="19"/>
          <w:sz w:val="12"/>
        </w:rPr>
        <w:t xml:space="preserve"> </w:t>
      </w:r>
      <w:r>
        <w:rPr>
          <w:w w:val="95"/>
        </w:rPr>
        <w:t>identical.</w:t>
      </w:r>
      <w:r>
        <w:rPr>
          <w:spacing w:val="27"/>
          <w:w w:val="95"/>
        </w:rPr>
        <w:t xml:space="preserve"> </w:t>
      </w:r>
      <w:r>
        <w:rPr>
          <w:w w:val="95"/>
        </w:rPr>
        <w:t>Put</w:t>
      </w:r>
      <w:r>
        <w:rPr>
          <w:spacing w:val="5"/>
          <w:w w:val="95"/>
        </w:rPr>
        <w:t xml:space="preserve"> </w:t>
      </w:r>
      <w:r>
        <w:rPr>
          <w:w w:val="95"/>
        </w:rPr>
        <w:t>another</w:t>
      </w:r>
      <w:r>
        <w:rPr>
          <w:spacing w:val="5"/>
          <w:w w:val="95"/>
        </w:rPr>
        <w:t xml:space="preserve"> </w:t>
      </w:r>
      <w:r>
        <w:rPr>
          <w:w w:val="95"/>
        </w:rPr>
        <w:t>way,</w:t>
      </w:r>
      <w:r>
        <w:rPr>
          <w:spacing w:val="5"/>
          <w:w w:val="95"/>
        </w:rPr>
        <w:t xml:space="preserve"> </w:t>
      </w:r>
      <w:r>
        <w:rPr>
          <w:w w:val="95"/>
        </w:rPr>
        <w:t>dominant</w:t>
      </w:r>
      <w:r>
        <w:rPr>
          <w:spacing w:val="5"/>
          <w:w w:val="95"/>
        </w:rPr>
        <w:t xml:space="preserve"> </w:t>
      </w:r>
      <w:r>
        <w:rPr>
          <w:w w:val="95"/>
        </w:rPr>
        <w:t>categories</w:t>
      </w:r>
      <w:r>
        <w:rPr>
          <w:spacing w:val="5"/>
          <w:w w:val="95"/>
        </w:rPr>
        <w:t xml:space="preserve"> </w:t>
      </w:r>
      <w:r>
        <w:rPr>
          <w:w w:val="95"/>
        </w:rPr>
        <w:t>“suppress”</w:t>
      </w:r>
      <w:r>
        <w:rPr>
          <w:spacing w:val="6"/>
          <w:w w:val="95"/>
        </w:rPr>
        <w:t xml:space="preserve"> </w:t>
      </w:r>
      <w:r>
        <w:rPr>
          <w:w w:val="95"/>
        </w:rPr>
        <w:t>the</w:t>
      </w:r>
      <w:r>
        <w:rPr>
          <w:spacing w:val="5"/>
          <w:w w:val="95"/>
        </w:rPr>
        <w:t xml:space="preserve"> </w:t>
      </w:r>
      <w:r>
        <w:rPr>
          <w:w w:val="95"/>
        </w:rPr>
        <w:t>contributions</w:t>
      </w:r>
      <w:r>
        <w:rPr>
          <w:spacing w:val="5"/>
          <w:w w:val="95"/>
        </w:rPr>
        <w:t xml:space="preserve"> </w:t>
      </w:r>
      <w:r>
        <w:rPr>
          <w:w w:val="95"/>
        </w:rPr>
        <w:t>to</w:t>
      </w:r>
      <w:r>
        <w:rPr>
          <w:spacing w:val="5"/>
          <w:w w:val="95"/>
        </w:rPr>
        <w:t xml:space="preserve"> </w:t>
      </w:r>
      <w:r>
        <w:rPr>
          <w:w w:val="95"/>
        </w:rPr>
        <w:t>diversity</w:t>
      </w:r>
      <w:r>
        <w:rPr>
          <w:spacing w:val="5"/>
          <w:w w:val="95"/>
        </w:rPr>
        <w:t xml:space="preserve"> </w:t>
      </w:r>
      <w:r>
        <w:rPr>
          <w:w w:val="95"/>
        </w:rPr>
        <w:t>of</w:t>
      </w:r>
    </w:p>
    <w:p w14:paraId="41F8CEDC" w14:textId="77777777" w:rsidR="00BB4C49" w:rsidRDefault="00DC0BFC">
      <w:pPr>
        <w:pStyle w:val="BodyText"/>
        <w:spacing w:before="154"/>
        <w:ind w:left="110"/>
      </w:pPr>
      <w:r>
        <w:rPr>
          <w:rFonts w:ascii="Trebuchet MS"/>
          <w:sz w:val="12"/>
        </w:rPr>
        <w:t xml:space="preserve">194    </w:t>
      </w:r>
      <w:r>
        <w:rPr>
          <w:rFonts w:ascii="Trebuchet MS"/>
          <w:spacing w:val="19"/>
          <w:sz w:val="12"/>
        </w:rPr>
        <w:t xml:space="preserve"> </w:t>
      </w:r>
      <w:r>
        <w:rPr>
          <w:w w:val="95"/>
        </w:rPr>
        <w:t>the</w:t>
      </w:r>
      <w:r>
        <w:rPr>
          <w:spacing w:val="15"/>
          <w:w w:val="95"/>
        </w:rPr>
        <w:t xml:space="preserve"> </w:t>
      </w:r>
      <w:r>
        <w:rPr>
          <w:w w:val="95"/>
        </w:rPr>
        <w:t>other</w:t>
      </w:r>
      <w:r>
        <w:rPr>
          <w:spacing w:val="15"/>
          <w:w w:val="95"/>
        </w:rPr>
        <w:t xml:space="preserve"> </w:t>
      </w:r>
      <w:r>
        <w:rPr>
          <w:w w:val="95"/>
        </w:rPr>
        <w:t>categories</w:t>
      </w:r>
      <w:r>
        <w:rPr>
          <w:spacing w:val="15"/>
          <w:w w:val="95"/>
        </w:rPr>
        <w:t xml:space="preserve"> </w:t>
      </w:r>
      <w:r>
        <w:rPr>
          <w:w w:val="95"/>
        </w:rPr>
        <w:t>in</w:t>
      </w:r>
      <w:r>
        <w:rPr>
          <w:spacing w:val="15"/>
          <w:w w:val="95"/>
        </w:rPr>
        <w:t xml:space="preserve"> </w:t>
      </w:r>
      <w:r>
        <w:rPr>
          <w:w w:val="95"/>
        </w:rPr>
        <w:t>a</w:t>
      </w:r>
      <w:r>
        <w:rPr>
          <w:spacing w:val="15"/>
          <w:w w:val="95"/>
        </w:rPr>
        <w:t xml:space="preserve"> </w:t>
      </w:r>
      <w:r>
        <w:rPr>
          <w:w w:val="95"/>
        </w:rPr>
        <w:t>group.</w:t>
      </w:r>
    </w:p>
    <w:p w14:paraId="012499FA" w14:textId="77777777" w:rsidR="00BB4C49" w:rsidRDefault="00DC0BFC">
      <w:pPr>
        <w:pStyle w:val="BodyText"/>
        <w:tabs>
          <w:tab w:val="left" w:pos="1075"/>
        </w:tabs>
        <w:spacing w:before="155"/>
        <w:ind w:left="110"/>
      </w:pPr>
      <w:r>
        <w:rPr>
          <w:rFonts w:ascii="Trebuchet MS"/>
          <w:sz w:val="12"/>
        </w:rPr>
        <w:t>195</w:t>
      </w:r>
      <w:r>
        <w:rPr>
          <w:rFonts w:ascii="Trebuchet MS"/>
          <w:sz w:val="12"/>
        </w:rPr>
        <w:tab/>
      </w:r>
      <w:r>
        <w:rPr>
          <w:w w:val="95"/>
        </w:rPr>
        <w:t>Because</w:t>
      </w:r>
      <w:r>
        <w:rPr>
          <w:spacing w:val="10"/>
          <w:w w:val="95"/>
        </w:rPr>
        <w:t xml:space="preserve"> </w:t>
      </w:r>
      <w:commentRangeStart w:id="220"/>
      <w:r>
        <w:rPr>
          <w:w w:val="95"/>
        </w:rPr>
        <w:t>over</w:t>
      </w:r>
      <w:commentRangeEnd w:id="220"/>
      <w:r w:rsidR="00903D87">
        <w:rPr>
          <w:rStyle w:val="CommentReference"/>
        </w:rPr>
        <w:commentReference w:id="220"/>
      </w:r>
      <w:r>
        <w:rPr>
          <w:spacing w:val="11"/>
          <w:w w:val="95"/>
        </w:rPr>
        <w:t xml:space="preserve"> </w:t>
      </w:r>
      <w:r>
        <w:rPr>
          <w:w w:val="95"/>
        </w:rPr>
        <w:t>40%</w:t>
      </w:r>
      <w:r>
        <w:rPr>
          <w:spacing w:val="9"/>
          <w:w w:val="95"/>
        </w:rPr>
        <w:t xml:space="preserve"> </w:t>
      </w:r>
      <w:r>
        <w:rPr>
          <w:w w:val="95"/>
        </w:rPr>
        <w:t>of</w:t>
      </w:r>
      <w:r>
        <w:rPr>
          <w:spacing w:val="11"/>
          <w:w w:val="95"/>
        </w:rPr>
        <w:t xml:space="preserve"> </w:t>
      </w:r>
      <w:r>
        <w:rPr>
          <w:w w:val="95"/>
        </w:rPr>
        <w:t>first</w:t>
      </w:r>
      <w:r>
        <w:rPr>
          <w:spacing w:val="10"/>
          <w:w w:val="95"/>
        </w:rPr>
        <w:t xml:space="preserve"> </w:t>
      </w:r>
      <w:r>
        <w:rPr>
          <w:w w:val="95"/>
        </w:rPr>
        <w:t>authors</w:t>
      </w:r>
      <w:r>
        <w:rPr>
          <w:spacing w:val="10"/>
          <w:w w:val="95"/>
        </w:rPr>
        <w:t xml:space="preserve"> </w:t>
      </w:r>
      <w:r>
        <w:rPr>
          <w:w w:val="95"/>
        </w:rPr>
        <w:t>were</w:t>
      </w:r>
      <w:r>
        <w:rPr>
          <w:spacing w:val="10"/>
          <w:w w:val="95"/>
        </w:rPr>
        <w:t xml:space="preserve"> </w:t>
      </w:r>
      <w:r>
        <w:rPr>
          <w:w w:val="95"/>
        </w:rPr>
        <w:t>based</w:t>
      </w:r>
      <w:r>
        <w:rPr>
          <w:spacing w:val="10"/>
          <w:w w:val="95"/>
        </w:rPr>
        <w:t xml:space="preserve"> </w:t>
      </w:r>
      <w:r>
        <w:rPr>
          <w:w w:val="95"/>
        </w:rPr>
        <w:t>in</w:t>
      </w:r>
      <w:r>
        <w:rPr>
          <w:spacing w:val="11"/>
          <w:w w:val="95"/>
        </w:rPr>
        <w:t xml:space="preserve"> </w:t>
      </w:r>
      <w:r>
        <w:rPr>
          <w:w w:val="95"/>
        </w:rPr>
        <w:t>either</w:t>
      </w:r>
      <w:r>
        <w:rPr>
          <w:spacing w:val="10"/>
          <w:w w:val="95"/>
        </w:rPr>
        <w:t xml:space="preserve"> </w:t>
      </w:r>
      <w:r>
        <w:rPr>
          <w:w w:val="95"/>
        </w:rPr>
        <w:t>China</w:t>
      </w:r>
      <w:r>
        <w:rPr>
          <w:spacing w:val="10"/>
          <w:w w:val="95"/>
        </w:rPr>
        <w:t xml:space="preserve"> </w:t>
      </w:r>
      <w:r>
        <w:rPr>
          <w:w w:val="95"/>
        </w:rPr>
        <w:t>or</w:t>
      </w:r>
      <w:r>
        <w:rPr>
          <w:spacing w:val="11"/>
          <w:w w:val="95"/>
        </w:rPr>
        <w:t xml:space="preserve"> </w:t>
      </w:r>
      <w:r>
        <w:rPr>
          <w:w w:val="95"/>
        </w:rPr>
        <w:t>the</w:t>
      </w:r>
      <w:r>
        <w:rPr>
          <w:spacing w:val="10"/>
          <w:w w:val="95"/>
        </w:rPr>
        <w:t xml:space="preserve"> </w:t>
      </w:r>
      <w:r>
        <w:rPr>
          <w:w w:val="95"/>
        </w:rPr>
        <w:t>United</w:t>
      </w:r>
      <w:r>
        <w:rPr>
          <w:spacing w:val="11"/>
          <w:w w:val="95"/>
        </w:rPr>
        <w:t xml:space="preserve"> </w:t>
      </w:r>
      <w:r>
        <w:rPr>
          <w:w w:val="95"/>
        </w:rPr>
        <w:t>States</w:t>
      </w:r>
      <w:r>
        <w:rPr>
          <w:spacing w:val="10"/>
          <w:w w:val="95"/>
        </w:rPr>
        <w:t xml:space="preserve"> </w:t>
      </w:r>
      <w:r>
        <w:rPr>
          <w:w w:val="95"/>
        </w:rPr>
        <w:t>(Fig.</w:t>
      </w:r>
    </w:p>
    <w:p w14:paraId="7433CD4E" w14:textId="77777777" w:rsidR="00BB4C49" w:rsidRDefault="00DC0BFC">
      <w:pPr>
        <w:pStyle w:val="BodyText"/>
        <w:spacing w:before="154"/>
        <w:ind w:left="110"/>
      </w:pPr>
      <w:r>
        <w:rPr>
          <w:rFonts w:ascii="Trebuchet MS"/>
          <w:sz w:val="12"/>
        </w:rPr>
        <w:t xml:space="preserve">196    </w:t>
      </w:r>
      <w:r>
        <w:rPr>
          <w:rFonts w:ascii="Trebuchet MS"/>
          <w:spacing w:val="10"/>
          <w:sz w:val="12"/>
        </w:rPr>
        <w:t xml:space="preserve"> </w:t>
      </w:r>
      <w:r>
        <w:rPr>
          <w:w w:val="95"/>
        </w:rPr>
        <w:t>A1),</w:t>
      </w:r>
      <w:r>
        <w:rPr>
          <w:spacing w:val="3"/>
          <w:w w:val="95"/>
        </w:rPr>
        <w:t xml:space="preserve"> </w:t>
      </w:r>
      <w:r>
        <w:rPr>
          <w:w w:val="95"/>
        </w:rPr>
        <w:t>we</w:t>
      </w:r>
      <w:r>
        <w:rPr>
          <w:spacing w:val="4"/>
          <w:w w:val="95"/>
        </w:rPr>
        <w:t xml:space="preserve"> </w:t>
      </w:r>
      <w:r>
        <w:rPr>
          <w:w w:val="95"/>
        </w:rPr>
        <w:t>sought</w:t>
      </w:r>
      <w:r>
        <w:rPr>
          <w:spacing w:val="2"/>
          <w:w w:val="95"/>
        </w:rPr>
        <w:t xml:space="preserve"> </w:t>
      </w:r>
      <w:r>
        <w:rPr>
          <w:w w:val="95"/>
        </w:rPr>
        <w:t>to</w:t>
      </w:r>
      <w:r>
        <w:rPr>
          <w:spacing w:val="3"/>
          <w:w w:val="95"/>
        </w:rPr>
        <w:t xml:space="preserve"> </w:t>
      </w:r>
      <w:r>
        <w:rPr>
          <w:w w:val="95"/>
        </w:rPr>
        <w:t>assess</w:t>
      </w:r>
      <w:r>
        <w:rPr>
          <w:spacing w:val="4"/>
          <w:w w:val="95"/>
        </w:rPr>
        <w:t xml:space="preserve"> </w:t>
      </w:r>
      <w:r>
        <w:rPr>
          <w:w w:val="95"/>
        </w:rPr>
        <w:t>if</w:t>
      </w:r>
      <w:r>
        <w:rPr>
          <w:spacing w:val="3"/>
          <w:w w:val="95"/>
        </w:rPr>
        <w:t xml:space="preserve"> </w:t>
      </w:r>
      <w:r>
        <w:rPr>
          <w:w w:val="95"/>
        </w:rPr>
        <w:t>this</w:t>
      </w:r>
      <w:r>
        <w:rPr>
          <w:spacing w:val="4"/>
          <w:w w:val="95"/>
        </w:rPr>
        <w:t xml:space="preserve"> </w:t>
      </w:r>
      <w:r>
        <w:rPr>
          <w:w w:val="95"/>
        </w:rPr>
        <w:t>dominance</w:t>
      </w:r>
      <w:r>
        <w:rPr>
          <w:spacing w:val="4"/>
          <w:w w:val="95"/>
        </w:rPr>
        <w:t xml:space="preserve"> </w:t>
      </w:r>
      <w:r>
        <w:rPr>
          <w:w w:val="95"/>
        </w:rPr>
        <w:t>could</w:t>
      </w:r>
      <w:r>
        <w:rPr>
          <w:spacing w:val="2"/>
          <w:w w:val="95"/>
        </w:rPr>
        <w:t xml:space="preserve"> </w:t>
      </w:r>
      <w:r>
        <w:rPr>
          <w:w w:val="95"/>
        </w:rPr>
        <w:t>be</w:t>
      </w:r>
      <w:r>
        <w:rPr>
          <w:spacing w:val="4"/>
          <w:w w:val="95"/>
        </w:rPr>
        <w:t xml:space="preserve"> </w:t>
      </w:r>
      <w:r>
        <w:rPr>
          <w:w w:val="95"/>
        </w:rPr>
        <w:t>biasing</w:t>
      </w:r>
      <w:r>
        <w:rPr>
          <w:spacing w:val="3"/>
          <w:w w:val="95"/>
        </w:rPr>
        <w:t xml:space="preserve"> </w:t>
      </w:r>
      <w:r>
        <w:rPr>
          <w:w w:val="95"/>
        </w:rPr>
        <w:t>estimates</w:t>
      </w:r>
      <w:r>
        <w:rPr>
          <w:spacing w:val="4"/>
          <w:w w:val="95"/>
        </w:rPr>
        <w:t xml:space="preserve"> </w:t>
      </w:r>
      <w:r>
        <w:rPr>
          <w:w w:val="95"/>
        </w:rPr>
        <w:t>of</w:t>
      </w:r>
      <w:r>
        <w:rPr>
          <w:spacing w:val="3"/>
          <w:w w:val="95"/>
        </w:rPr>
        <w:t xml:space="preserve"> </w:t>
      </w:r>
      <w:r>
        <w:rPr>
          <w:w w:val="95"/>
        </w:rPr>
        <w:t>author</w:t>
      </w:r>
      <w:r>
        <w:rPr>
          <w:spacing w:val="3"/>
          <w:w w:val="95"/>
        </w:rPr>
        <w:t xml:space="preserve"> </w:t>
      </w:r>
      <w:r>
        <w:rPr>
          <w:w w:val="95"/>
        </w:rPr>
        <w:t>diversity.</w:t>
      </w:r>
      <w:r>
        <w:rPr>
          <w:spacing w:val="24"/>
          <w:w w:val="95"/>
        </w:rPr>
        <w:t xml:space="preserve"> </w:t>
      </w:r>
      <w:r>
        <w:rPr>
          <w:w w:val="95"/>
        </w:rPr>
        <w:t>To</w:t>
      </w:r>
    </w:p>
    <w:p w14:paraId="0258201A" w14:textId="77777777" w:rsidR="00BB4C49" w:rsidRDefault="00DC0BFC">
      <w:pPr>
        <w:pStyle w:val="BodyText"/>
        <w:spacing w:before="155"/>
        <w:ind w:left="110"/>
      </w:pPr>
      <w:r>
        <w:rPr>
          <w:rFonts w:ascii="Trebuchet MS"/>
          <w:sz w:val="12"/>
        </w:rPr>
        <w:t xml:space="preserve">197    </w:t>
      </w:r>
      <w:r>
        <w:rPr>
          <w:rFonts w:ascii="Trebuchet MS"/>
          <w:spacing w:val="19"/>
          <w:sz w:val="12"/>
        </w:rPr>
        <w:t xml:space="preserve"> </w:t>
      </w:r>
      <w:r>
        <w:rPr>
          <w:w w:val="95"/>
        </w:rPr>
        <w:t>do</w:t>
      </w:r>
      <w:r>
        <w:rPr>
          <w:spacing w:val="-1"/>
          <w:w w:val="95"/>
        </w:rPr>
        <w:t xml:space="preserve"> </w:t>
      </w:r>
      <w:r>
        <w:rPr>
          <w:w w:val="95"/>
        </w:rPr>
        <w:t>so we</w:t>
      </w:r>
      <w:r>
        <w:rPr>
          <w:spacing w:val="-1"/>
          <w:w w:val="95"/>
        </w:rPr>
        <w:t xml:space="preserve"> </w:t>
      </w:r>
      <w:r>
        <w:rPr>
          <w:w w:val="95"/>
        </w:rPr>
        <w:t>conducted</w:t>
      </w:r>
      <w:r>
        <w:rPr>
          <w:spacing w:val="-1"/>
          <w:w w:val="95"/>
        </w:rPr>
        <w:t xml:space="preserve"> </w:t>
      </w:r>
      <w:r>
        <w:rPr>
          <w:w w:val="95"/>
        </w:rPr>
        <w:t>a</w:t>
      </w:r>
      <w:r>
        <w:rPr>
          <w:spacing w:val="-1"/>
          <w:w w:val="95"/>
        </w:rPr>
        <w:t xml:space="preserve"> </w:t>
      </w:r>
      <w:r>
        <w:rPr>
          <w:w w:val="95"/>
        </w:rPr>
        <w:t>series of</w:t>
      </w:r>
      <w:r>
        <w:rPr>
          <w:spacing w:val="-1"/>
          <w:w w:val="95"/>
        </w:rPr>
        <w:t xml:space="preserve"> </w:t>
      </w:r>
      <w:r>
        <w:rPr>
          <w:w w:val="95"/>
        </w:rPr>
        <w:t>simulations in which</w:t>
      </w:r>
      <w:r>
        <w:rPr>
          <w:spacing w:val="-1"/>
          <w:w w:val="95"/>
        </w:rPr>
        <w:t xml:space="preserve"> </w:t>
      </w:r>
      <w:r>
        <w:rPr>
          <w:w w:val="95"/>
        </w:rPr>
        <w:t>we sequentially</w:t>
      </w:r>
      <w:r>
        <w:rPr>
          <w:spacing w:val="-1"/>
          <w:w w:val="95"/>
        </w:rPr>
        <w:t xml:space="preserve"> </w:t>
      </w:r>
      <w:r>
        <w:rPr>
          <w:w w:val="95"/>
        </w:rPr>
        <w:t>removed</w:t>
      </w:r>
      <w:r>
        <w:rPr>
          <w:spacing w:val="-1"/>
          <w:w w:val="95"/>
        </w:rPr>
        <w:t xml:space="preserve"> </w:t>
      </w:r>
      <w:r>
        <w:rPr>
          <w:w w:val="95"/>
        </w:rPr>
        <w:t>authors from</w:t>
      </w:r>
    </w:p>
    <w:p w14:paraId="09D440B8" w14:textId="77777777" w:rsidR="00BB4C49" w:rsidRDefault="00DC0BFC">
      <w:pPr>
        <w:pStyle w:val="BodyText"/>
        <w:spacing w:before="154"/>
        <w:ind w:left="110"/>
      </w:pPr>
      <w:r>
        <w:rPr>
          <w:rFonts w:ascii="Trebuchet MS"/>
          <w:sz w:val="12"/>
        </w:rPr>
        <w:t xml:space="preserve">198    </w:t>
      </w:r>
      <w:r>
        <w:rPr>
          <w:rFonts w:ascii="Trebuchet MS"/>
          <w:spacing w:val="19"/>
          <w:sz w:val="12"/>
        </w:rPr>
        <w:t xml:space="preserve"> </w:t>
      </w:r>
      <w:r>
        <w:rPr>
          <w:w w:val="95"/>
        </w:rPr>
        <w:t>each</w:t>
      </w:r>
      <w:r>
        <w:rPr>
          <w:spacing w:val="12"/>
          <w:w w:val="95"/>
        </w:rPr>
        <w:t xml:space="preserve"> </w:t>
      </w:r>
      <w:r>
        <w:rPr>
          <w:w w:val="95"/>
        </w:rPr>
        <w:t>country</w:t>
      </w:r>
      <w:r>
        <w:rPr>
          <w:spacing w:val="11"/>
          <w:w w:val="95"/>
        </w:rPr>
        <w:t xml:space="preserve"> </w:t>
      </w:r>
      <w:r>
        <w:rPr>
          <w:w w:val="95"/>
        </w:rPr>
        <w:t>and</w:t>
      </w:r>
      <w:r>
        <w:rPr>
          <w:spacing w:val="12"/>
          <w:w w:val="95"/>
        </w:rPr>
        <w:t xml:space="preserve"> </w:t>
      </w:r>
      <w:r>
        <w:rPr>
          <w:w w:val="95"/>
        </w:rPr>
        <w:t>measured</w:t>
      </w:r>
      <w:r>
        <w:rPr>
          <w:spacing w:val="12"/>
          <w:w w:val="95"/>
        </w:rPr>
        <w:t xml:space="preserve"> </w:t>
      </w:r>
      <w:r>
        <w:rPr>
          <w:w w:val="95"/>
        </w:rPr>
        <w:t>the</w:t>
      </w:r>
      <w:r>
        <w:rPr>
          <w:spacing w:val="12"/>
          <w:w w:val="95"/>
        </w:rPr>
        <w:t xml:space="preserve"> </w:t>
      </w:r>
      <w:r>
        <w:rPr>
          <w:w w:val="95"/>
        </w:rPr>
        <w:t>resulting</w:t>
      </w:r>
      <w:r>
        <w:rPr>
          <w:spacing w:val="12"/>
          <w:w w:val="95"/>
        </w:rPr>
        <w:t xml:space="preserve"> </w:t>
      </w:r>
      <w:r>
        <w:rPr>
          <w:w w:val="95"/>
        </w:rPr>
        <w:t>change</w:t>
      </w:r>
      <w:r>
        <w:rPr>
          <w:spacing w:val="12"/>
          <w:w w:val="95"/>
        </w:rPr>
        <w:t xml:space="preserve"> </w:t>
      </w:r>
      <w:r>
        <w:rPr>
          <w:w w:val="95"/>
        </w:rPr>
        <w:t>in</w:t>
      </w:r>
      <w:r>
        <w:rPr>
          <w:spacing w:val="12"/>
          <w:w w:val="95"/>
        </w:rPr>
        <w:t xml:space="preserve"> </w:t>
      </w:r>
      <w:r>
        <w:rPr>
          <w:rFonts w:ascii="Bookman Old Style"/>
          <w:i/>
          <w:w w:val="95"/>
        </w:rPr>
        <w:t>D</w:t>
      </w:r>
      <w:r>
        <w:rPr>
          <w:w w:val="95"/>
          <w:vertAlign w:val="subscript"/>
        </w:rPr>
        <w:t>2</w:t>
      </w:r>
      <w:r>
        <w:rPr>
          <w:w w:val="95"/>
        </w:rPr>
        <w:t>.</w:t>
      </w:r>
      <w:r>
        <w:rPr>
          <w:spacing w:val="35"/>
          <w:w w:val="95"/>
        </w:rPr>
        <w:t xml:space="preserve"> </w:t>
      </w:r>
      <w:r>
        <w:rPr>
          <w:w w:val="95"/>
        </w:rPr>
        <w:t>China</w:t>
      </w:r>
      <w:r>
        <w:rPr>
          <w:spacing w:val="12"/>
          <w:w w:val="95"/>
        </w:rPr>
        <w:t xml:space="preserve"> </w:t>
      </w:r>
      <w:r>
        <w:rPr>
          <w:w w:val="95"/>
        </w:rPr>
        <w:t>was</w:t>
      </w:r>
      <w:r>
        <w:rPr>
          <w:spacing w:val="12"/>
          <w:w w:val="95"/>
        </w:rPr>
        <w:t xml:space="preserve"> </w:t>
      </w:r>
      <w:r>
        <w:rPr>
          <w:w w:val="95"/>
        </w:rPr>
        <w:t>the</w:t>
      </w:r>
      <w:r>
        <w:rPr>
          <w:spacing w:val="12"/>
          <w:w w:val="95"/>
        </w:rPr>
        <w:t xml:space="preserve"> </w:t>
      </w:r>
      <w:r>
        <w:rPr>
          <w:w w:val="95"/>
        </w:rPr>
        <w:t>only</w:t>
      </w:r>
      <w:r>
        <w:rPr>
          <w:spacing w:val="11"/>
          <w:w w:val="95"/>
        </w:rPr>
        <w:t xml:space="preserve"> </w:t>
      </w:r>
      <w:r>
        <w:rPr>
          <w:w w:val="95"/>
        </w:rPr>
        <w:t>country</w:t>
      </w:r>
      <w:r>
        <w:rPr>
          <w:spacing w:val="11"/>
          <w:w w:val="95"/>
        </w:rPr>
        <w:t xml:space="preserve"> </w:t>
      </w:r>
      <w:r>
        <w:rPr>
          <w:w w:val="95"/>
        </w:rPr>
        <w:t>whose</w:t>
      </w:r>
    </w:p>
    <w:p w14:paraId="2EC379F6" w14:textId="77777777" w:rsidR="00BB4C49" w:rsidRDefault="00DC0BFC">
      <w:pPr>
        <w:pStyle w:val="BodyText"/>
        <w:spacing w:before="154"/>
        <w:ind w:left="110"/>
      </w:pPr>
      <w:r>
        <w:rPr>
          <w:rFonts w:ascii="Trebuchet MS"/>
          <w:sz w:val="12"/>
        </w:rPr>
        <w:t xml:space="preserve">199    </w:t>
      </w:r>
      <w:r>
        <w:rPr>
          <w:rFonts w:ascii="Trebuchet MS"/>
          <w:spacing w:val="19"/>
          <w:sz w:val="12"/>
        </w:rPr>
        <w:t xml:space="preserve"> </w:t>
      </w:r>
      <w:r>
        <w:rPr>
          <w:spacing w:val="-1"/>
        </w:rPr>
        <w:t>exclusion</w:t>
      </w:r>
      <w:r>
        <w:rPr>
          <w:spacing w:val="-10"/>
        </w:rPr>
        <w:t xml:space="preserve"> </w:t>
      </w:r>
      <w:r>
        <w:rPr>
          <w:spacing w:val="-1"/>
        </w:rPr>
        <w:t>led</w:t>
      </w:r>
      <w:r>
        <w:rPr>
          <w:spacing w:val="-9"/>
        </w:rPr>
        <w:t xml:space="preserve"> </w:t>
      </w:r>
      <w:r>
        <w:rPr>
          <w:spacing w:val="-1"/>
        </w:rPr>
        <w:t>to</w:t>
      </w:r>
      <w:r>
        <w:rPr>
          <w:spacing w:val="-10"/>
        </w:rPr>
        <w:t xml:space="preserve"> </w:t>
      </w:r>
      <w:r>
        <w:t>increased</w:t>
      </w:r>
      <w:r>
        <w:rPr>
          <w:spacing w:val="-9"/>
        </w:rPr>
        <w:t xml:space="preserve"> </w:t>
      </w:r>
      <w:r>
        <w:t>diversity,</w:t>
      </w:r>
      <w:r>
        <w:rPr>
          <w:spacing w:val="-10"/>
        </w:rPr>
        <w:t xml:space="preserve"> </w:t>
      </w:r>
      <w:r>
        <w:t>with</w:t>
      </w:r>
      <w:r>
        <w:rPr>
          <w:spacing w:val="-9"/>
        </w:rPr>
        <w:t xml:space="preserve"> </w:t>
      </w:r>
      <w:r>
        <w:t>a</w:t>
      </w:r>
      <w:r>
        <w:rPr>
          <w:spacing w:val="-10"/>
        </w:rPr>
        <w:t xml:space="preserve"> </w:t>
      </w:r>
      <w:r>
        <w:t>relative</w:t>
      </w:r>
      <w:r>
        <w:rPr>
          <w:spacing w:val="-9"/>
        </w:rPr>
        <w:t xml:space="preserve"> </w:t>
      </w:r>
      <w:r>
        <w:t>e</w:t>
      </w:r>
      <w:r>
        <w:rPr>
          <w:rFonts w:ascii="Arial"/>
        </w:rPr>
        <w:t>ff</w:t>
      </w:r>
      <w:r>
        <w:t>ect</w:t>
      </w:r>
      <w:r>
        <w:rPr>
          <w:spacing w:val="-10"/>
        </w:rPr>
        <w:t xml:space="preserve"> </w:t>
      </w:r>
      <w:r>
        <w:t>on</w:t>
      </w:r>
      <w:r>
        <w:rPr>
          <w:spacing w:val="-9"/>
        </w:rPr>
        <w:t xml:space="preserve"> </w:t>
      </w:r>
      <w:r>
        <w:rPr>
          <w:rFonts w:ascii="Bookman Old Style"/>
          <w:i/>
        </w:rPr>
        <w:t>D</w:t>
      </w:r>
      <w:r>
        <w:rPr>
          <w:vertAlign w:val="subscript"/>
        </w:rPr>
        <w:t>2</w:t>
      </w:r>
      <w:r>
        <w:rPr>
          <w:spacing w:val="-3"/>
        </w:rPr>
        <w:t xml:space="preserve"> </w:t>
      </w:r>
      <w:r>
        <w:t>that</w:t>
      </w:r>
      <w:r>
        <w:rPr>
          <w:spacing w:val="-9"/>
        </w:rPr>
        <w:t xml:space="preserve"> </w:t>
      </w:r>
      <w:r>
        <w:t>was</w:t>
      </w:r>
      <w:r>
        <w:rPr>
          <w:spacing w:val="-10"/>
        </w:rPr>
        <w:t xml:space="preserve"> </w:t>
      </w:r>
      <w:r>
        <w:t>142</w:t>
      </w:r>
      <w:r>
        <w:rPr>
          <w:spacing w:val="-9"/>
        </w:rPr>
        <w:t xml:space="preserve"> </w:t>
      </w:r>
      <w:r>
        <w:t>times</w:t>
      </w:r>
      <w:r>
        <w:rPr>
          <w:spacing w:val="-9"/>
        </w:rPr>
        <w:t xml:space="preserve"> </w:t>
      </w:r>
      <w:r>
        <w:t>that</w:t>
      </w:r>
      <w:r>
        <w:rPr>
          <w:spacing w:val="-10"/>
        </w:rPr>
        <w:t xml:space="preserve"> </w:t>
      </w:r>
      <w:r>
        <w:t>of</w:t>
      </w:r>
    </w:p>
    <w:p w14:paraId="1C2A95CC" w14:textId="77777777" w:rsidR="00BB4C49" w:rsidRDefault="00DC0BFC">
      <w:pPr>
        <w:pStyle w:val="BodyText"/>
        <w:spacing w:before="155"/>
        <w:ind w:left="110"/>
      </w:pPr>
      <w:r>
        <w:rPr>
          <w:rFonts w:ascii="Trebuchet MS"/>
          <w:sz w:val="12"/>
        </w:rPr>
        <w:t xml:space="preserve">200    </w:t>
      </w:r>
      <w:r>
        <w:rPr>
          <w:rFonts w:ascii="Trebuchet MS"/>
          <w:spacing w:val="19"/>
          <w:sz w:val="12"/>
        </w:rPr>
        <w:t xml:space="preserve"> </w:t>
      </w:r>
      <w:r>
        <w:rPr>
          <w:w w:val="95"/>
        </w:rPr>
        <w:t>any</w:t>
      </w:r>
      <w:r>
        <w:rPr>
          <w:spacing w:val="17"/>
          <w:w w:val="95"/>
        </w:rPr>
        <w:t xml:space="preserve"> </w:t>
      </w:r>
      <w:r>
        <w:rPr>
          <w:w w:val="95"/>
        </w:rPr>
        <w:t>other</w:t>
      </w:r>
      <w:r>
        <w:rPr>
          <w:spacing w:val="17"/>
          <w:w w:val="95"/>
        </w:rPr>
        <w:t xml:space="preserve"> </w:t>
      </w:r>
      <w:r>
        <w:rPr>
          <w:w w:val="95"/>
        </w:rPr>
        <w:t>country</w:t>
      </w:r>
      <w:r>
        <w:rPr>
          <w:spacing w:val="18"/>
          <w:w w:val="95"/>
        </w:rPr>
        <w:t xml:space="preserve"> </w:t>
      </w:r>
      <w:r>
        <w:rPr>
          <w:w w:val="95"/>
        </w:rPr>
        <w:t>(Fig</w:t>
      </w:r>
      <w:r>
        <w:rPr>
          <w:spacing w:val="18"/>
          <w:w w:val="95"/>
        </w:rPr>
        <w:t xml:space="preserve"> </w:t>
      </w:r>
      <w:r>
        <w:rPr>
          <w:w w:val="95"/>
        </w:rPr>
        <w:t>A2).</w:t>
      </w:r>
      <w:r>
        <w:rPr>
          <w:spacing w:val="43"/>
          <w:w w:val="95"/>
        </w:rPr>
        <w:t xml:space="preserve"> </w:t>
      </w:r>
      <w:r>
        <w:rPr>
          <w:w w:val="95"/>
        </w:rPr>
        <w:t>We</w:t>
      </w:r>
      <w:r>
        <w:rPr>
          <w:spacing w:val="18"/>
          <w:w w:val="95"/>
        </w:rPr>
        <w:t xml:space="preserve"> </w:t>
      </w:r>
      <w:r>
        <w:rPr>
          <w:w w:val="95"/>
        </w:rPr>
        <w:t>then</w:t>
      </w:r>
      <w:r>
        <w:rPr>
          <w:spacing w:val="17"/>
          <w:w w:val="95"/>
        </w:rPr>
        <w:t xml:space="preserve"> </w:t>
      </w:r>
      <w:r>
        <w:rPr>
          <w:w w:val="95"/>
        </w:rPr>
        <w:t>excluded</w:t>
      </w:r>
      <w:r>
        <w:rPr>
          <w:spacing w:val="16"/>
          <w:w w:val="95"/>
        </w:rPr>
        <w:t xml:space="preserve"> </w:t>
      </w:r>
      <w:r>
        <w:rPr>
          <w:w w:val="95"/>
        </w:rPr>
        <w:t>all</w:t>
      </w:r>
      <w:r>
        <w:rPr>
          <w:spacing w:val="18"/>
          <w:w w:val="95"/>
        </w:rPr>
        <w:t xml:space="preserve"> </w:t>
      </w:r>
      <w:r>
        <w:rPr>
          <w:w w:val="95"/>
        </w:rPr>
        <w:t>papers</w:t>
      </w:r>
      <w:r>
        <w:rPr>
          <w:spacing w:val="18"/>
          <w:w w:val="95"/>
        </w:rPr>
        <w:t xml:space="preserve"> </w:t>
      </w:r>
      <w:r>
        <w:rPr>
          <w:w w:val="95"/>
        </w:rPr>
        <w:t>with</w:t>
      </w:r>
      <w:r>
        <w:rPr>
          <w:spacing w:val="18"/>
          <w:w w:val="95"/>
        </w:rPr>
        <w:t xml:space="preserve"> </w:t>
      </w:r>
      <w:r>
        <w:rPr>
          <w:w w:val="95"/>
        </w:rPr>
        <w:t>first</w:t>
      </w:r>
      <w:r>
        <w:rPr>
          <w:spacing w:val="17"/>
          <w:w w:val="95"/>
        </w:rPr>
        <w:t xml:space="preserve"> </w:t>
      </w:r>
      <w:r>
        <w:rPr>
          <w:w w:val="95"/>
        </w:rPr>
        <w:t>authors</w:t>
      </w:r>
      <w:r>
        <w:rPr>
          <w:spacing w:val="18"/>
          <w:w w:val="95"/>
        </w:rPr>
        <w:t xml:space="preserve"> </w:t>
      </w:r>
      <w:r>
        <w:rPr>
          <w:w w:val="95"/>
        </w:rPr>
        <w:t>based</w:t>
      </w:r>
      <w:r>
        <w:rPr>
          <w:spacing w:val="18"/>
          <w:w w:val="95"/>
        </w:rPr>
        <w:t xml:space="preserve"> </w:t>
      </w:r>
      <w:r>
        <w:rPr>
          <w:w w:val="95"/>
        </w:rPr>
        <w:t>in</w:t>
      </w:r>
      <w:r>
        <w:rPr>
          <w:spacing w:val="17"/>
          <w:w w:val="95"/>
        </w:rPr>
        <w:t xml:space="preserve"> </w:t>
      </w:r>
      <w:r>
        <w:rPr>
          <w:w w:val="95"/>
        </w:rPr>
        <w:t>China</w:t>
      </w:r>
    </w:p>
    <w:p w14:paraId="28C1699F" w14:textId="77777777" w:rsidR="00BB4C49" w:rsidRDefault="00DC0BFC">
      <w:pPr>
        <w:pStyle w:val="BodyText"/>
        <w:spacing w:before="154"/>
        <w:ind w:left="110"/>
      </w:pPr>
      <w:r>
        <w:rPr>
          <w:rFonts w:ascii="Trebuchet MS"/>
          <w:sz w:val="12"/>
        </w:rPr>
        <w:t xml:space="preserve">201    </w:t>
      </w:r>
      <w:r>
        <w:rPr>
          <w:rFonts w:ascii="Trebuchet MS"/>
          <w:spacing w:val="19"/>
          <w:sz w:val="12"/>
        </w:rPr>
        <w:t xml:space="preserve"> </w:t>
      </w:r>
      <w:r>
        <w:rPr>
          <w:w w:val="95"/>
        </w:rPr>
        <w:t>and repeated</w:t>
      </w:r>
      <w:r>
        <w:rPr>
          <w:spacing w:val="-1"/>
          <w:w w:val="95"/>
        </w:rPr>
        <w:t xml:space="preserve"> </w:t>
      </w:r>
      <w:r>
        <w:rPr>
          <w:w w:val="95"/>
        </w:rPr>
        <w:t>our simulations.</w:t>
      </w:r>
      <w:r>
        <w:rPr>
          <w:spacing w:val="18"/>
          <w:w w:val="95"/>
        </w:rPr>
        <w:t xml:space="preserve"> </w:t>
      </w:r>
      <w:r>
        <w:rPr>
          <w:w w:val="95"/>
        </w:rPr>
        <w:t>Diversity only</w:t>
      </w:r>
      <w:r>
        <w:rPr>
          <w:spacing w:val="-1"/>
          <w:w w:val="95"/>
        </w:rPr>
        <w:t xml:space="preserve"> </w:t>
      </w:r>
      <w:r>
        <w:rPr>
          <w:w w:val="95"/>
        </w:rPr>
        <w:t>increased</w:t>
      </w:r>
      <w:r>
        <w:rPr>
          <w:spacing w:val="-1"/>
          <w:w w:val="95"/>
        </w:rPr>
        <w:t xml:space="preserve"> </w:t>
      </w:r>
      <w:r>
        <w:rPr>
          <w:w w:val="95"/>
        </w:rPr>
        <w:t>(8-fold) when</w:t>
      </w:r>
      <w:r>
        <w:rPr>
          <w:spacing w:val="-1"/>
          <w:w w:val="95"/>
        </w:rPr>
        <w:t xml:space="preserve"> </w:t>
      </w:r>
      <w:r>
        <w:rPr>
          <w:w w:val="95"/>
        </w:rPr>
        <w:t>excluding articles</w:t>
      </w:r>
      <w:r>
        <w:rPr>
          <w:spacing w:val="-1"/>
          <w:w w:val="95"/>
        </w:rPr>
        <w:t xml:space="preserve"> </w:t>
      </w:r>
      <w:r>
        <w:rPr>
          <w:w w:val="95"/>
        </w:rPr>
        <w:t>with</w:t>
      </w:r>
    </w:p>
    <w:p w14:paraId="1EFDC4EE" w14:textId="77777777" w:rsidR="00BB4C49" w:rsidRDefault="00DC0BFC">
      <w:pPr>
        <w:pStyle w:val="BodyText"/>
        <w:spacing w:before="154"/>
        <w:ind w:left="110"/>
      </w:pPr>
      <w:r>
        <w:rPr>
          <w:rFonts w:ascii="Trebuchet MS"/>
          <w:sz w:val="12"/>
        </w:rPr>
        <w:t xml:space="preserve">202    </w:t>
      </w:r>
      <w:r>
        <w:rPr>
          <w:rFonts w:ascii="Trebuchet MS"/>
          <w:spacing w:val="19"/>
          <w:sz w:val="12"/>
        </w:rPr>
        <w:t xml:space="preserve"> </w:t>
      </w:r>
      <w:r>
        <w:rPr>
          <w:spacing w:val="-1"/>
        </w:rPr>
        <w:t>first</w:t>
      </w:r>
      <w:r>
        <w:rPr>
          <w:spacing w:val="-10"/>
        </w:rPr>
        <w:t xml:space="preserve"> </w:t>
      </w:r>
      <w:r>
        <w:rPr>
          <w:spacing w:val="-1"/>
        </w:rPr>
        <w:t>authors</w:t>
      </w:r>
      <w:r>
        <w:rPr>
          <w:spacing w:val="-9"/>
        </w:rPr>
        <w:t xml:space="preserve"> </w:t>
      </w:r>
      <w:r>
        <w:rPr>
          <w:spacing w:val="-1"/>
        </w:rPr>
        <w:t>based</w:t>
      </w:r>
      <w:r>
        <w:rPr>
          <w:spacing w:val="-9"/>
        </w:rPr>
        <w:t xml:space="preserve"> </w:t>
      </w:r>
      <w:r>
        <w:rPr>
          <w:spacing w:val="-1"/>
        </w:rPr>
        <w:t>in</w:t>
      </w:r>
      <w:r>
        <w:rPr>
          <w:spacing w:val="-10"/>
        </w:rPr>
        <w:t xml:space="preserve"> </w:t>
      </w:r>
      <w:r>
        <w:rPr>
          <w:spacing w:val="-1"/>
        </w:rPr>
        <w:t>the</w:t>
      </w:r>
      <w:r>
        <w:rPr>
          <w:spacing w:val="-9"/>
        </w:rPr>
        <w:t xml:space="preserve"> </w:t>
      </w:r>
      <w:r>
        <w:t>USA,</w:t>
      </w:r>
      <w:r>
        <w:rPr>
          <w:spacing w:val="-10"/>
        </w:rPr>
        <w:t xml:space="preserve"> </w:t>
      </w:r>
      <w:r>
        <w:t>with</w:t>
      </w:r>
      <w:r>
        <w:rPr>
          <w:spacing w:val="-10"/>
        </w:rPr>
        <w:t xml:space="preserve"> </w:t>
      </w:r>
      <w:r>
        <w:t>a</w:t>
      </w:r>
      <w:r>
        <w:rPr>
          <w:spacing w:val="-9"/>
        </w:rPr>
        <w:t xml:space="preserve"> </w:t>
      </w:r>
      <w:r>
        <w:t>relative</w:t>
      </w:r>
      <w:r>
        <w:rPr>
          <w:spacing w:val="-9"/>
        </w:rPr>
        <w:t xml:space="preserve"> </w:t>
      </w:r>
      <w:r>
        <w:t>e</w:t>
      </w:r>
      <w:r>
        <w:rPr>
          <w:rFonts w:ascii="Arial"/>
        </w:rPr>
        <w:t>ff</w:t>
      </w:r>
      <w:r>
        <w:t>ect</w:t>
      </w:r>
      <w:r>
        <w:rPr>
          <w:spacing w:val="-10"/>
        </w:rPr>
        <w:t xml:space="preserve"> </w:t>
      </w:r>
      <w:r>
        <w:t>on</w:t>
      </w:r>
      <w:r>
        <w:rPr>
          <w:spacing w:val="-10"/>
        </w:rPr>
        <w:t xml:space="preserve"> </w:t>
      </w:r>
      <w:r>
        <w:t>diversity</w:t>
      </w:r>
      <w:r>
        <w:rPr>
          <w:spacing w:val="-10"/>
        </w:rPr>
        <w:t xml:space="preserve"> </w:t>
      </w:r>
      <w:r>
        <w:t>that</w:t>
      </w:r>
      <w:r>
        <w:rPr>
          <w:spacing w:val="-9"/>
        </w:rPr>
        <w:t xml:space="preserve"> </w:t>
      </w:r>
      <w:r>
        <w:t>was</w:t>
      </w:r>
      <w:r>
        <w:rPr>
          <w:spacing w:val="-9"/>
        </w:rPr>
        <w:t xml:space="preserve"> </w:t>
      </w:r>
      <w:r>
        <w:t>31</w:t>
      </w:r>
      <w:r>
        <w:rPr>
          <w:spacing w:val="-10"/>
        </w:rPr>
        <w:t xml:space="preserve"> </w:t>
      </w:r>
      <w:r>
        <w:t>times</w:t>
      </w:r>
      <w:r>
        <w:rPr>
          <w:spacing w:val="-9"/>
        </w:rPr>
        <w:t xml:space="preserve"> </w:t>
      </w:r>
      <w:r>
        <w:t>greater</w:t>
      </w:r>
    </w:p>
    <w:p w14:paraId="08789739" w14:textId="77777777" w:rsidR="00BB4C49" w:rsidRDefault="00DC0BFC">
      <w:pPr>
        <w:pStyle w:val="BodyText"/>
        <w:spacing w:before="155"/>
        <w:ind w:left="110"/>
      </w:pPr>
      <w:r>
        <w:rPr>
          <w:rFonts w:ascii="Trebuchet MS"/>
          <w:sz w:val="12"/>
        </w:rPr>
        <w:t xml:space="preserve">203    </w:t>
      </w:r>
      <w:r>
        <w:rPr>
          <w:rFonts w:ascii="Trebuchet MS"/>
          <w:spacing w:val="19"/>
          <w:sz w:val="12"/>
        </w:rPr>
        <w:t xml:space="preserve"> </w:t>
      </w:r>
      <w:r>
        <w:t>than</w:t>
      </w:r>
      <w:r>
        <w:rPr>
          <w:spacing w:val="-2"/>
        </w:rPr>
        <w:t xml:space="preserve"> </w:t>
      </w:r>
      <w:r>
        <w:t>that</w:t>
      </w:r>
      <w:r>
        <w:rPr>
          <w:spacing w:val="-2"/>
        </w:rPr>
        <w:t xml:space="preserve"> </w:t>
      </w:r>
      <w:r>
        <w:t>of</w:t>
      </w:r>
      <w:r>
        <w:rPr>
          <w:spacing w:val="-1"/>
        </w:rPr>
        <w:t xml:space="preserve"> </w:t>
      </w:r>
      <w:r>
        <w:t>any</w:t>
      </w:r>
      <w:r>
        <w:rPr>
          <w:spacing w:val="-2"/>
        </w:rPr>
        <w:t xml:space="preserve"> </w:t>
      </w:r>
      <w:r>
        <w:t>other</w:t>
      </w:r>
      <w:r>
        <w:rPr>
          <w:spacing w:val="-3"/>
        </w:rPr>
        <w:t xml:space="preserve"> </w:t>
      </w:r>
      <w:r>
        <w:t>country</w:t>
      </w:r>
      <w:r>
        <w:rPr>
          <w:spacing w:val="-1"/>
        </w:rPr>
        <w:t xml:space="preserve"> </w:t>
      </w:r>
      <w:r>
        <w:t>(Fig</w:t>
      </w:r>
      <w:r>
        <w:rPr>
          <w:spacing w:val="-2"/>
        </w:rPr>
        <w:t xml:space="preserve"> </w:t>
      </w:r>
      <w:r>
        <w:t>A2).</w:t>
      </w:r>
      <w:r>
        <w:rPr>
          <w:spacing w:val="18"/>
        </w:rPr>
        <w:t xml:space="preserve"> </w:t>
      </w:r>
      <w:r>
        <w:t>These</w:t>
      </w:r>
      <w:r>
        <w:rPr>
          <w:spacing w:val="-1"/>
        </w:rPr>
        <w:t xml:space="preserve"> </w:t>
      </w:r>
      <w:r>
        <w:t>results</w:t>
      </w:r>
      <w:r>
        <w:rPr>
          <w:spacing w:val="-2"/>
        </w:rPr>
        <w:t xml:space="preserve"> </w:t>
      </w:r>
      <w:r>
        <w:t>indicate</w:t>
      </w:r>
      <w:r>
        <w:rPr>
          <w:spacing w:val="-1"/>
        </w:rPr>
        <w:t xml:space="preserve"> </w:t>
      </w:r>
      <w:r>
        <w:t>that</w:t>
      </w:r>
      <w:r>
        <w:rPr>
          <w:spacing w:val="-3"/>
        </w:rPr>
        <w:t xml:space="preserve"> </w:t>
      </w:r>
      <w:r>
        <w:t>there</w:t>
      </w:r>
      <w:r>
        <w:rPr>
          <w:spacing w:val="-1"/>
        </w:rPr>
        <w:t xml:space="preserve"> </w:t>
      </w:r>
      <w:r>
        <w:t>is</w:t>
      </w:r>
      <w:r>
        <w:rPr>
          <w:spacing w:val="-2"/>
        </w:rPr>
        <w:t xml:space="preserve"> </w:t>
      </w:r>
      <w:r>
        <w:t>a</w:t>
      </w:r>
      <w:r>
        <w:rPr>
          <w:spacing w:val="-2"/>
        </w:rPr>
        <w:t xml:space="preserve"> </w:t>
      </w:r>
      <w:r>
        <w:t>large</w:t>
      </w:r>
      <w:r>
        <w:rPr>
          <w:spacing w:val="-2"/>
        </w:rPr>
        <w:t xml:space="preserve"> </w:t>
      </w:r>
      <w:r>
        <w:t>and</w:t>
      </w:r>
    </w:p>
    <w:p w14:paraId="154E1CBF" w14:textId="77777777" w:rsidR="00BB4C49" w:rsidRDefault="00DC0BFC">
      <w:pPr>
        <w:pStyle w:val="BodyText"/>
        <w:spacing w:before="154"/>
        <w:ind w:left="110"/>
      </w:pPr>
      <w:r>
        <w:rPr>
          <w:rFonts w:ascii="Trebuchet MS"/>
          <w:sz w:val="12"/>
        </w:rPr>
        <w:t xml:space="preserve">204    </w:t>
      </w:r>
      <w:r>
        <w:rPr>
          <w:rFonts w:ascii="Trebuchet MS"/>
          <w:spacing w:val="19"/>
          <w:sz w:val="12"/>
        </w:rPr>
        <w:t xml:space="preserve"> </w:t>
      </w:r>
      <w:r>
        <w:rPr>
          <w:w w:val="95"/>
        </w:rPr>
        <w:t>negative</w:t>
      </w:r>
      <w:r>
        <w:rPr>
          <w:spacing w:val="16"/>
          <w:w w:val="95"/>
        </w:rPr>
        <w:t xml:space="preserve"> </w:t>
      </w:r>
      <w:r>
        <w:rPr>
          <w:w w:val="95"/>
        </w:rPr>
        <w:t>bias</w:t>
      </w:r>
      <w:r>
        <w:rPr>
          <w:spacing w:val="15"/>
          <w:w w:val="95"/>
        </w:rPr>
        <w:t xml:space="preserve"> </w:t>
      </w:r>
      <w:r>
        <w:rPr>
          <w:w w:val="95"/>
        </w:rPr>
        <w:t>in</w:t>
      </w:r>
      <w:r>
        <w:rPr>
          <w:spacing w:val="15"/>
          <w:w w:val="95"/>
        </w:rPr>
        <w:t xml:space="preserve"> </w:t>
      </w:r>
      <w:r>
        <w:rPr>
          <w:rFonts w:ascii="Bookman Old Style"/>
          <w:i/>
          <w:w w:val="95"/>
        </w:rPr>
        <w:t>D</w:t>
      </w:r>
      <w:r>
        <w:rPr>
          <w:w w:val="95"/>
          <w:vertAlign w:val="subscript"/>
        </w:rPr>
        <w:t>2</w:t>
      </w:r>
      <w:r>
        <w:rPr>
          <w:spacing w:val="25"/>
          <w:w w:val="95"/>
        </w:rPr>
        <w:t xml:space="preserve"> </w:t>
      </w:r>
      <w:r>
        <w:rPr>
          <w:w w:val="95"/>
        </w:rPr>
        <w:t>when</w:t>
      </w:r>
      <w:r>
        <w:rPr>
          <w:spacing w:val="14"/>
          <w:w w:val="95"/>
        </w:rPr>
        <w:t xml:space="preserve"> </w:t>
      </w:r>
      <w:r>
        <w:rPr>
          <w:w w:val="95"/>
        </w:rPr>
        <w:t>including</w:t>
      </w:r>
      <w:r>
        <w:rPr>
          <w:spacing w:val="15"/>
          <w:w w:val="95"/>
        </w:rPr>
        <w:t xml:space="preserve"> </w:t>
      </w:r>
      <w:r>
        <w:rPr>
          <w:w w:val="95"/>
        </w:rPr>
        <w:t>authors</w:t>
      </w:r>
      <w:r>
        <w:rPr>
          <w:spacing w:val="16"/>
          <w:w w:val="95"/>
        </w:rPr>
        <w:t xml:space="preserve"> </w:t>
      </w:r>
      <w:r>
        <w:rPr>
          <w:w w:val="95"/>
        </w:rPr>
        <w:t>from</w:t>
      </w:r>
      <w:r>
        <w:rPr>
          <w:spacing w:val="14"/>
          <w:w w:val="95"/>
        </w:rPr>
        <w:t xml:space="preserve"> </w:t>
      </w:r>
      <w:r>
        <w:rPr>
          <w:w w:val="95"/>
        </w:rPr>
        <w:t>the</w:t>
      </w:r>
      <w:r>
        <w:rPr>
          <w:spacing w:val="15"/>
          <w:w w:val="95"/>
        </w:rPr>
        <w:t xml:space="preserve"> </w:t>
      </w:r>
      <w:r>
        <w:rPr>
          <w:w w:val="95"/>
        </w:rPr>
        <w:t>USA</w:t>
      </w:r>
      <w:r>
        <w:rPr>
          <w:spacing w:val="15"/>
          <w:w w:val="95"/>
        </w:rPr>
        <w:t xml:space="preserve"> </w:t>
      </w:r>
      <w:r>
        <w:rPr>
          <w:w w:val="95"/>
        </w:rPr>
        <w:t>and</w:t>
      </w:r>
      <w:r>
        <w:rPr>
          <w:spacing w:val="14"/>
          <w:w w:val="95"/>
        </w:rPr>
        <w:t xml:space="preserve"> </w:t>
      </w:r>
      <w:r>
        <w:rPr>
          <w:w w:val="95"/>
        </w:rPr>
        <w:t>China</w:t>
      </w:r>
      <w:r>
        <w:rPr>
          <w:spacing w:val="15"/>
          <w:w w:val="95"/>
        </w:rPr>
        <w:t xml:space="preserve"> </w:t>
      </w:r>
      <w:r>
        <w:rPr>
          <w:w w:val="95"/>
        </w:rPr>
        <w:t>in</w:t>
      </w:r>
      <w:r>
        <w:rPr>
          <w:spacing w:val="14"/>
          <w:w w:val="95"/>
        </w:rPr>
        <w:t xml:space="preserve"> </w:t>
      </w:r>
      <w:r>
        <w:rPr>
          <w:w w:val="95"/>
        </w:rPr>
        <w:t>analyses.</w:t>
      </w:r>
      <w:r>
        <w:rPr>
          <w:spacing w:val="40"/>
          <w:w w:val="95"/>
        </w:rPr>
        <w:t xml:space="preserve"> </w:t>
      </w:r>
      <w:r>
        <w:rPr>
          <w:w w:val="95"/>
        </w:rPr>
        <w:t>We</w:t>
      </w:r>
    </w:p>
    <w:p w14:paraId="70B17B9A" w14:textId="77777777" w:rsidR="00BB4C49" w:rsidRDefault="00BB4C49">
      <w:pPr>
        <w:sectPr w:rsidR="00BB4C49">
          <w:pgSz w:w="12240" w:h="15840"/>
          <w:pgMar w:top="1320" w:right="1240" w:bottom="280" w:left="940" w:header="649" w:footer="0" w:gutter="0"/>
          <w:cols w:space="720"/>
        </w:sectPr>
      </w:pPr>
    </w:p>
    <w:p w14:paraId="63DFAB95" w14:textId="77777777" w:rsidR="00BB4C49" w:rsidRDefault="00DC0BFC">
      <w:pPr>
        <w:pStyle w:val="BodyText"/>
        <w:spacing w:before="171"/>
        <w:ind w:left="110"/>
      </w:pPr>
      <w:proofErr w:type="gramStart"/>
      <w:r>
        <w:rPr>
          <w:rFonts w:ascii="Trebuchet MS"/>
          <w:sz w:val="12"/>
        </w:rPr>
        <w:lastRenderedPageBreak/>
        <w:t>205</w:t>
      </w:r>
      <w:proofErr w:type="gramEnd"/>
      <w:r>
        <w:rPr>
          <w:rFonts w:ascii="Trebuchet MS"/>
          <w:sz w:val="12"/>
        </w:rPr>
        <w:t xml:space="preserve">    </w:t>
      </w:r>
      <w:r>
        <w:rPr>
          <w:rFonts w:ascii="Trebuchet MS"/>
          <w:spacing w:val="19"/>
          <w:sz w:val="12"/>
        </w:rPr>
        <w:t xml:space="preserve"> </w:t>
      </w:r>
      <w:r>
        <w:rPr>
          <w:w w:val="95"/>
        </w:rPr>
        <w:t>therefore</w:t>
      </w:r>
      <w:r>
        <w:rPr>
          <w:spacing w:val="10"/>
          <w:w w:val="95"/>
        </w:rPr>
        <w:t xml:space="preserve"> </w:t>
      </w:r>
      <w:r>
        <w:rPr>
          <w:w w:val="95"/>
        </w:rPr>
        <w:t>conducted</w:t>
      </w:r>
      <w:r>
        <w:rPr>
          <w:spacing w:val="10"/>
          <w:w w:val="95"/>
        </w:rPr>
        <w:t xml:space="preserve"> </w:t>
      </w:r>
      <w:r>
        <w:rPr>
          <w:w w:val="95"/>
        </w:rPr>
        <w:t>all</w:t>
      </w:r>
      <w:r>
        <w:rPr>
          <w:spacing w:val="10"/>
          <w:w w:val="95"/>
        </w:rPr>
        <w:t xml:space="preserve"> </w:t>
      </w:r>
      <w:r>
        <w:rPr>
          <w:w w:val="95"/>
        </w:rPr>
        <w:t>analyses</w:t>
      </w:r>
      <w:r>
        <w:rPr>
          <w:spacing w:val="10"/>
          <w:w w:val="95"/>
        </w:rPr>
        <w:t xml:space="preserve"> </w:t>
      </w:r>
      <w:r>
        <w:rPr>
          <w:w w:val="95"/>
        </w:rPr>
        <w:t>both</w:t>
      </w:r>
      <w:r>
        <w:rPr>
          <w:spacing w:val="10"/>
          <w:w w:val="95"/>
        </w:rPr>
        <w:t xml:space="preserve"> </w:t>
      </w:r>
      <w:r>
        <w:rPr>
          <w:w w:val="95"/>
        </w:rPr>
        <w:t>with</w:t>
      </w:r>
      <w:r>
        <w:rPr>
          <w:spacing w:val="9"/>
          <w:w w:val="95"/>
        </w:rPr>
        <w:t xml:space="preserve"> </w:t>
      </w:r>
      <w:r>
        <w:rPr>
          <w:w w:val="95"/>
        </w:rPr>
        <w:t>and</w:t>
      </w:r>
      <w:r>
        <w:rPr>
          <w:spacing w:val="10"/>
          <w:w w:val="95"/>
        </w:rPr>
        <w:t xml:space="preserve"> </w:t>
      </w:r>
      <w:r>
        <w:rPr>
          <w:w w:val="95"/>
        </w:rPr>
        <w:t>without</w:t>
      </w:r>
      <w:r>
        <w:rPr>
          <w:spacing w:val="10"/>
          <w:w w:val="95"/>
        </w:rPr>
        <w:t xml:space="preserve"> </w:t>
      </w:r>
      <w:r>
        <w:rPr>
          <w:w w:val="95"/>
        </w:rPr>
        <w:t>authors</w:t>
      </w:r>
      <w:r>
        <w:rPr>
          <w:spacing w:val="10"/>
          <w:w w:val="95"/>
        </w:rPr>
        <w:t xml:space="preserve"> </w:t>
      </w:r>
      <w:r>
        <w:rPr>
          <w:w w:val="95"/>
        </w:rPr>
        <w:t>f</w:t>
      </w:r>
      <w:del w:id="221" w:author="Smith,Audrey Culver" w:date="2021-02-22T14:51:00Z">
        <w:r w:rsidDel="00903D87">
          <w:rPr>
            <w:w w:val="95"/>
          </w:rPr>
          <w:delText>o</w:delText>
        </w:r>
      </w:del>
      <w:r>
        <w:rPr>
          <w:w w:val="95"/>
        </w:rPr>
        <w:t>rom</w:t>
      </w:r>
      <w:r>
        <w:rPr>
          <w:spacing w:val="9"/>
          <w:w w:val="95"/>
        </w:rPr>
        <w:t xml:space="preserve"> </w:t>
      </w:r>
      <w:r>
        <w:rPr>
          <w:w w:val="95"/>
        </w:rPr>
        <w:t>these</w:t>
      </w:r>
      <w:r>
        <w:rPr>
          <w:spacing w:val="10"/>
          <w:w w:val="95"/>
        </w:rPr>
        <w:t xml:space="preserve"> </w:t>
      </w:r>
      <w:r>
        <w:rPr>
          <w:w w:val="95"/>
        </w:rPr>
        <w:t>two</w:t>
      </w:r>
      <w:r>
        <w:rPr>
          <w:spacing w:val="10"/>
          <w:w w:val="95"/>
        </w:rPr>
        <w:t xml:space="preserve"> </w:t>
      </w:r>
      <w:r>
        <w:rPr>
          <w:w w:val="95"/>
        </w:rPr>
        <w:t>countries.</w:t>
      </w:r>
    </w:p>
    <w:p w14:paraId="16C65344" w14:textId="77777777" w:rsidR="00BB4C49" w:rsidRDefault="00DC0BFC">
      <w:pPr>
        <w:pStyle w:val="BodyText"/>
        <w:spacing w:before="154"/>
        <w:ind w:left="110"/>
      </w:pPr>
      <w:r>
        <w:rPr>
          <w:rFonts w:ascii="Trebuchet MS" w:hAnsi="Trebuchet MS"/>
          <w:sz w:val="12"/>
        </w:rPr>
        <w:t xml:space="preserve">206    </w:t>
      </w:r>
      <w:r>
        <w:rPr>
          <w:rFonts w:ascii="Trebuchet MS" w:hAnsi="Trebuchet MS"/>
          <w:spacing w:val="7"/>
          <w:sz w:val="12"/>
        </w:rPr>
        <w:t xml:space="preserve"> </w:t>
      </w:r>
      <w:r>
        <w:rPr>
          <w:w w:val="95"/>
        </w:rPr>
        <w:t>We</w:t>
      </w:r>
      <w:r>
        <w:rPr>
          <w:spacing w:val="9"/>
          <w:w w:val="95"/>
        </w:rPr>
        <w:t xml:space="preserve"> </w:t>
      </w:r>
      <w:r>
        <w:rPr>
          <w:w w:val="95"/>
        </w:rPr>
        <w:t>also</w:t>
      </w:r>
      <w:r>
        <w:rPr>
          <w:spacing w:val="9"/>
          <w:w w:val="95"/>
        </w:rPr>
        <w:t xml:space="preserve"> </w:t>
      </w:r>
      <w:r>
        <w:rPr>
          <w:w w:val="95"/>
        </w:rPr>
        <w:t>repeated</w:t>
      </w:r>
      <w:r>
        <w:rPr>
          <w:spacing w:val="9"/>
          <w:w w:val="95"/>
        </w:rPr>
        <w:t xml:space="preserve"> </w:t>
      </w:r>
      <w:r>
        <w:rPr>
          <w:w w:val="95"/>
        </w:rPr>
        <w:t>all</w:t>
      </w:r>
      <w:r>
        <w:rPr>
          <w:spacing w:val="8"/>
          <w:w w:val="95"/>
        </w:rPr>
        <w:t xml:space="preserve"> </w:t>
      </w:r>
      <w:r>
        <w:rPr>
          <w:w w:val="95"/>
        </w:rPr>
        <w:t>analyses</w:t>
      </w:r>
      <w:r>
        <w:rPr>
          <w:spacing w:val="10"/>
          <w:w w:val="95"/>
        </w:rPr>
        <w:t xml:space="preserve"> </w:t>
      </w:r>
      <w:r>
        <w:rPr>
          <w:w w:val="95"/>
        </w:rPr>
        <w:t>with</w:t>
      </w:r>
      <w:r>
        <w:rPr>
          <w:spacing w:val="9"/>
          <w:w w:val="95"/>
        </w:rPr>
        <w:t xml:space="preserve"> </w:t>
      </w:r>
      <w:r>
        <w:rPr>
          <w:w w:val="95"/>
        </w:rPr>
        <w:t>Shannon’s</w:t>
      </w:r>
      <w:r>
        <w:rPr>
          <w:spacing w:val="9"/>
          <w:w w:val="95"/>
        </w:rPr>
        <w:t xml:space="preserve"> </w:t>
      </w:r>
      <w:r>
        <w:rPr>
          <w:w w:val="95"/>
        </w:rPr>
        <w:t>Index,</w:t>
      </w:r>
      <w:r>
        <w:rPr>
          <w:spacing w:val="9"/>
          <w:w w:val="95"/>
        </w:rPr>
        <w:t xml:space="preserve"> </w:t>
      </w:r>
      <w:r>
        <w:rPr>
          <w:w w:val="95"/>
        </w:rPr>
        <w:t>which</w:t>
      </w:r>
      <w:r>
        <w:rPr>
          <w:spacing w:val="8"/>
          <w:w w:val="95"/>
        </w:rPr>
        <w:t xml:space="preserve"> </w:t>
      </w:r>
      <w:r>
        <w:rPr>
          <w:w w:val="95"/>
        </w:rPr>
        <w:t>is</w:t>
      </w:r>
      <w:r>
        <w:rPr>
          <w:spacing w:val="9"/>
          <w:w w:val="95"/>
        </w:rPr>
        <w:t xml:space="preserve"> </w:t>
      </w:r>
      <w:r>
        <w:rPr>
          <w:w w:val="95"/>
        </w:rPr>
        <w:t>somewhat</w:t>
      </w:r>
      <w:r>
        <w:rPr>
          <w:spacing w:val="9"/>
          <w:w w:val="95"/>
        </w:rPr>
        <w:t xml:space="preserve"> </w:t>
      </w:r>
      <w:r>
        <w:rPr>
          <w:w w:val="95"/>
        </w:rPr>
        <w:t>less</w:t>
      </w:r>
      <w:r>
        <w:rPr>
          <w:spacing w:val="9"/>
          <w:w w:val="95"/>
        </w:rPr>
        <w:t xml:space="preserve"> </w:t>
      </w:r>
      <w:r>
        <w:rPr>
          <w:w w:val="95"/>
        </w:rPr>
        <w:t>sensitive</w:t>
      </w:r>
      <w:r>
        <w:rPr>
          <w:spacing w:val="9"/>
          <w:w w:val="95"/>
        </w:rPr>
        <w:t xml:space="preserve"> </w:t>
      </w:r>
      <w:r>
        <w:rPr>
          <w:w w:val="95"/>
        </w:rPr>
        <w:t>to</w:t>
      </w:r>
    </w:p>
    <w:p w14:paraId="51750CE7" w14:textId="77777777" w:rsidR="00BB4C49" w:rsidRDefault="00DC0BFC">
      <w:pPr>
        <w:pStyle w:val="BodyText"/>
        <w:spacing w:before="154"/>
        <w:ind w:left="110"/>
      </w:pPr>
      <w:r>
        <w:rPr>
          <w:rFonts w:ascii="Trebuchet MS" w:hAnsi="Trebuchet MS"/>
          <w:sz w:val="12"/>
        </w:rPr>
        <w:t xml:space="preserve">207    </w:t>
      </w:r>
      <w:r>
        <w:rPr>
          <w:rFonts w:ascii="Trebuchet MS" w:hAnsi="Trebuchet MS"/>
          <w:spacing w:val="19"/>
          <w:sz w:val="12"/>
        </w:rPr>
        <w:t xml:space="preserve"> </w:t>
      </w:r>
      <w:r>
        <w:rPr>
          <w:w w:val="95"/>
        </w:rPr>
        <w:t>extreme</w:t>
      </w:r>
      <w:r>
        <w:rPr>
          <w:spacing w:val="13"/>
          <w:w w:val="95"/>
        </w:rPr>
        <w:t xml:space="preserve"> </w:t>
      </w:r>
      <w:r>
        <w:rPr>
          <w:w w:val="95"/>
        </w:rPr>
        <w:t>di</w:t>
      </w:r>
      <w:r>
        <w:rPr>
          <w:rFonts w:ascii="Arial" w:hAnsi="Arial"/>
          <w:w w:val="95"/>
        </w:rPr>
        <w:t>ff</w:t>
      </w:r>
      <w:r>
        <w:rPr>
          <w:w w:val="95"/>
        </w:rPr>
        <w:t>erences</w:t>
      </w:r>
      <w:r>
        <w:rPr>
          <w:spacing w:val="12"/>
          <w:w w:val="95"/>
        </w:rPr>
        <w:t xml:space="preserve"> </w:t>
      </w:r>
      <w:r>
        <w:rPr>
          <w:w w:val="95"/>
        </w:rPr>
        <w:t>in</w:t>
      </w:r>
      <w:r>
        <w:rPr>
          <w:spacing w:val="13"/>
          <w:w w:val="95"/>
        </w:rPr>
        <w:t xml:space="preserve"> </w:t>
      </w:r>
      <w:r>
        <w:rPr>
          <w:w w:val="95"/>
        </w:rPr>
        <w:t>relative</w:t>
      </w:r>
      <w:r>
        <w:rPr>
          <w:spacing w:val="12"/>
          <w:w w:val="95"/>
        </w:rPr>
        <w:t xml:space="preserve"> </w:t>
      </w:r>
      <w:r>
        <w:rPr>
          <w:w w:val="95"/>
        </w:rPr>
        <w:t>frequency</w:t>
      </w:r>
      <w:r>
        <w:rPr>
          <w:spacing w:val="12"/>
          <w:w w:val="95"/>
        </w:rPr>
        <w:t xml:space="preserve"> </w:t>
      </w:r>
      <w:r>
        <w:rPr>
          <w:w w:val="95"/>
        </w:rPr>
        <w:t>than</w:t>
      </w:r>
      <w:r>
        <w:rPr>
          <w:spacing w:val="12"/>
          <w:w w:val="95"/>
        </w:rPr>
        <w:t xml:space="preserve"> </w:t>
      </w:r>
      <w:r>
        <w:rPr>
          <w:w w:val="95"/>
        </w:rPr>
        <w:t>Simpson’s</w:t>
      </w:r>
      <w:r>
        <w:rPr>
          <w:spacing w:val="12"/>
          <w:w w:val="95"/>
        </w:rPr>
        <w:t xml:space="preserve"> </w:t>
      </w:r>
      <w:r>
        <w:rPr>
          <w:w w:val="95"/>
        </w:rPr>
        <w:t>Index.</w:t>
      </w:r>
      <w:r>
        <w:rPr>
          <w:spacing w:val="36"/>
          <w:w w:val="95"/>
        </w:rPr>
        <w:t xml:space="preserve"> </w:t>
      </w:r>
      <w:r>
        <w:rPr>
          <w:w w:val="95"/>
        </w:rPr>
        <w:t>Results</w:t>
      </w:r>
      <w:r>
        <w:rPr>
          <w:spacing w:val="13"/>
          <w:w w:val="95"/>
        </w:rPr>
        <w:t xml:space="preserve"> </w:t>
      </w:r>
      <w:r>
        <w:rPr>
          <w:w w:val="95"/>
        </w:rPr>
        <w:t>for</w:t>
      </w:r>
      <w:r>
        <w:rPr>
          <w:spacing w:val="12"/>
          <w:w w:val="95"/>
        </w:rPr>
        <w:t xml:space="preserve"> </w:t>
      </w:r>
      <w:r>
        <w:rPr>
          <w:w w:val="95"/>
        </w:rPr>
        <w:t>Simpson’s</w:t>
      </w:r>
      <w:r>
        <w:rPr>
          <w:spacing w:val="13"/>
          <w:w w:val="95"/>
        </w:rPr>
        <w:t xml:space="preserve"> </w:t>
      </w:r>
      <w:r>
        <w:rPr>
          <w:w w:val="95"/>
        </w:rPr>
        <w:t>and</w:t>
      </w:r>
    </w:p>
    <w:p w14:paraId="127CD269" w14:textId="77777777" w:rsidR="00BB4C49" w:rsidRDefault="00DC0BFC">
      <w:pPr>
        <w:pStyle w:val="BodyText"/>
        <w:spacing w:before="155"/>
        <w:ind w:left="110"/>
      </w:pPr>
      <w:r>
        <w:rPr>
          <w:rFonts w:ascii="Trebuchet MS" w:hAnsi="Trebuchet MS"/>
          <w:sz w:val="12"/>
        </w:rPr>
        <w:t xml:space="preserve">208    </w:t>
      </w:r>
      <w:r>
        <w:rPr>
          <w:rFonts w:ascii="Trebuchet MS" w:hAnsi="Trebuchet MS"/>
          <w:spacing w:val="19"/>
          <w:sz w:val="12"/>
        </w:rPr>
        <w:t xml:space="preserve"> </w:t>
      </w:r>
      <w:r>
        <w:rPr>
          <w:w w:val="95"/>
        </w:rPr>
        <w:t>Shannon’s</w:t>
      </w:r>
      <w:r>
        <w:rPr>
          <w:spacing w:val="-1"/>
          <w:w w:val="95"/>
        </w:rPr>
        <w:t xml:space="preserve"> </w:t>
      </w:r>
      <w:r>
        <w:rPr>
          <w:w w:val="95"/>
        </w:rPr>
        <w:t>indices</w:t>
      </w:r>
      <w:r>
        <w:rPr>
          <w:spacing w:val="-2"/>
          <w:w w:val="95"/>
        </w:rPr>
        <w:t xml:space="preserve"> </w:t>
      </w:r>
      <w:r>
        <w:rPr>
          <w:w w:val="95"/>
        </w:rPr>
        <w:t>were</w:t>
      </w:r>
      <w:r>
        <w:rPr>
          <w:spacing w:val="-1"/>
          <w:w w:val="95"/>
        </w:rPr>
        <w:t xml:space="preserve"> </w:t>
      </w:r>
      <w:r>
        <w:rPr>
          <w:w w:val="95"/>
        </w:rPr>
        <w:t>qualitatively</w:t>
      </w:r>
      <w:r>
        <w:rPr>
          <w:spacing w:val="-2"/>
          <w:w w:val="95"/>
        </w:rPr>
        <w:t xml:space="preserve"> </w:t>
      </w:r>
      <w:r>
        <w:rPr>
          <w:w w:val="95"/>
        </w:rPr>
        <w:t>similar</w:t>
      </w:r>
      <w:r>
        <w:rPr>
          <w:spacing w:val="-1"/>
          <w:w w:val="95"/>
        </w:rPr>
        <w:t xml:space="preserve"> </w:t>
      </w:r>
      <w:r>
        <w:rPr>
          <w:w w:val="95"/>
        </w:rPr>
        <w:t>(Fig.</w:t>
      </w:r>
      <w:r>
        <w:rPr>
          <w:spacing w:val="19"/>
          <w:w w:val="95"/>
        </w:rPr>
        <w:t xml:space="preserve"> </w:t>
      </w:r>
      <w:r>
        <w:rPr>
          <w:w w:val="95"/>
        </w:rPr>
        <w:t>A2),</w:t>
      </w:r>
      <w:r>
        <w:rPr>
          <w:spacing w:val="-1"/>
          <w:w w:val="95"/>
        </w:rPr>
        <w:t xml:space="preserve"> </w:t>
      </w:r>
      <w:r>
        <w:rPr>
          <w:w w:val="95"/>
        </w:rPr>
        <w:t>so</w:t>
      </w:r>
      <w:r>
        <w:rPr>
          <w:spacing w:val="-2"/>
          <w:w w:val="95"/>
        </w:rPr>
        <w:t xml:space="preserve"> </w:t>
      </w:r>
      <w:r>
        <w:rPr>
          <w:w w:val="95"/>
        </w:rPr>
        <w:t>we</w:t>
      </w:r>
      <w:r>
        <w:rPr>
          <w:spacing w:val="-1"/>
          <w:w w:val="95"/>
        </w:rPr>
        <w:t xml:space="preserve"> </w:t>
      </w:r>
      <w:r>
        <w:rPr>
          <w:w w:val="95"/>
        </w:rPr>
        <w:t>present</w:t>
      </w:r>
      <w:r>
        <w:rPr>
          <w:spacing w:val="-2"/>
          <w:w w:val="95"/>
        </w:rPr>
        <w:t xml:space="preserve"> </w:t>
      </w:r>
      <w:r>
        <w:rPr>
          <w:w w:val="95"/>
        </w:rPr>
        <w:t>here</w:t>
      </w:r>
      <w:r>
        <w:rPr>
          <w:spacing w:val="-1"/>
          <w:w w:val="95"/>
        </w:rPr>
        <w:t xml:space="preserve"> </w:t>
      </w:r>
      <w:r>
        <w:rPr>
          <w:w w:val="95"/>
        </w:rPr>
        <w:t>only</w:t>
      </w:r>
      <w:r>
        <w:rPr>
          <w:spacing w:val="-2"/>
          <w:w w:val="95"/>
        </w:rPr>
        <w:t xml:space="preserve"> </w:t>
      </w:r>
      <w:r>
        <w:rPr>
          <w:w w:val="95"/>
        </w:rPr>
        <w:t>the</w:t>
      </w:r>
      <w:r>
        <w:rPr>
          <w:spacing w:val="-1"/>
          <w:w w:val="95"/>
        </w:rPr>
        <w:t xml:space="preserve"> </w:t>
      </w:r>
      <w:r>
        <w:rPr>
          <w:w w:val="95"/>
        </w:rPr>
        <w:t>results</w:t>
      </w:r>
      <w:r>
        <w:rPr>
          <w:spacing w:val="-2"/>
          <w:w w:val="95"/>
        </w:rPr>
        <w:t xml:space="preserve"> </w:t>
      </w:r>
      <w:r>
        <w:rPr>
          <w:w w:val="95"/>
        </w:rPr>
        <w:t>for</w:t>
      </w:r>
    </w:p>
    <w:p w14:paraId="59A0CD7A" w14:textId="77777777" w:rsidR="00BB4C49" w:rsidRDefault="00DC0BFC">
      <w:pPr>
        <w:spacing w:before="154"/>
        <w:ind w:left="110"/>
        <w:rPr>
          <w:sz w:val="24"/>
        </w:rPr>
      </w:pPr>
      <w:r>
        <w:rPr>
          <w:rFonts w:ascii="Trebuchet MS" w:hAnsi="Trebuchet MS"/>
          <w:sz w:val="12"/>
        </w:rPr>
        <w:t xml:space="preserve">209    </w:t>
      </w:r>
      <w:r>
        <w:rPr>
          <w:rFonts w:ascii="Trebuchet MS" w:hAnsi="Trebuchet MS"/>
          <w:spacing w:val="19"/>
          <w:sz w:val="12"/>
        </w:rPr>
        <w:t xml:space="preserve"> </w:t>
      </w:r>
      <w:r>
        <w:rPr>
          <w:w w:val="95"/>
          <w:sz w:val="24"/>
        </w:rPr>
        <w:t>Simpson’s</w:t>
      </w:r>
      <w:r>
        <w:rPr>
          <w:spacing w:val="9"/>
          <w:w w:val="95"/>
          <w:sz w:val="24"/>
        </w:rPr>
        <w:t xml:space="preserve"> </w:t>
      </w:r>
      <w:r>
        <w:rPr>
          <w:w w:val="95"/>
          <w:sz w:val="24"/>
        </w:rPr>
        <w:t>Index.</w:t>
      </w:r>
    </w:p>
    <w:p w14:paraId="08F7982A" w14:textId="77777777" w:rsidR="00BB4C49" w:rsidRDefault="00DC0BFC">
      <w:pPr>
        <w:pStyle w:val="BodyText"/>
        <w:tabs>
          <w:tab w:val="left" w:pos="1075"/>
        </w:tabs>
        <w:spacing w:before="154"/>
        <w:ind w:left="110"/>
      </w:pPr>
      <w:r>
        <w:rPr>
          <w:rFonts w:ascii="Trebuchet MS"/>
          <w:sz w:val="12"/>
        </w:rPr>
        <w:t>210</w:t>
      </w:r>
      <w:r>
        <w:rPr>
          <w:rFonts w:ascii="Trebuchet MS"/>
          <w:sz w:val="12"/>
        </w:rPr>
        <w:tab/>
      </w:r>
      <w:r>
        <w:rPr>
          <w:w w:val="95"/>
        </w:rPr>
        <w:t>All</w:t>
      </w:r>
      <w:r>
        <w:rPr>
          <w:spacing w:val="12"/>
          <w:w w:val="95"/>
        </w:rPr>
        <w:t xml:space="preserve"> </w:t>
      </w:r>
      <w:r>
        <w:rPr>
          <w:w w:val="95"/>
        </w:rPr>
        <w:t>data</w:t>
      </w:r>
      <w:r>
        <w:rPr>
          <w:spacing w:val="12"/>
          <w:w w:val="95"/>
        </w:rPr>
        <w:t xml:space="preserve"> </w:t>
      </w:r>
      <w:r>
        <w:rPr>
          <w:w w:val="95"/>
        </w:rPr>
        <w:t>analyses</w:t>
      </w:r>
      <w:r>
        <w:rPr>
          <w:spacing w:val="12"/>
          <w:w w:val="95"/>
        </w:rPr>
        <w:t xml:space="preserve"> </w:t>
      </w:r>
      <w:r>
        <w:rPr>
          <w:w w:val="95"/>
        </w:rPr>
        <w:t>were</w:t>
      </w:r>
      <w:r>
        <w:rPr>
          <w:spacing w:val="12"/>
          <w:w w:val="95"/>
        </w:rPr>
        <w:t xml:space="preserve"> </w:t>
      </w:r>
      <w:r>
        <w:rPr>
          <w:w w:val="95"/>
        </w:rPr>
        <w:t>carried</w:t>
      </w:r>
      <w:r>
        <w:rPr>
          <w:spacing w:val="12"/>
          <w:w w:val="95"/>
        </w:rPr>
        <w:t xml:space="preserve"> </w:t>
      </w:r>
      <w:r>
        <w:rPr>
          <w:w w:val="95"/>
        </w:rPr>
        <w:t>out</w:t>
      </w:r>
      <w:r>
        <w:rPr>
          <w:spacing w:val="12"/>
          <w:w w:val="95"/>
        </w:rPr>
        <w:t xml:space="preserve"> </w:t>
      </w:r>
      <w:r>
        <w:rPr>
          <w:w w:val="95"/>
        </w:rPr>
        <w:t>with</w:t>
      </w:r>
      <w:r>
        <w:rPr>
          <w:spacing w:val="12"/>
          <w:w w:val="95"/>
        </w:rPr>
        <w:t xml:space="preserve"> </w:t>
      </w:r>
      <w:r>
        <w:rPr>
          <w:w w:val="95"/>
        </w:rPr>
        <w:t>code</w:t>
      </w:r>
      <w:r>
        <w:rPr>
          <w:spacing w:val="13"/>
          <w:w w:val="95"/>
        </w:rPr>
        <w:t xml:space="preserve"> </w:t>
      </w:r>
      <w:r>
        <w:rPr>
          <w:w w:val="95"/>
        </w:rPr>
        <w:t>written</w:t>
      </w:r>
      <w:r>
        <w:rPr>
          <w:spacing w:val="12"/>
          <w:w w:val="95"/>
        </w:rPr>
        <w:t xml:space="preserve"> </w:t>
      </w:r>
      <w:r>
        <w:rPr>
          <w:w w:val="95"/>
        </w:rPr>
        <w:t>in</w:t>
      </w:r>
      <w:r>
        <w:rPr>
          <w:spacing w:val="12"/>
          <w:w w:val="95"/>
        </w:rPr>
        <w:t xml:space="preserve"> </w:t>
      </w:r>
      <w:r>
        <w:rPr>
          <w:w w:val="95"/>
        </w:rPr>
        <w:t>the</w:t>
      </w:r>
      <w:r>
        <w:rPr>
          <w:spacing w:val="12"/>
          <w:w w:val="95"/>
        </w:rPr>
        <w:t xml:space="preserve"> </w:t>
      </w:r>
      <w:r>
        <w:rPr>
          <w:w w:val="95"/>
        </w:rPr>
        <w:t>R</w:t>
      </w:r>
      <w:r>
        <w:rPr>
          <w:spacing w:val="12"/>
          <w:w w:val="95"/>
        </w:rPr>
        <w:t xml:space="preserve"> </w:t>
      </w:r>
      <w:r>
        <w:rPr>
          <w:w w:val="95"/>
        </w:rPr>
        <w:t>statistical</w:t>
      </w:r>
      <w:r>
        <w:rPr>
          <w:spacing w:val="12"/>
          <w:w w:val="95"/>
        </w:rPr>
        <w:t xml:space="preserve"> </w:t>
      </w:r>
      <w:r>
        <w:rPr>
          <w:w w:val="95"/>
        </w:rPr>
        <w:t>programming</w:t>
      </w:r>
    </w:p>
    <w:p w14:paraId="1D954ABE" w14:textId="77777777" w:rsidR="00BB4C49" w:rsidRDefault="00DC0BFC">
      <w:pPr>
        <w:pStyle w:val="BodyText"/>
        <w:spacing w:before="155"/>
        <w:ind w:left="110"/>
      </w:pPr>
      <w:r>
        <w:rPr>
          <w:rFonts w:ascii="Trebuchet MS"/>
          <w:sz w:val="12"/>
        </w:rPr>
        <w:t xml:space="preserve">211    </w:t>
      </w:r>
      <w:r>
        <w:rPr>
          <w:rFonts w:ascii="Trebuchet MS"/>
          <w:spacing w:val="19"/>
          <w:sz w:val="12"/>
        </w:rPr>
        <w:t xml:space="preserve"> </w:t>
      </w:r>
      <w:r>
        <w:t>language</w:t>
      </w:r>
      <w:r>
        <w:rPr>
          <w:spacing w:val="-3"/>
        </w:rPr>
        <w:t xml:space="preserve"> </w:t>
      </w:r>
      <w:r>
        <w:t>(R</w:t>
      </w:r>
      <w:r>
        <w:rPr>
          <w:spacing w:val="-5"/>
        </w:rPr>
        <w:t xml:space="preserve"> </w:t>
      </w:r>
      <w:r>
        <w:t>Core</w:t>
      </w:r>
      <w:r>
        <w:rPr>
          <w:spacing w:val="-3"/>
        </w:rPr>
        <w:t xml:space="preserve"> </w:t>
      </w:r>
      <w:r>
        <w:t>Team,</w:t>
      </w:r>
      <w:r>
        <w:rPr>
          <w:spacing w:val="-4"/>
        </w:rPr>
        <w:t xml:space="preserve"> </w:t>
      </w:r>
      <w:r>
        <w:t>2020).</w:t>
      </w:r>
      <w:r>
        <w:rPr>
          <w:spacing w:val="15"/>
        </w:rPr>
        <w:t xml:space="preserve"> </w:t>
      </w:r>
      <w:r>
        <w:t>We</w:t>
      </w:r>
      <w:r>
        <w:rPr>
          <w:spacing w:val="-4"/>
        </w:rPr>
        <w:t xml:space="preserve"> </w:t>
      </w:r>
      <w:r>
        <w:t>used</w:t>
      </w:r>
      <w:r>
        <w:rPr>
          <w:spacing w:val="-4"/>
        </w:rPr>
        <w:t xml:space="preserve"> </w:t>
      </w:r>
      <w:r>
        <w:t>the</w:t>
      </w:r>
      <w:r>
        <w:rPr>
          <w:spacing w:val="-3"/>
        </w:rPr>
        <w:t xml:space="preserve"> </w:t>
      </w:r>
      <w:proofErr w:type="spellStart"/>
      <w:r>
        <w:rPr>
          <w:b/>
          <w:w w:val="110"/>
        </w:rPr>
        <w:t>refplitr</w:t>
      </w:r>
      <w:proofErr w:type="spellEnd"/>
      <w:r>
        <w:rPr>
          <w:b/>
          <w:spacing w:val="-10"/>
          <w:w w:val="110"/>
        </w:rPr>
        <w:t xml:space="preserve"> </w:t>
      </w:r>
      <w:r>
        <w:t>(Fournier,</w:t>
      </w:r>
      <w:r>
        <w:rPr>
          <w:spacing w:val="-4"/>
        </w:rPr>
        <w:t xml:space="preserve"> </w:t>
      </w:r>
      <w:r>
        <w:t>Boone,</w:t>
      </w:r>
      <w:r>
        <w:rPr>
          <w:spacing w:val="-3"/>
        </w:rPr>
        <w:t xml:space="preserve"> </w:t>
      </w:r>
      <w:r>
        <w:t>Stevens,</w:t>
      </w:r>
      <w:r>
        <w:rPr>
          <w:spacing w:val="-4"/>
        </w:rPr>
        <w:t xml:space="preserve"> </w:t>
      </w:r>
      <w:r>
        <w:t>&amp;</w:t>
      </w:r>
      <w:r>
        <w:rPr>
          <w:spacing w:val="-3"/>
        </w:rPr>
        <w:t xml:space="preserve"> </w:t>
      </w:r>
      <w:r>
        <w:t>Bruna,</w:t>
      </w:r>
    </w:p>
    <w:p w14:paraId="03611971" w14:textId="77777777" w:rsidR="00BB4C49" w:rsidRDefault="00DC0BFC">
      <w:pPr>
        <w:spacing w:before="154"/>
        <w:ind w:left="110"/>
        <w:rPr>
          <w:sz w:val="24"/>
        </w:rPr>
      </w:pPr>
      <w:r>
        <w:rPr>
          <w:rFonts w:ascii="Trebuchet MS"/>
          <w:sz w:val="12"/>
        </w:rPr>
        <w:t xml:space="preserve">212    </w:t>
      </w:r>
      <w:r>
        <w:rPr>
          <w:rFonts w:ascii="Trebuchet MS"/>
          <w:spacing w:val="13"/>
          <w:sz w:val="12"/>
        </w:rPr>
        <w:t xml:space="preserve"> </w:t>
      </w:r>
      <w:r>
        <w:rPr>
          <w:sz w:val="24"/>
        </w:rPr>
        <w:t>2020)</w:t>
      </w:r>
      <w:r>
        <w:rPr>
          <w:spacing w:val="-1"/>
          <w:sz w:val="24"/>
        </w:rPr>
        <w:t xml:space="preserve"> </w:t>
      </w:r>
      <w:r>
        <w:rPr>
          <w:sz w:val="24"/>
        </w:rPr>
        <w:t>and</w:t>
      </w:r>
      <w:r>
        <w:rPr>
          <w:spacing w:val="1"/>
          <w:sz w:val="24"/>
        </w:rPr>
        <w:t xml:space="preserve"> </w:t>
      </w:r>
      <w:proofErr w:type="spellStart"/>
      <w:r>
        <w:rPr>
          <w:b/>
          <w:sz w:val="24"/>
        </w:rPr>
        <w:t>bibliometrix</w:t>
      </w:r>
      <w:proofErr w:type="spellEnd"/>
      <w:r>
        <w:rPr>
          <w:b/>
          <w:sz w:val="24"/>
        </w:rPr>
        <w:t xml:space="preserve"> </w:t>
      </w:r>
      <w:r>
        <w:rPr>
          <w:sz w:val="24"/>
        </w:rPr>
        <w:t>(Aria</w:t>
      </w:r>
      <w:r>
        <w:rPr>
          <w:spacing w:val="-1"/>
          <w:sz w:val="24"/>
        </w:rPr>
        <w:t xml:space="preserve"> </w:t>
      </w:r>
      <w:r>
        <w:rPr>
          <w:sz w:val="24"/>
        </w:rPr>
        <w:t xml:space="preserve">&amp; </w:t>
      </w:r>
      <w:proofErr w:type="spellStart"/>
      <w:r>
        <w:rPr>
          <w:sz w:val="24"/>
        </w:rPr>
        <w:t>Cuccurullo</w:t>
      </w:r>
      <w:proofErr w:type="spellEnd"/>
      <w:r>
        <w:rPr>
          <w:sz w:val="24"/>
        </w:rPr>
        <w:t>, 2017)</w:t>
      </w:r>
      <w:r>
        <w:rPr>
          <w:spacing w:val="-1"/>
          <w:sz w:val="24"/>
        </w:rPr>
        <w:t xml:space="preserve"> </w:t>
      </w:r>
      <w:r>
        <w:rPr>
          <w:sz w:val="24"/>
        </w:rPr>
        <w:t>libraries</w:t>
      </w:r>
      <w:r>
        <w:rPr>
          <w:spacing w:val="1"/>
          <w:sz w:val="24"/>
        </w:rPr>
        <w:t xml:space="preserve"> </w:t>
      </w:r>
      <w:r>
        <w:rPr>
          <w:sz w:val="24"/>
        </w:rPr>
        <w:t>to process the Web</w:t>
      </w:r>
      <w:r>
        <w:rPr>
          <w:spacing w:val="-1"/>
          <w:sz w:val="24"/>
        </w:rPr>
        <w:t xml:space="preserve"> </w:t>
      </w:r>
      <w:r>
        <w:rPr>
          <w:sz w:val="24"/>
        </w:rPr>
        <w:t>of Science</w:t>
      </w:r>
    </w:p>
    <w:p w14:paraId="3F19C34A" w14:textId="77777777" w:rsidR="00BB4C49" w:rsidRDefault="00DC0BFC">
      <w:pPr>
        <w:pStyle w:val="BodyText"/>
        <w:spacing w:before="155"/>
        <w:ind w:left="110"/>
      </w:pPr>
      <w:r>
        <w:rPr>
          <w:rFonts w:ascii="Trebuchet MS"/>
          <w:sz w:val="12"/>
        </w:rPr>
        <w:t xml:space="preserve">213    </w:t>
      </w:r>
      <w:r>
        <w:rPr>
          <w:rFonts w:ascii="Trebuchet MS"/>
          <w:spacing w:val="19"/>
          <w:sz w:val="12"/>
        </w:rPr>
        <w:t xml:space="preserve"> </w:t>
      </w:r>
      <w:r>
        <w:rPr>
          <w:w w:val="95"/>
        </w:rPr>
        <w:t>and</w:t>
      </w:r>
      <w:r>
        <w:rPr>
          <w:spacing w:val="12"/>
          <w:w w:val="95"/>
        </w:rPr>
        <w:t xml:space="preserve"> </w:t>
      </w:r>
      <w:r>
        <w:rPr>
          <w:w w:val="95"/>
        </w:rPr>
        <w:t>SCOPUS</w:t>
      </w:r>
      <w:r>
        <w:rPr>
          <w:spacing w:val="13"/>
          <w:w w:val="95"/>
        </w:rPr>
        <w:t xml:space="preserve"> </w:t>
      </w:r>
      <w:r>
        <w:rPr>
          <w:w w:val="95"/>
        </w:rPr>
        <w:t>records</w:t>
      </w:r>
      <w:r>
        <w:rPr>
          <w:spacing w:val="12"/>
          <w:w w:val="95"/>
        </w:rPr>
        <w:t xml:space="preserve"> </w:t>
      </w:r>
      <w:r>
        <w:rPr>
          <w:w w:val="95"/>
        </w:rPr>
        <w:t>(respectively)</w:t>
      </w:r>
      <w:r>
        <w:rPr>
          <w:spacing w:val="12"/>
          <w:w w:val="95"/>
        </w:rPr>
        <w:t xml:space="preserve"> </w:t>
      </w:r>
      <w:r>
        <w:rPr>
          <w:w w:val="95"/>
        </w:rPr>
        <w:t>and</w:t>
      </w:r>
      <w:r>
        <w:rPr>
          <w:spacing w:val="12"/>
          <w:w w:val="95"/>
        </w:rPr>
        <w:t xml:space="preserve"> </w:t>
      </w:r>
      <w:proofErr w:type="spellStart"/>
      <w:r>
        <w:rPr>
          <w:w w:val="95"/>
        </w:rPr>
        <w:t>georeference</w:t>
      </w:r>
      <w:proofErr w:type="spellEnd"/>
      <w:r>
        <w:rPr>
          <w:spacing w:val="13"/>
          <w:w w:val="95"/>
        </w:rPr>
        <w:t xml:space="preserve"> </w:t>
      </w:r>
      <w:r>
        <w:rPr>
          <w:w w:val="95"/>
        </w:rPr>
        <w:t>lead</w:t>
      </w:r>
      <w:r>
        <w:rPr>
          <w:spacing w:val="12"/>
          <w:w w:val="95"/>
        </w:rPr>
        <w:t xml:space="preserve"> </w:t>
      </w:r>
      <w:r>
        <w:rPr>
          <w:w w:val="95"/>
        </w:rPr>
        <w:t>authors.</w:t>
      </w:r>
      <w:r>
        <w:rPr>
          <w:spacing w:val="36"/>
          <w:w w:val="95"/>
        </w:rPr>
        <w:t xml:space="preserve"> </w:t>
      </w:r>
      <w:r>
        <w:rPr>
          <w:w w:val="95"/>
        </w:rPr>
        <w:t>We</w:t>
      </w:r>
      <w:r>
        <w:rPr>
          <w:spacing w:val="13"/>
          <w:w w:val="95"/>
        </w:rPr>
        <w:t xml:space="preserve"> </w:t>
      </w:r>
      <w:r>
        <w:rPr>
          <w:w w:val="95"/>
        </w:rPr>
        <w:t>used</w:t>
      </w:r>
      <w:r>
        <w:rPr>
          <w:spacing w:val="12"/>
          <w:w w:val="95"/>
        </w:rPr>
        <w:t xml:space="preserve"> </w:t>
      </w:r>
      <w:r>
        <w:rPr>
          <w:w w:val="95"/>
        </w:rPr>
        <w:t>the</w:t>
      </w:r>
      <w:r>
        <w:rPr>
          <w:spacing w:val="12"/>
          <w:w w:val="95"/>
        </w:rPr>
        <w:t xml:space="preserve"> </w:t>
      </w:r>
      <w:r>
        <w:rPr>
          <w:w w:val="95"/>
        </w:rPr>
        <w:t>online</w:t>
      </w:r>
    </w:p>
    <w:p w14:paraId="5A65D369" w14:textId="77777777" w:rsidR="00BB4C49" w:rsidRDefault="00DC0BFC">
      <w:pPr>
        <w:pStyle w:val="BodyText"/>
        <w:spacing w:before="154"/>
        <w:ind w:left="110"/>
      </w:pPr>
      <w:r>
        <w:rPr>
          <w:rFonts w:ascii="Trebuchet MS"/>
          <w:sz w:val="12"/>
        </w:rPr>
        <w:t xml:space="preserve">214    </w:t>
      </w:r>
      <w:r>
        <w:rPr>
          <w:rFonts w:ascii="Trebuchet MS"/>
          <w:spacing w:val="19"/>
          <w:sz w:val="12"/>
        </w:rPr>
        <w:t xml:space="preserve"> </w:t>
      </w:r>
      <w:proofErr w:type="spellStart"/>
      <w:r>
        <w:rPr>
          <w:b/>
          <w:w w:val="95"/>
        </w:rPr>
        <w:t>MapAffil</w:t>
      </w:r>
      <w:proofErr w:type="spellEnd"/>
      <w:r>
        <w:rPr>
          <w:b/>
          <w:spacing w:val="21"/>
          <w:w w:val="95"/>
        </w:rPr>
        <w:t xml:space="preserve"> </w:t>
      </w:r>
      <w:r>
        <w:rPr>
          <w:w w:val="95"/>
        </w:rPr>
        <w:t>tool</w:t>
      </w:r>
      <w:r>
        <w:rPr>
          <w:spacing w:val="20"/>
          <w:w w:val="95"/>
        </w:rPr>
        <w:t xml:space="preserve"> </w:t>
      </w:r>
      <w:r>
        <w:rPr>
          <w:w w:val="95"/>
        </w:rPr>
        <w:t>(</w:t>
      </w:r>
      <w:proofErr w:type="spellStart"/>
      <w:r>
        <w:rPr>
          <w:w w:val="95"/>
        </w:rPr>
        <w:t>Torvik</w:t>
      </w:r>
      <w:proofErr w:type="spellEnd"/>
      <w:r>
        <w:rPr>
          <w:w w:val="95"/>
        </w:rPr>
        <w:t>,</w:t>
      </w:r>
      <w:r>
        <w:rPr>
          <w:spacing w:val="20"/>
          <w:w w:val="95"/>
        </w:rPr>
        <w:t xml:space="preserve"> </w:t>
      </w:r>
      <w:r>
        <w:rPr>
          <w:w w:val="95"/>
        </w:rPr>
        <w:t>2015)</w:t>
      </w:r>
      <w:r>
        <w:rPr>
          <w:spacing w:val="19"/>
          <w:w w:val="95"/>
        </w:rPr>
        <w:t xml:space="preserve"> </w:t>
      </w:r>
      <w:r>
        <w:rPr>
          <w:w w:val="95"/>
        </w:rPr>
        <w:t>to</w:t>
      </w:r>
      <w:r>
        <w:rPr>
          <w:spacing w:val="21"/>
          <w:w w:val="95"/>
        </w:rPr>
        <w:t xml:space="preserve"> </w:t>
      </w:r>
      <w:r>
        <w:rPr>
          <w:w w:val="95"/>
        </w:rPr>
        <w:t>manually</w:t>
      </w:r>
      <w:r>
        <w:rPr>
          <w:spacing w:val="20"/>
          <w:w w:val="95"/>
        </w:rPr>
        <w:t xml:space="preserve"> </w:t>
      </w:r>
      <w:proofErr w:type="spellStart"/>
      <w:r>
        <w:rPr>
          <w:w w:val="95"/>
        </w:rPr>
        <w:t>georeference</w:t>
      </w:r>
      <w:proofErr w:type="spellEnd"/>
      <w:r>
        <w:rPr>
          <w:spacing w:val="21"/>
          <w:w w:val="95"/>
        </w:rPr>
        <w:t xml:space="preserve"> </w:t>
      </w:r>
      <w:r>
        <w:rPr>
          <w:w w:val="95"/>
        </w:rPr>
        <w:t>the</w:t>
      </w:r>
      <w:r>
        <w:rPr>
          <w:spacing w:val="20"/>
          <w:w w:val="95"/>
        </w:rPr>
        <w:t xml:space="preserve"> </w:t>
      </w:r>
      <w:r>
        <w:rPr>
          <w:w w:val="95"/>
        </w:rPr>
        <w:t>141</w:t>
      </w:r>
      <w:r>
        <w:rPr>
          <w:spacing w:val="21"/>
          <w:w w:val="95"/>
        </w:rPr>
        <w:t xml:space="preserve"> </w:t>
      </w:r>
      <w:r>
        <w:rPr>
          <w:w w:val="95"/>
        </w:rPr>
        <w:t>addresses</w:t>
      </w:r>
      <w:r>
        <w:rPr>
          <w:spacing w:val="21"/>
          <w:w w:val="95"/>
        </w:rPr>
        <w:t xml:space="preserve"> </w:t>
      </w:r>
      <w:r>
        <w:rPr>
          <w:w w:val="95"/>
        </w:rPr>
        <w:t>that</w:t>
      </w:r>
      <w:r>
        <w:rPr>
          <w:spacing w:val="20"/>
          <w:w w:val="95"/>
        </w:rPr>
        <w:t xml:space="preserve"> </w:t>
      </w:r>
      <w:r>
        <w:rPr>
          <w:w w:val="95"/>
        </w:rPr>
        <w:t>these</w:t>
      </w:r>
    </w:p>
    <w:p w14:paraId="0F6C41B5" w14:textId="77777777" w:rsidR="00BB4C49" w:rsidRDefault="00DC0BFC">
      <w:pPr>
        <w:pStyle w:val="BodyText"/>
        <w:spacing w:before="154"/>
        <w:ind w:left="110"/>
      </w:pPr>
      <w:proofErr w:type="gramStart"/>
      <w:r>
        <w:rPr>
          <w:rFonts w:ascii="Trebuchet MS"/>
          <w:sz w:val="12"/>
        </w:rPr>
        <w:t>215</w:t>
      </w:r>
      <w:proofErr w:type="gramEnd"/>
      <w:r>
        <w:rPr>
          <w:rFonts w:ascii="Trebuchet MS"/>
          <w:sz w:val="12"/>
        </w:rPr>
        <w:t xml:space="preserve">    </w:t>
      </w:r>
      <w:r>
        <w:rPr>
          <w:rFonts w:ascii="Trebuchet MS"/>
          <w:spacing w:val="19"/>
          <w:sz w:val="12"/>
        </w:rPr>
        <w:t xml:space="preserve"> </w:t>
      </w:r>
      <w:r>
        <w:rPr>
          <w:spacing w:val="-2"/>
          <w:w w:val="95"/>
        </w:rPr>
        <w:t>packages</w:t>
      </w:r>
      <w:r>
        <w:rPr>
          <w:spacing w:val="-6"/>
          <w:w w:val="95"/>
        </w:rPr>
        <w:t xml:space="preserve"> </w:t>
      </w:r>
      <w:r>
        <w:rPr>
          <w:spacing w:val="-1"/>
          <w:w w:val="95"/>
        </w:rPr>
        <w:t>were</w:t>
      </w:r>
      <w:r>
        <w:rPr>
          <w:spacing w:val="-6"/>
          <w:w w:val="95"/>
        </w:rPr>
        <w:t xml:space="preserve"> </w:t>
      </w:r>
      <w:r>
        <w:rPr>
          <w:spacing w:val="-1"/>
          <w:w w:val="95"/>
        </w:rPr>
        <w:t>unable</w:t>
      </w:r>
      <w:r>
        <w:rPr>
          <w:spacing w:val="-7"/>
          <w:w w:val="95"/>
        </w:rPr>
        <w:t xml:space="preserve"> </w:t>
      </w:r>
      <w:r>
        <w:rPr>
          <w:spacing w:val="-1"/>
          <w:w w:val="95"/>
        </w:rPr>
        <w:t>to</w:t>
      </w:r>
      <w:r>
        <w:rPr>
          <w:spacing w:val="-6"/>
          <w:w w:val="95"/>
        </w:rPr>
        <w:t xml:space="preserve"> </w:t>
      </w:r>
      <w:proofErr w:type="spellStart"/>
      <w:r>
        <w:rPr>
          <w:spacing w:val="-1"/>
          <w:w w:val="95"/>
        </w:rPr>
        <w:t>georeference</w:t>
      </w:r>
      <w:proofErr w:type="spellEnd"/>
      <w:del w:id="222" w:author="Smith,Audrey Culver" w:date="2021-02-22T14:52:00Z">
        <w:r w:rsidDel="00903D87">
          <w:rPr>
            <w:spacing w:val="-1"/>
            <w:w w:val="95"/>
          </w:rPr>
          <w:delText>d</w:delText>
        </w:r>
      </w:del>
      <w:r>
        <w:rPr>
          <w:spacing w:val="-6"/>
          <w:w w:val="95"/>
        </w:rPr>
        <w:t xml:space="preserve"> </w:t>
      </w:r>
      <w:r>
        <w:rPr>
          <w:spacing w:val="-1"/>
          <w:w w:val="95"/>
        </w:rPr>
        <w:t>automatically.</w:t>
      </w:r>
      <w:r>
        <w:rPr>
          <w:spacing w:val="11"/>
          <w:w w:val="95"/>
        </w:rPr>
        <w:t xml:space="preserve"> </w:t>
      </w:r>
      <w:r>
        <w:rPr>
          <w:spacing w:val="-1"/>
          <w:w w:val="95"/>
        </w:rPr>
        <w:t>Richness</w:t>
      </w:r>
      <w:r>
        <w:rPr>
          <w:spacing w:val="-6"/>
          <w:w w:val="95"/>
        </w:rPr>
        <w:t xml:space="preserve"> </w:t>
      </w:r>
      <w:r>
        <w:rPr>
          <w:spacing w:val="-1"/>
          <w:w w:val="95"/>
        </w:rPr>
        <w:t>and</w:t>
      </w:r>
      <w:r>
        <w:rPr>
          <w:spacing w:val="-6"/>
          <w:w w:val="95"/>
        </w:rPr>
        <w:t xml:space="preserve"> </w:t>
      </w:r>
      <w:r>
        <w:rPr>
          <w:spacing w:val="-1"/>
          <w:w w:val="95"/>
        </w:rPr>
        <w:t>Diversity</w:t>
      </w:r>
      <w:r>
        <w:rPr>
          <w:spacing w:val="-7"/>
          <w:w w:val="95"/>
        </w:rPr>
        <w:t xml:space="preserve"> </w:t>
      </w:r>
      <w:r>
        <w:rPr>
          <w:spacing w:val="-1"/>
          <w:w w:val="95"/>
        </w:rPr>
        <w:t>were</w:t>
      </w:r>
      <w:r>
        <w:rPr>
          <w:spacing w:val="-6"/>
          <w:w w:val="95"/>
        </w:rPr>
        <w:t xml:space="preserve"> </w:t>
      </w:r>
      <w:r>
        <w:rPr>
          <w:spacing w:val="-1"/>
          <w:w w:val="95"/>
        </w:rPr>
        <w:t>calculated</w:t>
      </w:r>
    </w:p>
    <w:p w14:paraId="47217912" w14:textId="77777777" w:rsidR="00BB4C49" w:rsidRDefault="00DC0BFC">
      <w:pPr>
        <w:spacing w:before="155"/>
        <w:ind w:left="110"/>
        <w:rPr>
          <w:sz w:val="24"/>
        </w:rPr>
      </w:pPr>
      <w:r>
        <w:rPr>
          <w:rFonts w:ascii="Trebuchet MS"/>
          <w:sz w:val="12"/>
        </w:rPr>
        <w:t xml:space="preserve">216    </w:t>
      </w:r>
      <w:r>
        <w:rPr>
          <w:rFonts w:ascii="Trebuchet MS"/>
          <w:spacing w:val="11"/>
          <w:sz w:val="12"/>
        </w:rPr>
        <w:t xml:space="preserve"> </w:t>
      </w:r>
      <w:r>
        <w:rPr>
          <w:sz w:val="24"/>
        </w:rPr>
        <w:t>with</w:t>
      </w:r>
      <w:r>
        <w:rPr>
          <w:spacing w:val="-1"/>
          <w:sz w:val="24"/>
        </w:rPr>
        <w:t xml:space="preserve"> </w:t>
      </w:r>
      <w:r>
        <w:rPr>
          <w:sz w:val="24"/>
        </w:rPr>
        <w:t>the</w:t>
      </w:r>
      <w:r>
        <w:rPr>
          <w:spacing w:val="1"/>
          <w:sz w:val="24"/>
        </w:rPr>
        <w:t xml:space="preserve"> </w:t>
      </w:r>
      <w:r>
        <w:rPr>
          <w:b/>
          <w:sz w:val="24"/>
        </w:rPr>
        <w:t xml:space="preserve">vegan </w:t>
      </w:r>
      <w:r>
        <w:rPr>
          <w:sz w:val="24"/>
        </w:rPr>
        <w:t>library</w:t>
      </w:r>
      <w:r>
        <w:rPr>
          <w:spacing w:val="-1"/>
          <w:sz w:val="24"/>
        </w:rPr>
        <w:t xml:space="preserve"> </w:t>
      </w:r>
      <w:r>
        <w:rPr>
          <w:sz w:val="24"/>
        </w:rPr>
        <w:t>(Oksanen et</w:t>
      </w:r>
      <w:r>
        <w:rPr>
          <w:spacing w:val="-1"/>
          <w:sz w:val="24"/>
        </w:rPr>
        <w:t xml:space="preserve"> </w:t>
      </w:r>
      <w:r>
        <w:rPr>
          <w:sz w:val="24"/>
        </w:rPr>
        <w:t>al., 2019), while</w:t>
      </w:r>
      <w:r>
        <w:rPr>
          <w:spacing w:val="-1"/>
          <w:sz w:val="24"/>
        </w:rPr>
        <w:t xml:space="preserve"> </w:t>
      </w:r>
      <w:r>
        <w:rPr>
          <w:b/>
          <w:sz w:val="24"/>
        </w:rPr>
        <w:t xml:space="preserve">ggplot2 </w:t>
      </w:r>
      <w:r>
        <w:rPr>
          <w:sz w:val="24"/>
        </w:rPr>
        <w:t>(Wickham</w:t>
      </w:r>
      <w:r>
        <w:rPr>
          <w:spacing w:val="-1"/>
          <w:sz w:val="24"/>
        </w:rPr>
        <w:t xml:space="preserve"> </w:t>
      </w:r>
      <w:r>
        <w:rPr>
          <w:sz w:val="24"/>
        </w:rPr>
        <w:t>et al., 2019)</w:t>
      </w:r>
      <w:r>
        <w:rPr>
          <w:spacing w:val="-1"/>
          <w:sz w:val="24"/>
        </w:rPr>
        <w:t xml:space="preserve"> </w:t>
      </w:r>
      <w:r>
        <w:rPr>
          <w:sz w:val="24"/>
        </w:rPr>
        <w:t>was</w:t>
      </w:r>
    </w:p>
    <w:p w14:paraId="6A2E89D8" w14:textId="77777777" w:rsidR="00BB4C49" w:rsidRDefault="00DC0BFC">
      <w:pPr>
        <w:spacing w:before="148"/>
        <w:ind w:left="110"/>
        <w:rPr>
          <w:sz w:val="24"/>
        </w:rPr>
      </w:pPr>
      <w:r>
        <w:rPr>
          <w:rFonts w:ascii="Trebuchet MS"/>
          <w:sz w:val="12"/>
        </w:rPr>
        <w:t xml:space="preserve">217    </w:t>
      </w:r>
      <w:r>
        <w:rPr>
          <w:rFonts w:ascii="Trebuchet MS"/>
          <w:spacing w:val="19"/>
          <w:sz w:val="12"/>
        </w:rPr>
        <w:t xml:space="preserve"> </w:t>
      </w:r>
      <w:r>
        <w:rPr>
          <w:w w:val="95"/>
          <w:sz w:val="24"/>
        </w:rPr>
        <w:t>used</w:t>
      </w:r>
      <w:r>
        <w:rPr>
          <w:spacing w:val="14"/>
          <w:w w:val="95"/>
          <w:sz w:val="24"/>
        </w:rPr>
        <w:t xml:space="preserve"> </w:t>
      </w:r>
      <w:r>
        <w:rPr>
          <w:w w:val="95"/>
          <w:sz w:val="24"/>
        </w:rPr>
        <w:t>for</w:t>
      </w:r>
      <w:r>
        <w:rPr>
          <w:spacing w:val="15"/>
          <w:w w:val="95"/>
          <w:sz w:val="24"/>
        </w:rPr>
        <w:t xml:space="preserve"> </w:t>
      </w:r>
      <w:r>
        <w:rPr>
          <w:w w:val="95"/>
          <w:sz w:val="24"/>
        </w:rPr>
        <w:t>all</w:t>
      </w:r>
      <w:r>
        <w:rPr>
          <w:spacing w:val="14"/>
          <w:w w:val="95"/>
          <w:sz w:val="24"/>
        </w:rPr>
        <w:t xml:space="preserve"> </w:t>
      </w:r>
      <w:r>
        <w:rPr>
          <w:w w:val="95"/>
          <w:sz w:val="24"/>
        </w:rPr>
        <w:t>data</w:t>
      </w:r>
      <w:r>
        <w:rPr>
          <w:spacing w:val="13"/>
          <w:w w:val="95"/>
          <w:sz w:val="24"/>
        </w:rPr>
        <w:t xml:space="preserve"> </w:t>
      </w:r>
      <w:r>
        <w:rPr>
          <w:w w:val="95"/>
          <w:sz w:val="24"/>
        </w:rPr>
        <w:t>visualizations</w:t>
      </w:r>
      <w:r>
        <w:rPr>
          <w:w w:val="95"/>
          <w:position w:val="9"/>
          <w:sz w:val="16"/>
        </w:rPr>
        <w:t>4</w:t>
      </w:r>
      <w:r>
        <w:rPr>
          <w:w w:val="95"/>
          <w:sz w:val="24"/>
        </w:rPr>
        <w:t>.</w:t>
      </w:r>
    </w:p>
    <w:p w14:paraId="166B094D" w14:textId="77777777" w:rsidR="00BB4C49" w:rsidRDefault="00BB4C49">
      <w:pPr>
        <w:pStyle w:val="BodyText"/>
        <w:spacing w:before="8"/>
        <w:rPr>
          <w:sz w:val="21"/>
        </w:rPr>
      </w:pPr>
    </w:p>
    <w:p w14:paraId="23507CAE" w14:textId="77777777" w:rsidR="00BB4C49" w:rsidRDefault="00BB4C49">
      <w:pPr>
        <w:rPr>
          <w:sz w:val="21"/>
        </w:rPr>
        <w:sectPr w:rsidR="00BB4C49">
          <w:pgSz w:w="12240" w:h="15840"/>
          <w:pgMar w:top="1320" w:right="1240" w:bottom="280" w:left="940" w:header="649" w:footer="0" w:gutter="0"/>
          <w:cols w:space="720"/>
        </w:sectPr>
      </w:pPr>
    </w:p>
    <w:p w14:paraId="61CBF168" w14:textId="77777777" w:rsidR="00BB4C49" w:rsidRDefault="00BB4C49">
      <w:pPr>
        <w:pStyle w:val="BodyText"/>
        <w:spacing w:before="3"/>
        <w:rPr>
          <w:sz w:val="19"/>
        </w:rPr>
      </w:pPr>
    </w:p>
    <w:p w14:paraId="67F90695" w14:textId="77777777" w:rsidR="00BB4C49" w:rsidRDefault="00DC0BFC">
      <w:pPr>
        <w:ind w:left="110"/>
        <w:rPr>
          <w:rFonts w:ascii="Trebuchet MS"/>
          <w:sz w:val="12"/>
        </w:rPr>
      </w:pPr>
      <w:r>
        <w:rPr>
          <w:rFonts w:ascii="Trebuchet MS"/>
          <w:sz w:val="12"/>
        </w:rPr>
        <w:t>218</w:t>
      </w:r>
    </w:p>
    <w:p w14:paraId="577E803B" w14:textId="77777777" w:rsidR="00BB4C49" w:rsidRDefault="00BB4C49">
      <w:pPr>
        <w:pStyle w:val="BodyText"/>
        <w:rPr>
          <w:rFonts w:ascii="Trebuchet MS"/>
          <w:sz w:val="18"/>
        </w:rPr>
      </w:pPr>
    </w:p>
    <w:p w14:paraId="2B0A4C2C" w14:textId="77777777" w:rsidR="00BB4C49" w:rsidRDefault="00BB4C49">
      <w:pPr>
        <w:pStyle w:val="BodyText"/>
        <w:spacing w:before="6"/>
        <w:rPr>
          <w:rFonts w:ascii="Trebuchet MS"/>
        </w:rPr>
      </w:pPr>
    </w:p>
    <w:p w14:paraId="45190DAC" w14:textId="77777777" w:rsidR="00BB4C49" w:rsidRDefault="00DC0BFC">
      <w:pPr>
        <w:ind w:left="110"/>
        <w:rPr>
          <w:rFonts w:ascii="Trebuchet MS"/>
          <w:sz w:val="12"/>
        </w:rPr>
      </w:pPr>
      <w:r>
        <w:rPr>
          <w:rFonts w:ascii="Trebuchet MS"/>
          <w:sz w:val="12"/>
        </w:rPr>
        <w:t>219</w:t>
      </w:r>
    </w:p>
    <w:p w14:paraId="6D2E6995" w14:textId="77777777" w:rsidR="00BB4C49" w:rsidRDefault="00BB4C49">
      <w:pPr>
        <w:pStyle w:val="BodyText"/>
        <w:rPr>
          <w:rFonts w:ascii="Trebuchet MS"/>
          <w:sz w:val="18"/>
        </w:rPr>
      </w:pPr>
    </w:p>
    <w:p w14:paraId="28955AC3" w14:textId="77777777" w:rsidR="00BB4C49" w:rsidRDefault="00DC0BFC">
      <w:pPr>
        <w:spacing w:before="130"/>
        <w:ind w:left="110"/>
        <w:rPr>
          <w:rFonts w:ascii="Trebuchet MS"/>
          <w:sz w:val="12"/>
        </w:rPr>
      </w:pPr>
      <w:r>
        <w:rPr>
          <w:rFonts w:ascii="Trebuchet MS"/>
          <w:sz w:val="12"/>
        </w:rPr>
        <w:t>220</w:t>
      </w:r>
    </w:p>
    <w:p w14:paraId="04C7B865" w14:textId="77777777" w:rsidR="00BB4C49" w:rsidRDefault="00BB4C49">
      <w:pPr>
        <w:pStyle w:val="BodyText"/>
        <w:rPr>
          <w:rFonts w:ascii="Trebuchet MS"/>
          <w:sz w:val="18"/>
        </w:rPr>
      </w:pPr>
    </w:p>
    <w:p w14:paraId="7CF9AE17" w14:textId="77777777" w:rsidR="00BB4C49" w:rsidRDefault="00DC0BFC">
      <w:pPr>
        <w:spacing w:before="130"/>
        <w:ind w:left="110"/>
        <w:rPr>
          <w:rFonts w:ascii="Trebuchet MS"/>
          <w:sz w:val="12"/>
        </w:rPr>
      </w:pPr>
      <w:r>
        <w:rPr>
          <w:rFonts w:ascii="Trebuchet MS"/>
          <w:sz w:val="12"/>
        </w:rPr>
        <w:t>221</w:t>
      </w:r>
    </w:p>
    <w:p w14:paraId="1198996D" w14:textId="77777777" w:rsidR="00BB4C49" w:rsidRDefault="00BB4C49">
      <w:pPr>
        <w:pStyle w:val="BodyText"/>
        <w:rPr>
          <w:rFonts w:ascii="Trebuchet MS"/>
          <w:sz w:val="18"/>
        </w:rPr>
      </w:pPr>
    </w:p>
    <w:p w14:paraId="2642A1D2" w14:textId="77777777" w:rsidR="00BB4C49" w:rsidRDefault="00DC0BFC">
      <w:pPr>
        <w:spacing w:before="129"/>
        <w:ind w:left="110"/>
        <w:rPr>
          <w:rFonts w:ascii="Trebuchet MS"/>
          <w:sz w:val="12"/>
        </w:rPr>
      </w:pPr>
      <w:r>
        <w:rPr>
          <w:rFonts w:ascii="Trebuchet MS"/>
          <w:sz w:val="12"/>
        </w:rPr>
        <w:t>222</w:t>
      </w:r>
    </w:p>
    <w:p w14:paraId="6546CA1B" w14:textId="77777777" w:rsidR="00BB4C49" w:rsidRDefault="00BB4C49">
      <w:pPr>
        <w:pStyle w:val="BodyText"/>
        <w:rPr>
          <w:rFonts w:ascii="Trebuchet MS"/>
          <w:sz w:val="18"/>
        </w:rPr>
      </w:pPr>
    </w:p>
    <w:p w14:paraId="67C45F53" w14:textId="77777777" w:rsidR="00BB4C49" w:rsidRDefault="00DC0BFC">
      <w:pPr>
        <w:spacing w:before="130"/>
        <w:ind w:left="110"/>
        <w:rPr>
          <w:rFonts w:ascii="Trebuchet MS"/>
          <w:sz w:val="12"/>
        </w:rPr>
      </w:pPr>
      <w:r>
        <w:rPr>
          <w:rFonts w:ascii="Trebuchet MS"/>
          <w:sz w:val="12"/>
        </w:rPr>
        <w:t>223</w:t>
      </w:r>
    </w:p>
    <w:p w14:paraId="7389D41B" w14:textId="77777777" w:rsidR="00BB4C49" w:rsidRDefault="00BB4C49">
      <w:pPr>
        <w:pStyle w:val="BodyText"/>
        <w:rPr>
          <w:rFonts w:ascii="Trebuchet MS"/>
          <w:sz w:val="18"/>
        </w:rPr>
      </w:pPr>
    </w:p>
    <w:p w14:paraId="099B11AA" w14:textId="77777777" w:rsidR="00BB4C49" w:rsidRDefault="00DC0BFC">
      <w:pPr>
        <w:spacing w:before="130"/>
        <w:ind w:left="110"/>
        <w:rPr>
          <w:rFonts w:ascii="Trebuchet MS"/>
          <w:sz w:val="12"/>
        </w:rPr>
      </w:pPr>
      <w:r>
        <w:rPr>
          <w:rFonts w:ascii="Trebuchet MS"/>
          <w:sz w:val="12"/>
        </w:rPr>
        <w:t>224</w:t>
      </w:r>
    </w:p>
    <w:p w14:paraId="1D0151FE" w14:textId="77777777" w:rsidR="00BB4C49" w:rsidRDefault="00BB4C49">
      <w:pPr>
        <w:pStyle w:val="BodyText"/>
        <w:rPr>
          <w:rFonts w:ascii="Trebuchet MS"/>
          <w:sz w:val="18"/>
        </w:rPr>
      </w:pPr>
    </w:p>
    <w:p w14:paraId="56B34FB2" w14:textId="77777777" w:rsidR="00BB4C49" w:rsidRDefault="00DC0BFC">
      <w:pPr>
        <w:spacing w:before="130"/>
        <w:ind w:left="110"/>
        <w:rPr>
          <w:rFonts w:ascii="Trebuchet MS"/>
          <w:sz w:val="12"/>
        </w:rPr>
      </w:pPr>
      <w:r>
        <w:rPr>
          <w:rFonts w:ascii="Trebuchet MS"/>
          <w:sz w:val="12"/>
        </w:rPr>
        <w:t>225</w:t>
      </w:r>
    </w:p>
    <w:p w14:paraId="38053203" w14:textId="77777777" w:rsidR="00BB4C49" w:rsidRDefault="00BB4C49">
      <w:pPr>
        <w:pStyle w:val="BodyText"/>
        <w:rPr>
          <w:rFonts w:ascii="Trebuchet MS"/>
          <w:sz w:val="18"/>
        </w:rPr>
      </w:pPr>
    </w:p>
    <w:p w14:paraId="3A5C6878" w14:textId="77777777" w:rsidR="00BB4C49" w:rsidRDefault="00DC0BFC">
      <w:pPr>
        <w:spacing w:before="130"/>
        <w:ind w:left="110"/>
        <w:rPr>
          <w:rFonts w:ascii="Trebuchet MS"/>
          <w:sz w:val="12"/>
        </w:rPr>
      </w:pPr>
      <w:r>
        <w:rPr>
          <w:rFonts w:ascii="Trebuchet MS"/>
          <w:sz w:val="12"/>
        </w:rPr>
        <w:t>226</w:t>
      </w:r>
    </w:p>
    <w:p w14:paraId="06209319" w14:textId="77777777" w:rsidR="00BB4C49" w:rsidRDefault="00BB4C49">
      <w:pPr>
        <w:pStyle w:val="BodyText"/>
        <w:rPr>
          <w:rFonts w:ascii="Trebuchet MS"/>
          <w:sz w:val="18"/>
        </w:rPr>
      </w:pPr>
    </w:p>
    <w:p w14:paraId="2AB7CED8" w14:textId="77777777" w:rsidR="00BB4C49" w:rsidRDefault="00DC0BFC">
      <w:pPr>
        <w:spacing w:before="129"/>
        <w:ind w:left="110"/>
        <w:rPr>
          <w:rFonts w:ascii="Trebuchet MS"/>
          <w:sz w:val="12"/>
        </w:rPr>
      </w:pPr>
      <w:r>
        <w:rPr>
          <w:rFonts w:ascii="Trebuchet MS"/>
          <w:sz w:val="12"/>
        </w:rPr>
        <w:t>227</w:t>
      </w:r>
    </w:p>
    <w:p w14:paraId="6887071D" w14:textId="77777777" w:rsidR="00BB4C49" w:rsidRDefault="00BB4C49">
      <w:pPr>
        <w:pStyle w:val="BodyText"/>
        <w:rPr>
          <w:rFonts w:ascii="Trebuchet MS"/>
          <w:sz w:val="18"/>
        </w:rPr>
      </w:pPr>
    </w:p>
    <w:p w14:paraId="1F28CACA" w14:textId="77777777" w:rsidR="00BB4C49" w:rsidRDefault="00DC0BFC">
      <w:pPr>
        <w:spacing w:before="130"/>
        <w:ind w:left="110"/>
        <w:rPr>
          <w:rFonts w:ascii="Trebuchet MS"/>
          <w:sz w:val="12"/>
        </w:rPr>
      </w:pPr>
      <w:r>
        <w:rPr>
          <w:rFonts w:ascii="Trebuchet MS"/>
          <w:sz w:val="12"/>
        </w:rPr>
        <w:t>228</w:t>
      </w:r>
    </w:p>
    <w:p w14:paraId="7AF86665" w14:textId="77777777" w:rsidR="00BB4C49" w:rsidRDefault="00BB4C49">
      <w:pPr>
        <w:pStyle w:val="BodyText"/>
        <w:rPr>
          <w:rFonts w:ascii="Trebuchet MS"/>
          <w:sz w:val="18"/>
        </w:rPr>
      </w:pPr>
    </w:p>
    <w:p w14:paraId="267D27AE" w14:textId="77777777" w:rsidR="00BB4C49" w:rsidRDefault="00DC0BFC">
      <w:pPr>
        <w:spacing w:before="130"/>
        <w:ind w:left="110"/>
        <w:rPr>
          <w:rFonts w:ascii="Trebuchet MS"/>
          <w:sz w:val="12"/>
        </w:rPr>
      </w:pPr>
      <w:r>
        <w:rPr>
          <w:rFonts w:ascii="Trebuchet MS"/>
          <w:sz w:val="12"/>
        </w:rPr>
        <w:t>229</w:t>
      </w:r>
    </w:p>
    <w:p w14:paraId="2A6802C6" w14:textId="77777777" w:rsidR="00BB4C49" w:rsidRDefault="00DC0BFC">
      <w:pPr>
        <w:pStyle w:val="Heading2"/>
        <w:numPr>
          <w:ilvl w:val="0"/>
          <w:numId w:val="3"/>
        </w:numPr>
        <w:tabs>
          <w:tab w:val="left" w:pos="4571"/>
          <w:tab w:val="left" w:pos="4572"/>
        </w:tabs>
        <w:ind w:left="4571"/>
        <w:jc w:val="left"/>
      </w:pPr>
      <w:r>
        <w:rPr>
          <w:w w:val="117"/>
        </w:rPr>
        <w:br w:type="column"/>
      </w:r>
      <w:r>
        <w:rPr>
          <w:w w:val="105"/>
        </w:rPr>
        <w:t>Results</w:t>
      </w:r>
    </w:p>
    <w:p w14:paraId="733F211F" w14:textId="77777777" w:rsidR="00BB4C49" w:rsidRDefault="00BB4C49">
      <w:pPr>
        <w:pStyle w:val="BodyText"/>
        <w:spacing w:before="12"/>
        <w:rPr>
          <w:b/>
          <w:sz w:val="22"/>
        </w:rPr>
      </w:pPr>
    </w:p>
    <w:p w14:paraId="57E68F22" w14:textId="525FE8C9" w:rsidR="00BB4C49" w:rsidRDefault="00144D41">
      <w:pPr>
        <w:pStyle w:val="BodyText"/>
        <w:spacing w:line="355" w:lineRule="auto"/>
        <w:ind w:left="110" w:right="52" w:firstLine="587"/>
      </w:pPr>
      <w:r>
        <w:rPr>
          <w:noProof/>
        </w:rPr>
        <mc:AlternateContent>
          <mc:Choice Requires="wps">
            <w:drawing>
              <wp:anchor distT="0" distB="0" distL="114300" distR="114300" simplePos="0" relativeHeight="15730688" behindDoc="0" locked="0" layoutInCell="1" allowOverlap="1" wp14:anchorId="08D67D04" wp14:editId="2786C358">
                <wp:simplePos x="0" y="0"/>
                <wp:positionH relativeFrom="page">
                  <wp:posOffset>914400</wp:posOffset>
                </wp:positionH>
                <wp:positionV relativeFrom="paragraph">
                  <wp:posOffset>3325495</wp:posOffset>
                </wp:positionV>
                <wp:extent cx="457200" cy="0"/>
                <wp:effectExtent l="0" t="0" r="0" b="0"/>
                <wp:wrapNone/>
                <wp:docPr id="2004" name="Line 19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158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5E2193F5" id="Line 1998" o:spid="_x0000_s1026" style="position:absolute;z-index:15730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in,261.85pt" to="108pt,26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" strokeweight=".04411mm">
                <w10:wrap anchorx="page"/>
              </v:line>
            </w:pict>
          </mc:Fallback>
        </mc:AlternateContent>
      </w:r>
      <w:r w:rsidR="00DC0BFC">
        <w:rPr>
          <w:w w:val="95"/>
        </w:rPr>
        <w:t>The</w:t>
      </w:r>
      <w:r w:rsidR="00DC0BFC">
        <w:rPr>
          <w:spacing w:val="5"/>
          <w:w w:val="95"/>
        </w:rPr>
        <w:t xml:space="preserve"> </w:t>
      </w:r>
      <w:r w:rsidR="00DC0BFC">
        <w:rPr>
          <w:w w:val="95"/>
        </w:rPr>
        <w:t>38</w:t>
      </w:r>
      <w:r w:rsidR="00DC0BFC">
        <w:rPr>
          <w:spacing w:val="6"/>
          <w:w w:val="95"/>
        </w:rPr>
        <w:t xml:space="preserve"> </w:t>
      </w:r>
      <w:r w:rsidR="00DC0BFC">
        <w:rPr>
          <w:w w:val="95"/>
        </w:rPr>
        <w:t>Mirror</w:t>
      </w:r>
      <w:r w:rsidR="00DC0BFC">
        <w:rPr>
          <w:spacing w:val="6"/>
          <w:w w:val="95"/>
        </w:rPr>
        <w:t xml:space="preserve"> </w:t>
      </w:r>
      <w:r w:rsidR="00DC0BFC">
        <w:rPr>
          <w:w w:val="95"/>
        </w:rPr>
        <w:t>journals</w:t>
      </w:r>
      <w:r w:rsidR="00DC0BFC">
        <w:rPr>
          <w:spacing w:val="6"/>
          <w:w w:val="95"/>
        </w:rPr>
        <w:t xml:space="preserve"> </w:t>
      </w:r>
      <w:r w:rsidR="00DC0BFC">
        <w:rPr>
          <w:w w:val="95"/>
        </w:rPr>
        <w:t>published</w:t>
      </w:r>
      <w:r w:rsidR="00DC0BFC">
        <w:rPr>
          <w:spacing w:val="6"/>
          <w:w w:val="95"/>
        </w:rPr>
        <w:t xml:space="preserve"> </w:t>
      </w:r>
      <w:r w:rsidR="00DC0BFC">
        <w:rPr>
          <w:w w:val="95"/>
        </w:rPr>
        <w:t>975</w:t>
      </w:r>
      <w:r w:rsidR="00DC0BFC">
        <w:rPr>
          <w:spacing w:val="5"/>
          <w:w w:val="95"/>
        </w:rPr>
        <w:t xml:space="preserve"> </w:t>
      </w:r>
      <w:r w:rsidR="00DC0BFC">
        <w:rPr>
          <w:w w:val="95"/>
        </w:rPr>
        <w:t>articles</w:t>
      </w:r>
      <w:r w:rsidR="00DC0BFC">
        <w:rPr>
          <w:spacing w:val="6"/>
          <w:w w:val="95"/>
        </w:rPr>
        <w:t xml:space="preserve"> </w:t>
      </w:r>
      <w:r w:rsidR="00DC0BFC">
        <w:rPr>
          <w:w w:val="95"/>
        </w:rPr>
        <w:t>from</w:t>
      </w:r>
      <w:r w:rsidR="00DC0BFC">
        <w:rPr>
          <w:spacing w:val="5"/>
          <w:w w:val="95"/>
        </w:rPr>
        <w:t xml:space="preserve"> </w:t>
      </w:r>
      <w:r w:rsidR="00DC0BFC">
        <w:rPr>
          <w:w w:val="95"/>
        </w:rPr>
        <w:t>their</w:t>
      </w:r>
      <w:r w:rsidR="00DC0BFC">
        <w:rPr>
          <w:spacing w:val="6"/>
          <w:w w:val="95"/>
        </w:rPr>
        <w:t xml:space="preserve"> </w:t>
      </w:r>
      <w:r w:rsidR="00DC0BFC">
        <w:rPr>
          <w:w w:val="95"/>
        </w:rPr>
        <w:t>inception</w:t>
      </w:r>
      <w:r w:rsidR="00DC0BFC">
        <w:rPr>
          <w:spacing w:val="5"/>
          <w:w w:val="95"/>
        </w:rPr>
        <w:t xml:space="preserve"> </w:t>
      </w:r>
      <w:r w:rsidR="00DC0BFC">
        <w:rPr>
          <w:w w:val="95"/>
        </w:rPr>
        <w:t>through</w:t>
      </w:r>
      <w:r w:rsidR="00DC0BFC">
        <w:rPr>
          <w:spacing w:val="5"/>
          <w:w w:val="95"/>
        </w:rPr>
        <w:t xml:space="preserve"> </w:t>
      </w:r>
      <w:r w:rsidR="00DC0BFC">
        <w:rPr>
          <w:w w:val="95"/>
        </w:rPr>
        <w:t>the</w:t>
      </w:r>
      <w:r w:rsidR="00DC0BFC">
        <w:rPr>
          <w:spacing w:val="6"/>
          <w:w w:val="95"/>
        </w:rPr>
        <w:t xml:space="preserve"> </w:t>
      </w:r>
      <w:r w:rsidR="00DC0BFC">
        <w:rPr>
          <w:w w:val="95"/>
        </w:rPr>
        <w:t>date</w:t>
      </w:r>
      <w:r w:rsidR="00DC0BFC">
        <w:rPr>
          <w:spacing w:val="6"/>
          <w:w w:val="95"/>
        </w:rPr>
        <w:t xml:space="preserve"> </w:t>
      </w:r>
      <w:r w:rsidR="00DC0BFC">
        <w:rPr>
          <w:w w:val="95"/>
        </w:rPr>
        <w:t>we</w:t>
      </w:r>
      <w:r w:rsidR="00DC0BFC">
        <w:rPr>
          <w:spacing w:val="-54"/>
          <w:w w:val="95"/>
        </w:rPr>
        <w:t xml:space="preserve"> </w:t>
      </w:r>
      <w:r w:rsidR="00DC0BFC">
        <w:rPr>
          <w:w w:val="95"/>
        </w:rPr>
        <w:t>downloaded</w:t>
      </w:r>
      <w:r w:rsidR="00DC0BFC">
        <w:rPr>
          <w:spacing w:val="12"/>
          <w:w w:val="95"/>
        </w:rPr>
        <w:t xml:space="preserve"> </w:t>
      </w:r>
      <w:r w:rsidR="00DC0BFC">
        <w:rPr>
          <w:w w:val="95"/>
        </w:rPr>
        <w:t>the</w:t>
      </w:r>
      <w:r w:rsidR="00DC0BFC">
        <w:rPr>
          <w:spacing w:val="14"/>
          <w:w w:val="95"/>
        </w:rPr>
        <w:t xml:space="preserve"> </w:t>
      </w:r>
      <w:r w:rsidR="00DC0BFC">
        <w:rPr>
          <w:w w:val="95"/>
        </w:rPr>
        <w:t>article</w:t>
      </w:r>
      <w:r w:rsidR="00DC0BFC">
        <w:rPr>
          <w:spacing w:val="14"/>
          <w:w w:val="95"/>
        </w:rPr>
        <w:t xml:space="preserve"> </w:t>
      </w:r>
      <w:r w:rsidR="00DC0BFC">
        <w:rPr>
          <w:w w:val="95"/>
        </w:rPr>
        <w:t>records.</w:t>
      </w:r>
      <w:r w:rsidR="00DC0BFC">
        <w:rPr>
          <w:spacing w:val="38"/>
          <w:w w:val="95"/>
        </w:rPr>
        <w:t xml:space="preserve"> </w:t>
      </w:r>
      <w:r w:rsidR="00DC0BFC">
        <w:rPr>
          <w:w w:val="95"/>
        </w:rPr>
        <w:t>During</w:t>
      </w:r>
      <w:r w:rsidR="00DC0BFC">
        <w:rPr>
          <w:spacing w:val="12"/>
          <w:w w:val="95"/>
        </w:rPr>
        <w:t xml:space="preserve"> </w:t>
      </w:r>
      <w:r w:rsidR="00DC0BFC">
        <w:rPr>
          <w:w w:val="95"/>
        </w:rPr>
        <w:t>the</w:t>
      </w:r>
      <w:r w:rsidR="00DC0BFC">
        <w:rPr>
          <w:spacing w:val="14"/>
          <w:w w:val="95"/>
        </w:rPr>
        <w:t xml:space="preserve"> </w:t>
      </w:r>
      <w:r w:rsidR="00DC0BFC">
        <w:rPr>
          <w:w w:val="95"/>
        </w:rPr>
        <w:t>same</w:t>
      </w:r>
      <w:r w:rsidR="00DC0BFC">
        <w:rPr>
          <w:spacing w:val="14"/>
          <w:w w:val="95"/>
        </w:rPr>
        <w:t xml:space="preserve"> </w:t>
      </w:r>
      <w:r w:rsidR="00DC0BFC">
        <w:rPr>
          <w:w w:val="95"/>
        </w:rPr>
        <w:t>interval,</w:t>
      </w:r>
      <w:r w:rsidR="00DC0BFC">
        <w:rPr>
          <w:spacing w:val="13"/>
          <w:w w:val="95"/>
        </w:rPr>
        <w:t xml:space="preserve"> </w:t>
      </w:r>
      <w:r w:rsidR="00DC0BFC">
        <w:rPr>
          <w:w w:val="95"/>
        </w:rPr>
        <w:t>their</w:t>
      </w:r>
      <w:r w:rsidR="00DC0BFC">
        <w:rPr>
          <w:spacing w:val="14"/>
          <w:w w:val="95"/>
        </w:rPr>
        <w:t xml:space="preserve"> </w:t>
      </w:r>
      <w:r w:rsidR="00DC0BFC">
        <w:rPr>
          <w:w w:val="95"/>
        </w:rPr>
        <w:t>respective</w:t>
      </w:r>
      <w:r w:rsidR="00DC0BFC">
        <w:rPr>
          <w:spacing w:val="14"/>
          <w:w w:val="95"/>
        </w:rPr>
        <w:t xml:space="preserve"> </w:t>
      </w:r>
      <w:r w:rsidR="00DC0BFC">
        <w:rPr>
          <w:w w:val="95"/>
        </w:rPr>
        <w:t>Parent</w:t>
      </w:r>
      <w:r w:rsidR="00DC0BFC">
        <w:rPr>
          <w:spacing w:val="14"/>
          <w:w w:val="95"/>
        </w:rPr>
        <w:t xml:space="preserve"> </w:t>
      </w:r>
      <w:r w:rsidR="00DC0BFC">
        <w:rPr>
          <w:w w:val="95"/>
        </w:rPr>
        <w:t>journals</w:t>
      </w:r>
      <w:r w:rsidR="00DC0BFC">
        <w:rPr>
          <w:spacing w:val="1"/>
          <w:w w:val="95"/>
        </w:rPr>
        <w:t xml:space="preserve"> </w:t>
      </w:r>
      <w:r w:rsidR="00DC0BFC">
        <w:t>published 36112 articles, of which 1819 were open access (Table 1).</w:t>
      </w:r>
      <w:r w:rsidR="00DC0BFC">
        <w:rPr>
          <w:spacing w:val="1"/>
        </w:rPr>
        <w:t xml:space="preserve"> </w:t>
      </w:r>
      <w:r w:rsidR="00DC0BFC">
        <w:t>Single-author</w:t>
      </w:r>
      <w:r w:rsidR="00DC0BFC">
        <w:rPr>
          <w:spacing w:val="1"/>
        </w:rPr>
        <w:t xml:space="preserve"> </w:t>
      </w:r>
      <w:r w:rsidR="00DC0BFC">
        <w:rPr>
          <w:spacing w:val="-1"/>
        </w:rPr>
        <w:t>publications</w:t>
      </w:r>
      <w:r w:rsidR="00DC0BFC">
        <w:rPr>
          <w:spacing w:val="-5"/>
        </w:rPr>
        <w:t xml:space="preserve"> </w:t>
      </w:r>
      <w:r w:rsidR="00DC0BFC">
        <w:rPr>
          <w:spacing w:val="-1"/>
        </w:rPr>
        <w:t>accounted</w:t>
      </w:r>
      <w:r w:rsidR="00DC0BFC">
        <w:rPr>
          <w:spacing w:val="-6"/>
        </w:rPr>
        <w:t xml:space="preserve"> </w:t>
      </w:r>
      <w:r w:rsidR="00DC0BFC">
        <w:rPr>
          <w:spacing w:val="-1"/>
        </w:rPr>
        <w:t>for</w:t>
      </w:r>
      <w:r w:rsidR="00DC0BFC">
        <w:rPr>
          <w:spacing w:val="-5"/>
        </w:rPr>
        <w:t xml:space="preserve"> </w:t>
      </w:r>
      <w:r w:rsidR="00DC0BFC">
        <w:rPr>
          <w:spacing w:val="-1"/>
        </w:rPr>
        <w:t>21%</w:t>
      </w:r>
      <w:r w:rsidR="00DC0BFC">
        <w:rPr>
          <w:spacing w:val="-5"/>
        </w:rPr>
        <w:t xml:space="preserve"> </w:t>
      </w:r>
      <w:r w:rsidR="00DC0BFC">
        <w:rPr>
          <w:spacing w:val="-1"/>
        </w:rPr>
        <w:t>of</w:t>
      </w:r>
      <w:r w:rsidR="00DC0BFC">
        <w:rPr>
          <w:spacing w:val="-5"/>
        </w:rPr>
        <w:t xml:space="preserve"> </w:t>
      </w:r>
      <w:r w:rsidR="00DC0BFC">
        <w:rPr>
          <w:spacing w:val="-1"/>
        </w:rPr>
        <w:t>the</w:t>
      </w:r>
      <w:r w:rsidR="00DC0BFC">
        <w:rPr>
          <w:spacing w:val="-5"/>
        </w:rPr>
        <w:t xml:space="preserve"> </w:t>
      </w:r>
      <w:r w:rsidR="00DC0BFC">
        <w:rPr>
          <w:spacing w:val="-1"/>
        </w:rPr>
        <w:t>articles</w:t>
      </w:r>
      <w:r w:rsidR="00DC0BFC">
        <w:rPr>
          <w:spacing w:val="-5"/>
        </w:rPr>
        <w:t xml:space="preserve"> </w:t>
      </w:r>
      <w:r w:rsidR="00DC0BFC">
        <w:t>in</w:t>
      </w:r>
      <w:r w:rsidR="00DC0BFC">
        <w:rPr>
          <w:spacing w:val="-5"/>
        </w:rPr>
        <w:t xml:space="preserve"> </w:t>
      </w:r>
      <w:r w:rsidR="00DC0BFC">
        <w:t>Mirror</w:t>
      </w:r>
      <w:r w:rsidR="00DC0BFC">
        <w:rPr>
          <w:spacing w:val="-6"/>
        </w:rPr>
        <w:t xml:space="preserve"> </w:t>
      </w:r>
      <w:r w:rsidR="00DC0BFC">
        <w:t>journals</w:t>
      </w:r>
      <w:r w:rsidR="00DC0BFC">
        <w:rPr>
          <w:spacing w:val="-5"/>
        </w:rPr>
        <w:t xml:space="preserve"> </w:t>
      </w:r>
      <w:r w:rsidR="00DC0BFC">
        <w:t>(N</w:t>
      </w:r>
      <w:r w:rsidR="00DC0BFC">
        <w:rPr>
          <w:spacing w:val="-5"/>
        </w:rPr>
        <w:t xml:space="preserve"> </w:t>
      </w:r>
      <w:r w:rsidR="00DC0BFC">
        <w:rPr>
          <w:w w:val="120"/>
        </w:rPr>
        <w:t>=</w:t>
      </w:r>
      <w:r w:rsidR="00DC0BFC">
        <w:rPr>
          <w:spacing w:val="-18"/>
          <w:w w:val="120"/>
        </w:rPr>
        <w:t xml:space="preserve"> </w:t>
      </w:r>
      <w:r w:rsidR="00DC0BFC">
        <w:t>202),</w:t>
      </w:r>
      <w:r w:rsidR="00DC0BFC">
        <w:rPr>
          <w:spacing w:val="-5"/>
        </w:rPr>
        <w:t xml:space="preserve"> </w:t>
      </w:r>
      <w:r w:rsidR="00DC0BFC">
        <w:t>but</w:t>
      </w:r>
      <w:r w:rsidR="00DC0BFC">
        <w:rPr>
          <w:spacing w:val="-5"/>
        </w:rPr>
        <w:t xml:space="preserve"> </w:t>
      </w:r>
      <w:r w:rsidR="00DC0BFC">
        <w:t>only</w:t>
      </w:r>
      <w:r w:rsidR="00DC0BFC">
        <w:rPr>
          <w:spacing w:val="-6"/>
        </w:rPr>
        <w:t xml:space="preserve"> </w:t>
      </w:r>
      <w:r w:rsidR="00DC0BFC">
        <w:t>2%</w:t>
      </w:r>
      <w:r w:rsidR="00DC0BFC">
        <w:rPr>
          <w:spacing w:val="-4"/>
        </w:rPr>
        <w:t xml:space="preserve"> </w:t>
      </w:r>
      <w:r w:rsidR="00DC0BFC">
        <w:t>of</w:t>
      </w:r>
      <w:r w:rsidR="00DC0BFC">
        <w:rPr>
          <w:spacing w:val="-57"/>
        </w:rPr>
        <w:t xml:space="preserve"> </w:t>
      </w:r>
      <w:r w:rsidR="00DC0BFC">
        <w:rPr>
          <w:spacing w:val="-1"/>
        </w:rPr>
        <w:t>articles</w:t>
      </w:r>
      <w:r w:rsidR="00DC0BFC">
        <w:rPr>
          <w:spacing w:val="-9"/>
        </w:rPr>
        <w:t xml:space="preserve"> </w:t>
      </w:r>
      <w:r w:rsidR="00DC0BFC">
        <w:rPr>
          <w:spacing w:val="-1"/>
        </w:rPr>
        <w:t>in</w:t>
      </w:r>
      <w:r w:rsidR="00DC0BFC">
        <w:rPr>
          <w:spacing w:val="-9"/>
        </w:rPr>
        <w:t xml:space="preserve"> </w:t>
      </w:r>
      <w:r w:rsidR="00DC0BFC">
        <w:rPr>
          <w:spacing w:val="-1"/>
        </w:rPr>
        <w:t>Parent</w:t>
      </w:r>
      <w:r w:rsidR="00DC0BFC">
        <w:rPr>
          <w:spacing w:val="-9"/>
        </w:rPr>
        <w:t xml:space="preserve"> </w:t>
      </w:r>
      <w:r w:rsidR="00DC0BFC">
        <w:rPr>
          <w:spacing w:val="-1"/>
        </w:rPr>
        <w:t>journals</w:t>
      </w:r>
      <w:r w:rsidR="00DC0BFC">
        <w:rPr>
          <w:spacing w:val="-9"/>
        </w:rPr>
        <w:t xml:space="preserve"> </w:t>
      </w:r>
      <w:r w:rsidR="00DC0BFC">
        <w:rPr>
          <w:spacing w:val="-1"/>
        </w:rPr>
        <w:t>(N</w:t>
      </w:r>
      <w:r w:rsidR="00DC0BFC">
        <w:rPr>
          <w:spacing w:val="-9"/>
        </w:rPr>
        <w:t xml:space="preserve"> </w:t>
      </w:r>
      <w:r w:rsidR="00DC0BFC">
        <w:rPr>
          <w:spacing w:val="-1"/>
          <w:w w:val="110"/>
        </w:rPr>
        <w:t>=</w:t>
      </w:r>
      <w:r w:rsidR="00DC0BFC">
        <w:rPr>
          <w:spacing w:val="-15"/>
          <w:w w:val="110"/>
        </w:rPr>
        <w:t xml:space="preserve"> </w:t>
      </w:r>
      <w:r w:rsidR="00DC0BFC">
        <w:rPr>
          <w:spacing w:val="-1"/>
        </w:rPr>
        <w:t>747).</w:t>
      </w:r>
      <w:r w:rsidR="00DC0BFC">
        <w:rPr>
          <w:spacing w:val="9"/>
        </w:rPr>
        <w:t xml:space="preserve"> </w:t>
      </w:r>
      <w:r w:rsidR="00DC0BFC">
        <w:rPr>
          <w:spacing w:val="-1"/>
        </w:rPr>
        <w:t>Lead</w:t>
      </w:r>
      <w:r w:rsidR="00DC0BFC">
        <w:rPr>
          <w:spacing w:val="-9"/>
        </w:rPr>
        <w:t xml:space="preserve"> </w:t>
      </w:r>
      <w:r w:rsidR="00DC0BFC">
        <w:rPr>
          <w:spacing w:val="-1"/>
        </w:rPr>
        <w:t>authors</w:t>
      </w:r>
      <w:r w:rsidR="00DC0BFC">
        <w:rPr>
          <w:spacing w:val="-9"/>
        </w:rPr>
        <w:t xml:space="preserve"> </w:t>
      </w:r>
      <w:r w:rsidR="00DC0BFC">
        <w:rPr>
          <w:spacing w:val="-1"/>
        </w:rPr>
        <w:t>were</w:t>
      </w:r>
      <w:r w:rsidR="00DC0BFC">
        <w:rPr>
          <w:spacing w:val="-9"/>
        </w:rPr>
        <w:t xml:space="preserve"> </w:t>
      </w:r>
      <w:r w:rsidR="00DC0BFC">
        <w:rPr>
          <w:spacing w:val="-1"/>
        </w:rPr>
        <w:t>collectively</w:t>
      </w:r>
      <w:r w:rsidR="00DC0BFC">
        <w:rPr>
          <w:spacing w:val="-9"/>
        </w:rPr>
        <w:t xml:space="preserve"> </w:t>
      </w:r>
      <w:r w:rsidR="00DC0BFC">
        <w:rPr>
          <w:spacing w:val="-1"/>
        </w:rPr>
        <w:t>based</w:t>
      </w:r>
      <w:r w:rsidR="00DC0BFC">
        <w:rPr>
          <w:spacing w:val="-9"/>
        </w:rPr>
        <w:t xml:space="preserve"> </w:t>
      </w:r>
      <w:r w:rsidR="00DC0BFC">
        <w:rPr>
          <w:spacing w:val="-1"/>
        </w:rPr>
        <w:t>in</w:t>
      </w:r>
      <w:r w:rsidR="00DC0BFC">
        <w:rPr>
          <w:spacing w:val="-8"/>
        </w:rPr>
        <w:t xml:space="preserve"> </w:t>
      </w:r>
      <w:r w:rsidR="00DC0BFC">
        <w:rPr>
          <w:spacing w:val="-1"/>
        </w:rPr>
        <w:t>142</w:t>
      </w:r>
      <w:r w:rsidR="00DC0BFC">
        <w:rPr>
          <w:spacing w:val="-9"/>
        </w:rPr>
        <w:t xml:space="preserve"> </w:t>
      </w:r>
      <w:r w:rsidR="00DC0BFC">
        <w:rPr>
          <w:spacing w:val="-1"/>
        </w:rPr>
        <w:t>countries,</w:t>
      </w:r>
      <w:r w:rsidR="00DC0BFC">
        <w:rPr>
          <w:spacing w:val="-57"/>
        </w:rPr>
        <w:t xml:space="preserve"> </w:t>
      </w:r>
      <w:r w:rsidR="00DC0BFC">
        <w:t xml:space="preserve">with authors from N </w:t>
      </w:r>
      <w:r w:rsidR="00DC0BFC">
        <w:rPr>
          <w:w w:val="120"/>
        </w:rPr>
        <w:t xml:space="preserve">= </w:t>
      </w:r>
      <w:r w:rsidR="00DC0BFC">
        <w:t xml:space="preserve">38 countries in Mirror journals, authors from N </w:t>
      </w:r>
      <w:r w:rsidR="00DC0BFC">
        <w:rPr>
          <w:w w:val="120"/>
        </w:rPr>
        <w:t xml:space="preserve">= </w:t>
      </w:r>
      <w:r w:rsidR="00DC0BFC">
        <w:t>15 countries in</w:t>
      </w:r>
      <w:r w:rsidR="00DC0BFC">
        <w:rPr>
          <w:spacing w:val="1"/>
        </w:rPr>
        <w:t xml:space="preserve"> </w:t>
      </w:r>
      <w:r w:rsidR="00DC0BFC">
        <w:t>Parent</w:t>
      </w:r>
      <w:r w:rsidR="00DC0BFC">
        <w:rPr>
          <w:spacing w:val="-6"/>
        </w:rPr>
        <w:t xml:space="preserve"> </w:t>
      </w:r>
      <w:r w:rsidR="00DC0BFC">
        <w:t>journal</w:t>
      </w:r>
      <w:r w:rsidR="00DC0BFC">
        <w:rPr>
          <w:spacing w:val="-6"/>
        </w:rPr>
        <w:t xml:space="preserve"> </w:t>
      </w:r>
      <w:r w:rsidR="00DC0BFC">
        <w:t>OA</w:t>
      </w:r>
      <w:r w:rsidR="00DC0BFC">
        <w:rPr>
          <w:spacing w:val="-6"/>
        </w:rPr>
        <w:t xml:space="preserve"> </w:t>
      </w:r>
      <w:r w:rsidR="00DC0BFC">
        <w:t>articles,</w:t>
      </w:r>
      <w:r w:rsidR="00DC0BFC">
        <w:rPr>
          <w:spacing w:val="-5"/>
        </w:rPr>
        <w:t xml:space="preserve"> </w:t>
      </w:r>
      <w:r w:rsidR="00DC0BFC">
        <w:t>and</w:t>
      </w:r>
      <w:r w:rsidR="00DC0BFC">
        <w:rPr>
          <w:spacing w:val="-6"/>
        </w:rPr>
        <w:t xml:space="preserve"> </w:t>
      </w:r>
      <w:r w:rsidR="00DC0BFC">
        <w:t>authors</w:t>
      </w:r>
      <w:r w:rsidR="00DC0BFC">
        <w:rPr>
          <w:spacing w:val="-5"/>
        </w:rPr>
        <w:t xml:space="preserve"> </w:t>
      </w:r>
      <w:r w:rsidR="00DC0BFC">
        <w:t>from</w:t>
      </w:r>
      <w:r w:rsidR="00DC0BFC">
        <w:rPr>
          <w:spacing w:val="-5"/>
        </w:rPr>
        <w:t xml:space="preserve"> </w:t>
      </w:r>
      <w:r w:rsidR="00DC0BFC">
        <w:t>N</w:t>
      </w:r>
      <w:r w:rsidR="00DC0BFC">
        <w:rPr>
          <w:spacing w:val="-6"/>
        </w:rPr>
        <w:t xml:space="preserve"> </w:t>
      </w:r>
      <w:r w:rsidR="00DC0BFC">
        <w:rPr>
          <w:w w:val="120"/>
        </w:rPr>
        <w:t>=</w:t>
      </w:r>
      <w:r w:rsidR="00DC0BFC">
        <w:rPr>
          <w:spacing w:val="-18"/>
          <w:w w:val="120"/>
        </w:rPr>
        <w:t xml:space="preserve"> </w:t>
      </w:r>
      <w:r w:rsidR="00DC0BFC">
        <w:t>15</w:t>
      </w:r>
      <w:r w:rsidR="00DC0BFC">
        <w:rPr>
          <w:spacing w:val="-5"/>
        </w:rPr>
        <w:t xml:space="preserve"> </w:t>
      </w:r>
      <w:r w:rsidR="00DC0BFC">
        <w:t>countries</w:t>
      </w:r>
      <w:r w:rsidR="00DC0BFC">
        <w:rPr>
          <w:spacing w:val="-5"/>
        </w:rPr>
        <w:t xml:space="preserve"> </w:t>
      </w:r>
      <w:ins w:id="223" w:author="Smith,Audrey Culver" w:date="2021-02-22T14:52:00Z">
        <w:r w:rsidR="00903D87">
          <w:rPr>
            <w:spacing w:val="-5"/>
          </w:rPr>
          <w:t xml:space="preserve">in </w:t>
        </w:r>
      </w:ins>
      <w:r w:rsidR="00DC0BFC">
        <w:t>Parent</w:t>
      </w:r>
      <w:r w:rsidR="00DC0BFC">
        <w:rPr>
          <w:spacing w:val="-5"/>
        </w:rPr>
        <w:t xml:space="preserve"> </w:t>
      </w:r>
      <w:r w:rsidR="00DC0BFC">
        <w:t>journal</w:t>
      </w:r>
      <w:r w:rsidR="00DC0BFC">
        <w:rPr>
          <w:spacing w:val="-6"/>
        </w:rPr>
        <w:t xml:space="preserve"> </w:t>
      </w:r>
      <w:r w:rsidR="00DC0BFC">
        <w:t>PW</w:t>
      </w:r>
      <w:r w:rsidR="00DC0BFC">
        <w:rPr>
          <w:spacing w:val="-6"/>
        </w:rPr>
        <w:t xml:space="preserve"> </w:t>
      </w:r>
      <w:r w:rsidR="00DC0BFC">
        <w:t>articles.</w:t>
      </w:r>
      <w:r w:rsidR="00DC0BFC">
        <w:rPr>
          <w:spacing w:val="-57"/>
        </w:rPr>
        <w:t xml:space="preserve"> </w:t>
      </w:r>
      <w:ins w:id="224" w:author="Smith,Audrey Culver" w:date="2021-02-22T14:52:00Z">
        <w:r w:rsidR="00903D87">
          <w:rPr>
            <w:spacing w:val="-57"/>
          </w:rPr>
          <w:t xml:space="preserve">    </w:t>
        </w:r>
      </w:ins>
      <w:r w:rsidR="00DC0BFC">
        <w:rPr>
          <w:w w:val="95"/>
        </w:rPr>
        <w:t>While</w:t>
      </w:r>
      <w:r w:rsidR="00DC0BFC">
        <w:rPr>
          <w:spacing w:val="14"/>
          <w:w w:val="95"/>
        </w:rPr>
        <w:t xml:space="preserve"> </w:t>
      </w:r>
      <w:r w:rsidR="00DC0BFC">
        <w:rPr>
          <w:w w:val="95"/>
        </w:rPr>
        <w:t>45%</w:t>
      </w:r>
      <w:r w:rsidR="00DC0BFC">
        <w:rPr>
          <w:spacing w:val="14"/>
          <w:w w:val="95"/>
        </w:rPr>
        <w:t xml:space="preserve"> </w:t>
      </w:r>
      <w:r w:rsidR="00DC0BFC">
        <w:rPr>
          <w:w w:val="95"/>
        </w:rPr>
        <w:t>of</w:t>
      </w:r>
      <w:r w:rsidR="00DC0BFC">
        <w:rPr>
          <w:spacing w:val="14"/>
          <w:w w:val="95"/>
        </w:rPr>
        <w:t xml:space="preserve"> </w:t>
      </w:r>
      <w:r w:rsidR="00DC0BFC">
        <w:rPr>
          <w:w w:val="95"/>
        </w:rPr>
        <w:t>articles</w:t>
      </w:r>
      <w:r w:rsidR="00DC0BFC">
        <w:rPr>
          <w:spacing w:val="14"/>
          <w:w w:val="95"/>
        </w:rPr>
        <w:t xml:space="preserve"> </w:t>
      </w:r>
      <w:r w:rsidR="00DC0BFC">
        <w:rPr>
          <w:w w:val="95"/>
        </w:rPr>
        <w:t>had</w:t>
      </w:r>
      <w:r w:rsidR="00DC0BFC">
        <w:rPr>
          <w:spacing w:val="14"/>
          <w:w w:val="95"/>
        </w:rPr>
        <w:t xml:space="preserve"> </w:t>
      </w:r>
      <w:r w:rsidR="00DC0BFC">
        <w:rPr>
          <w:w w:val="95"/>
        </w:rPr>
        <w:t>a</w:t>
      </w:r>
      <w:r w:rsidR="00DC0BFC">
        <w:rPr>
          <w:spacing w:val="13"/>
          <w:w w:val="95"/>
        </w:rPr>
        <w:t xml:space="preserve"> </w:t>
      </w:r>
      <w:r w:rsidR="00DC0BFC">
        <w:rPr>
          <w:w w:val="95"/>
        </w:rPr>
        <w:t>lead</w:t>
      </w:r>
      <w:r w:rsidR="00DC0BFC">
        <w:rPr>
          <w:spacing w:val="14"/>
          <w:w w:val="95"/>
        </w:rPr>
        <w:t xml:space="preserve"> </w:t>
      </w:r>
      <w:r w:rsidR="00DC0BFC">
        <w:rPr>
          <w:w w:val="95"/>
        </w:rPr>
        <w:t>author</w:t>
      </w:r>
      <w:r w:rsidR="00DC0BFC">
        <w:rPr>
          <w:spacing w:val="14"/>
          <w:w w:val="95"/>
        </w:rPr>
        <w:t xml:space="preserve"> </w:t>
      </w:r>
      <w:r w:rsidR="00DC0BFC">
        <w:rPr>
          <w:w w:val="95"/>
        </w:rPr>
        <w:t>whose</w:t>
      </w:r>
      <w:r w:rsidR="00DC0BFC">
        <w:rPr>
          <w:spacing w:val="14"/>
          <w:w w:val="95"/>
        </w:rPr>
        <w:t xml:space="preserve"> </w:t>
      </w:r>
      <w:r w:rsidR="00DC0BFC">
        <w:rPr>
          <w:w w:val="95"/>
        </w:rPr>
        <w:t>primary</w:t>
      </w:r>
      <w:r w:rsidR="00DC0BFC">
        <w:rPr>
          <w:spacing w:val="13"/>
          <w:w w:val="95"/>
        </w:rPr>
        <w:t xml:space="preserve"> </w:t>
      </w:r>
      <w:r w:rsidR="00DC0BFC">
        <w:rPr>
          <w:w w:val="95"/>
        </w:rPr>
        <w:t>institutional</w:t>
      </w:r>
      <w:r w:rsidR="00DC0BFC">
        <w:rPr>
          <w:spacing w:val="14"/>
          <w:w w:val="95"/>
        </w:rPr>
        <w:t xml:space="preserve"> </w:t>
      </w:r>
      <w:r w:rsidR="00DC0BFC">
        <w:rPr>
          <w:w w:val="95"/>
        </w:rPr>
        <w:t>address</w:t>
      </w:r>
      <w:r w:rsidR="00DC0BFC">
        <w:rPr>
          <w:spacing w:val="14"/>
          <w:w w:val="95"/>
        </w:rPr>
        <w:t xml:space="preserve"> </w:t>
      </w:r>
      <w:r w:rsidR="00DC0BFC">
        <w:rPr>
          <w:w w:val="95"/>
        </w:rPr>
        <w:t>was</w:t>
      </w:r>
      <w:r w:rsidR="00DC0BFC">
        <w:rPr>
          <w:spacing w:val="15"/>
          <w:w w:val="95"/>
        </w:rPr>
        <w:t xml:space="preserve"> </w:t>
      </w:r>
      <w:r w:rsidR="00DC0BFC">
        <w:rPr>
          <w:w w:val="95"/>
        </w:rPr>
        <w:t>in</w:t>
      </w:r>
      <w:r w:rsidR="00DC0BFC">
        <w:rPr>
          <w:spacing w:val="13"/>
          <w:w w:val="95"/>
        </w:rPr>
        <w:t xml:space="preserve"> </w:t>
      </w:r>
      <w:r w:rsidR="00DC0BFC">
        <w:rPr>
          <w:w w:val="95"/>
        </w:rPr>
        <w:t>either</w:t>
      </w:r>
      <w:r w:rsidR="00DC0BFC">
        <w:rPr>
          <w:spacing w:val="1"/>
          <w:w w:val="95"/>
        </w:rPr>
        <w:t xml:space="preserve"> </w:t>
      </w:r>
      <w:r w:rsidR="00DC0BFC">
        <w:t>the</w:t>
      </w:r>
      <w:r w:rsidR="00DC0BFC">
        <w:rPr>
          <w:spacing w:val="-7"/>
        </w:rPr>
        <w:t xml:space="preserve"> </w:t>
      </w:r>
      <w:r w:rsidR="00DC0BFC">
        <w:t>United</w:t>
      </w:r>
      <w:r w:rsidR="00DC0BFC">
        <w:rPr>
          <w:spacing w:val="-6"/>
        </w:rPr>
        <w:t xml:space="preserve"> </w:t>
      </w:r>
      <w:r w:rsidR="00DC0BFC">
        <w:t>States</w:t>
      </w:r>
      <w:r w:rsidR="00DC0BFC">
        <w:rPr>
          <w:spacing w:val="-6"/>
        </w:rPr>
        <w:t xml:space="preserve"> </w:t>
      </w:r>
      <w:r w:rsidR="00DC0BFC">
        <w:t>of</w:t>
      </w:r>
      <w:r w:rsidR="00DC0BFC">
        <w:rPr>
          <w:spacing w:val="-6"/>
        </w:rPr>
        <w:t xml:space="preserve"> </w:t>
      </w:r>
      <w:r w:rsidR="00DC0BFC">
        <w:t>America</w:t>
      </w:r>
      <w:r w:rsidR="00DC0BFC">
        <w:rPr>
          <w:spacing w:val="-6"/>
        </w:rPr>
        <w:t xml:space="preserve"> </w:t>
      </w:r>
      <w:r w:rsidR="00DC0BFC">
        <w:t>(USA)</w:t>
      </w:r>
      <w:r w:rsidR="00DC0BFC">
        <w:rPr>
          <w:spacing w:val="-7"/>
        </w:rPr>
        <w:t xml:space="preserve"> </w:t>
      </w:r>
      <w:r w:rsidR="00DC0BFC">
        <w:t>or</w:t>
      </w:r>
      <w:r w:rsidR="00DC0BFC">
        <w:rPr>
          <w:spacing w:val="-6"/>
        </w:rPr>
        <w:t xml:space="preserve"> </w:t>
      </w:r>
      <w:r w:rsidR="00DC0BFC">
        <w:t>China</w:t>
      </w:r>
      <w:r w:rsidR="00DC0BFC">
        <w:rPr>
          <w:spacing w:val="-6"/>
        </w:rPr>
        <w:t xml:space="preserve"> </w:t>
      </w:r>
      <w:r w:rsidR="00DC0BFC">
        <w:t>(Fig.</w:t>
      </w:r>
      <w:r w:rsidR="00DC0BFC">
        <w:rPr>
          <w:spacing w:val="12"/>
        </w:rPr>
        <w:t xml:space="preserve"> </w:t>
      </w:r>
      <w:r w:rsidR="00DC0BFC">
        <w:t>A1),</w:t>
      </w:r>
      <w:r w:rsidR="00DC0BFC">
        <w:rPr>
          <w:spacing w:val="-6"/>
        </w:rPr>
        <w:t xml:space="preserve"> </w:t>
      </w:r>
      <w:r w:rsidR="00DC0BFC">
        <w:t>there</w:t>
      </w:r>
      <w:r w:rsidR="00DC0BFC">
        <w:rPr>
          <w:spacing w:val="-7"/>
        </w:rPr>
        <w:t xml:space="preserve"> </w:t>
      </w:r>
      <w:r w:rsidR="00DC0BFC">
        <w:t>was</w:t>
      </w:r>
      <w:r w:rsidR="00DC0BFC">
        <w:rPr>
          <w:spacing w:val="-6"/>
        </w:rPr>
        <w:t xml:space="preserve"> </w:t>
      </w:r>
      <w:r w:rsidR="00DC0BFC">
        <w:t>an</w:t>
      </w:r>
      <w:r w:rsidR="00DC0BFC">
        <w:rPr>
          <w:spacing w:val="-6"/>
        </w:rPr>
        <w:t xml:space="preserve"> </w:t>
      </w:r>
      <w:r w:rsidR="00DC0BFC">
        <w:t>important</w:t>
      </w:r>
      <w:r w:rsidR="00DC0BFC">
        <w:rPr>
          <w:spacing w:val="-6"/>
        </w:rPr>
        <w:t xml:space="preserve"> </w:t>
      </w:r>
      <w:proofErr w:type="gramStart"/>
      <w:r w:rsidR="00DC0BFC">
        <w:t>di</w:t>
      </w:r>
      <w:r w:rsidR="00DC0BFC">
        <w:rPr>
          <w:rFonts w:ascii="Arial"/>
        </w:rPr>
        <w:t>ff</w:t>
      </w:r>
      <w:r w:rsidR="00DC0BFC">
        <w:t>erence</w:t>
      </w:r>
      <w:ins w:id="225" w:author="Smith,Audrey Culver" w:date="2021-02-22T15:17:00Z">
        <w:r w:rsidR="00BF76DB">
          <w:t xml:space="preserve"> </w:t>
        </w:r>
      </w:ins>
      <w:r w:rsidR="00DC0BFC">
        <w:rPr>
          <w:spacing w:val="-57"/>
        </w:rPr>
        <w:t xml:space="preserve"> </w:t>
      </w:r>
      <w:r w:rsidR="00DC0BFC">
        <w:rPr>
          <w:w w:val="95"/>
        </w:rPr>
        <w:t>among</w:t>
      </w:r>
      <w:proofErr w:type="gramEnd"/>
      <w:r w:rsidR="00DC0BFC">
        <w:rPr>
          <w:spacing w:val="12"/>
          <w:w w:val="95"/>
        </w:rPr>
        <w:t xml:space="preserve"> </w:t>
      </w:r>
      <w:r w:rsidR="00DC0BFC">
        <w:rPr>
          <w:w w:val="95"/>
        </w:rPr>
        <w:t>journal</w:t>
      </w:r>
      <w:r w:rsidR="00DC0BFC">
        <w:rPr>
          <w:spacing w:val="14"/>
          <w:w w:val="95"/>
        </w:rPr>
        <w:t xml:space="preserve"> </w:t>
      </w:r>
      <w:r w:rsidR="00DC0BFC">
        <w:rPr>
          <w:w w:val="95"/>
        </w:rPr>
        <w:t>types</w:t>
      </w:r>
      <w:r w:rsidR="00DC0BFC">
        <w:rPr>
          <w:spacing w:val="14"/>
          <w:w w:val="95"/>
        </w:rPr>
        <w:t xml:space="preserve"> </w:t>
      </w:r>
      <w:r w:rsidR="00DC0BFC">
        <w:rPr>
          <w:w w:val="95"/>
        </w:rPr>
        <w:t>in</w:t>
      </w:r>
      <w:r w:rsidR="00DC0BFC">
        <w:rPr>
          <w:spacing w:val="13"/>
          <w:w w:val="95"/>
        </w:rPr>
        <w:t xml:space="preserve"> </w:t>
      </w:r>
      <w:r w:rsidR="00DC0BFC">
        <w:rPr>
          <w:w w:val="95"/>
        </w:rPr>
        <w:t>the</w:t>
      </w:r>
      <w:r w:rsidR="00DC0BFC">
        <w:rPr>
          <w:spacing w:val="13"/>
          <w:w w:val="95"/>
        </w:rPr>
        <w:t xml:space="preserve"> </w:t>
      </w:r>
      <w:r w:rsidR="00DC0BFC">
        <w:rPr>
          <w:w w:val="95"/>
        </w:rPr>
        <w:t>representation</w:t>
      </w:r>
      <w:r w:rsidR="00DC0BFC">
        <w:rPr>
          <w:spacing w:val="14"/>
          <w:w w:val="95"/>
        </w:rPr>
        <w:t xml:space="preserve"> </w:t>
      </w:r>
      <w:r w:rsidR="00DC0BFC">
        <w:rPr>
          <w:w w:val="95"/>
        </w:rPr>
        <w:t>of</w:t>
      </w:r>
      <w:r w:rsidR="00DC0BFC">
        <w:rPr>
          <w:spacing w:val="14"/>
          <w:w w:val="95"/>
        </w:rPr>
        <w:t xml:space="preserve"> </w:t>
      </w:r>
      <w:r w:rsidR="00DC0BFC">
        <w:rPr>
          <w:w w:val="95"/>
        </w:rPr>
        <w:t>authors</w:t>
      </w:r>
      <w:r w:rsidR="00DC0BFC">
        <w:rPr>
          <w:spacing w:val="14"/>
          <w:w w:val="95"/>
        </w:rPr>
        <w:t xml:space="preserve"> </w:t>
      </w:r>
      <w:r w:rsidR="00DC0BFC">
        <w:rPr>
          <w:w w:val="95"/>
        </w:rPr>
        <w:t>from</w:t>
      </w:r>
      <w:r w:rsidR="00DC0BFC">
        <w:rPr>
          <w:spacing w:val="13"/>
          <w:w w:val="95"/>
        </w:rPr>
        <w:t xml:space="preserve"> </w:t>
      </w:r>
      <w:r w:rsidR="00DC0BFC">
        <w:rPr>
          <w:w w:val="95"/>
        </w:rPr>
        <w:t>these</w:t>
      </w:r>
      <w:r w:rsidR="00DC0BFC">
        <w:rPr>
          <w:spacing w:val="14"/>
          <w:w w:val="95"/>
        </w:rPr>
        <w:t xml:space="preserve"> </w:t>
      </w:r>
      <w:r w:rsidR="00DC0BFC">
        <w:rPr>
          <w:w w:val="95"/>
        </w:rPr>
        <w:t>two</w:t>
      </w:r>
      <w:r w:rsidR="00DC0BFC">
        <w:rPr>
          <w:spacing w:val="14"/>
          <w:w w:val="95"/>
        </w:rPr>
        <w:t xml:space="preserve"> </w:t>
      </w:r>
      <w:r w:rsidR="00DC0BFC">
        <w:rPr>
          <w:w w:val="95"/>
        </w:rPr>
        <w:t>countries.</w:t>
      </w:r>
      <w:r w:rsidR="00DC0BFC">
        <w:rPr>
          <w:spacing w:val="37"/>
          <w:w w:val="95"/>
        </w:rPr>
        <w:t xml:space="preserve"> </w:t>
      </w:r>
      <w:r w:rsidR="00DC0BFC">
        <w:rPr>
          <w:w w:val="95"/>
        </w:rPr>
        <w:t>While</w:t>
      </w:r>
      <w:r w:rsidR="00DC0BFC">
        <w:rPr>
          <w:spacing w:val="14"/>
          <w:w w:val="95"/>
        </w:rPr>
        <w:t xml:space="preserve"> </w:t>
      </w:r>
      <w:r w:rsidR="00DC0BFC">
        <w:rPr>
          <w:w w:val="95"/>
        </w:rPr>
        <w:t>USA</w:t>
      </w:r>
      <w:r w:rsidR="00DC0BFC">
        <w:rPr>
          <w:spacing w:val="1"/>
          <w:w w:val="95"/>
        </w:rPr>
        <w:t xml:space="preserve"> </w:t>
      </w:r>
      <w:r w:rsidR="00DC0BFC">
        <w:rPr>
          <w:w w:val="95"/>
        </w:rPr>
        <w:t>authors</w:t>
      </w:r>
      <w:r w:rsidR="00DC0BFC">
        <w:rPr>
          <w:spacing w:val="16"/>
          <w:w w:val="95"/>
        </w:rPr>
        <w:t xml:space="preserve"> </w:t>
      </w:r>
      <w:r w:rsidR="00DC0BFC">
        <w:rPr>
          <w:w w:val="95"/>
        </w:rPr>
        <w:t>published</w:t>
      </w:r>
      <w:r w:rsidR="00DC0BFC">
        <w:rPr>
          <w:spacing w:val="16"/>
          <w:w w:val="95"/>
        </w:rPr>
        <w:t xml:space="preserve"> </w:t>
      </w:r>
      <w:r w:rsidR="00DC0BFC">
        <w:rPr>
          <w:w w:val="95"/>
        </w:rPr>
        <w:t>approximately</w:t>
      </w:r>
      <w:r w:rsidR="00DC0BFC">
        <w:rPr>
          <w:spacing w:val="17"/>
          <w:w w:val="95"/>
        </w:rPr>
        <w:t xml:space="preserve"> </w:t>
      </w:r>
      <w:r w:rsidR="00DC0BFC">
        <w:rPr>
          <w:w w:val="95"/>
        </w:rPr>
        <w:t>2-times</w:t>
      </w:r>
      <w:r w:rsidR="00DC0BFC">
        <w:rPr>
          <w:spacing w:val="16"/>
          <w:w w:val="95"/>
        </w:rPr>
        <w:t xml:space="preserve"> </w:t>
      </w:r>
      <w:r w:rsidR="00DC0BFC">
        <w:rPr>
          <w:w w:val="95"/>
        </w:rPr>
        <w:t>more</w:t>
      </w:r>
      <w:r w:rsidR="00DC0BFC">
        <w:rPr>
          <w:spacing w:val="16"/>
          <w:w w:val="95"/>
        </w:rPr>
        <w:t xml:space="preserve"> </w:t>
      </w:r>
      <w:r w:rsidR="00DC0BFC">
        <w:rPr>
          <w:w w:val="95"/>
        </w:rPr>
        <w:t>OA</w:t>
      </w:r>
      <w:r w:rsidR="00DC0BFC">
        <w:rPr>
          <w:spacing w:val="16"/>
          <w:w w:val="95"/>
        </w:rPr>
        <w:t xml:space="preserve"> </w:t>
      </w:r>
      <w:r w:rsidR="00DC0BFC">
        <w:rPr>
          <w:w w:val="95"/>
        </w:rPr>
        <w:t>articles</w:t>
      </w:r>
      <w:r w:rsidR="00DC0BFC">
        <w:rPr>
          <w:spacing w:val="16"/>
          <w:w w:val="95"/>
        </w:rPr>
        <w:t xml:space="preserve"> </w:t>
      </w:r>
      <w:r w:rsidR="00DC0BFC">
        <w:rPr>
          <w:w w:val="95"/>
        </w:rPr>
        <w:t>than</w:t>
      </w:r>
      <w:r w:rsidR="00DC0BFC">
        <w:rPr>
          <w:spacing w:val="16"/>
          <w:w w:val="95"/>
        </w:rPr>
        <w:t xml:space="preserve"> </w:t>
      </w:r>
      <w:r w:rsidR="00DC0BFC">
        <w:rPr>
          <w:w w:val="95"/>
        </w:rPr>
        <w:t>authors</w:t>
      </w:r>
      <w:r w:rsidR="00DC0BFC">
        <w:rPr>
          <w:spacing w:val="16"/>
          <w:w w:val="95"/>
        </w:rPr>
        <w:t xml:space="preserve"> </w:t>
      </w:r>
      <w:r w:rsidR="00DC0BFC">
        <w:rPr>
          <w:w w:val="95"/>
        </w:rPr>
        <w:t>based</w:t>
      </w:r>
      <w:r w:rsidR="00DC0BFC">
        <w:rPr>
          <w:spacing w:val="16"/>
          <w:w w:val="95"/>
        </w:rPr>
        <w:t xml:space="preserve"> </w:t>
      </w:r>
      <w:r w:rsidR="00DC0BFC">
        <w:rPr>
          <w:w w:val="95"/>
        </w:rPr>
        <w:t>in</w:t>
      </w:r>
      <w:r w:rsidR="00DC0BFC">
        <w:rPr>
          <w:spacing w:val="16"/>
          <w:w w:val="95"/>
        </w:rPr>
        <w:t xml:space="preserve"> </w:t>
      </w:r>
      <w:r w:rsidR="00DC0BFC">
        <w:rPr>
          <w:w w:val="95"/>
        </w:rPr>
        <w:t>China,</w:t>
      </w:r>
    </w:p>
    <w:p w14:paraId="430DE258" w14:textId="77777777" w:rsidR="00BB4C49" w:rsidRDefault="00DC0BFC">
      <w:pPr>
        <w:spacing w:before="151" w:line="213" w:lineRule="auto"/>
        <w:ind w:left="122" w:right="52"/>
        <w:rPr>
          <w:sz w:val="20"/>
        </w:rPr>
      </w:pPr>
      <w:r>
        <w:rPr>
          <w:rFonts w:ascii="Gulim"/>
          <w:spacing w:val="-1"/>
          <w:position w:val="7"/>
          <w:sz w:val="14"/>
        </w:rPr>
        <w:t>4</w:t>
      </w:r>
      <w:r>
        <w:rPr>
          <w:rFonts w:ascii="Gulim"/>
          <w:spacing w:val="3"/>
          <w:position w:val="7"/>
          <w:sz w:val="14"/>
        </w:rPr>
        <w:t xml:space="preserve"> </w:t>
      </w:r>
      <w:r>
        <w:rPr>
          <w:spacing w:val="-1"/>
          <w:sz w:val="20"/>
        </w:rPr>
        <w:t>Available</w:t>
      </w:r>
      <w:r>
        <w:rPr>
          <w:spacing w:val="-7"/>
          <w:sz w:val="20"/>
        </w:rPr>
        <w:t xml:space="preserve"> </w:t>
      </w:r>
      <w:r>
        <w:rPr>
          <w:spacing w:val="-1"/>
          <w:sz w:val="20"/>
        </w:rPr>
        <w:t>at</w:t>
      </w:r>
      <w:r>
        <w:rPr>
          <w:spacing w:val="-6"/>
          <w:sz w:val="20"/>
        </w:rPr>
        <w:t xml:space="preserve"> </w:t>
      </w:r>
      <w:r>
        <w:rPr>
          <w:spacing w:val="-1"/>
          <w:sz w:val="20"/>
        </w:rPr>
        <w:t>https://github.com/embruna/APCdiversity</w:t>
      </w:r>
      <w:r>
        <w:rPr>
          <w:spacing w:val="-6"/>
          <w:sz w:val="20"/>
        </w:rPr>
        <w:t xml:space="preserve"> </w:t>
      </w:r>
      <w:r>
        <w:rPr>
          <w:spacing w:val="-1"/>
          <w:sz w:val="20"/>
        </w:rPr>
        <w:t>for</w:t>
      </w:r>
      <w:r>
        <w:rPr>
          <w:spacing w:val="-7"/>
          <w:sz w:val="20"/>
        </w:rPr>
        <w:t xml:space="preserve"> </w:t>
      </w:r>
      <w:r>
        <w:rPr>
          <w:spacing w:val="-1"/>
          <w:sz w:val="20"/>
        </w:rPr>
        <w:t>review</w:t>
      </w:r>
      <w:r>
        <w:rPr>
          <w:spacing w:val="-7"/>
          <w:sz w:val="20"/>
        </w:rPr>
        <w:t xml:space="preserve"> </w:t>
      </w:r>
      <w:r>
        <w:rPr>
          <w:spacing w:val="-1"/>
          <w:sz w:val="20"/>
        </w:rPr>
        <w:t>and</w:t>
      </w:r>
      <w:r>
        <w:rPr>
          <w:spacing w:val="-6"/>
          <w:sz w:val="20"/>
        </w:rPr>
        <w:t xml:space="preserve"> </w:t>
      </w:r>
      <w:r>
        <w:rPr>
          <w:spacing w:val="-1"/>
          <w:sz w:val="20"/>
        </w:rPr>
        <w:t>improvement;</w:t>
      </w:r>
      <w:r>
        <w:rPr>
          <w:spacing w:val="-7"/>
          <w:sz w:val="20"/>
        </w:rPr>
        <w:t xml:space="preserve"> </w:t>
      </w:r>
      <w:r>
        <w:rPr>
          <w:spacing w:val="-1"/>
          <w:sz w:val="20"/>
        </w:rPr>
        <w:t>the</w:t>
      </w:r>
      <w:r>
        <w:rPr>
          <w:spacing w:val="-7"/>
          <w:sz w:val="20"/>
        </w:rPr>
        <w:t xml:space="preserve"> </w:t>
      </w:r>
      <w:r>
        <w:rPr>
          <w:spacing w:val="-1"/>
          <w:sz w:val="20"/>
        </w:rPr>
        <w:t>version</w:t>
      </w:r>
      <w:r>
        <w:rPr>
          <w:spacing w:val="-7"/>
          <w:sz w:val="20"/>
        </w:rPr>
        <w:t xml:space="preserve"> </w:t>
      </w:r>
      <w:r>
        <w:rPr>
          <w:sz w:val="20"/>
        </w:rPr>
        <w:t>used</w:t>
      </w:r>
      <w:r>
        <w:rPr>
          <w:spacing w:val="-6"/>
          <w:sz w:val="20"/>
        </w:rPr>
        <w:t xml:space="preserve"> </w:t>
      </w:r>
      <w:r>
        <w:rPr>
          <w:sz w:val="20"/>
        </w:rPr>
        <w:t>for</w:t>
      </w:r>
      <w:r>
        <w:rPr>
          <w:spacing w:val="-47"/>
          <w:sz w:val="20"/>
        </w:rPr>
        <w:t xml:space="preserve"> </w:t>
      </w:r>
      <w:r>
        <w:rPr>
          <w:spacing w:val="-1"/>
          <w:sz w:val="20"/>
        </w:rPr>
        <w:t>this</w:t>
      </w:r>
      <w:r>
        <w:rPr>
          <w:spacing w:val="-7"/>
          <w:sz w:val="20"/>
        </w:rPr>
        <w:t xml:space="preserve"> </w:t>
      </w:r>
      <w:r>
        <w:rPr>
          <w:spacing w:val="-1"/>
          <w:sz w:val="20"/>
        </w:rPr>
        <w:t>manuscript</w:t>
      </w:r>
      <w:r>
        <w:rPr>
          <w:spacing w:val="-7"/>
          <w:sz w:val="20"/>
        </w:rPr>
        <w:t xml:space="preserve"> </w:t>
      </w:r>
      <w:r>
        <w:rPr>
          <w:sz w:val="20"/>
        </w:rPr>
        <w:t>will</w:t>
      </w:r>
      <w:r>
        <w:rPr>
          <w:spacing w:val="-6"/>
          <w:sz w:val="20"/>
        </w:rPr>
        <w:t xml:space="preserve"> </w:t>
      </w:r>
      <w:r>
        <w:rPr>
          <w:sz w:val="20"/>
        </w:rPr>
        <w:t>be</w:t>
      </w:r>
      <w:r>
        <w:rPr>
          <w:spacing w:val="-7"/>
          <w:sz w:val="20"/>
        </w:rPr>
        <w:t xml:space="preserve"> </w:t>
      </w:r>
      <w:r>
        <w:rPr>
          <w:sz w:val="20"/>
        </w:rPr>
        <w:t>permanently</w:t>
      </w:r>
      <w:r>
        <w:rPr>
          <w:spacing w:val="-7"/>
          <w:sz w:val="20"/>
        </w:rPr>
        <w:t xml:space="preserve"> </w:t>
      </w:r>
      <w:r>
        <w:rPr>
          <w:sz w:val="20"/>
        </w:rPr>
        <w:t>archived</w:t>
      </w:r>
      <w:r>
        <w:rPr>
          <w:spacing w:val="-6"/>
          <w:sz w:val="20"/>
        </w:rPr>
        <w:t xml:space="preserve"> </w:t>
      </w:r>
      <w:r>
        <w:rPr>
          <w:sz w:val="20"/>
        </w:rPr>
        <w:t>at</w:t>
      </w:r>
      <w:r>
        <w:rPr>
          <w:spacing w:val="-7"/>
          <w:sz w:val="20"/>
        </w:rPr>
        <w:t xml:space="preserve"> </w:t>
      </w:r>
      <w:proofErr w:type="spellStart"/>
      <w:r>
        <w:rPr>
          <w:sz w:val="20"/>
        </w:rPr>
        <w:t>Zenodo</w:t>
      </w:r>
      <w:proofErr w:type="spellEnd"/>
      <w:r>
        <w:rPr>
          <w:spacing w:val="-6"/>
          <w:sz w:val="20"/>
        </w:rPr>
        <w:t xml:space="preserve"> </w:t>
      </w:r>
      <w:r>
        <w:rPr>
          <w:sz w:val="20"/>
        </w:rPr>
        <w:t>and</w:t>
      </w:r>
      <w:r>
        <w:rPr>
          <w:spacing w:val="-7"/>
          <w:sz w:val="20"/>
        </w:rPr>
        <w:t xml:space="preserve"> </w:t>
      </w:r>
      <w:r>
        <w:rPr>
          <w:sz w:val="20"/>
        </w:rPr>
        <w:t>included</w:t>
      </w:r>
      <w:r>
        <w:rPr>
          <w:spacing w:val="-7"/>
          <w:sz w:val="20"/>
        </w:rPr>
        <w:t xml:space="preserve"> </w:t>
      </w:r>
      <w:r>
        <w:rPr>
          <w:sz w:val="20"/>
        </w:rPr>
        <w:t>in</w:t>
      </w:r>
      <w:r>
        <w:rPr>
          <w:spacing w:val="-6"/>
          <w:sz w:val="20"/>
        </w:rPr>
        <w:t xml:space="preserve"> </w:t>
      </w:r>
      <w:r>
        <w:rPr>
          <w:sz w:val="20"/>
        </w:rPr>
        <w:t>the</w:t>
      </w:r>
      <w:r>
        <w:rPr>
          <w:spacing w:val="-7"/>
          <w:sz w:val="20"/>
        </w:rPr>
        <w:t xml:space="preserve"> </w:t>
      </w:r>
      <w:r>
        <w:rPr>
          <w:sz w:val="20"/>
        </w:rPr>
        <w:t>References</w:t>
      </w:r>
      <w:r>
        <w:rPr>
          <w:spacing w:val="-6"/>
          <w:sz w:val="20"/>
        </w:rPr>
        <w:t xml:space="preserve"> </w:t>
      </w:r>
      <w:r>
        <w:rPr>
          <w:sz w:val="20"/>
        </w:rPr>
        <w:t>upon</w:t>
      </w:r>
      <w:r>
        <w:rPr>
          <w:spacing w:val="-7"/>
          <w:sz w:val="20"/>
        </w:rPr>
        <w:t xml:space="preserve"> </w:t>
      </w:r>
      <w:r>
        <w:rPr>
          <w:sz w:val="20"/>
        </w:rPr>
        <w:t>acceptance.</w:t>
      </w:r>
    </w:p>
    <w:p w14:paraId="06B11F64" w14:textId="77777777" w:rsidR="00BB4C49" w:rsidRDefault="00BB4C49">
      <w:pPr>
        <w:spacing w:line="213" w:lineRule="auto"/>
        <w:rPr>
          <w:sz w:val="20"/>
        </w:rPr>
        <w:sectPr w:rsidR="00BB4C49">
          <w:type w:val="continuous"/>
          <w:pgSz w:w="12240" w:h="15840"/>
          <w:pgMar w:top="1320" w:right="1240" w:bottom="280" w:left="940" w:header="720" w:footer="720" w:gutter="0"/>
          <w:cols w:num="2" w:space="720" w:equalWidth="0">
            <w:col w:w="301" w:space="77"/>
            <w:col w:w="9682"/>
          </w:cols>
        </w:sectPr>
      </w:pPr>
    </w:p>
    <w:p w14:paraId="540DF580" w14:textId="77777777" w:rsidR="00BB4C49" w:rsidRDefault="00DC0BFC">
      <w:pPr>
        <w:pStyle w:val="BodyText"/>
        <w:spacing w:before="171"/>
        <w:ind w:left="110"/>
      </w:pPr>
      <w:r>
        <w:rPr>
          <w:rFonts w:ascii="Trebuchet MS"/>
          <w:sz w:val="12"/>
        </w:rPr>
        <w:lastRenderedPageBreak/>
        <w:t xml:space="preserve">230    </w:t>
      </w:r>
      <w:r>
        <w:rPr>
          <w:rFonts w:ascii="Trebuchet MS"/>
          <w:spacing w:val="19"/>
          <w:sz w:val="12"/>
        </w:rPr>
        <w:t xml:space="preserve"> </w:t>
      </w:r>
      <w:r>
        <w:rPr>
          <w:w w:val="95"/>
        </w:rPr>
        <w:t>authors</w:t>
      </w:r>
      <w:r>
        <w:rPr>
          <w:spacing w:val="14"/>
          <w:w w:val="95"/>
        </w:rPr>
        <w:t xml:space="preserve"> </w:t>
      </w:r>
      <w:r>
        <w:rPr>
          <w:w w:val="95"/>
        </w:rPr>
        <w:t>from</w:t>
      </w:r>
      <w:r>
        <w:rPr>
          <w:spacing w:val="13"/>
          <w:w w:val="95"/>
        </w:rPr>
        <w:t xml:space="preserve"> </w:t>
      </w:r>
      <w:r>
        <w:rPr>
          <w:w w:val="95"/>
        </w:rPr>
        <w:t>China</w:t>
      </w:r>
      <w:r>
        <w:rPr>
          <w:spacing w:val="12"/>
          <w:w w:val="95"/>
        </w:rPr>
        <w:t xml:space="preserve"> </w:t>
      </w:r>
      <w:r>
        <w:rPr>
          <w:w w:val="95"/>
        </w:rPr>
        <w:t>published</w:t>
      </w:r>
      <w:r>
        <w:rPr>
          <w:spacing w:val="13"/>
          <w:w w:val="95"/>
        </w:rPr>
        <w:t xml:space="preserve"> </w:t>
      </w:r>
      <w:r>
        <w:rPr>
          <w:w w:val="95"/>
        </w:rPr>
        <w:t>3-times</w:t>
      </w:r>
      <w:r>
        <w:rPr>
          <w:spacing w:val="13"/>
          <w:w w:val="95"/>
        </w:rPr>
        <w:t xml:space="preserve"> </w:t>
      </w:r>
      <w:r>
        <w:rPr>
          <w:w w:val="95"/>
        </w:rPr>
        <w:t>more</w:t>
      </w:r>
      <w:r>
        <w:rPr>
          <w:spacing w:val="13"/>
          <w:w w:val="95"/>
        </w:rPr>
        <w:t xml:space="preserve"> </w:t>
      </w:r>
      <w:r>
        <w:rPr>
          <w:w w:val="95"/>
        </w:rPr>
        <w:t>Paywalled</w:t>
      </w:r>
      <w:r>
        <w:rPr>
          <w:spacing w:val="14"/>
          <w:w w:val="95"/>
        </w:rPr>
        <w:t xml:space="preserve"> </w:t>
      </w:r>
      <w:r>
        <w:rPr>
          <w:w w:val="95"/>
        </w:rPr>
        <w:t>articles</w:t>
      </w:r>
      <w:r>
        <w:rPr>
          <w:spacing w:val="13"/>
          <w:w w:val="95"/>
        </w:rPr>
        <w:t xml:space="preserve"> </w:t>
      </w:r>
      <w:r>
        <w:rPr>
          <w:w w:val="95"/>
        </w:rPr>
        <w:t>than</w:t>
      </w:r>
      <w:r>
        <w:rPr>
          <w:spacing w:val="12"/>
          <w:w w:val="95"/>
        </w:rPr>
        <w:t xml:space="preserve"> </w:t>
      </w:r>
      <w:r>
        <w:rPr>
          <w:w w:val="95"/>
        </w:rPr>
        <w:t>authors</w:t>
      </w:r>
      <w:r>
        <w:rPr>
          <w:spacing w:val="14"/>
          <w:w w:val="95"/>
        </w:rPr>
        <w:t xml:space="preserve"> </w:t>
      </w:r>
      <w:r>
        <w:rPr>
          <w:w w:val="95"/>
        </w:rPr>
        <w:t>from</w:t>
      </w:r>
      <w:r>
        <w:rPr>
          <w:spacing w:val="13"/>
          <w:w w:val="95"/>
        </w:rPr>
        <w:t xml:space="preserve"> </w:t>
      </w:r>
      <w:r>
        <w:rPr>
          <w:w w:val="95"/>
        </w:rPr>
        <w:t>the</w:t>
      </w:r>
      <w:r>
        <w:rPr>
          <w:spacing w:val="13"/>
          <w:w w:val="95"/>
        </w:rPr>
        <w:t xml:space="preserve"> </w:t>
      </w:r>
      <w:r>
        <w:rPr>
          <w:w w:val="95"/>
        </w:rPr>
        <w:t>USA</w:t>
      </w:r>
    </w:p>
    <w:p w14:paraId="369015DA" w14:textId="77777777" w:rsidR="00BB4C49" w:rsidRDefault="00DC0BFC">
      <w:pPr>
        <w:spacing w:before="154"/>
        <w:ind w:left="110"/>
        <w:rPr>
          <w:sz w:val="24"/>
        </w:rPr>
      </w:pPr>
      <w:proofErr w:type="gramStart"/>
      <w:r>
        <w:rPr>
          <w:rFonts w:ascii="Trebuchet MS"/>
          <w:sz w:val="12"/>
        </w:rPr>
        <w:t>231</w:t>
      </w:r>
      <w:proofErr w:type="gramEnd"/>
      <w:r>
        <w:rPr>
          <w:rFonts w:ascii="Trebuchet MS"/>
          <w:sz w:val="12"/>
        </w:rPr>
        <w:t xml:space="preserve">   </w:t>
      </w:r>
      <w:r>
        <w:rPr>
          <w:rFonts w:ascii="Trebuchet MS"/>
          <w:spacing w:val="28"/>
          <w:sz w:val="12"/>
        </w:rPr>
        <w:t xml:space="preserve"> </w:t>
      </w:r>
      <w:r>
        <w:rPr>
          <w:w w:val="105"/>
          <w:sz w:val="24"/>
        </w:rPr>
        <w:t>(Figs.</w:t>
      </w:r>
      <w:r>
        <w:rPr>
          <w:spacing w:val="25"/>
          <w:w w:val="105"/>
          <w:sz w:val="24"/>
        </w:rPr>
        <w:t xml:space="preserve"> </w:t>
      </w:r>
      <w:r>
        <w:rPr>
          <w:w w:val="105"/>
          <w:sz w:val="24"/>
        </w:rPr>
        <w:t>1,</w:t>
      </w:r>
      <w:r>
        <w:rPr>
          <w:spacing w:val="2"/>
          <w:w w:val="105"/>
          <w:sz w:val="24"/>
        </w:rPr>
        <w:t xml:space="preserve"> </w:t>
      </w:r>
      <w:r>
        <w:rPr>
          <w:w w:val="105"/>
          <w:sz w:val="24"/>
        </w:rPr>
        <w:t>2).</w:t>
      </w:r>
    </w:p>
    <w:p w14:paraId="50A32AAE" w14:textId="77777777" w:rsidR="00BB4C49" w:rsidRDefault="00BB4C49">
      <w:pPr>
        <w:pStyle w:val="BodyText"/>
        <w:spacing w:before="3"/>
        <w:rPr>
          <w:sz w:val="20"/>
        </w:rPr>
      </w:pPr>
    </w:p>
    <w:p w14:paraId="1EA930ED" w14:textId="77777777" w:rsidR="00BB4C49" w:rsidRDefault="00DC0BFC">
      <w:pPr>
        <w:tabs>
          <w:tab w:val="left" w:pos="1112"/>
        </w:tabs>
        <w:spacing w:before="120"/>
        <w:ind w:left="110"/>
        <w:rPr>
          <w:b/>
          <w:sz w:val="24"/>
        </w:rPr>
      </w:pPr>
      <w:r>
        <w:rPr>
          <w:rFonts w:ascii="Trebuchet MS"/>
          <w:sz w:val="12"/>
        </w:rPr>
        <w:t xml:space="preserve">232    </w:t>
      </w:r>
      <w:r>
        <w:rPr>
          <w:rFonts w:ascii="Trebuchet MS"/>
          <w:spacing w:val="19"/>
          <w:sz w:val="12"/>
        </w:rPr>
        <w:t xml:space="preserve"> </w:t>
      </w:r>
      <w:r>
        <w:rPr>
          <w:b/>
          <w:w w:val="105"/>
          <w:sz w:val="24"/>
        </w:rPr>
        <w:t>3.1</w:t>
      </w:r>
      <w:r>
        <w:rPr>
          <w:b/>
          <w:w w:val="105"/>
          <w:sz w:val="24"/>
        </w:rPr>
        <w:tab/>
        <w:t>Geographic</w:t>
      </w:r>
      <w:r>
        <w:rPr>
          <w:b/>
          <w:spacing w:val="9"/>
          <w:w w:val="105"/>
          <w:sz w:val="24"/>
        </w:rPr>
        <w:t xml:space="preserve"> </w:t>
      </w:r>
      <w:r>
        <w:rPr>
          <w:b/>
          <w:w w:val="105"/>
          <w:sz w:val="24"/>
        </w:rPr>
        <w:t>Diversity</w:t>
      </w:r>
    </w:p>
    <w:p w14:paraId="5BC6B429" w14:textId="77777777" w:rsidR="00BB4C49" w:rsidRDefault="00DC0BFC">
      <w:pPr>
        <w:tabs>
          <w:tab w:val="left" w:pos="1075"/>
        </w:tabs>
        <w:spacing w:before="299"/>
        <w:ind w:left="110"/>
        <w:rPr>
          <w:sz w:val="24"/>
        </w:rPr>
      </w:pPr>
      <w:r>
        <w:rPr>
          <w:rFonts w:ascii="Trebuchet MS"/>
          <w:sz w:val="12"/>
        </w:rPr>
        <w:t>233</w:t>
      </w:r>
      <w:r>
        <w:rPr>
          <w:rFonts w:ascii="Trebuchet MS"/>
          <w:sz w:val="12"/>
        </w:rPr>
        <w:tab/>
      </w:r>
      <w:r>
        <w:rPr>
          <w:i/>
          <w:sz w:val="24"/>
        </w:rPr>
        <w:t>First</w:t>
      </w:r>
      <w:r>
        <w:rPr>
          <w:i/>
          <w:spacing w:val="4"/>
          <w:sz w:val="24"/>
        </w:rPr>
        <w:t xml:space="preserve"> </w:t>
      </w:r>
      <w:r>
        <w:rPr>
          <w:i/>
          <w:sz w:val="24"/>
        </w:rPr>
        <w:t>Authors</w:t>
      </w:r>
      <w:r>
        <w:rPr>
          <w:i/>
          <w:spacing w:val="5"/>
          <w:sz w:val="24"/>
        </w:rPr>
        <w:t xml:space="preserve"> </w:t>
      </w:r>
      <w:r>
        <w:rPr>
          <w:i/>
          <w:sz w:val="24"/>
        </w:rPr>
        <w:t>of</w:t>
      </w:r>
      <w:r>
        <w:rPr>
          <w:i/>
          <w:spacing w:val="5"/>
          <w:sz w:val="24"/>
        </w:rPr>
        <w:t xml:space="preserve"> </w:t>
      </w:r>
      <w:r>
        <w:rPr>
          <w:i/>
          <w:sz w:val="24"/>
        </w:rPr>
        <w:t>co-authored</w:t>
      </w:r>
      <w:r>
        <w:rPr>
          <w:i/>
          <w:spacing w:val="5"/>
          <w:sz w:val="24"/>
        </w:rPr>
        <w:t xml:space="preserve"> </w:t>
      </w:r>
      <w:r>
        <w:rPr>
          <w:i/>
          <w:sz w:val="24"/>
        </w:rPr>
        <w:t>articles:</w:t>
      </w:r>
      <w:r>
        <w:rPr>
          <w:i/>
          <w:spacing w:val="28"/>
          <w:sz w:val="24"/>
        </w:rPr>
        <w:t xml:space="preserve"> </w:t>
      </w:r>
      <w:r>
        <w:rPr>
          <w:sz w:val="24"/>
        </w:rPr>
        <w:t>Author geographic</w:t>
      </w:r>
      <w:r>
        <w:rPr>
          <w:spacing w:val="1"/>
          <w:sz w:val="24"/>
        </w:rPr>
        <w:t xml:space="preserve"> </w:t>
      </w:r>
      <w:r>
        <w:rPr>
          <w:sz w:val="24"/>
        </w:rPr>
        <w:t>diversity as</w:t>
      </w:r>
      <w:r>
        <w:rPr>
          <w:spacing w:val="1"/>
          <w:sz w:val="24"/>
        </w:rPr>
        <w:t xml:space="preserve"> </w:t>
      </w:r>
      <w:r>
        <w:rPr>
          <w:sz w:val="24"/>
        </w:rPr>
        <w:t>lower</w:t>
      </w:r>
      <w:r>
        <w:rPr>
          <w:spacing w:val="1"/>
          <w:sz w:val="24"/>
        </w:rPr>
        <w:t xml:space="preserve"> </w:t>
      </w:r>
      <w:r>
        <w:rPr>
          <w:sz w:val="24"/>
        </w:rPr>
        <w:t>for</w:t>
      </w:r>
      <w:r>
        <w:rPr>
          <w:spacing w:val="1"/>
          <w:sz w:val="24"/>
        </w:rPr>
        <w:t xml:space="preserve"> </w:t>
      </w:r>
      <w:r>
        <w:rPr>
          <w:sz w:val="24"/>
        </w:rPr>
        <w:t>PW</w:t>
      </w:r>
    </w:p>
    <w:p w14:paraId="70FA6E58" w14:textId="77777777" w:rsidR="00BB4C49" w:rsidRDefault="00DC0BFC">
      <w:pPr>
        <w:pStyle w:val="BodyText"/>
        <w:spacing w:before="155"/>
        <w:ind w:left="110"/>
      </w:pPr>
      <w:r>
        <w:rPr>
          <w:rFonts w:ascii="Trebuchet MS"/>
          <w:sz w:val="12"/>
        </w:rPr>
        <w:t xml:space="preserve">234    </w:t>
      </w:r>
      <w:r>
        <w:rPr>
          <w:rFonts w:ascii="Trebuchet MS"/>
          <w:spacing w:val="19"/>
          <w:sz w:val="12"/>
        </w:rPr>
        <w:t xml:space="preserve"> </w:t>
      </w:r>
      <w:r>
        <w:rPr>
          <w:w w:val="95"/>
        </w:rPr>
        <w:t>than OA</w:t>
      </w:r>
      <w:r>
        <w:rPr>
          <w:spacing w:val="1"/>
          <w:w w:val="95"/>
        </w:rPr>
        <w:t xml:space="preserve"> </w:t>
      </w:r>
      <w:r>
        <w:rPr>
          <w:w w:val="95"/>
        </w:rPr>
        <w:t>articles</w:t>
      </w:r>
      <w:r>
        <w:rPr>
          <w:spacing w:val="1"/>
          <w:w w:val="95"/>
        </w:rPr>
        <w:t xml:space="preserve"> </w:t>
      </w:r>
      <w:r>
        <w:rPr>
          <w:w w:val="95"/>
        </w:rPr>
        <w:t>when all</w:t>
      </w:r>
      <w:r>
        <w:rPr>
          <w:spacing w:val="1"/>
          <w:w w:val="95"/>
        </w:rPr>
        <w:t xml:space="preserve"> </w:t>
      </w:r>
      <w:r>
        <w:rPr>
          <w:w w:val="95"/>
        </w:rPr>
        <w:t>countries</w:t>
      </w:r>
      <w:r>
        <w:rPr>
          <w:spacing w:val="1"/>
          <w:w w:val="95"/>
        </w:rPr>
        <w:t xml:space="preserve"> </w:t>
      </w:r>
      <w:r>
        <w:rPr>
          <w:w w:val="95"/>
        </w:rPr>
        <w:t>were</w:t>
      </w:r>
      <w:r>
        <w:rPr>
          <w:spacing w:val="1"/>
          <w:w w:val="95"/>
        </w:rPr>
        <w:t xml:space="preserve"> </w:t>
      </w:r>
      <w:r>
        <w:rPr>
          <w:w w:val="95"/>
        </w:rPr>
        <w:t>included in</w:t>
      </w:r>
      <w:r>
        <w:rPr>
          <w:spacing w:val="1"/>
          <w:w w:val="95"/>
        </w:rPr>
        <w:t xml:space="preserve"> </w:t>
      </w:r>
      <w:r>
        <w:rPr>
          <w:w w:val="95"/>
        </w:rPr>
        <w:t>the</w:t>
      </w:r>
      <w:r>
        <w:rPr>
          <w:spacing w:val="1"/>
          <w:w w:val="95"/>
        </w:rPr>
        <w:t xml:space="preserve"> </w:t>
      </w:r>
      <w:r>
        <w:rPr>
          <w:w w:val="95"/>
        </w:rPr>
        <w:t>analyses.</w:t>
      </w:r>
      <w:r>
        <w:rPr>
          <w:spacing w:val="20"/>
          <w:w w:val="95"/>
        </w:rPr>
        <w:t xml:space="preserve"> </w:t>
      </w:r>
      <w:r>
        <w:rPr>
          <w:w w:val="95"/>
        </w:rPr>
        <w:t>The</w:t>
      </w:r>
      <w:r>
        <w:rPr>
          <w:spacing w:val="1"/>
          <w:w w:val="95"/>
        </w:rPr>
        <w:t xml:space="preserve"> </w:t>
      </w:r>
      <w:r>
        <w:rPr>
          <w:w w:val="95"/>
        </w:rPr>
        <w:t>pattern</w:t>
      </w:r>
      <w:r>
        <w:rPr>
          <w:spacing w:val="1"/>
          <w:w w:val="95"/>
        </w:rPr>
        <w:t xml:space="preserve"> </w:t>
      </w:r>
      <w:r>
        <w:rPr>
          <w:w w:val="95"/>
        </w:rPr>
        <w:t>was</w:t>
      </w:r>
      <w:r>
        <w:rPr>
          <w:spacing w:val="1"/>
          <w:w w:val="95"/>
        </w:rPr>
        <w:t xml:space="preserve"> </w:t>
      </w:r>
      <w:r>
        <w:rPr>
          <w:w w:val="95"/>
        </w:rPr>
        <w:t>reversed,</w:t>
      </w:r>
    </w:p>
    <w:p w14:paraId="526823EC" w14:textId="77777777" w:rsidR="00BB4C49" w:rsidRDefault="00DC0BFC">
      <w:pPr>
        <w:pStyle w:val="BodyText"/>
        <w:spacing w:before="154"/>
        <w:ind w:left="110"/>
      </w:pPr>
      <w:r>
        <w:rPr>
          <w:rFonts w:ascii="Trebuchet MS" w:hAnsi="Trebuchet MS"/>
          <w:sz w:val="12"/>
        </w:rPr>
        <w:t xml:space="preserve">235    </w:t>
      </w:r>
      <w:r>
        <w:rPr>
          <w:rFonts w:ascii="Trebuchet MS" w:hAnsi="Trebuchet MS"/>
          <w:spacing w:val="19"/>
          <w:sz w:val="12"/>
        </w:rPr>
        <w:t xml:space="preserve"> </w:t>
      </w:r>
      <w:r>
        <w:rPr>
          <w:w w:val="95"/>
        </w:rPr>
        <w:t>however,</w:t>
      </w:r>
      <w:r>
        <w:rPr>
          <w:spacing w:val="1"/>
          <w:w w:val="95"/>
        </w:rPr>
        <w:t xml:space="preserve"> </w:t>
      </w:r>
      <w:r>
        <w:rPr>
          <w:w w:val="95"/>
        </w:rPr>
        <w:t>after correcting for</w:t>
      </w:r>
      <w:r>
        <w:rPr>
          <w:spacing w:val="1"/>
          <w:w w:val="95"/>
        </w:rPr>
        <w:t xml:space="preserve"> </w:t>
      </w:r>
      <w:r>
        <w:rPr>
          <w:w w:val="95"/>
        </w:rPr>
        <w:t>the dominance of</w:t>
      </w:r>
      <w:r>
        <w:rPr>
          <w:spacing w:val="1"/>
          <w:w w:val="95"/>
        </w:rPr>
        <w:t xml:space="preserve"> </w:t>
      </w:r>
      <w:r>
        <w:rPr>
          <w:w w:val="95"/>
        </w:rPr>
        <w:t>authors based in</w:t>
      </w:r>
      <w:r>
        <w:rPr>
          <w:spacing w:val="1"/>
          <w:w w:val="95"/>
        </w:rPr>
        <w:t xml:space="preserve"> </w:t>
      </w:r>
      <w:r>
        <w:rPr>
          <w:w w:val="95"/>
        </w:rPr>
        <w:t>the USA</w:t>
      </w:r>
      <w:r>
        <w:rPr>
          <w:spacing w:val="1"/>
          <w:w w:val="95"/>
        </w:rPr>
        <w:t xml:space="preserve"> </w:t>
      </w:r>
      <w:r>
        <w:rPr>
          <w:w w:val="95"/>
        </w:rPr>
        <w:t>and China –</w:t>
      </w:r>
      <w:r>
        <w:rPr>
          <w:spacing w:val="1"/>
          <w:w w:val="95"/>
        </w:rPr>
        <w:t xml:space="preserve"> </w:t>
      </w:r>
      <w:r>
        <w:rPr>
          <w:w w:val="95"/>
        </w:rPr>
        <w:t>author</w:t>
      </w:r>
    </w:p>
    <w:p w14:paraId="0036FB9D" w14:textId="77777777" w:rsidR="00BB4C49" w:rsidRDefault="00DC0BFC">
      <w:pPr>
        <w:pStyle w:val="BodyText"/>
        <w:spacing w:before="154"/>
        <w:ind w:left="110"/>
      </w:pPr>
      <w:r>
        <w:rPr>
          <w:rFonts w:ascii="Trebuchet MS"/>
          <w:sz w:val="12"/>
        </w:rPr>
        <w:t xml:space="preserve">236    </w:t>
      </w:r>
      <w:r>
        <w:rPr>
          <w:rFonts w:ascii="Trebuchet MS"/>
          <w:spacing w:val="19"/>
          <w:sz w:val="12"/>
        </w:rPr>
        <w:t xml:space="preserve"> </w:t>
      </w:r>
      <w:r>
        <w:rPr>
          <w:w w:val="95"/>
        </w:rPr>
        <w:t>geographic</w:t>
      </w:r>
      <w:r>
        <w:rPr>
          <w:spacing w:val="13"/>
          <w:w w:val="95"/>
        </w:rPr>
        <w:t xml:space="preserve"> </w:t>
      </w:r>
      <w:r>
        <w:rPr>
          <w:w w:val="95"/>
        </w:rPr>
        <w:t>diversity</w:t>
      </w:r>
      <w:r>
        <w:rPr>
          <w:spacing w:val="12"/>
          <w:w w:val="95"/>
        </w:rPr>
        <w:t xml:space="preserve"> </w:t>
      </w:r>
      <w:r>
        <w:rPr>
          <w:w w:val="95"/>
        </w:rPr>
        <w:t>of</w:t>
      </w:r>
      <w:r>
        <w:rPr>
          <w:spacing w:val="12"/>
          <w:w w:val="95"/>
        </w:rPr>
        <w:t xml:space="preserve"> </w:t>
      </w:r>
      <w:r>
        <w:rPr>
          <w:w w:val="95"/>
        </w:rPr>
        <w:t>both</w:t>
      </w:r>
      <w:r>
        <w:rPr>
          <w:spacing w:val="12"/>
          <w:w w:val="95"/>
        </w:rPr>
        <w:t xml:space="preserve"> </w:t>
      </w:r>
      <w:r>
        <w:rPr>
          <w:w w:val="95"/>
        </w:rPr>
        <w:t>Mirror</w:t>
      </w:r>
      <w:r>
        <w:rPr>
          <w:spacing w:val="11"/>
          <w:w w:val="95"/>
        </w:rPr>
        <w:t xml:space="preserve"> </w:t>
      </w:r>
      <w:r>
        <w:rPr>
          <w:w w:val="95"/>
        </w:rPr>
        <w:t>journals</w:t>
      </w:r>
      <w:r>
        <w:rPr>
          <w:spacing w:val="13"/>
          <w:w w:val="95"/>
        </w:rPr>
        <w:t xml:space="preserve"> </w:t>
      </w:r>
      <w:r>
        <w:rPr>
          <w:w w:val="95"/>
        </w:rPr>
        <w:t>and</w:t>
      </w:r>
      <w:r>
        <w:rPr>
          <w:spacing w:val="12"/>
          <w:w w:val="95"/>
        </w:rPr>
        <w:t xml:space="preserve"> </w:t>
      </w:r>
      <w:r>
        <w:rPr>
          <w:w w:val="95"/>
        </w:rPr>
        <w:t>OA</w:t>
      </w:r>
      <w:r>
        <w:rPr>
          <w:spacing w:val="11"/>
          <w:w w:val="95"/>
        </w:rPr>
        <w:t xml:space="preserve"> </w:t>
      </w:r>
      <w:r>
        <w:rPr>
          <w:w w:val="95"/>
        </w:rPr>
        <w:t>articles</w:t>
      </w:r>
      <w:r>
        <w:rPr>
          <w:spacing w:val="13"/>
          <w:w w:val="95"/>
        </w:rPr>
        <w:t xml:space="preserve"> </w:t>
      </w:r>
      <w:r>
        <w:rPr>
          <w:w w:val="95"/>
        </w:rPr>
        <w:t>in</w:t>
      </w:r>
      <w:r>
        <w:rPr>
          <w:spacing w:val="12"/>
          <w:w w:val="95"/>
        </w:rPr>
        <w:t xml:space="preserve"> </w:t>
      </w:r>
      <w:r>
        <w:rPr>
          <w:w w:val="95"/>
        </w:rPr>
        <w:t>Parent</w:t>
      </w:r>
      <w:r>
        <w:rPr>
          <w:spacing w:val="13"/>
          <w:w w:val="95"/>
        </w:rPr>
        <w:t xml:space="preserve"> </w:t>
      </w:r>
      <w:r>
        <w:rPr>
          <w:w w:val="95"/>
        </w:rPr>
        <w:t>journals</w:t>
      </w:r>
      <w:r>
        <w:rPr>
          <w:spacing w:val="12"/>
          <w:w w:val="95"/>
        </w:rPr>
        <w:t xml:space="preserve"> </w:t>
      </w:r>
      <w:r>
        <w:rPr>
          <w:w w:val="95"/>
        </w:rPr>
        <w:t>was</w:t>
      </w:r>
    </w:p>
    <w:p w14:paraId="585F7892" w14:textId="77777777" w:rsidR="00BB4C49" w:rsidRDefault="00144D41">
      <w:pPr>
        <w:spacing w:before="107"/>
        <w:ind w:left="110"/>
        <w:rPr>
          <w:sz w:val="24"/>
        </w:rPr>
      </w:pPr>
      <w:r>
        <w:rPr>
          <w:noProof/>
        </w:rPr>
        <mc:AlternateContent>
          <mc:Choice Requires="wps">
            <w:drawing>
              <wp:anchor distT="0" distB="0" distL="114300" distR="114300" simplePos="0" relativeHeight="484463104" behindDoc="1" locked="0" layoutInCell="1" allowOverlap="1" wp14:anchorId="7800C5FB" wp14:editId="50B8252B">
                <wp:simplePos x="0" y="0"/>
                <wp:positionH relativeFrom="page">
                  <wp:posOffset>4018915</wp:posOffset>
                </wp:positionH>
                <wp:positionV relativeFrom="paragraph">
                  <wp:posOffset>182245</wp:posOffset>
                </wp:positionV>
                <wp:extent cx="53975" cy="143510"/>
                <wp:effectExtent l="0" t="0" r="0" b="0"/>
                <wp:wrapNone/>
                <wp:docPr id="2003" name="Text Box 19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75" cy="143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C47D96" w14:textId="77777777" w:rsidR="00C334C5" w:rsidRDefault="00C334C5">
                            <w:pPr>
                              <w:spacing w:before="11" w:line="215" w:lineRule="exact"/>
                              <w:rPr>
                                <w:sz w:val="16"/>
                              </w:rPr>
                            </w:pPr>
                            <w:r>
                              <w:rPr>
                                <w:w w:val="105"/>
                                <w:sz w:val="16"/>
                              </w:rPr>
                              <w:t>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00C5FB" id="Text Box 1997" o:spid="_x0000_s1028" type="#_x0000_t202" style="position:absolute;left:0;text-align:left;margin-left:316.45pt;margin-top:14.35pt;width:4.25pt;height:11.3pt;z-index:-188533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" filled="f" stroked="f">
                <v:textbox inset="0,0,0,0">
                  <w:txbxContent>
                    <w:p w14:paraId="4FC47D96" w14:textId="77777777" w:rsidR="00C334C5" w:rsidRDefault="00C334C5">
                      <w:pPr>
                        <w:spacing w:before="11" w:line="215" w:lineRule="exact"/>
                        <w:rPr>
                          <w:sz w:val="16"/>
                        </w:rPr>
                      </w:pPr>
                      <w:r>
                        <w:rPr>
                          <w:w w:val="105"/>
                          <w:sz w:val="16"/>
                        </w:rPr>
                        <w:t>2</w:t>
                      </w:r>
                    </w:p>
                  </w:txbxContent>
                </v:textbox>
                <w10:wrap anchorx="page"/>
              </v:shape>
            </w:pict>
          </mc:Fallback>
        </mc:AlternateContent>
      </w:r>
      <w:r>
        <w:rPr>
          <w:noProof/>
        </w:rPr>
        <mc:AlternateContent>
          <mc:Choice Requires="wps">
            <w:drawing>
              <wp:anchor distT="0" distB="0" distL="114300" distR="114300" simplePos="0" relativeHeight="484463616" behindDoc="1" locked="0" layoutInCell="1" allowOverlap="1" wp14:anchorId="4376CD8B" wp14:editId="3FB82F0E">
                <wp:simplePos x="0" y="0"/>
                <wp:positionH relativeFrom="page">
                  <wp:posOffset>5649595</wp:posOffset>
                </wp:positionH>
                <wp:positionV relativeFrom="paragraph">
                  <wp:posOffset>182245</wp:posOffset>
                </wp:positionV>
                <wp:extent cx="53975" cy="143510"/>
                <wp:effectExtent l="0" t="0" r="0" b="0"/>
                <wp:wrapNone/>
                <wp:docPr id="2002" name="Text Box 19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75" cy="143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E1ECF3" w14:textId="77777777" w:rsidR="00C334C5" w:rsidRDefault="00C334C5">
                            <w:pPr>
                              <w:spacing w:before="11" w:line="215" w:lineRule="exact"/>
                              <w:rPr>
                                <w:sz w:val="16"/>
                              </w:rPr>
                            </w:pPr>
                            <w:r>
                              <w:rPr>
                                <w:w w:val="105"/>
                                <w:sz w:val="16"/>
                              </w:rPr>
                              <w:t>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76CD8B" id="Text Box 1996" o:spid="_x0000_s1029" type="#_x0000_t202" style="position:absolute;left:0;text-align:left;margin-left:444.85pt;margin-top:14.35pt;width:4.25pt;height:11.3pt;z-index:-188528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" filled="f" stroked="f">
                <v:textbox inset="0,0,0,0">
                  <w:txbxContent>
                    <w:p w14:paraId="2AE1ECF3" w14:textId="77777777" w:rsidR="00C334C5" w:rsidRDefault="00C334C5">
                      <w:pPr>
                        <w:spacing w:before="11" w:line="215" w:lineRule="exact"/>
                        <w:rPr>
                          <w:sz w:val="16"/>
                        </w:rPr>
                      </w:pPr>
                      <w:r>
                        <w:rPr>
                          <w:w w:val="105"/>
                          <w:sz w:val="16"/>
                        </w:rPr>
                        <w:t>2</w:t>
                      </w:r>
                    </w:p>
                  </w:txbxContent>
                </v:textbox>
                <w10:wrap anchorx="page"/>
              </v:shape>
            </w:pict>
          </mc:Fallback>
        </mc:AlternateContent>
      </w:r>
      <w:r w:rsidR="00DC0BFC">
        <w:rPr>
          <w:rFonts w:ascii="Trebuchet MS" w:hAnsi="Trebuchet MS"/>
          <w:sz w:val="12"/>
        </w:rPr>
        <w:t xml:space="preserve">237     </w:t>
      </w:r>
      <w:r w:rsidR="00DC0BFC">
        <w:rPr>
          <w:rFonts w:ascii="Trebuchet MS" w:hAnsi="Trebuchet MS"/>
          <w:spacing w:val="-18"/>
          <w:sz w:val="12"/>
        </w:rPr>
        <w:t xml:space="preserve"> </w:t>
      </w:r>
      <w:r w:rsidR="00DC0BFC">
        <w:rPr>
          <w:w w:val="90"/>
          <w:sz w:val="24"/>
        </w:rPr>
        <w:t>s</w:t>
      </w:r>
      <w:r w:rsidR="00DC0BFC">
        <w:rPr>
          <w:w w:val="89"/>
          <w:sz w:val="24"/>
        </w:rPr>
        <w:t>i</w:t>
      </w:r>
      <w:r w:rsidR="00DC0BFC">
        <w:rPr>
          <w:spacing w:val="-1"/>
          <w:w w:val="89"/>
          <w:sz w:val="24"/>
        </w:rPr>
        <w:t>g</w:t>
      </w:r>
      <w:r w:rsidR="00DC0BFC">
        <w:rPr>
          <w:w w:val="92"/>
          <w:sz w:val="24"/>
        </w:rPr>
        <w:t>nific</w:t>
      </w:r>
      <w:r w:rsidR="00DC0BFC">
        <w:rPr>
          <w:spacing w:val="-1"/>
          <w:w w:val="97"/>
          <w:sz w:val="24"/>
        </w:rPr>
        <w:t>a</w:t>
      </w:r>
      <w:r w:rsidR="00DC0BFC">
        <w:rPr>
          <w:spacing w:val="-7"/>
          <w:w w:val="93"/>
          <w:sz w:val="24"/>
        </w:rPr>
        <w:t>n</w:t>
      </w:r>
      <w:r w:rsidR="00DC0BFC">
        <w:rPr>
          <w:spacing w:val="-1"/>
          <w:w w:val="116"/>
          <w:sz w:val="24"/>
        </w:rPr>
        <w:t>t</w:t>
      </w:r>
      <w:r w:rsidR="00DC0BFC">
        <w:rPr>
          <w:w w:val="92"/>
          <w:sz w:val="24"/>
        </w:rPr>
        <w:t>ly</w:t>
      </w:r>
      <w:r w:rsidR="00DC0BFC">
        <w:rPr>
          <w:spacing w:val="17"/>
          <w:sz w:val="24"/>
        </w:rPr>
        <w:t xml:space="preserve"> </w:t>
      </w:r>
      <w:r w:rsidR="00DC0BFC">
        <w:rPr>
          <w:w w:val="90"/>
          <w:sz w:val="24"/>
        </w:rPr>
        <w:t>l</w:t>
      </w:r>
      <w:r w:rsidR="00DC0BFC">
        <w:rPr>
          <w:spacing w:val="-7"/>
          <w:w w:val="90"/>
          <w:sz w:val="24"/>
        </w:rPr>
        <w:t>o</w:t>
      </w:r>
      <w:r w:rsidR="00DC0BFC">
        <w:rPr>
          <w:spacing w:val="-7"/>
          <w:w w:val="84"/>
          <w:sz w:val="24"/>
        </w:rPr>
        <w:t>w</w:t>
      </w:r>
      <w:r w:rsidR="00DC0BFC">
        <w:rPr>
          <w:w w:val="90"/>
          <w:sz w:val="24"/>
        </w:rPr>
        <w:t>e</w:t>
      </w:r>
      <w:r w:rsidR="00DC0BFC">
        <w:rPr>
          <w:w w:val="96"/>
          <w:sz w:val="24"/>
        </w:rPr>
        <w:t>r</w:t>
      </w:r>
      <w:r w:rsidR="00DC0BFC">
        <w:rPr>
          <w:spacing w:val="17"/>
          <w:sz w:val="24"/>
        </w:rPr>
        <w:t xml:space="preserve"> </w:t>
      </w:r>
      <w:r w:rsidR="00DC0BFC">
        <w:rPr>
          <w:spacing w:val="-1"/>
          <w:w w:val="116"/>
          <w:sz w:val="24"/>
        </w:rPr>
        <w:t>t</w:t>
      </w:r>
      <w:r w:rsidR="00DC0BFC">
        <w:rPr>
          <w:w w:val="95"/>
          <w:sz w:val="24"/>
        </w:rPr>
        <w:t>h</w:t>
      </w:r>
      <w:r w:rsidR="00DC0BFC">
        <w:rPr>
          <w:spacing w:val="-1"/>
          <w:w w:val="95"/>
          <w:sz w:val="24"/>
        </w:rPr>
        <w:t>a</w:t>
      </w:r>
      <w:r w:rsidR="00DC0BFC">
        <w:rPr>
          <w:w w:val="93"/>
          <w:sz w:val="24"/>
        </w:rPr>
        <w:t>n</w:t>
      </w:r>
      <w:r w:rsidR="00DC0BFC">
        <w:rPr>
          <w:spacing w:val="17"/>
          <w:sz w:val="24"/>
        </w:rPr>
        <w:t xml:space="preserve"> </w:t>
      </w:r>
      <w:r w:rsidR="00DC0BFC">
        <w:rPr>
          <w:spacing w:val="-1"/>
          <w:w w:val="116"/>
          <w:sz w:val="24"/>
        </w:rPr>
        <w:t>t</w:t>
      </w:r>
      <w:r w:rsidR="00DC0BFC">
        <w:rPr>
          <w:w w:val="95"/>
          <w:sz w:val="24"/>
        </w:rPr>
        <w:t>h</w:t>
      </w:r>
      <w:r w:rsidR="00DC0BFC">
        <w:rPr>
          <w:spacing w:val="-1"/>
          <w:w w:val="95"/>
          <w:sz w:val="24"/>
        </w:rPr>
        <w:t>a</w:t>
      </w:r>
      <w:r w:rsidR="00DC0BFC">
        <w:rPr>
          <w:w w:val="116"/>
          <w:sz w:val="24"/>
        </w:rPr>
        <w:t>t</w:t>
      </w:r>
      <w:r w:rsidR="00DC0BFC">
        <w:rPr>
          <w:spacing w:val="18"/>
          <w:sz w:val="24"/>
        </w:rPr>
        <w:t xml:space="preserve"> </w:t>
      </w:r>
      <w:r w:rsidR="00DC0BFC">
        <w:rPr>
          <w:spacing w:val="-1"/>
          <w:w w:val="89"/>
          <w:sz w:val="24"/>
        </w:rPr>
        <w:t>o</w:t>
      </w:r>
      <w:r w:rsidR="00DC0BFC">
        <w:rPr>
          <w:w w:val="89"/>
          <w:sz w:val="24"/>
        </w:rPr>
        <w:t>f</w:t>
      </w:r>
      <w:r w:rsidR="00DC0BFC">
        <w:rPr>
          <w:spacing w:val="18"/>
          <w:sz w:val="24"/>
        </w:rPr>
        <w:t xml:space="preserve"> </w:t>
      </w:r>
      <w:r w:rsidR="00DC0BFC">
        <w:rPr>
          <w:w w:val="109"/>
          <w:sz w:val="24"/>
        </w:rPr>
        <w:t>P</w:t>
      </w:r>
      <w:r w:rsidR="00DC0BFC">
        <w:rPr>
          <w:sz w:val="24"/>
        </w:rPr>
        <w:t>W</w:t>
      </w:r>
      <w:r w:rsidR="00DC0BFC">
        <w:rPr>
          <w:spacing w:val="17"/>
          <w:sz w:val="24"/>
        </w:rPr>
        <w:t xml:space="preserve"> </w:t>
      </w:r>
      <w:r w:rsidR="00DC0BFC">
        <w:rPr>
          <w:w w:val="127"/>
          <w:sz w:val="24"/>
        </w:rPr>
        <w:t>j</w:t>
      </w:r>
      <w:r w:rsidR="00DC0BFC">
        <w:rPr>
          <w:spacing w:val="-1"/>
          <w:w w:val="89"/>
          <w:sz w:val="24"/>
        </w:rPr>
        <w:t>o</w:t>
      </w:r>
      <w:r w:rsidR="00DC0BFC">
        <w:rPr>
          <w:w w:val="92"/>
          <w:sz w:val="24"/>
        </w:rPr>
        <w:t>u</w:t>
      </w:r>
      <w:r w:rsidR="00DC0BFC">
        <w:rPr>
          <w:spacing w:val="-1"/>
          <w:w w:val="92"/>
          <w:sz w:val="24"/>
        </w:rPr>
        <w:t>r</w:t>
      </w:r>
      <w:r w:rsidR="00DC0BFC">
        <w:rPr>
          <w:w w:val="95"/>
          <w:sz w:val="24"/>
        </w:rPr>
        <w:t>n</w:t>
      </w:r>
      <w:r w:rsidR="00DC0BFC">
        <w:rPr>
          <w:spacing w:val="-1"/>
          <w:w w:val="95"/>
          <w:sz w:val="24"/>
        </w:rPr>
        <w:t>a</w:t>
      </w:r>
      <w:r w:rsidR="00DC0BFC">
        <w:rPr>
          <w:w w:val="91"/>
          <w:sz w:val="24"/>
        </w:rPr>
        <w:t>ls</w:t>
      </w:r>
      <w:r w:rsidR="00DC0BFC">
        <w:rPr>
          <w:spacing w:val="18"/>
          <w:sz w:val="24"/>
        </w:rPr>
        <w:t xml:space="preserve"> </w:t>
      </w:r>
      <w:r w:rsidR="00DC0BFC">
        <w:rPr>
          <w:spacing w:val="-1"/>
          <w:w w:val="113"/>
          <w:sz w:val="24"/>
        </w:rPr>
        <w:t>(</w:t>
      </w:r>
      <w:r w:rsidR="00DC0BFC">
        <w:rPr>
          <w:rFonts w:ascii="Bookman Old Style" w:hAnsi="Bookman Old Style"/>
          <w:i/>
          <w:spacing w:val="-140"/>
          <w:w w:val="109"/>
          <w:sz w:val="24"/>
        </w:rPr>
        <w:t>D</w:t>
      </w:r>
      <w:r w:rsidR="00DC0BFC">
        <w:rPr>
          <w:rFonts w:ascii="Tahoma" w:hAnsi="Tahoma"/>
          <w:w w:val="89"/>
          <w:position w:val="6"/>
          <w:sz w:val="24"/>
        </w:rPr>
        <w:t>¯</w:t>
      </w:r>
      <w:r w:rsidR="00DC0BFC">
        <w:rPr>
          <w:rFonts w:ascii="Tahoma" w:hAnsi="Tahoma"/>
          <w:spacing w:val="-47"/>
          <w:position w:val="6"/>
          <w:sz w:val="24"/>
        </w:rPr>
        <w:t xml:space="preserve"> </w:t>
      </w:r>
      <w:proofErr w:type="gramStart"/>
      <w:r w:rsidR="00DC0BFC">
        <w:rPr>
          <w:rFonts w:ascii="Bookman Old Style" w:hAnsi="Bookman Old Style"/>
          <w:i/>
          <w:spacing w:val="23"/>
          <w:w w:val="107"/>
          <w:position w:val="9"/>
          <w:sz w:val="16"/>
        </w:rPr>
        <w:t>P</w:t>
      </w:r>
      <w:r w:rsidR="00DC0BFC">
        <w:rPr>
          <w:rFonts w:ascii="Bookman Old Style" w:hAnsi="Bookman Old Style"/>
          <w:i/>
          <w:w w:val="107"/>
          <w:position w:val="9"/>
          <w:sz w:val="16"/>
        </w:rPr>
        <w:t>W</w:t>
      </w:r>
      <w:r w:rsidR="00DC0BFC">
        <w:rPr>
          <w:rFonts w:ascii="Bookman Old Style" w:hAnsi="Bookman Old Style"/>
          <w:i/>
          <w:position w:val="9"/>
          <w:sz w:val="16"/>
        </w:rPr>
        <w:t xml:space="preserve"> </w:t>
      </w:r>
      <w:r w:rsidR="00DC0BFC">
        <w:rPr>
          <w:rFonts w:ascii="Bookman Old Style" w:hAnsi="Bookman Old Style"/>
          <w:i/>
          <w:spacing w:val="15"/>
          <w:position w:val="9"/>
          <w:sz w:val="16"/>
        </w:rPr>
        <w:t xml:space="preserve"> </w:t>
      </w:r>
      <w:r w:rsidR="00DC0BFC">
        <w:rPr>
          <w:w w:val="151"/>
          <w:sz w:val="24"/>
        </w:rPr>
        <w:t>=</w:t>
      </w:r>
      <w:proofErr w:type="gramEnd"/>
      <w:r w:rsidR="00DC0BFC">
        <w:rPr>
          <w:spacing w:val="17"/>
          <w:sz w:val="24"/>
        </w:rPr>
        <w:t xml:space="preserve"> </w:t>
      </w:r>
      <w:r w:rsidR="00DC0BFC">
        <w:rPr>
          <w:spacing w:val="-1"/>
          <w:w w:val="97"/>
          <w:sz w:val="24"/>
        </w:rPr>
        <w:t>24</w:t>
      </w:r>
      <w:r w:rsidR="00DC0BFC">
        <w:rPr>
          <w:w w:val="101"/>
          <w:sz w:val="24"/>
        </w:rPr>
        <w:t>.</w:t>
      </w:r>
      <w:r w:rsidR="00DC0BFC">
        <w:rPr>
          <w:spacing w:val="-1"/>
          <w:w w:val="101"/>
          <w:sz w:val="24"/>
        </w:rPr>
        <w:t>5</w:t>
      </w:r>
      <w:r w:rsidR="00DC0BFC">
        <w:rPr>
          <w:w w:val="97"/>
          <w:sz w:val="24"/>
        </w:rPr>
        <w:t>2</w:t>
      </w:r>
      <w:r w:rsidR="00DC0BFC">
        <w:rPr>
          <w:spacing w:val="18"/>
          <w:sz w:val="24"/>
        </w:rPr>
        <w:t xml:space="preserve"> </w:t>
      </w:r>
      <w:r w:rsidR="00DC0BFC">
        <w:rPr>
          <w:rFonts w:ascii="Verdana" w:hAnsi="Verdana"/>
          <w:i/>
          <w:w w:val="94"/>
          <w:sz w:val="24"/>
        </w:rPr>
        <w:t>±</w:t>
      </w:r>
      <w:r w:rsidR="00DC0BFC">
        <w:rPr>
          <w:rFonts w:ascii="Verdana" w:hAnsi="Verdana"/>
          <w:i/>
          <w:spacing w:val="-7"/>
          <w:sz w:val="24"/>
        </w:rPr>
        <w:t xml:space="preserve"> </w:t>
      </w:r>
      <w:r w:rsidR="00DC0BFC">
        <w:rPr>
          <w:spacing w:val="-1"/>
          <w:w w:val="97"/>
          <w:sz w:val="24"/>
        </w:rPr>
        <w:t>1</w:t>
      </w:r>
      <w:r w:rsidR="00DC0BFC">
        <w:rPr>
          <w:w w:val="101"/>
          <w:sz w:val="24"/>
        </w:rPr>
        <w:t>.4</w:t>
      </w:r>
      <w:r w:rsidR="00DC0BFC">
        <w:rPr>
          <w:spacing w:val="17"/>
          <w:sz w:val="24"/>
        </w:rPr>
        <w:t xml:space="preserve"> </w:t>
      </w:r>
      <w:r w:rsidR="00DC0BFC">
        <w:rPr>
          <w:w w:val="99"/>
          <w:sz w:val="24"/>
        </w:rPr>
        <w:t>S</w:t>
      </w:r>
      <w:r w:rsidR="00DC0BFC">
        <w:rPr>
          <w:spacing w:val="-1"/>
          <w:w w:val="99"/>
          <w:sz w:val="24"/>
        </w:rPr>
        <w:t>D</w:t>
      </w:r>
      <w:r w:rsidR="00DC0BFC">
        <w:rPr>
          <w:w w:val="108"/>
          <w:sz w:val="24"/>
        </w:rPr>
        <w:t>,</w:t>
      </w:r>
      <w:r w:rsidR="00DC0BFC">
        <w:rPr>
          <w:spacing w:val="18"/>
          <w:sz w:val="24"/>
        </w:rPr>
        <w:t xml:space="preserve"> </w:t>
      </w:r>
      <w:proofErr w:type="spellStart"/>
      <w:r w:rsidR="00DC0BFC">
        <w:rPr>
          <w:rFonts w:ascii="Bookman Old Style" w:hAnsi="Bookman Old Style"/>
          <w:i/>
          <w:spacing w:val="6"/>
          <w:w w:val="109"/>
          <w:sz w:val="24"/>
        </w:rPr>
        <w:t>D</w:t>
      </w:r>
      <w:r w:rsidR="00DC0BFC">
        <w:rPr>
          <w:rFonts w:ascii="Bookman Old Style" w:hAnsi="Bookman Old Style"/>
          <w:i/>
          <w:spacing w:val="17"/>
          <w:w w:val="120"/>
          <w:sz w:val="24"/>
          <w:vertAlign w:val="superscript"/>
        </w:rPr>
        <w:t>M</w:t>
      </w:r>
      <w:r w:rsidR="00DC0BFC">
        <w:rPr>
          <w:rFonts w:ascii="Bookman Old Style" w:hAnsi="Bookman Old Style"/>
          <w:i/>
          <w:spacing w:val="-1"/>
          <w:w w:val="120"/>
          <w:sz w:val="24"/>
          <w:vertAlign w:val="superscript"/>
        </w:rPr>
        <w:t>i</w:t>
      </w:r>
      <w:r w:rsidR="00DC0BFC">
        <w:rPr>
          <w:rFonts w:ascii="Bookman Old Style" w:hAnsi="Bookman Old Style"/>
          <w:i/>
          <w:spacing w:val="4"/>
          <w:w w:val="118"/>
          <w:sz w:val="24"/>
          <w:vertAlign w:val="superscript"/>
        </w:rPr>
        <w:t>rr</w:t>
      </w:r>
      <w:r w:rsidR="00DC0BFC">
        <w:rPr>
          <w:rFonts w:ascii="Bookman Old Style" w:hAnsi="Bookman Old Style"/>
          <w:i/>
          <w:spacing w:val="-1"/>
          <w:w w:val="94"/>
          <w:sz w:val="24"/>
          <w:vertAlign w:val="superscript"/>
        </w:rPr>
        <w:t>o</w:t>
      </w:r>
      <w:r w:rsidR="00DC0BFC">
        <w:rPr>
          <w:rFonts w:ascii="Bookman Old Style" w:hAnsi="Bookman Old Style"/>
          <w:i/>
          <w:w w:val="118"/>
          <w:sz w:val="24"/>
          <w:vertAlign w:val="superscript"/>
        </w:rPr>
        <w:t>r</w:t>
      </w:r>
      <w:proofErr w:type="spellEnd"/>
      <w:r w:rsidR="00DC0BFC">
        <w:rPr>
          <w:rFonts w:ascii="Bookman Old Style" w:hAnsi="Bookman Old Style"/>
          <w:i/>
          <w:spacing w:val="20"/>
          <w:sz w:val="24"/>
        </w:rPr>
        <w:t xml:space="preserve"> </w:t>
      </w:r>
      <w:r w:rsidR="00DC0BFC">
        <w:rPr>
          <w:w w:val="151"/>
          <w:sz w:val="24"/>
        </w:rPr>
        <w:t>=</w:t>
      </w:r>
      <w:r w:rsidR="00DC0BFC">
        <w:rPr>
          <w:spacing w:val="17"/>
          <w:sz w:val="24"/>
        </w:rPr>
        <w:t xml:space="preserve"> </w:t>
      </w:r>
      <w:r w:rsidR="00DC0BFC">
        <w:rPr>
          <w:spacing w:val="-1"/>
          <w:w w:val="97"/>
          <w:sz w:val="24"/>
        </w:rPr>
        <w:t>17</w:t>
      </w:r>
      <w:r w:rsidR="00DC0BFC">
        <w:rPr>
          <w:w w:val="101"/>
          <w:sz w:val="24"/>
        </w:rPr>
        <w:t>.</w:t>
      </w:r>
      <w:r w:rsidR="00DC0BFC">
        <w:rPr>
          <w:spacing w:val="-1"/>
          <w:w w:val="101"/>
          <w:sz w:val="24"/>
        </w:rPr>
        <w:t>7</w:t>
      </w:r>
      <w:r w:rsidR="00DC0BFC">
        <w:rPr>
          <w:w w:val="108"/>
          <w:sz w:val="24"/>
        </w:rPr>
        <w:t>,</w:t>
      </w:r>
    </w:p>
    <w:p w14:paraId="61A15E44" w14:textId="77777777" w:rsidR="00BB4C49" w:rsidRDefault="00144D41">
      <w:pPr>
        <w:tabs>
          <w:tab w:val="left" w:pos="6835"/>
        </w:tabs>
        <w:spacing w:before="154"/>
        <w:ind w:left="110"/>
        <w:rPr>
          <w:sz w:val="24"/>
        </w:rPr>
      </w:pPr>
      <w:r>
        <w:rPr>
          <w:noProof/>
        </w:rPr>
        <mc:AlternateContent>
          <mc:Choice Requires="wps">
            <w:drawing>
              <wp:anchor distT="0" distB="0" distL="114300" distR="114300" simplePos="0" relativeHeight="484462592" behindDoc="1" locked="0" layoutInCell="1" allowOverlap="1" wp14:anchorId="17F1F299" wp14:editId="37F48823">
                <wp:simplePos x="0" y="0"/>
                <wp:positionH relativeFrom="page">
                  <wp:posOffset>1037590</wp:posOffset>
                </wp:positionH>
                <wp:positionV relativeFrom="paragraph">
                  <wp:posOffset>181610</wp:posOffset>
                </wp:positionV>
                <wp:extent cx="53975" cy="143510"/>
                <wp:effectExtent l="0" t="0" r="0" b="0"/>
                <wp:wrapNone/>
                <wp:docPr id="2001" name="Text Box 19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75" cy="143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F606E3" w14:textId="77777777" w:rsidR="00C334C5" w:rsidRDefault="00C334C5">
                            <w:pPr>
                              <w:spacing w:before="11" w:line="215" w:lineRule="exact"/>
                              <w:rPr>
                                <w:sz w:val="16"/>
                              </w:rPr>
                            </w:pPr>
                            <w:r>
                              <w:rPr>
                                <w:w w:val="105"/>
                                <w:sz w:val="16"/>
                              </w:rPr>
                              <w:t>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F1F299" id="Text Box 1995" o:spid="_x0000_s1030" type="#_x0000_t202" style="position:absolute;left:0;text-align:left;margin-left:81.7pt;margin-top:14.3pt;width:4.25pt;height:11.3pt;z-index:-188538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" filled="f" stroked="f">
                <v:textbox inset="0,0,0,0">
                  <w:txbxContent>
                    <w:p w14:paraId="51F606E3" w14:textId="77777777" w:rsidR="00C334C5" w:rsidRDefault="00C334C5">
                      <w:pPr>
                        <w:spacing w:before="11" w:line="215" w:lineRule="exact"/>
                        <w:rPr>
                          <w:sz w:val="16"/>
                        </w:rPr>
                      </w:pPr>
                      <w:r>
                        <w:rPr>
                          <w:w w:val="105"/>
                          <w:sz w:val="16"/>
                        </w:rPr>
                        <w:t>2</w:t>
                      </w:r>
                    </w:p>
                  </w:txbxContent>
                </v:textbox>
                <w10:wrap anchorx="page"/>
              </v:shape>
            </w:pict>
          </mc:Fallback>
        </mc:AlternateContent>
      </w:r>
      <w:r w:rsidR="00DC0BFC">
        <w:rPr>
          <w:rFonts w:ascii="Trebuchet MS"/>
          <w:sz w:val="12"/>
        </w:rPr>
        <w:t xml:space="preserve">238    </w:t>
      </w:r>
      <w:r w:rsidR="00DC0BFC">
        <w:rPr>
          <w:rFonts w:ascii="Trebuchet MS"/>
          <w:spacing w:val="19"/>
          <w:sz w:val="12"/>
        </w:rPr>
        <w:t xml:space="preserve"> </w:t>
      </w:r>
      <w:proofErr w:type="spellStart"/>
      <w:r w:rsidR="00DC0BFC">
        <w:rPr>
          <w:rFonts w:ascii="Bookman Old Style"/>
          <w:i/>
          <w:w w:val="105"/>
          <w:sz w:val="24"/>
        </w:rPr>
        <w:t>D</w:t>
      </w:r>
      <w:r w:rsidR="00DC0BFC">
        <w:rPr>
          <w:rFonts w:ascii="Bookman Old Style"/>
          <w:i/>
          <w:w w:val="105"/>
          <w:sz w:val="24"/>
          <w:vertAlign w:val="superscript"/>
        </w:rPr>
        <w:t>OAinParent</w:t>
      </w:r>
      <w:proofErr w:type="spellEnd"/>
      <w:r w:rsidR="00DC0BFC">
        <w:rPr>
          <w:rFonts w:ascii="Bookman Old Style"/>
          <w:i/>
          <w:spacing w:val="8"/>
          <w:w w:val="105"/>
          <w:sz w:val="24"/>
        </w:rPr>
        <w:t xml:space="preserve"> </w:t>
      </w:r>
      <w:r w:rsidR="00DC0BFC">
        <w:rPr>
          <w:w w:val="125"/>
          <w:sz w:val="24"/>
        </w:rPr>
        <w:t>=</w:t>
      </w:r>
      <w:r w:rsidR="00DC0BFC">
        <w:rPr>
          <w:spacing w:val="-1"/>
          <w:w w:val="125"/>
          <w:sz w:val="24"/>
        </w:rPr>
        <w:t xml:space="preserve"> </w:t>
      </w:r>
      <w:r w:rsidR="00DC0BFC">
        <w:rPr>
          <w:w w:val="105"/>
          <w:sz w:val="24"/>
        </w:rPr>
        <w:t>16.5;</w:t>
      </w:r>
      <w:r w:rsidR="00DC0BFC">
        <w:rPr>
          <w:spacing w:val="11"/>
          <w:w w:val="105"/>
          <w:sz w:val="24"/>
        </w:rPr>
        <w:t xml:space="preserve"> </w:t>
      </w:r>
      <w:r w:rsidR="00DC0BFC">
        <w:rPr>
          <w:w w:val="105"/>
          <w:sz w:val="24"/>
        </w:rPr>
        <w:t>Fig.</w:t>
      </w:r>
      <w:r w:rsidR="00DC0BFC">
        <w:rPr>
          <w:spacing w:val="36"/>
          <w:w w:val="105"/>
          <w:sz w:val="24"/>
        </w:rPr>
        <w:t xml:space="preserve"> </w:t>
      </w:r>
      <w:r w:rsidR="00DC0BFC">
        <w:rPr>
          <w:w w:val="105"/>
          <w:sz w:val="24"/>
        </w:rPr>
        <w:t>3,</w:t>
      </w:r>
      <w:r w:rsidR="00DC0BFC">
        <w:rPr>
          <w:spacing w:val="10"/>
          <w:w w:val="105"/>
          <w:sz w:val="24"/>
        </w:rPr>
        <w:t xml:space="preserve"> </w:t>
      </w:r>
      <w:r w:rsidR="00DC0BFC">
        <w:rPr>
          <w:w w:val="105"/>
          <w:sz w:val="24"/>
        </w:rPr>
        <w:t>Table</w:t>
      </w:r>
      <w:r w:rsidR="00DC0BFC">
        <w:rPr>
          <w:spacing w:val="11"/>
          <w:w w:val="105"/>
          <w:sz w:val="24"/>
        </w:rPr>
        <w:t xml:space="preserve"> </w:t>
      </w:r>
      <w:r w:rsidR="00DC0BFC">
        <w:rPr>
          <w:w w:val="105"/>
          <w:sz w:val="24"/>
        </w:rPr>
        <w:t>2).</w:t>
      </w:r>
      <w:r w:rsidR="00DC0BFC">
        <w:rPr>
          <w:spacing w:val="36"/>
          <w:w w:val="105"/>
          <w:sz w:val="24"/>
        </w:rPr>
        <w:t xml:space="preserve"> </w:t>
      </w:r>
      <w:r w:rsidR="00DC0BFC">
        <w:rPr>
          <w:i/>
          <w:w w:val="105"/>
          <w:sz w:val="24"/>
        </w:rPr>
        <w:t>Sole-authored</w:t>
      </w:r>
      <w:r w:rsidR="00DC0BFC">
        <w:rPr>
          <w:i/>
          <w:spacing w:val="16"/>
          <w:w w:val="105"/>
          <w:sz w:val="24"/>
        </w:rPr>
        <w:t xml:space="preserve"> </w:t>
      </w:r>
      <w:r w:rsidR="00DC0BFC">
        <w:rPr>
          <w:i/>
          <w:w w:val="105"/>
          <w:sz w:val="24"/>
        </w:rPr>
        <w:t>articles:</w:t>
      </w:r>
      <w:r w:rsidR="00DC0BFC">
        <w:rPr>
          <w:i/>
          <w:w w:val="105"/>
          <w:sz w:val="24"/>
        </w:rPr>
        <w:tab/>
      </w:r>
      <w:r w:rsidR="00DC0BFC">
        <w:rPr>
          <w:w w:val="95"/>
          <w:sz w:val="24"/>
        </w:rPr>
        <w:t>The</w:t>
      </w:r>
      <w:r w:rsidR="00DC0BFC">
        <w:rPr>
          <w:spacing w:val="13"/>
          <w:w w:val="95"/>
          <w:sz w:val="24"/>
        </w:rPr>
        <w:t xml:space="preserve"> </w:t>
      </w:r>
      <w:r w:rsidR="00DC0BFC">
        <w:rPr>
          <w:w w:val="95"/>
          <w:sz w:val="24"/>
        </w:rPr>
        <w:t>results</w:t>
      </w:r>
      <w:r w:rsidR="00DC0BFC">
        <w:rPr>
          <w:spacing w:val="13"/>
          <w:w w:val="95"/>
          <w:sz w:val="24"/>
        </w:rPr>
        <w:t xml:space="preserve"> </w:t>
      </w:r>
      <w:r w:rsidR="00DC0BFC">
        <w:rPr>
          <w:w w:val="95"/>
          <w:sz w:val="24"/>
        </w:rPr>
        <w:t>for</w:t>
      </w:r>
      <w:r w:rsidR="00DC0BFC">
        <w:rPr>
          <w:spacing w:val="12"/>
          <w:w w:val="95"/>
          <w:sz w:val="24"/>
        </w:rPr>
        <w:t xml:space="preserve"> </w:t>
      </w:r>
      <w:r w:rsidR="00DC0BFC">
        <w:rPr>
          <w:w w:val="95"/>
          <w:sz w:val="24"/>
        </w:rPr>
        <w:t>sole-authored</w:t>
      </w:r>
    </w:p>
    <w:p w14:paraId="06AA4E25" w14:textId="77777777" w:rsidR="00BB4C49" w:rsidRDefault="00DC0BFC">
      <w:pPr>
        <w:pStyle w:val="BodyText"/>
        <w:spacing w:before="154"/>
        <w:ind w:left="110"/>
      </w:pPr>
      <w:r>
        <w:rPr>
          <w:rFonts w:ascii="Trebuchet MS"/>
          <w:sz w:val="12"/>
        </w:rPr>
        <w:t xml:space="preserve">239    </w:t>
      </w:r>
      <w:r>
        <w:rPr>
          <w:rFonts w:ascii="Trebuchet MS"/>
          <w:spacing w:val="19"/>
          <w:sz w:val="12"/>
        </w:rPr>
        <w:t xml:space="preserve"> </w:t>
      </w:r>
      <w:r>
        <w:rPr>
          <w:w w:val="95"/>
        </w:rPr>
        <w:t>articles</w:t>
      </w:r>
      <w:r>
        <w:rPr>
          <w:spacing w:val="11"/>
          <w:w w:val="95"/>
        </w:rPr>
        <w:t xml:space="preserve"> </w:t>
      </w:r>
      <w:r>
        <w:rPr>
          <w:w w:val="95"/>
        </w:rPr>
        <w:t>were</w:t>
      </w:r>
      <w:r>
        <w:rPr>
          <w:spacing w:val="11"/>
          <w:w w:val="95"/>
        </w:rPr>
        <w:t xml:space="preserve"> </w:t>
      </w:r>
      <w:r>
        <w:rPr>
          <w:w w:val="95"/>
        </w:rPr>
        <w:t>more</w:t>
      </w:r>
      <w:r>
        <w:rPr>
          <w:spacing w:val="11"/>
          <w:w w:val="95"/>
        </w:rPr>
        <w:t xml:space="preserve"> </w:t>
      </w:r>
      <w:r>
        <w:rPr>
          <w:w w:val="95"/>
        </w:rPr>
        <w:t>complex.</w:t>
      </w:r>
      <w:r>
        <w:rPr>
          <w:spacing w:val="33"/>
          <w:w w:val="95"/>
        </w:rPr>
        <w:t xml:space="preserve"> </w:t>
      </w:r>
      <w:r>
        <w:rPr>
          <w:w w:val="95"/>
        </w:rPr>
        <w:t>OA</w:t>
      </w:r>
      <w:r>
        <w:rPr>
          <w:spacing w:val="11"/>
          <w:w w:val="95"/>
        </w:rPr>
        <w:t xml:space="preserve"> </w:t>
      </w:r>
      <w:r>
        <w:rPr>
          <w:w w:val="95"/>
        </w:rPr>
        <w:t>articles</w:t>
      </w:r>
      <w:r>
        <w:rPr>
          <w:spacing w:val="11"/>
          <w:w w:val="95"/>
        </w:rPr>
        <w:t xml:space="preserve"> </w:t>
      </w:r>
      <w:r>
        <w:rPr>
          <w:w w:val="95"/>
        </w:rPr>
        <w:t>in</w:t>
      </w:r>
      <w:r>
        <w:rPr>
          <w:spacing w:val="10"/>
          <w:w w:val="95"/>
        </w:rPr>
        <w:t xml:space="preserve"> </w:t>
      </w:r>
      <w:r>
        <w:rPr>
          <w:w w:val="95"/>
        </w:rPr>
        <w:t>Parent</w:t>
      </w:r>
      <w:r>
        <w:rPr>
          <w:spacing w:val="10"/>
          <w:w w:val="95"/>
        </w:rPr>
        <w:t xml:space="preserve"> </w:t>
      </w:r>
      <w:r>
        <w:rPr>
          <w:w w:val="95"/>
        </w:rPr>
        <w:t>journals</w:t>
      </w:r>
      <w:r>
        <w:rPr>
          <w:spacing w:val="11"/>
          <w:w w:val="95"/>
        </w:rPr>
        <w:t xml:space="preserve"> </w:t>
      </w:r>
      <w:r>
        <w:rPr>
          <w:w w:val="95"/>
        </w:rPr>
        <w:t>had</w:t>
      </w:r>
      <w:r>
        <w:rPr>
          <w:spacing w:val="10"/>
          <w:w w:val="95"/>
        </w:rPr>
        <w:t xml:space="preserve"> </w:t>
      </w:r>
      <w:r>
        <w:rPr>
          <w:w w:val="95"/>
        </w:rPr>
        <w:t>significantly</w:t>
      </w:r>
      <w:r>
        <w:rPr>
          <w:spacing w:val="10"/>
          <w:w w:val="95"/>
        </w:rPr>
        <w:t xml:space="preserve"> </w:t>
      </w:r>
      <w:r>
        <w:rPr>
          <w:w w:val="95"/>
        </w:rPr>
        <w:t>lower</w:t>
      </w:r>
      <w:r>
        <w:rPr>
          <w:spacing w:val="10"/>
          <w:w w:val="95"/>
        </w:rPr>
        <w:t xml:space="preserve"> </w:t>
      </w:r>
      <w:r>
        <w:rPr>
          <w:w w:val="95"/>
        </w:rPr>
        <w:t>author</w:t>
      </w:r>
    </w:p>
    <w:p w14:paraId="4E848315" w14:textId="77777777" w:rsidR="00BB4C49" w:rsidRDefault="00DC0BFC">
      <w:pPr>
        <w:pStyle w:val="BodyText"/>
        <w:spacing w:before="155"/>
        <w:ind w:left="110"/>
      </w:pPr>
      <w:proofErr w:type="gramStart"/>
      <w:r>
        <w:rPr>
          <w:rFonts w:ascii="Trebuchet MS"/>
          <w:sz w:val="12"/>
        </w:rPr>
        <w:t>240</w:t>
      </w:r>
      <w:proofErr w:type="gramEnd"/>
      <w:r>
        <w:rPr>
          <w:rFonts w:ascii="Trebuchet MS"/>
          <w:sz w:val="12"/>
        </w:rPr>
        <w:t xml:space="preserve">    </w:t>
      </w:r>
      <w:r>
        <w:rPr>
          <w:rFonts w:ascii="Trebuchet MS"/>
          <w:spacing w:val="19"/>
          <w:sz w:val="12"/>
        </w:rPr>
        <w:t xml:space="preserve"> </w:t>
      </w:r>
      <w:r>
        <w:rPr>
          <w:spacing w:val="-1"/>
        </w:rPr>
        <w:t>diversity</w:t>
      </w:r>
      <w:r>
        <w:rPr>
          <w:spacing w:val="-10"/>
        </w:rPr>
        <w:t xml:space="preserve"> </w:t>
      </w:r>
      <w:r>
        <w:rPr>
          <w:spacing w:val="-1"/>
        </w:rPr>
        <w:t>than</w:t>
      </w:r>
      <w:r>
        <w:rPr>
          <w:spacing w:val="-9"/>
        </w:rPr>
        <w:t xml:space="preserve"> </w:t>
      </w:r>
      <w:r>
        <w:rPr>
          <w:spacing w:val="-1"/>
        </w:rPr>
        <w:t>PW</w:t>
      </w:r>
      <w:r>
        <w:rPr>
          <w:spacing w:val="-10"/>
        </w:rPr>
        <w:t xml:space="preserve"> </w:t>
      </w:r>
      <w:r>
        <w:rPr>
          <w:spacing w:val="-1"/>
        </w:rPr>
        <w:t>articles</w:t>
      </w:r>
      <w:r>
        <w:rPr>
          <w:spacing w:val="-9"/>
        </w:rPr>
        <w:t xml:space="preserve"> </w:t>
      </w:r>
      <w:r>
        <w:rPr>
          <w:spacing w:val="-1"/>
        </w:rPr>
        <w:t>in</w:t>
      </w:r>
      <w:r>
        <w:rPr>
          <w:spacing w:val="-9"/>
        </w:rPr>
        <w:t xml:space="preserve"> </w:t>
      </w:r>
      <w:r>
        <w:rPr>
          <w:spacing w:val="-1"/>
        </w:rPr>
        <w:t>Parent</w:t>
      </w:r>
      <w:r>
        <w:rPr>
          <w:spacing w:val="-10"/>
        </w:rPr>
        <w:t xml:space="preserve"> </w:t>
      </w:r>
      <w:r>
        <w:t>journals</w:t>
      </w:r>
      <w:r>
        <w:rPr>
          <w:spacing w:val="-9"/>
        </w:rPr>
        <w:t xml:space="preserve"> </w:t>
      </w:r>
      <w:r>
        <w:t>whether</w:t>
      </w:r>
      <w:r>
        <w:rPr>
          <w:spacing w:val="-10"/>
        </w:rPr>
        <w:t xml:space="preserve"> </w:t>
      </w:r>
      <w:r>
        <w:t>or</w:t>
      </w:r>
      <w:r>
        <w:rPr>
          <w:spacing w:val="-9"/>
        </w:rPr>
        <w:t xml:space="preserve"> </w:t>
      </w:r>
      <w:r>
        <w:t>not</w:t>
      </w:r>
      <w:r>
        <w:rPr>
          <w:spacing w:val="-10"/>
        </w:rPr>
        <w:t xml:space="preserve"> </w:t>
      </w:r>
      <w:r>
        <w:t>China</w:t>
      </w:r>
      <w:r>
        <w:rPr>
          <w:spacing w:val="-9"/>
        </w:rPr>
        <w:t xml:space="preserve"> </w:t>
      </w:r>
      <w:r>
        <w:t>and</w:t>
      </w:r>
      <w:r>
        <w:rPr>
          <w:spacing w:val="-10"/>
        </w:rPr>
        <w:t xml:space="preserve"> </w:t>
      </w:r>
      <w:r>
        <w:t>the</w:t>
      </w:r>
      <w:r>
        <w:rPr>
          <w:spacing w:val="-9"/>
        </w:rPr>
        <w:t xml:space="preserve"> </w:t>
      </w:r>
      <w:r>
        <w:t>USA</w:t>
      </w:r>
      <w:r>
        <w:rPr>
          <w:spacing w:val="-10"/>
        </w:rPr>
        <w:t xml:space="preserve"> </w:t>
      </w:r>
      <w:r>
        <w:t>were</w:t>
      </w:r>
    </w:p>
    <w:p w14:paraId="4CA5ABD2" w14:textId="77777777" w:rsidR="00BB4C49" w:rsidRDefault="00DC0BFC">
      <w:pPr>
        <w:pStyle w:val="BodyText"/>
        <w:spacing w:before="154"/>
        <w:ind w:left="110"/>
      </w:pPr>
      <w:r>
        <w:rPr>
          <w:rFonts w:ascii="Trebuchet MS"/>
          <w:sz w:val="12"/>
        </w:rPr>
        <w:t xml:space="preserve">241    </w:t>
      </w:r>
      <w:r>
        <w:rPr>
          <w:rFonts w:ascii="Trebuchet MS"/>
          <w:spacing w:val="19"/>
          <w:sz w:val="12"/>
        </w:rPr>
        <w:t xml:space="preserve"> </w:t>
      </w:r>
      <w:r>
        <w:t>included</w:t>
      </w:r>
      <w:r>
        <w:rPr>
          <w:spacing w:val="-8"/>
        </w:rPr>
        <w:t xml:space="preserve"> </w:t>
      </w:r>
      <w:r>
        <w:t>in</w:t>
      </w:r>
      <w:r>
        <w:rPr>
          <w:spacing w:val="-8"/>
        </w:rPr>
        <w:t xml:space="preserve"> </w:t>
      </w:r>
      <w:r>
        <w:t>the</w:t>
      </w:r>
      <w:r>
        <w:rPr>
          <w:spacing w:val="-7"/>
        </w:rPr>
        <w:t xml:space="preserve"> </w:t>
      </w:r>
      <w:r>
        <w:t>analyses</w:t>
      </w:r>
      <w:r>
        <w:rPr>
          <w:spacing w:val="-8"/>
        </w:rPr>
        <w:t xml:space="preserve"> </w:t>
      </w:r>
      <w:r>
        <w:t>(Fig</w:t>
      </w:r>
      <w:r>
        <w:rPr>
          <w:spacing w:val="-8"/>
        </w:rPr>
        <w:t xml:space="preserve"> </w:t>
      </w:r>
      <w:r>
        <w:t>3).</w:t>
      </w:r>
      <w:r>
        <w:rPr>
          <w:spacing w:val="10"/>
        </w:rPr>
        <w:t xml:space="preserve"> </w:t>
      </w:r>
      <w:r>
        <w:t>In</w:t>
      </w:r>
      <w:r>
        <w:rPr>
          <w:spacing w:val="-8"/>
        </w:rPr>
        <w:t xml:space="preserve"> </w:t>
      </w:r>
      <w:r>
        <w:t>contrast</w:t>
      </w:r>
      <w:r>
        <w:rPr>
          <w:spacing w:val="-8"/>
        </w:rPr>
        <w:t xml:space="preserve"> </w:t>
      </w:r>
      <w:r>
        <w:t>the</w:t>
      </w:r>
      <w:r>
        <w:rPr>
          <w:spacing w:val="-8"/>
        </w:rPr>
        <w:t xml:space="preserve"> </w:t>
      </w:r>
      <w:r>
        <w:t>values</w:t>
      </w:r>
      <w:r>
        <w:rPr>
          <w:spacing w:val="-8"/>
        </w:rPr>
        <w:t xml:space="preserve"> </w:t>
      </w:r>
      <w:r>
        <w:t>of</w:t>
      </w:r>
      <w:r>
        <w:rPr>
          <w:spacing w:val="-8"/>
        </w:rPr>
        <w:t xml:space="preserve"> </w:t>
      </w:r>
      <w:r>
        <w:rPr>
          <w:rFonts w:ascii="Bookman Old Style"/>
          <w:i/>
        </w:rPr>
        <w:t>D</w:t>
      </w:r>
      <w:r>
        <w:rPr>
          <w:vertAlign w:val="subscript"/>
        </w:rPr>
        <w:t>2</w:t>
      </w:r>
      <w:r>
        <w:rPr>
          <w:spacing w:val="-1"/>
        </w:rPr>
        <w:t xml:space="preserve"> </w:t>
      </w:r>
      <w:r>
        <w:t>for</w:t>
      </w:r>
      <w:r>
        <w:rPr>
          <w:spacing w:val="-8"/>
        </w:rPr>
        <w:t xml:space="preserve"> </w:t>
      </w:r>
      <w:r>
        <w:t>Mirror</w:t>
      </w:r>
      <w:r>
        <w:rPr>
          <w:spacing w:val="-8"/>
        </w:rPr>
        <w:t xml:space="preserve"> </w:t>
      </w:r>
      <w:r>
        <w:t>journals</w:t>
      </w:r>
      <w:r>
        <w:rPr>
          <w:spacing w:val="-7"/>
        </w:rPr>
        <w:t xml:space="preserve"> </w:t>
      </w:r>
      <w:r>
        <w:t>-</w:t>
      </w:r>
      <w:r>
        <w:rPr>
          <w:spacing w:val="-8"/>
        </w:rPr>
        <w:t xml:space="preserve"> </w:t>
      </w:r>
      <w:r>
        <w:t>while</w:t>
      </w:r>
    </w:p>
    <w:p w14:paraId="0ABD8669" w14:textId="77777777" w:rsidR="00BB4C49" w:rsidRDefault="00DC0BFC">
      <w:pPr>
        <w:pStyle w:val="BodyText"/>
        <w:spacing w:before="155"/>
        <w:ind w:left="110"/>
      </w:pPr>
      <w:proofErr w:type="gramStart"/>
      <w:r>
        <w:rPr>
          <w:rFonts w:ascii="Trebuchet MS"/>
          <w:sz w:val="12"/>
        </w:rPr>
        <w:t>242</w:t>
      </w:r>
      <w:proofErr w:type="gramEnd"/>
      <w:r>
        <w:rPr>
          <w:rFonts w:ascii="Trebuchet MS"/>
          <w:sz w:val="12"/>
        </w:rPr>
        <w:t xml:space="preserve">    </w:t>
      </w:r>
      <w:r>
        <w:rPr>
          <w:rFonts w:ascii="Trebuchet MS"/>
          <w:spacing w:val="19"/>
          <w:sz w:val="12"/>
        </w:rPr>
        <w:t xml:space="preserve"> </w:t>
      </w:r>
      <w:r>
        <w:rPr>
          <w:w w:val="95"/>
        </w:rPr>
        <w:t>lower</w:t>
      </w:r>
      <w:r>
        <w:rPr>
          <w:spacing w:val="15"/>
          <w:w w:val="95"/>
        </w:rPr>
        <w:t xml:space="preserve"> </w:t>
      </w:r>
      <w:r>
        <w:rPr>
          <w:w w:val="95"/>
        </w:rPr>
        <w:t>than</w:t>
      </w:r>
      <w:r>
        <w:rPr>
          <w:spacing w:val="15"/>
          <w:w w:val="95"/>
        </w:rPr>
        <w:t xml:space="preserve"> </w:t>
      </w:r>
      <w:r>
        <w:rPr>
          <w:w w:val="95"/>
        </w:rPr>
        <w:t>for</w:t>
      </w:r>
      <w:r>
        <w:rPr>
          <w:spacing w:val="15"/>
          <w:w w:val="95"/>
        </w:rPr>
        <w:t xml:space="preserve"> </w:t>
      </w:r>
      <w:proofErr w:type="spellStart"/>
      <w:r>
        <w:rPr>
          <w:w w:val="95"/>
        </w:rPr>
        <w:t>for</w:t>
      </w:r>
      <w:proofErr w:type="spellEnd"/>
      <w:r>
        <w:rPr>
          <w:spacing w:val="15"/>
          <w:w w:val="95"/>
        </w:rPr>
        <w:t xml:space="preserve"> </w:t>
      </w:r>
      <w:r>
        <w:rPr>
          <w:w w:val="95"/>
        </w:rPr>
        <w:t>PW</w:t>
      </w:r>
      <w:r>
        <w:rPr>
          <w:spacing w:val="15"/>
          <w:w w:val="95"/>
        </w:rPr>
        <w:t xml:space="preserve"> </w:t>
      </w:r>
      <w:r>
        <w:rPr>
          <w:w w:val="95"/>
        </w:rPr>
        <w:t>articles</w:t>
      </w:r>
      <w:r>
        <w:rPr>
          <w:spacing w:val="15"/>
          <w:w w:val="95"/>
        </w:rPr>
        <w:t xml:space="preserve"> </w:t>
      </w:r>
      <w:r>
        <w:rPr>
          <w:w w:val="95"/>
        </w:rPr>
        <w:t>in</w:t>
      </w:r>
      <w:r>
        <w:rPr>
          <w:spacing w:val="15"/>
          <w:w w:val="95"/>
        </w:rPr>
        <w:t xml:space="preserve"> </w:t>
      </w:r>
      <w:r>
        <w:rPr>
          <w:w w:val="95"/>
        </w:rPr>
        <w:t>Parent</w:t>
      </w:r>
      <w:r>
        <w:rPr>
          <w:spacing w:val="16"/>
          <w:w w:val="95"/>
        </w:rPr>
        <w:t xml:space="preserve"> </w:t>
      </w:r>
      <w:r>
        <w:rPr>
          <w:w w:val="95"/>
        </w:rPr>
        <w:t>journals</w:t>
      </w:r>
      <w:r>
        <w:rPr>
          <w:spacing w:val="15"/>
          <w:w w:val="95"/>
        </w:rPr>
        <w:t xml:space="preserve"> </w:t>
      </w:r>
      <w:r>
        <w:rPr>
          <w:w w:val="95"/>
        </w:rPr>
        <w:t>were</w:t>
      </w:r>
      <w:r>
        <w:rPr>
          <w:spacing w:val="16"/>
          <w:w w:val="95"/>
        </w:rPr>
        <w:t xml:space="preserve"> </w:t>
      </w:r>
      <w:r>
        <w:rPr>
          <w:w w:val="95"/>
        </w:rPr>
        <w:t>not</w:t>
      </w:r>
      <w:r>
        <w:rPr>
          <w:spacing w:val="14"/>
          <w:w w:val="95"/>
        </w:rPr>
        <w:t xml:space="preserve"> </w:t>
      </w:r>
      <w:r>
        <w:rPr>
          <w:w w:val="95"/>
        </w:rPr>
        <w:t>significantly</w:t>
      </w:r>
      <w:r>
        <w:rPr>
          <w:spacing w:val="16"/>
          <w:w w:val="95"/>
        </w:rPr>
        <w:t xml:space="preserve"> </w:t>
      </w:r>
      <w:r>
        <w:rPr>
          <w:w w:val="95"/>
        </w:rPr>
        <w:t>di</w:t>
      </w:r>
      <w:r>
        <w:rPr>
          <w:rFonts w:ascii="Arial"/>
          <w:w w:val="95"/>
        </w:rPr>
        <w:t>ff</w:t>
      </w:r>
      <w:r>
        <w:rPr>
          <w:w w:val="95"/>
        </w:rPr>
        <w:t>erent</w:t>
      </w:r>
      <w:r>
        <w:rPr>
          <w:spacing w:val="16"/>
          <w:w w:val="95"/>
        </w:rPr>
        <w:t xml:space="preserve"> </w:t>
      </w:r>
      <w:r>
        <w:rPr>
          <w:w w:val="95"/>
        </w:rPr>
        <w:t>for</w:t>
      </w:r>
      <w:r>
        <w:rPr>
          <w:spacing w:val="14"/>
          <w:w w:val="95"/>
        </w:rPr>
        <w:t xml:space="preserve"> </w:t>
      </w:r>
      <w:r>
        <w:rPr>
          <w:w w:val="95"/>
        </w:rPr>
        <w:t>either</w:t>
      </w:r>
    </w:p>
    <w:p w14:paraId="23DA2BEF" w14:textId="77777777" w:rsidR="00BB4C49" w:rsidRDefault="00DC0BFC">
      <w:pPr>
        <w:pStyle w:val="BodyText"/>
        <w:spacing w:before="154"/>
        <w:ind w:left="110"/>
      </w:pPr>
      <w:r>
        <w:rPr>
          <w:rFonts w:ascii="Trebuchet MS" w:hAnsi="Trebuchet MS"/>
          <w:sz w:val="12"/>
        </w:rPr>
        <w:t xml:space="preserve">243    </w:t>
      </w:r>
      <w:r>
        <w:rPr>
          <w:rFonts w:ascii="Trebuchet MS" w:hAnsi="Trebuchet MS"/>
          <w:spacing w:val="19"/>
          <w:sz w:val="12"/>
        </w:rPr>
        <w:t xml:space="preserve"> </w:t>
      </w:r>
      <w:r>
        <w:rPr>
          <w:spacing w:val="-1"/>
        </w:rPr>
        <w:t>the</w:t>
      </w:r>
      <w:r>
        <w:rPr>
          <w:spacing w:val="-9"/>
        </w:rPr>
        <w:t xml:space="preserve"> </w:t>
      </w:r>
      <w:r>
        <w:rPr>
          <w:spacing w:val="-1"/>
        </w:rPr>
        <w:t>“All</w:t>
      </w:r>
      <w:r>
        <w:rPr>
          <w:spacing w:val="-9"/>
        </w:rPr>
        <w:t xml:space="preserve"> </w:t>
      </w:r>
      <w:r>
        <w:rPr>
          <w:spacing w:val="-1"/>
        </w:rPr>
        <w:t>Countries”</w:t>
      </w:r>
      <w:r>
        <w:rPr>
          <w:spacing w:val="-9"/>
        </w:rPr>
        <w:t xml:space="preserve"> </w:t>
      </w:r>
      <w:r>
        <w:rPr>
          <w:spacing w:val="-1"/>
        </w:rPr>
        <w:t>or</w:t>
      </w:r>
      <w:r>
        <w:rPr>
          <w:spacing w:val="-9"/>
        </w:rPr>
        <w:t xml:space="preserve"> </w:t>
      </w:r>
      <w:r>
        <w:rPr>
          <w:spacing w:val="-1"/>
        </w:rPr>
        <w:t>“China</w:t>
      </w:r>
      <w:r>
        <w:rPr>
          <w:spacing w:val="-10"/>
        </w:rPr>
        <w:t xml:space="preserve"> </w:t>
      </w:r>
      <w:r>
        <w:rPr>
          <w:spacing w:val="-1"/>
        </w:rPr>
        <w:t>and</w:t>
      </w:r>
      <w:r>
        <w:rPr>
          <w:spacing w:val="-9"/>
        </w:rPr>
        <w:t xml:space="preserve"> </w:t>
      </w:r>
      <w:r>
        <w:rPr>
          <w:spacing w:val="-1"/>
        </w:rPr>
        <w:t>USA</w:t>
      </w:r>
      <w:r>
        <w:rPr>
          <w:spacing w:val="-9"/>
        </w:rPr>
        <w:t xml:space="preserve"> </w:t>
      </w:r>
      <w:r>
        <w:rPr>
          <w:spacing w:val="-1"/>
        </w:rPr>
        <w:t>Excluded”</w:t>
      </w:r>
      <w:r>
        <w:rPr>
          <w:spacing w:val="-10"/>
        </w:rPr>
        <w:t xml:space="preserve"> </w:t>
      </w:r>
      <w:r>
        <w:t>comparisons</w:t>
      </w:r>
      <w:r>
        <w:rPr>
          <w:spacing w:val="-9"/>
        </w:rPr>
        <w:t xml:space="preserve"> </w:t>
      </w:r>
      <w:r>
        <w:t>(Fig.</w:t>
      </w:r>
      <w:r>
        <w:rPr>
          <w:spacing w:val="8"/>
        </w:rPr>
        <w:t xml:space="preserve"> </w:t>
      </w:r>
      <w:r>
        <w:t>3,</w:t>
      </w:r>
      <w:r>
        <w:rPr>
          <w:spacing w:val="-10"/>
        </w:rPr>
        <w:t xml:space="preserve"> </w:t>
      </w:r>
      <w:r>
        <w:t>Table</w:t>
      </w:r>
      <w:r>
        <w:rPr>
          <w:spacing w:val="-9"/>
        </w:rPr>
        <w:t xml:space="preserve"> </w:t>
      </w:r>
      <w:r>
        <w:t>2).</w:t>
      </w:r>
    </w:p>
    <w:p w14:paraId="03D435BC" w14:textId="77777777" w:rsidR="00BB4C49" w:rsidRDefault="00BB4C49">
      <w:pPr>
        <w:pStyle w:val="BodyText"/>
        <w:spacing w:before="3"/>
        <w:rPr>
          <w:sz w:val="20"/>
        </w:rPr>
      </w:pPr>
    </w:p>
    <w:p w14:paraId="7F1E32D4" w14:textId="77777777" w:rsidR="00BB4C49" w:rsidRDefault="00DC0BFC">
      <w:pPr>
        <w:pStyle w:val="Heading2"/>
        <w:tabs>
          <w:tab w:val="left" w:pos="1112"/>
        </w:tabs>
      </w:pPr>
      <w:r>
        <w:rPr>
          <w:rFonts w:ascii="Trebuchet MS"/>
          <w:b w:val="0"/>
          <w:sz w:val="12"/>
        </w:rPr>
        <w:t xml:space="preserve">244    </w:t>
      </w:r>
      <w:r>
        <w:rPr>
          <w:rFonts w:ascii="Trebuchet MS"/>
          <w:b w:val="0"/>
          <w:spacing w:val="19"/>
          <w:sz w:val="12"/>
        </w:rPr>
        <w:t xml:space="preserve"> </w:t>
      </w:r>
      <w:r>
        <w:rPr>
          <w:w w:val="105"/>
        </w:rPr>
        <w:t>3.2</w:t>
      </w:r>
      <w:r>
        <w:rPr>
          <w:w w:val="105"/>
        </w:rPr>
        <w:tab/>
        <w:t>Global</w:t>
      </w:r>
      <w:r>
        <w:rPr>
          <w:spacing w:val="18"/>
          <w:w w:val="105"/>
        </w:rPr>
        <w:t xml:space="preserve"> </w:t>
      </w:r>
      <w:r>
        <w:rPr>
          <w:w w:val="105"/>
        </w:rPr>
        <w:t>Regions</w:t>
      </w:r>
      <w:r>
        <w:rPr>
          <w:spacing w:val="18"/>
          <w:w w:val="105"/>
        </w:rPr>
        <w:t xml:space="preserve"> </w:t>
      </w:r>
      <w:r>
        <w:rPr>
          <w:w w:val="105"/>
        </w:rPr>
        <w:t>and</w:t>
      </w:r>
      <w:r>
        <w:rPr>
          <w:spacing w:val="18"/>
          <w:w w:val="105"/>
        </w:rPr>
        <w:t xml:space="preserve"> </w:t>
      </w:r>
      <w:r>
        <w:rPr>
          <w:w w:val="105"/>
        </w:rPr>
        <w:t>National</w:t>
      </w:r>
      <w:r>
        <w:rPr>
          <w:spacing w:val="18"/>
          <w:w w:val="105"/>
        </w:rPr>
        <w:t xml:space="preserve"> </w:t>
      </w:r>
      <w:r>
        <w:rPr>
          <w:w w:val="105"/>
        </w:rPr>
        <w:t>Income</w:t>
      </w:r>
      <w:r>
        <w:rPr>
          <w:spacing w:val="18"/>
          <w:w w:val="105"/>
        </w:rPr>
        <w:t xml:space="preserve"> </w:t>
      </w:r>
      <w:r>
        <w:rPr>
          <w:w w:val="105"/>
        </w:rPr>
        <w:t>Categories</w:t>
      </w:r>
    </w:p>
    <w:p w14:paraId="4490DE6F" w14:textId="77777777" w:rsidR="00BB4C49" w:rsidRDefault="00DC0BFC">
      <w:pPr>
        <w:pStyle w:val="BodyText"/>
        <w:tabs>
          <w:tab w:val="left" w:pos="1075"/>
        </w:tabs>
        <w:spacing w:before="299"/>
        <w:ind w:left="110"/>
      </w:pPr>
      <w:r>
        <w:rPr>
          <w:rFonts w:ascii="Trebuchet MS"/>
          <w:sz w:val="12"/>
        </w:rPr>
        <w:t>245</w:t>
      </w:r>
      <w:r>
        <w:rPr>
          <w:rFonts w:ascii="Trebuchet MS"/>
          <w:sz w:val="12"/>
        </w:rPr>
        <w:tab/>
      </w:r>
      <w:r>
        <w:rPr>
          <w:w w:val="95"/>
        </w:rPr>
        <w:t>When</w:t>
      </w:r>
      <w:r>
        <w:rPr>
          <w:spacing w:val="10"/>
          <w:w w:val="95"/>
        </w:rPr>
        <w:t xml:space="preserve"> </w:t>
      </w:r>
      <w:r>
        <w:rPr>
          <w:w w:val="95"/>
        </w:rPr>
        <w:t>correcting</w:t>
      </w:r>
      <w:r>
        <w:rPr>
          <w:spacing w:val="11"/>
          <w:w w:val="95"/>
        </w:rPr>
        <w:t xml:space="preserve"> </w:t>
      </w:r>
      <w:r>
        <w:rPr>
          <w:w w:val="95"/>
        </w:rPr>
        <w:t>for</w:t>
      </w:r>
      <w:r>
        <w:rPr>
          <w:spacing w:val="11"/>
          <w:w w:val="95"/>
        </w:rPr>
        <w:t xml:space="preserve"> </w:t>
      </w:r>
      <w:r>
        <w:rPr>
          <w:w w:val="95"/>
        </w:rPr>
        <w:t>di</w:t>
      </w:r>
      <w:r>
        <w:rPr>
          <w:rFonts w:ascii="Arial"/>
          <w:w w:val="95"/>
        </w:rPr>
        <w:t>ff</w:t>
      </w:r>
      <w:r>
        <w:rPr>
          <w:w w:val="95"/>
        </w:rPr>
        <w:t>erences</w:t>
      </w:r>
      <w:r>
        <w:rPr>
          <w:spacing w:val="12"/>
          <w:w w:val="95"/>
        </w:rPr>
        <w:t xml:space="preserve"> </w:t>
      </w:r>
      <w:r>
        <w:rPr>
          <w:w w:val="95"/>
        </w:rPr>
        <w:t>in</w:t>
      </w:r>
      <w:r>
        <w:rPr>
          <w:spacing w:val="10"/>
          <w:w w:val="95"/>
        </w:rPr>
        <w:t xml:space="preserve"> </w:t>
      </w:r>
      <w:r>
        <w:rPr>
          <w:w w:val="95"/>
        </w:rPr>
        <w:t>sample</w:t>
      </w:r>
      <w:r>
        <w:rPr>
          <w:spacing w:val="12"/>
          <w:w w:val="95"/>
        </w:rPr>
        <w:t xml:space="preserve"> </w:t>
      </w:r>
      <w:r>
        <w:rPr>
          <w:w w:val="95"/>
        </w:rPr>
        <w:t>size</w:t>
      </w:r>
      <w:r>
        <w:rPr>
          <w:spacing w:val="11"/>
          <w:w w:val="95"/>
        </w:rPr>
        <w:t xml:space="preserve"> </w:t>
      </w:r>
      <w:r>
        <w:rPr>
          <w:w w:val="95"/>
        </w:rPr>
        <w:t>by</w:t>
      </w:r>
      <w:r>
        <w:rPr>
          <w:spacing w:val="11"/>
          <w:w w:val="95"/>
        </w:rPr>
        <w:t xml:space="preserve"> </w:t>
      </w:r>
      <w:r>
        <w:rPr>
          <w:w w:val="95"/>
        </w:rPr>
        <w:t>bootstrapping,</w:t>
      </w:r>
      <w:r>
        <w:rPr>
          <w:spacing w:val="11"/>
          <w:w w:val="95"/>
        </w:rPr>
        <w:t xml:space="preserve"> </w:t>
      </w:r>
      <w:r>
        <w:rPr>
          <w:w w:val="95"/>
        </w:rPr>
        <w:t>we</w:t>
      </w:r>
      <w:r>
        <w:rPr>
          <w:spacing w:val="12"/>
          <w:w w:val="95"/>
        </w:rPr>
        <w:t xml:space="preserve"> </w:t>
      </w:r>
      <w:r>
        <w:rPr>
          <w:w w:val="95"/>
        </w:rPr>
        <w:t>found</w:t>
      </w:r>
      <w:r>
        <w:rPr>
          <w:spacing w:val="10"/>
          <w:w w:val="95"/>
        </w:rPr>
        <w:t xml:space="preserve"> </w:t>
      </w:r>
      <w:r>
        <w:rPr>
          <w:w w:val="95"/>
        </w:rPr>
        <w:t>that</w:t>
      </w:r>
      <w:r>
        <w:rPr>
          <w:spacing w:val="12"/>
          <w:w w:val="95"/>
        </w:rPr>
        <w:t xml:space="preserve"> </w:t>
      </w:r>
      <w:r>
        <w:rPr>
          <w:w w:val="95"/>
        </w:rPr>
        <w:t>OA</w:t>
      </w:r>
    </w:p>
    <w:p w14:paraId="04B22610" w14:textId="77777777" w:rsidR="00BB4C49" w:rsidRDefault="00DC0BFC">
      <w:pPr>
        <w:pStyle w:val="BodyText"/>
        <w:spacing w:before="155"/>
        <w:ind w:left="110"/>
      </w:pPr>
      <w:r>
        <w:rPr>
          <w:rFonts w:ascii="Trebuchet MS"/>
          <w:sz w:val="12"/>
        </w:rPr>
        <w:t xml:space="preserve">246    </w:t>
      </w:r>
      <w:r>
        <w:rPr>
          <w:rFonts w:ascii="Trebuchet MS"/>
          <w:spacing w:val="19"/>
          <w:sz w:val="12"/>
        </w:rPr>
        <w:t xml:space="preserve"> </w:t>
      </w:r>
      <w:r>
        <w:rPr>
          <w:w w:val="95"/>
        </w:rPr>
        <w:t>articles</w:t>
      </w:r>
      <w:r>
        <w:rPr>
          <w:spacing w:val="13"/>
          <w:w w:val="95"/>
        </w:rPr>
        <w:t xml:space="preserve"> </w:t>
      </w:r>
      <w:r>
        <w:rPr>
          <w:w w:val="95"/>
        </w:rPr>
        <w:t>in</w:t>
      </w:r>
      <w:r>
        <w:rPr>
          <w:spacing w:val="12"/>
          <w:w w:val="95"/>
        </w:rPr>
        <w:t xml:space="preserve"> </w:t>
      </w:r>
      <w:r>
        <w:rPr>
          <w:w w:val="95"/>
        </w:rPr>
        <w:t>Mirror</w:t>
      </w:r>
      <w:r>
        <w:rPr>
          <w:spacing w:val="13"/>
          <w:w w:val="95"/>
        </w:rPr>
        <w:t xml:space="preserve"> </w:t>
      </w:r>
      <w:r>
        <w:rPr>
          <w:w w:val="95"/>
        </w:rPr>
        <w:t>journals</w:t>
      </w:r>
      <w:r>
        <w:rPr>
          <w:spacing w:val="12"/>
          <w:w w:val="95"/>
        </w:rPr>
        <w:t xml:space="preserve"> </w:t>
      </w:r>
      <w:r>
        <w:rPr>
          <w:w w:val="95"/>
        </w:rPr>
        <w:t>had</w:t>
      </w:r>
      <w:r>
        <w:rPr>
          <w:spacing w:val="13"/>
          <w:w w:val="95"/>
        </w:rPr>
        <w:t xml:space="preserve"> </w:t>
      </w:r>
      <w:r>
        <w:rPr>
          <w:w w:val="95"/>
        </w:rPr>
        <w:t>significantly</w:t>
      </w:r>
      <w:r>
        <w:rPr>
          <w:spacing w:val="12"/>
          <w:w w:val="95"/>
        </w:rPr>
        <w:t xml:space="preserve"> </w:t>
      </w:r>
      <w:r>
        <w:rPr>
          <w:w w:val="95"/>
        </w:rPr>
        <w:t>more</w:t>
      </w:r>
      <w:r>
        <w:rPr>
          <w:spacing w:val="13"/>
          <w:w w:val="95"/>
        </w:rPr>
        <w:t xml:space="preserve"> </w:t>
      </w:r>
      <w:r>
        <w:rPr>
          <w:w w:val="95"/>
        </w:rPr>
        <w:t>authors</w:t>
      </w:r>
      <w:r>
        <w:rPr>
          <w:spacing w:val="13"/>
          <w:w w:val="95"/>
        </w:rPr>
        <w:t xml:space="preserve"> </w:t>
      </w:r>
      <w:r>
        <w:rPr>
          <w:w w:val="95"/>
        </w:rPr>
        <w:t>from</w:t>
      </w:r>
      <w:r>
        <w:rPr>
          <w:spacing w:val="13"/>
          <w:w w:val="95"/>
        </w:rPr>
        <w:t xml:space="preserve"> </w:t>
      </w:r>
      <w:r>
        <w:rPr>
          <w:w w:val="95"/>
        </w:rPr>
        <w:t>North</w:t>
      </w:r>
      <w:r>
        <w:rPr>
          <w:spacing w:val="12"/>
          <w:w w:val="95"/>
        </w:rPr>
        <w:t xml:space="preserve"> </w:t>
      </w:r>
      <w:r>
        <w:rPr>
          <w:w w:val="95"/>
        </w:rPr>
        <w:t>America</w:t>
      </w:r>
      <w:r>
        <w:rPr>
          <w:spacing w:val="13"/>
          <w:w w:val="95"/>
        </w:rPr>
        <w:t xml:space="preserve"> </w:t>
      </w:r>
      <w:r>
        <w:rPr>
          <w:w w:val="95"/>
        </w:rPr>
        <w:t>and</w:t>
      </w:r>
      <w:r>
        <w:rPr>
          <w:spacing w:val="12"/>
          <w:w w:val="95"/>
        </w:rPr>
        <w:t xml:space="preserve"> </w:t>
      </w:r>
      <w:r>
        <w:rPr>
          <w:w w:val="95"/>
        </w:rPr>
        <w:t>the</w:t>
      </w:r>
      <w:r>
        <w:rPr>
          <w:spacing w:val="14"/>
          <w:w w:val="95"/>
        </w:rPr>
        <w:t xml:space="preserve"> </w:t>
      </w:r>
      <w:r>
        <w:rPr>
          <w:w w:val="95"/>
        </w:rPr>
        <w:t>East</w:t>
      </w:r>
    </w:p>
    <w:p w14:paraId="416AF034" w14:textId="77777777" w:rsidR="00BB4C49" w:rsidRDefault="00DC0BFC">
      <w:pPr>
        <w:pStyle w:val="BodyText"/>
        <w:spacing w:before="154"/>
        <w:ind w:left="110"/>
      </w:pPr>
      <w:r>
        <w:rPr>
          <w:rFonts w:ascii="Trebuchet MS"/>
          <w:sz w:val="12"/>
        </w:rPr>
        <w:t xml:space="preserve">247    </w:t>
      </w:r>
      <w:r>
        <w:rPr>
          <w:rFonts w:ascii="Trebuchet MS"/>
          <w:spacing w:val="10"/>
          <w:sz w:val="12"/>
        </w:rPr>
        <w:t xml:space="preserve"> </w:t>
      </w:r>
      <w:r>
        <w:rPr>
          <w:spacing w:val="-2"/>
        </w:rPr>
        <w:t>Asia</w:t>
      </w:r>
      <w:r>
        <w:rPr>
          <w:spacing w:val="-6"/>
        </w:rPr>
        <w:t xml:space="preserve"> </w:t>
      </w:r>
      <w:r>
        <w:rPr>
          <w:spacing w:val="-2"/>
          <w:w w:val="115"/>
        </w:rPr>
        <w:t>/</w:t>
      </w:r>
      <w:r>
        <w:rPr>
          <w:spacing w:val="-15"/>
          <w:w w:val="115"/>
        </w:rPr>
        <w:t xml:space="preserve"> </w:t>
      </w:r>
      <w:r>
        <w:rPr>
          <w:spacing w:val="-2"/>
        </w:rPr>
        <w:t>Pacific</w:t>
      </w:r>
      <w:r>
        <w:rPr>
          <w:spacing w:val="-6"/>
        </w:rPr>
        <w:t xml:space="preserve"> </w:t>
      </w:r>
      <w:r>
        <w:rPr>
          <w:spacing w:val="-2"/>
        </w:rPr>
        <w:t>region</w:t>
      </w:r>
      <w:r>
        <w:rPr>
          <w:spacing w:val="-5"/>
        </w:rPr>
        <w:t xml:space="preserve"> </w:t>
      </w:r>
      <w:r>
        <w:rPr>
          <w:spacing w:val="-2"/>
        </w:rPr>
        <w:t>than</w:t>
      </w:r>
      <w:r>
        <w:rPr>
          <w:spacing w:val="-5"/>
        </w:rPr>
        <w:t xml:space="preserve"> </w:t>
      </w:r>
      <w:r>
        <w:rPr>
          <w:spacing w:val="-2"/>
        </w:rPr>
        <w:t>PW</w:t>
      </w:r>
      <w:r>
        <w:rPr>
          <w:spacing w:val="-6"/>
        </w:rPr>
        <w:t xml:space="preserve"> </w:t>
      </w:r>
      <w:r>
        <w:rPr>
          <w:spacing w:val="-1"/>
        </w:rPr>
        <w:t>articles</w:t>
      </w:r>
      <w:r>
        <w:rPr>
          <w:spacing w:val="-5"/>
        </w:rPr>
        <w:t xml:space="preserve"> </w:t>
      </w:r>
      <w:r>
        <w:rPr>
          <w:spacing w:val="-1"/>
        </w:rPr>
        <w:t>in</w:t>
      </w:r>
      <w:r>
        <w:rPr>
          <w:spacing w:val="-6"/>
        </w:rPr>
        <w:t xml:space="preserve"> </w:t>
      </w:r>
      <w:r>
        <w:rPr>
          <w:spacing w:val="-1"/>
        </w:rPr>
        <w:t>Parent</w:t>
      </w:r>
      <w:r>
        <w:rPr>
          <w:spacing w:val="-6"/>
        </w:rPr>
        <w:t xml:space="preserve"> </w:t>
      </w:r>
      <w:r>
        <w:rPr>
          <w:spacing w:val="-1"/>
        </w:rPr>
        <w:t>journals.</w:t>
      </w:r>
      <w:r>
        <w:rPr>
          <w:spacing w:val="13"/>
        </w:rPr>
        <w:t xml:space="preserve"> </w:t>
      </w:r>
      <w:r>
        <w:rPr>
          <w:spacing w:val="-1"/>
        </w:rPr>
        <w:t>They</w:t>
      </w:r>
      <w:r>
        <w:rPr>
          <w:spacing w:val="-6"/>
        </w:rPr>
        <w:t xml:space="preserve"> </w:t>
      </w:r>
      <w:r>
        <w:rPr>
          <w:spacing w:val="-1"/>
        </w:rPr>
        <w:t>also</w:t>
      </w:r>
      <w:r>
        <w:rPr>
          <w:spacing w:val="-6"/>
        </w:rPr>
        <w:t xml:space="preserve"> </w:t>
      </w:r>
      <w:r>
        <w:rPr>
          <w:spacing w:val="-1"/>
        </w:rPr>
        <w:t>had</w:t>
      </w:r>
      <w:r>
        <w:rPr>
          <w:spacing w:val="-6"/>
        </w:rPr>
        <w:t xml:space="preserve"> </w:t>
      </w:r>
      <w:r>
        <w:rPr>
          <w:spacing w:val="-1"/>
        </w:rPr>
        <w:t>significantly</w:t>
      </w:r>
      <w:r>
        <w:rPr>
          <w:spacing w:val="-6"/>
        </w:rPr>
        <w:t xml:space="preserve"> </w:t>
      </w:r>
      <w:r>
        <w:rPr>
          <w:spacing w:val="-1"/>
        </w:rPr>
        <w:t>fewer</w:t>
      </w:r>
    </w:p>
    <w:p w14:paraId="3E8DE42A" w14:textId="77777777" w:rsidR="00BB4C49" w:rsidRDefault="00DC0BFC">
      <w:pPr>
        <w:pStyle w:val="BodyText"/>
        <w:spacing w:before="154"/>
        <w:ind w:left="110"/>
      </w:pPr>
      <w:r>
        <w:rPr>
          <w:rFonts w:ascii="Trebuchet MS"/>
          <w:sz w:val="12"/>
        </w:rPr>
        <w:t xml:space="preserve">248    </w:t>
      </w:r>
      <w:r>
        <w:rPr>
          <w:rFonts w:ascii="Trebuchet MS"/>
          <w:spacing w:val="19"/>
          <w:sz w:val="12"/>
        </w:rPr>
        <w:t xml:space="preserve"> </w:t>
      </w:r>
      <w:r>
        <w:rPr>
          <w:w w:val="95"/>
        </w:rPr>
        <w:t>authors</w:t>
      </w:r>
      <w:r>
        <w:rPr>
          <w:spacing w:val="21"/>
          <w:w w:val="95"/>
        </w:rPr>
        <w:t xml:space="preserve"> </w:t>
      </w:r>
      <w:r>
        <w:rPr>
          <w:w w:val="95"/>
        </w:rPr>
        <w:t>from</w:t>
      </w:r>
      <w:r>
        <w:rPr>
          <w:spacing w:val="21"/>
          <w:w w:val="95"/>
        </w:rPr>
        <w:t xml:space="preserve"> </w:t>
      </w:r>
      <w:r>
        <w:rPr>
          <w:w w:val="95"/>
        </w:rPr>
        <w:t>Latin</w:t>
      </w:r>
      <w:r>
        <w:rPr>
          <w:spacing w:val="20"/>
          <w:w w:val="95"/>
        </w:rPr>
        <w:t xml:space="preserve"> </w:t>
      </w:r>
      <w:r>
        <w:rPr>
          <w:w w:val="95"/>
        </w:rPr>
        <w:t>American</w:t>
      </w:r>
      <w:r>
        <w:rPr>
          <w:spacing w:val="20"/>
          <w:w w:val="95"/>
        </w:rPr>
        <w:t xml:space="preserve"> </w:t>
      </w:r>
      <w:r>
        <w:rPr>
          <w:w w:val="95"/>
        </w:rPr>
        <w:t>and</w:t>
      </w:r>
      <w:r>
        <w:rPr>
          <w:spacing w:val="21"/>
          <w:w w:val="95"/>
        </w:rPr>
        <w:t xml:space="preserve"> </w:t>
      </w:r>
      <w:r>
        <w:rPr>
          <w:w w:val="95"/>
        </w:rPr>
        <w:t>the</w:t>
      </w:r>
      <w:r>
        <w:rPr>
          <w:spacing w:val="21"/>
          <w:w w:val="95"/>
        </w:rPr>
        <w:t xml:space="preserve"> </w:t>
      </w:r>
      <w:r>
        <w:rPr>
          <w:w w:val="95"/>
        </w:rPr>
        <w:t>Caribbean,</w:t>
      </w:r>
      <w:r>
        <w:rPr>
          <w:spacing w:val="20"/>
          <w:w w:val="95"/>
        </w:rPr>
        <w:t xml:space="preserve"> </w:t>
      </w:r>
      <w:r>
        <w:rPr>
          <w:w w:val="95"/>
        </w:rPr>
        <w:t>the</w:t>
      </w:r>
      <w:r>
        <w:rPr>
          <w:spacing w:val="21"/>
          <w:w w:val="95"/>
        </w:rPr>
        <w:t xml:space="preserve"> </w:t>
      </w:r>
      <w:r>
        <w:rPr>
          <w:w w:val="95"/>
        </w:rPr>
        <w:t>Middle</w:t>
      </w:r>
      <w:r>
        <w:rPr>
          <w:spacing w:val="21"/>
          <w:w w:val="95"/>
        </w:rPr>
        <w:t xml:space="preserve"> </w:t>
      </w:r>
      <w:r>
        <w:rPr>
          <w:w w:val="95"/>
        </w:rPr>
        <w:t>East</w:t>
      </w:r>
      <w:r>
        <w:rPr>
          <w:spacing w:val="20"/>
          <w:w w:val="95"/>
        </w:rPr>
        <w:t xml:space="preserve"> </w:t>
      </w:r>
      <w:r>
        <w:rPr>
          <w:w w:val="95"/>
        </w:rPr>
        <w:t>and</w:t>
      </w:r>
      <w:r>
        <w:rPr>
          <w:spacing w:val="20"/>
          <w:w w:val="95"/>
        </w:rPr>
        <w:t xml:space="preserve"> </w:t>
      </w:r>
      <w:r>
        <w:rPr>
          <w:w w:val="95"/>
        </w:rPr>
        <w:t>North</w:t>
      </w:r>
      <w:r>
        <w:rPr>
          <w:spacing w:val="20"/>
          <w:w w:val="95"/>
        </w:rPr>
        <w:t xml:space="preserve"> </w:t>
      </w:r>
      <w:r>
        <w:rPr>
          <w:w w:val="95"/>
        </w:rPr>
        <w:t>Africa,</w:t>
      </w:r>
      <w:r>
        <w:rPr>
          <w:spacing w:val="20"/>
          <w:w w:val="95"/>
        </w:rPr>
        <w:t xml:space="preserve"> </w:t>
      </w:r>
      <w:r>
        <w:rPr>
          <w:w w:val="95"/>
        </w:rPr>
        <w:t>and</w:t>
      </w:r>
    </w:p>
    <w:p w14:paraId="647700F6" w14:textId="77777777" w:rsidR="00BB4C49" w:rsidRDefault="00DC0BFC">
      <w:pPr>
        <w:pStyle w:val="BodyText"/>
        <w:spacing w:before="155"/>
        <w:ind w:left="110"/>
      </w:pPr>
      <w:r>
        <w:rPr>
          <w:rFonts w:ascii="Trebuchet MS"/>
          <w:sz w:val="12"/>
        </w:rPr>
        <w:t xml:space="preserve">249    </w:t>
      </w:r>
      <w:r>
        <w:rPr>
          <w:rFonts w:ascii="Trebuchet MS"/>
          <w:spacing w:val="19"/>
          <w:sz w:val="12"/>
        </w:rPr>
        <w:t xml:space="preserve"> </w:t>
      </w:r>
      <w:r>
        <w:rPr>
          <w:spacing w:val="-1"/>
        </w:rPr>
        <w:t>Sub-Saharan</w:t>
      </w:r>
      <w:r>
        <w:rPr>
          <w:spacing w:val="-9"/>
        </w:rPr>
        <w:t xml:space="preserve"> </w:t>
      </w:r>
      <w:r>
        <w:t>Africa</w:t>
      </w:r>
      <w:r>
        <w:rPr>
          <w:spacing w:val="-9"/>
        </w:rPr>
        <w:t xml:space="preserve"> </w:t>
      </w:r>
      <w:r>
        <w:t>(Fig.</w:t>
      </w:r>
      <w:r>
        <w:rPr>
          <w:spacing w:val="9"/>
        </w:rPr>
        <w:t xml:space="preserve"> </w:t>
      </w:r>
      <w:r>
        <w:t>4,</w:t>
      </w:r>
      <w:r>
        <w:rPr>
          <w:spacing w:val="-9"/>
        </w:rPr>
        <w:t xml:space="preserve"> </w:t>
      </w:r>
      <w:r>
        <w:t>Table</w:t>
      </w:r>
      <w:r>
        <w:rPr>
          <w:spacing w:val="-9"/>
        </w:rPr>
        <w:t xml:space="preserve"> </w:t>
      </w:r>
      <w:r>
        <w:t>4).</w:t>
      </w:r>
      <w:r>
        <w:rPr>
          <w:spacing w:val="9"/>
        </w:rPr>
        <w:t xml:space="preserve"> </w:t>
      </w:r>
      <w:r>
        <w:t>Consequently,</w:t>
      </w:r>
      <w:r>
        <w:rPr>
          <w:spacing w:val="-10"/>
        </w:rPr>
        <w:t xml:space="preserve"> </w:t>
      </w:r>
      <w:r>
        <w:t>the</w:t>
      </w:r>
      <w:r>
        <w:rPr>
          <w:spacing w:val="-8"/>
        </w:rPr>
        <w:t xml:space="preserve"> </w:t>
      </w:r>
      <w:r>
        <w:t>authors</w:t>
      </w:r>
      <w:r>
        <w:rPr>
          <w:spacing w:val="-9"/>
        </w:rPr>
        <w:t xml:space="preserve"> </w:t>
      </w:r>
      <w:r>
        <w:t>of</w:t>
      </w:r>
      <w:r>
        <w:rPr>
          <w:spacing w:val="-9"/>
        </w:rPr>
        <w:t xml:space="preserve"> </w:t>
      </w:r>
      <w:r>
        <w:t>articles</w:t>
      </w:r>
      <w:r>
        <w:rPr>
          <w:spacing w:val="-8"/>
        </w:rPr>
        <w:t xml:space="preserve"> </w:t>
      </w:r>
      <w:r>
        <w:t>in</w:t>
      </w:r>
      <w:r>
        <w:rPr>
          <w:spacing w:val="-9"/>
        </w:rPr>
        <w:t xml:space="preserve"> </w:t>
      </w:r>
      <w:r>
        <w:t>Mirror</w:t>
      </w:r>
    </w:p>
    <w:p w14:paraId="446CD82D" w14:textId="77777777" w:rsidR="00BB4C49" w:rsidRDefault="00DC0BFC">
      <w:pPr>
        <w:pStyle w:val="BodyText"/>
        <w:spacing w:before="154"/>
        <w:ind w:left="110"/>
      </w:pPr>
      <w:r>
        <w:rPr>
          <w:rFonts w:ascii="Trebuchet MS"/>
          <w:sz w:val="12"/>
        </w:rPr>
        <w:t xml:space="preserve">250    </w:t>
      </w:r>
      <w:r>
        <w:rPr>
          <w:rFonts w:ascii="Trebuchet MS"/>
          <w:spacing w:val="19"/>
          <w:sz w:val="12"/>
        </w:rPr>
        <w:t xml:space="preserve"> </w:t>
      </w:r>
      <w:r>
        <w:rPr>
          <w:w w:val="95"/>
        </w:rPr>
        <w:t>journals</w:t>
      </w:r>
      <w:r>
        <w:rPr>
          <w:spacing w:val="5"/>
          <w:w w:val="95"/>
        </w:rPr>
        <w:t xml:space="preserve"> </w:t>
      </w:r>
      <w:r>
        <w:rPr>
          <w:w w:val="95"/>
        </w:rPr>
        <w:t>were</w:t>
      </w:r>
      <w:r>
        <w:rPr>
          <w:spacing w:val="3"/>
          <w:w w:val="95"/>
        </w:rPr>
        <w:t xml:space="preserve"> </w:t>
      </w:r>
      <w:r>
        <w:rPr>
          <w:w w:val="95"/>
        </w:rPr>
        <w:t>significantly</w:t>
      </w:r>
      <w:r>
        <w:rPr>
          <w:spacing w:val="3"/>
          <w:w w:val="95"/>
        </w:rPr>
        <w:t xml:space="preserve"> </w:t>
      </w:r>
      <w:r>
        <w:rPr>
          <w:w w:val="95"/>
        </w:rPr>
        <w:t>more</w:t>
      </w:r>
      <w:r>
        <w:rPr>
          <w:spacing w:val="5"/>
          <w:w w:val="95"/>
        </w:rPr>
        <w:t xml:space="preserve"> </w:t>
      </w:r>
      <w:r>
        <w:rPr>
          <w:w w:val="95"/>
        </w:rPr>
        <w:t>likely</w:t>
      </w:r>
      <w:r>
        <w:rPr>
          <w:spacing w:val="4"/>
          <w:w w:val="95"/>
        </w:rPr>
        <w:t xml:space="preserve"> </w:t>
      </w:r>
      <w:r>
        <w:rPr>
          <w:w w:val="95"/>
        </w:rPr>
        <w:t>to</w:t>
      </w:r>
      <w:r>
        <w:rPr>
          <w:spacing w:val="4"/>
          <w:w w:val="95"/>
        </w:rPr>
        <w:t xml:space="preserve"> </w:t>
      </w:r>
      <w:r>
        <w:rPr>
          <w:w w:val="95"/>
        </w:rPr>
        <w:t>be</w:t>
      </w:r>
      <w:r>
        <w:rPr>
          <w:spacing w:val="4"/>
          <w:w w:val="95"/>
        </w:rPr>
        <w:t xml:space="preserve"> </w:t>
      </w:r>
      <w:r>
        <w:rPr>
          <w:w w:val="95"/>
        </w:rPr>
        <w:t>based</w:t>
      </w:r>
      <w:r>
        <w:rPr>
          <w:spacing w:val="4"/>
          <w:w w:val="95"/>
        </w:rPr>
        <w:t xml:space="preserve"> </w:t>
      </w:r>
      <w:r>
        <w:rPr>
          <w:w w:val="95"/>
        </w:rPr>
        <w:t>in</w:t>
      </w:r>
      <w:r>
        <w:rPr>
          <w:spacing w:val="4"/>
          <w:w w:val="95"/>
        </w:rPr>
        <w:t xml:space="preserve"> </w:t>
      </w:r>
      <w:r>
        <w:rPr>
          <w:w w:val="95"/>
        </w:rPr>
        <w:t>high-income</w:t>
      </w:r>
      <w:r>
        <w:rPr>
          <w:spacing w:val="4"/>
          <w:w w:val="95"/>
        </w:rPr>
        <w:t xml:space="preserve"> </w:t>
      </w:r>
      <w:r>
        <w:rPr>
          <w:w w:val="95"/>
        </w:rPr>
        <w:t>countries</w:t>
      </w:r>
      <w:r>
        <w:rPr>
          <w:spacing w:val="4"/>
          <w:w w:val="95"/>
        </w:rPr>
        <w:t xml:space="preserve"> </w:t>
      </w:r>
      <w:r>
        <w:rPr>
          <w:w w:val="95"/>
        </w:rPr>
        <w:t>(Fig.</w:t>
      </w:r>
      <w:r>
        <w:rPr>
          <w:spacing w:val="24"/>
          <w:w w:val="95"/>
        </w:rPr>
        <w:t xml:space="preserve"> </w:t>
      </w:r>
      <w:r>
        <w:rPr>
          <w:w w:val="95"/>
        </w:rPr>
        <w:t>5,</w:t>
      </w:r>
      <w:r>
        <w:rPr>
          <w:spacing w:val="4"/>
          <w:w w:val="95"/>
        </w:rPr>
        <w:t xml:space="preserve"> </w:t>
      </w:r>
      <w:r>
        <w:rPr>
          <w:w w:val="95"/>
        </w:rPr>
        <w:t>Table</w:t>
      </w:r>
      <w:r>
        <w:rPr>
          <w:spacing w:val="3"/>
          <w:w w:val="95"/>
        </w:rPr>
        <w:t xml:space="preserve"> </w:t>
      </w:r>
      <w:r>
        <w:rPr>
          <w:w w:val="95"/>
        </w:rPr>
        <w:t>5),</w:t>
      </w:r>
    </w:p>
    <w:p w14:paraId="1EAE0506" w14:textId="77777777" w:rsidR="00BB4C49" w:rsidRDefault="00DC0BFC">
      <w:pPr>
        <w:pStyle w:val="BodyText"/>
        <w:spacing w:before="155"/>
        <w:ind w:left="110"/>
      </w:pPr>
      <w:r>
        <w:rPr>
          <w:rFonts w:ascii="Trebuchet MS"/>
          <w:sz w:val="12"/>
        </w:rPr>
        <w:t xml:space="preserve">251    </w:t>
      </w:r>
      <w:r>
        <w:rPr>
          <w:rFonts w:ascii="Trebuchet MS"/>
          <w:spacing w:val="11"/>
          <w:sz w:val="12"/>
        </w:rPr>
        <w:t xml:space="preserve"> </w:t>
      </w:r>
      <w:r>
        <w:rPr>
          <w:w w:val="95"/>
        </w:rPr>
        <w:t>while</w:t>
      </w:r>
      <w:r>
        <w:rPr>
          <w:spacing w:val="-5"/>
          <w:w w:val="95"/>
        </w:rPr>
        <w:t xml:space="preserve"> </w:t>
      </w:r>
      <w:r>
        <w:rPr>
          <w:w w:val="95"/>
        </w:rPr>
        <w:t>authors</w:t>
      </w:r>
      <w:r>
        <w:rPr>
          <w:spacing w:val="-5"/>
          <w:w w:val="95"/>
        </w:rPr>
        <w:t xml:space="preserve"> </w:t>
      </w:r>
      <w:r>
        <w:rPr>
          <w:w w:val="95"/>
        </w:rPr>
        <w:t>from</w:t>
      </w:r>
      <w:r>
        <w:rPr>
          <w:spacing w:val="-6"/>
          <w:w w:val="95"/>
        </w:rPr>
        <w:t xml:space="preserve"> </w:t>
      </w:r>
      <w:r>
        <w:rPr>
          <w:w w:val="95"/>
        </w:rPr>
        <w:t>middle-income</w:t>
      </w:r>
      <w:r>
        <w:rPr>
          <w:spacing w:val="-6"/>
          <w:w w:val="95"/>
        </w:rPr>
        <w:t xml:space="preserve"> </w:t>
      </w:r>
      <w:r>
        <w:rPr>
          <w:w w:val="95"/>
        </w:rPr>
        <w:t>countries</w:t>
      </w:r>
      <w:r>
        <w:rPr>
          <w:spacing w:val="-5"/>
          <w:w w:val="95"/>
        </w:rPr>
        <w:t xml:space="preserve"> </w:t>
      </w:r>
      <w:r>
        <w:rPr>
          <w:w w:val="95"/>
        </w:rPr>
        <w:t>were</w:t>
      </w:r>
      <w:r>
        <w:rPr>
          <w:spacing w:val="-5"/>
          <w:w w:val="95"/>
        </w:rPr>
        <w:t xml:space="preserve"> </w:t>
      </w:r>
      <w:r>
        <w:rPr>
          <w:w w:val="95"/>
        </w:rPr>
        <w:t>significantly</w:t>
      </w:r>
      <w:r>
        <w:rPr>
          <w:spacing w:val="-6"/>
          <w:w w:val="95"/>
        </w:rPr>
        <w:t xml:space="preserve"> </w:t>
      </w:r>
      <w:r>
        <w:rPr>
          <w:w w:val="95"/>
        </w:rPr>
        <w:t>underrepresented.</w:t>
      </w:r>
      <w:r>
        <w:rPr>
          <w:spacing w:val="12"/>
          <w:w w:val="95"/>
        </w:rPr>
        <w:t xml:space="preserve"> </w:t>
      </w:r>
      <w:r>
        <w:rPr>
          <w:w w:val="95"/>
        </w:rPr>
        <w:t>Overall,</w:t>
      </w:r>
      <w:r>
        <w:rPr>
          <w:spacing w:val="-6"/>
          <w:w w:val="95"/>
        </w:rPr>
        <w:t xml:space="preserve"> </w:t>
      </w:r>
      <w:r>
        <w:rPr>
          <w:w w:val="95"/>
        </w:rPr>
        <w:t>a</w:t>
      </w:r>
    </w:p>
    <w:p w14:paraId="15038662" w14:textId="77777777" w:rsidR="00BB4C49" w:rsidRDefault="00DC0BFC">
      <w:pPr>
        <w:pStyle w:val="BodyText"/>
        <w:spacing w:before="154"/>
        <w:ind w:left="110"/>
      </w:pPr>
      <w:r>
        <w:rPr>
          <w:rFonts w:ascii="Trebuchet MS"/>
          <w:sz w:val="12"/>
        </w:rPr>
        <w:t xml:space="preserve">252    </w:t>
      </w:r>
      <w:r>
        <w:rPr>
          <w:rFonts w:ascii="Trebuchet MS"/>
          <w:spacing w:val="19"/>
          <w:sz w:val="12"/>
        </w:rPr>
        <w:t xml:space="preserve"> </w:t>
      </w:r>
      <w:r>
        <w:rPr>
          <w:w w:val="95"/>
        </w:rPr>
        <w:t>nearly</w:t>
      </w:r>
      <w:r>
        <w:rPr>
          <w:spacing w:val="-1"/>
          <w:w w:val="95"/>
        </w:rPr>
        <w:t xml:space="preserve"> </w:t>
      </w:r>
      <w:r>
        <w:rPr>
          <w:w w:val="95"/>
        </w:rPr>
        <w:t>identical</w:t>
      </w:r>
      <w:r>
        <w:rPr>
          <w:spacing w:val="-2"/>
          <w:w w:val="95"/>
        </w:rPr>
        <w:t xml:space="preserve"> </w:t>
      </w:r>
      <w:r>
        <w:rPr>
          <w:w w:val="95"/>
        </w:rPr>
        <w:t>proportion</w:t>
      </w:r>
      <w:r>
        <w:rPr>
          <w:spacing w:val="-2"/>
          <w:w w:val="95"/>
        </w:rPr>
        <w:t xml:space="preserve"> </w:t>
      </w:r>
      <w:r>
        <w:rPr>
          <w:w w:val="95"/>
        </w:rPr>
        <w:t>of</w:t>
      </w:r>
      <w:r>
        <w:rPr>
          <w:spacing w:val="-2"/>
          <w:w w:val="95"/>
        </w:rPr>
        <w:t xml:space="preserve"> </w:t>
      </w:r>
      <w:r>
        <w:rPr>
          <w:w w:val="95"/>
        </w:rPr>
        <w:t>Paywalled</w:t>
      </w:r>
      <w:r>
        <w:rPr>
          <w:spacing w:val="-2"/>
          <w:w w:val="95"/>
        </w:rPr>
        <w:t xml:space="preserve"> </w:t>
      </w:r>
      <w:r>
        <w:rPr>
          <w:w w:val="95"/>
        </w:rPr>
        <w:t>articles</w:t>
      </w:r>
      <w:r>
        <w:rPr>
          <w:spacing w:val="-1"/>
          <w:w w:val="95"/>
        </w:rPr>
        <w:t xml:space="preserve"> </w:t>
      </w:r>
      <w:r>
        <w:rPr>
          <w:w w:val="95"/>
        </w:rPr>
        <w:t>in</w:t>
      </w:r>
      <w:r>
        <w:rPr>
          <w:spacing w:val="-2"/>
          <w:w w:val="95"/>
        </w:rPr>
        <w:t xml:space="preserve"> </w:t>
      </w:r>
      <w:r>
        <w:rPr>
          <w:w w:val="95"/>
        </w:rPr>
        <w:t>Parent</w:t>
      </w:r>
      <w:r>
        <w:rPr>
          <w:spacing w:val="-2"/>
          <w:w w:val="95"/>
        </w:rPr>
        <w:t xml:space="preserve"> </w:t>
      </w:r>
      <w:r>
        <w:rPr>
          <w:w w:val="95"/>
        </w:rPr>
        <w:t>journals</w:t>
      </w:r>
      <w:r>
        <w:rPr>
          <w:spacing w:val="-2"/>
          <w:w w:val="95"/>
        </w:rPr>
        <w:t xml:space="preserve"> </w:t>
      </w:r>
      <w:r>
        <w:rPr>
          <w:w w:val="95"/>
        </w:rPr>
        <w:t>had</w:t>
      </w:r>
      <w:r>
        <w:rPr>
          <w:spacing w:val="-2"/>
          <w:w w:val="95"/>
        </w:rPr>
        <w:t xml:space="preserve"> </w:t>
      </w:r>
      <w:r>
        <w:rPr>
          <w:w w:val="95"/>
        </w:rPr>
        <w:t>first</w:t>
      </w:r>
      <w:r>
        <w:rPr>
          <w:spacing w:val="-1"/>
          <w:w w:val="95"/>
        </w:rPr>
        <w:t xml:space="preserve"> </w:t>
      </w:r>
      <w:r>
        <w:rPr>
          <w:w w:val="95"/>
        </w:rPr>
        <w:t>authors</w:t>
      </w:r>
      <w:r>
        <w:rPr>
          <w:spacing w:val="-2"/>
          <w:w w:val="95"/>
        </w:rPr>
        <w:t xml:space="preserve"> </w:t>
      </w:r>
      <w:r>
        <w:rPr>
          <w:w w:val="95"/>
        </w:rPr>
        <w:t>based</w:t>
      </w:r>
      <w:r>
        <w:rPr>
          <w:spacing w:val="-2"/>
          <w:w w:val="95"/>
        </w:rPr>
        <w:t xml:space="preserve"> </w:t>
      </w:r>
      <w:r>
        <w:rPr>
          <w:w w:val="95"/>
        </w:rPr>
        <w:t>in</w:t>
      </w:r>
    </w:p>
    <w:p w14:paraId="434710DA" w14:textId="77777777" w:rsidR="00BB4C49" w:rsidRDefault="00DC0BFC">
      <w:pPr>
        <w:pStyle w:val="BodyText"/>
        <w:spacing w:before="154"/>
        <w:ind w:left="110"/>
      </w:pPr>
      <w:r>
        <w:rPr>
          <w:rFonts w:ascii="Trebuchet MS"/>
          <w:sz w:val="12"/>
        </w:rPr>
        <w:t xml:space="preserve">253    </w:t>
      </w:r>
      <w:r>
        <w:rPr>
          <w:rFonts w:ascii="Trebuchet MS"/>
          <w:spacing w:val="19"/>
          <w:sz w:val="12"/>
        </w:rPr>
        <w:t xml:space="preserve"> </w:t>
      </w:r>
      <w:r>
        <w:rPr>
          <w:w w:val="95"/>
        </w:rPr>
        <w:t>upper-middle</w:t>
      </w:r>
      <w:r>
        <w:rPr>
          <w:spacing w:val="18"/>
          <w:w w:val="95"/>
        </w:rPr>
        <w:t xml:space="preserve"> </w:t>
      </w:r>
      <w:r>
        <w:rPr>
          <w:w w:val="95"/>
        </w:rPr>
        <w:t>and</w:t>
      </w:r>
      <w:r>
        <w:rPr>
          <w:spacing w:val="17"/>
          <w:w w:val="95"/>
        </w:rPr>
        <w:t xml:space="preserve"> </w:t>
      </w:r>
      <w:r>
        <w:rPr>
          <w:w w:val="95"/>
        </w:rPr>
        <w:t>high-income</w:t>
      </w:r>
      <w:r>
        <w:rPr>
          <w:spacing w:val="18"/>
          <w:w w:val="95"/>
        </w:rPr>
        <w:t xml:space="preserve"> </w:t>
      </w:r>
      <w:r>
        <w:rPr>
          <w:w w:val="95"/>
        </w:rPr>
        <w:t>countries</w:t>
      </w:r>
      <w:r>
        <w:rPr>
          <w:spacing w:val="17"/>
          <w:w w:val="95"/>
        </w:rPr>
        <w:t xml:space="preserve"> </w:t>
      </w:r>
      <w:r>
        <w:rPr>
          <w:w w:val="95"/>
        </w:rPr>
        <w:t>(47.3%</w:t>
      </w:r>
      <w:r>
        <w:rPr>
          <w:spacing w:val="16"/>
          <w:w w:val="95"/>
        </w:rPr>
        <w:t xml:space="preserve"> </w:t>
      </w:r>
      <w:r>
        <w:rPr>
          <w:w w:val="95"/>
        </w:rPr>
        <w:t>and</w:t>
      </w:r>
      <w:r>
        <w:rPr>
          <w:spacing w:val="18"/>
          <w:w w:val="95"/>
        </w:rPr>
        <w:t xml:space="preserve"> </w:t>
      </w:r>
      <w:r>
        <w:rPr>
          <w:w w:val="95"/>
        </w:rPr>
        <w:t>47.5%,</w:t>
      </w:r>
      <w:r>
        <w:rPr>
          <w:spacing w:val="16"/>
          <w:w w:val="95"/>
        </w:rPr>
        <w:t xml:space="preserve"> </w:t>
      </w:r>
      <w:r>
        <w:rPr>
          <w:w w:val="95"/>
        </w:rPr>
        <w:t>respectively).</w:t>
      </w:r>
      <w:r>
        <w:rPr>
          <w:spacing w:val="43"/>
          <w:w w:val="95"/>
        </w:rPr>
        <w:t xml:space="preserve"> </w:t>
      </w:r>
      <w:r>
        <w:rPr>
          <w:w w:val="95"/>
        </w:rPr>
        <w:t>In</w:t>
      </w:r>
      <w:r>
        <w:rPr>
          <w:spacing w:val="17"/>
          <w:w w:val="95"/>
        </w:rPr>
        <w:t xml:space="preserve"> </w:t>
      </w:r>
      <w:r>
        <w:rPr>
          <w:w w:val="95"/>
        </w:rPr>
        <w:t>contrast,</w:t>
      </w:r>
      <w:r>
        <w:rPr>
          <w:spacing w:val="17"/>
          <w:w w:val="95"/>
        </w:rPr>
        <w:t xml:space="preserve"> </w:t>
      </w:r>
      <w:r>
        <w:rPr>
          <w:w w:val="95"/>
        </w:rPr>
        <w:t>an</w:t>
      </w:r>
    </w:p>
    <w:p w14:paraId="185E5E54" w14:textId="77777777" w:rsidR="00BB4C49" w:rsidRDefault="00DC0BFC">
      <w:pPr>
        <w:pStyle w:val="BodyText"/>
        <w:spacing w:before="155"/>
        <w:ind w:left="110"/>
      </w:pPr>
      <w:r>
        <w:rPr>
          <w:rFonts w:ascii="Trebuchet MS"/>
          <w:sz w:val="12"/>
        </w:rPr>
        <w:t xml:space="preserve">254    </w:t>
      </w:r>
      <w:r>
        <w:rPr>
          <w:rFonts w:ascii="Trebuchet MS"/>
          <w:spacing w:val="19"/>
          <w:sz w:val="12"/>
        </w:rPr>
        <w:t xml:space="preserve"> </w:t>
      </w:r>
      <w:r>
        <w:rPr>
          <w:w w:val="95"/>
        </w:rPr>
        <w:t>overwhelming</w:t>
      </w:r>
      <w:r>
        <w:rPr>
          <w:spacing w:val="10"/>
          <w:w w:val="95"/>
        </w:rPr>
        <w:t xml:space="preserve"> </w:t>
      </w:r>
      <w:r>
        <w:rPr>
          <w:w w:val="95"/>
        </w:rPr>
        <w:t>majority</w:t>
      </w:r>
      <w:r>
        <w:rPr>
          <w:spacing w:val="9"/>
          <w:w w:val="95"/>
        </w:rPr>
        <w:t xml:space="preserve"> </w:t>
      </w:r>
      <w:r>
        <w:rPr>
          <w:w w:val="95"/>
        </w:rPr>
        <w:t>of</w:t>
      </w:r>
      <w:r>
        <w:rPr>
          <w:spacing w:val="10"/>
          <w:w w:val="95"/>
        </w:rPr>
        <w:t xml:space="preserve"> </w:t>
      </w:r>
      <w:r>
        <w:rPr>
          <w:w w:val="95"/>
        </w:rPr>
        <w:t>articles</w:t>
      </w:r>
      <w:r>
        <w:rPr>
          <w:spacing w:val="10"/>
          <w:w w:val="95"/>
        </w:rPr>
        <w:t xml:space="preserve"> </w:t>
      </w:r>
      <w:r>
        <w:rPr>
          <w:w w:val="95"/>
        </w:rPr>
        <w:t>in</w:t>
      </w:r>
      <w:r>
        <w:rPr>
          <w:spacing w:val="9"/>
          <w:w w:val="95"/>
        </w:rPr>
        <w:t xml:space="preserve"> </w:t>
      </w:r>
      <w:r>
        <w:rPr>
          <w:w w:val="95"/>
        </w:rPr>
        <w:t>Mirror</w:t>
      </w:r>
      <w:r>
        <w:rPr>
          <w:spacing w:val="8"/>
          <w:w w:val="95"/>
        </w:rPr>
        <w:t xml:space="preserve"> </w:t>
      </w:r>
      <w:r>
        <w:rPr>
          <w:w w:val="95"/>
        </w:rPr>
        <w:t>journals</w:t>
      </w:r>
      <w:r>
        <w:rPr>
          <w:spacing w:val="10"/>
          <w:w w:val="95"/>
        </w:rPr>
        <w:t xml:space="preserve"> </w:t>
      </w:r>
      <w:r>
        <w:rPr>
          <w:w w:val="95"/>
        </w:rPr>
        <w:t>were</w:t>
      </w:r>
      <w:r>
        <w:rPr>
          <w:spacing w:val="10"/>
          <w:w w:val="95"/>
        </w:rPr>
        <w:t xml:space="preserve"> </w:t>
      </w:r>
      <w:r>
        <w:rPr>
          <w:w w:val="95"/>
        </w:rPr>
        <w:t>written</w:t>
      </w:r>
      <w:r>
        <w:rPr>
          <w:spacing w:val="9"/>
          <w:w w:val="95"/>
        </w:rPr>
        <w:t xml:space="preserve"> </w:t>
      </w:r>
      <w:r>
        <w:rPr>
          <w:w w:val="95"/>
        </w:rPr>
        <w:t>by</w:t>
      </w:r>
      <w:r>
        <w:rPr>
          <w:spacing w:val="9"/>
          <w:w w:val="95"/>
        </w:rPr>
        <w:t xml:space="preserve"> </w:t>
      </w:r>
      <w:r>
        <w:rPr>
          <w:w w:val="95"/>
        </w:rPr>
        <w:t>first</w:t>
      </w:r>
      <w:r>
        <w:rPr>
          <w:spacing w:val="10"/>
          <w:w w:val="95"/>
        </w:rPr>
        <w:t xml:space="preserve"> </w:t>
      </w:r>
      <w:r>
        <w:rPr>
          <w:w w:val="95"/>
        </w:rPr>
        <w:t>authors</w:t>
      </w:r>
      <w:r>
        <w:rPr>
          <w:spacing w:val="10"/>
          <w:w w:val="95"/>
        </w:rPr>
        <w:t xml:space="preserve"> </w:t>
      </w:r>
      <w:r>
        <w:rPr>
          <w:w w:val="95"/>
        </w:rPr>
        <w:t>based</w:t>
      </w:r>
      <w:r>
        <w:rPr>
          <w:spacing w:val="8"/>
          <w:w w:val="95"/>
        </w:rPr>
        <w:t xml:space="preserve"> </w:t>
      </w:r>
      <w:r>
        <w:rPr>
          <w:w w:val="95"/>
        </w:rPr>
        <w:t>in</w:t>
      </w:r>
    </w:p>
    <w:p w14:paraId="77557BE7" w14:textId="77777777" w:rsidR="00BB4C49" w:rsidRDefault="00DC0BFC">
      <w:pPr>
        <w:pStyle w:val="BodyText"/>
        <w:spacing w:before="154"/>
        <w:ind w:left="110"/>
      </w:pPr>
      <w:proofErr w:type="gramStart"/>
      <w:r>
        <w:rPr>
          <w:rFonts w:ascii="Trebuchet MS"/>
          <w:sz w:val="12"/>
        </w:rPr>
        <w:t>255</w:t>
      </w:r>
      <w:proofErr w:type="gramEnd"/>
      <w:r>
        <w:rPr>
          <w:rFonts w:ascii="Trebuchet MS"/>
          <w:sz w:val="12"/>
        </w:rPr>
        <w:t xml:space="preserve">    </w:t>
      </w:r>
      <w:r>
        <w:rPr>
          <w:rFonts w:ascii="Trebuchet MS"/>
          <w:spacing w:val="19"/>
          <w:sz w:val="12"/>
        </w:rPr>
        <w:t xml:space="preserve"> </w:t>
      </w:r>
      <w:r>
        <w:rPr>
          <w:spacing w:val="-2"/>
        </w:rPr>
        <w:t>high-income</w:t>
      </w:r>
      <w:r>
        <w:rPr>
          <w:spacing w:val="-7"/>
        </w:rPr>
        <w:t xml:space="preserve"> </w:t>
      </w:r>
      <w:commentRangeStart w:id="226"/>
      <w:r>
        <w:rPr>
          <w:spacing w:val="-1"/>
        </w:rPr>
        <w:t>countries</w:t>
      </w:r>
      <w:commentRangeEnd w:id="226"/>
      <w:r w:rsidR="00903D87">
        <w:rPr>
          <w:rStyle w:val="CommentReference"/>
        </w:rPr>
        <w:commentReference w:id="226"/>
      </w:r>
      <w:r>
        <w:rPr>
          <w:spacing w:val="-7"/>
        </w:rPr>
        <w:t xml:space="preserve"> </w:t>
      </w:r>
      <w:r>
        <w:rPr>
          <w:spacing w:val="-1"/>
        </w:rPr>
        <w:t>(81%;</w:t>
      </w:r>
      <w:r>
        <w:rPr>
          <w:spacing w:val="-7"/>
        </w:rPr>
        <w:t xml:space="preserve"> </w:t>
      </w:r>
      <w:r>
        <w:rPr>
          <w:spacing w:val="-1"/>
        </w:rPr>
        <w:t>Fig.</w:t>
      </w:r>
      <w:r>
        <w:rPr>
          <w:spacing w:val="10"/>
        </w:rPr>
        <w:t xml:space="preserve"> </w:t>
      </w:r>
      <w:r>
        <w:rPr>
          <w:spacing w:val="-1"/>
        </w:rPr>
        <w:t>A3).</w:t>
      </w:r>
    </w:p>
    <w:p w14:paraId="257F4062" w14:textId="77777777" w:rsidR="00BB4C49" w:rsidRDefault="00BB4C49">
      <w:pPr>
        <w:sectPr w:rsidR="00BB4C49">
          <w:pgSz w:w="12240" w:h="15840"/>
          <w:pgMar w:top="1320" w:right="1240" w:bottom="280" w:left="940" w:header="649" w:footer="0" w:gutter="0"/>
          <w:cols w:space="720"/>
        </w:sectPr>
      </w:pPr>
    </w:p>
    <w:p w14:paraId="1DD5C5FF" w14:textId="77777777" w:rsidR="00BB4C49" w:rsidRDefault="00DC0BFC">
      <w:pPr>
        <w:pStyle w:val="BodyText"/>
        <w:tabs>
          <w:tab w:val="left" w:pos="1075"/>
        </w:tabs>
        <w:spacing w:before="171"/>
        <w:ind w:left="110"/>
      </w:pPr>
      <w:r>
        <w:rPr>
          <w:rFonts w:ascii="Trebuchet MS"/>
          <w:sz w:val="12"/>
        </w:rPr>
        <w:lastRenderedPageBreak/>
        <w:t>256</w:t>
      </w:r>
      <w:r>
        <w:rPr>
          <w:rFonts w:ascii="Trebuchet MS"/>
          <w:sz w:val="12"/>
        </w:rPr>
        <w:tab/>
      </w:r>
      <w:r>
        <w:rPr>
          <w:w w:val="95"/>
        </w:rPr>
        <w:t>The</w:t>
      </w:r>
      <w:r>
        <w:rPr>
          <w:spacing w:val="2"/>
          <w:w w:val="95"/>
        </w:rPr>
        <w:t xml:space="preserve"> </w:t>
      </w:r>
      <w:r>
        <w:rPr>
          <w:w w:val="95"/>
        </w:rPr>
        <w:t>dearth</w:t>
      </w:r>
      <w:r>
        <w:rPr>
          <w:spacing w:val="3"/>
          <w:w w:val="95"/>
        </w:rPr>
        <w:t xml:space="preserve"> </w:t>
      </w:r>
      <w:r>
        <w:rPr>
          <w:w w:val="95"/>
        </w:rPr>
        <w:t>of</w:t>
      </w:r>
      <w:r>
        <w:rPr>
          <w:spacing w:val="3"/>
          <w:w w:val="95"/>
        </w:rPr>
        <w:t xml:space="preserve"> </w:t>
      </w:r>
      <w:r>
        <w:rPr>
          <w:w w:val="95"/>
        </w:rPr>
        <w:t>lead</w:t>
      </w:r>
      <w:r>
        <w:rPr>
          <w:spacing w:val="3"/>
          <w:w w:val="95"/>
        </w:rPr>
        <w:t xml:space="preserve"> </w:t>
      </w:r>
      <w:r>
        <w:rPr>
          <w:w w:val="95"/>
        </w:rPr>
        <w:t>authors</w:t>
      </w:r>
      <w:r>
        <w:rPr>
          <w:spacing w:val="3"/>
          <w:w w:val="95"/>
        </w:rPr>
        <w:t xml:space="preserve"> </w:t>
      </w:r>
      <w:r>
        <w:rPr>
          <w:w w:val="95"/>
        </w:rPr>
        <w:t>from</w:t>
      </w:r>
      <w:r>
        <w:rPr>
          <w:spacing w:val="3"/>
          <w:w w:val="95"/>
        </w:rPr>
        <w:t xml:space="preserve"> </w:t>
      </w:r>
      <w:r>
        <w:rPr>
          <w:w w:val="95"/>
        </w:rPr>
        <w:t>low-income</w:t>
      </w:r>
      <w:r>
        <w:rPr>
          <w:spacing w:val="3"/>
          <w:w w:val="95"/>
        </w:rPr>
        <w:t xml:space="preserve"> </w:t>
      </w:r>
      <w:r>
        <w:rPr>
          <w:w w:val="95"/>
        </w:rPr>
        <w:t>countries</w:t>
      </w:r>
      <w:r>
        <w:rPr>
          <w:spacing w:val="3"/>
          <w:w w:val="95"/>
        </w:rPr>
        <w:t xml:space="preserve"> </w:t>
      </w:r>
      <w:r>
        <w:rPr>
          <w:w w:val="95"/>
        </w:rPr>
        <w:t>was</w:t>
      </w:r>
      <w:r>
        <w:rPr>
          <w:spacing w:val="3"/>
          <w:w w:val="95"/>
        </w:rPr>
        <w:t xml:space="preserve"> </w:t>
      </w:r>
      <w:r>
        <w:rPr>
          <w:w w:val="95"/>
        </w:rPr>
        <w:t>especially</w:t>
      </w:r>
      <w:r>
        <w:rPr>
          <w:spacing w:val="3"/>
          <w:w w:val="95"/>
        </w:rPr>
        <w:t xml:space="preserve"> </w:t>
      </w:r>
      <w:r>
        <w:rPr>
          <w:w w:val="95"/>
        </w:rPr>
        <w:t>notable.</w:t>
      </w:r>
      <w:r>
        <w:rPr>
          <w:spacing w:val="24"/>
          <w:w w:val="95"/>
        </w:rPr>
        <w:t xml:space="preserve"> </w:t>
      </w:r>
      <w:r>
        <w:rPr>
          <w:w w:val="95"/>
        </w:rPr>
        <w:t>None</w:t>
      </w:r>
      <w:r>
        <w:rPr>
          <w:spacing w:val="3"/>
          <w:w w:val="95"/>
        </w:rPr>
        <w:t xml:space="preserve"> </w:t>
      </w:r>
      <w:r>
        <w:rPr>
          <w:w w:val="95"/>
        </w:rPr>
        <w:t>of</w:t>
      </w:r>
    </w:p>
    <w:p w14:paraId="2D198BAC" w14:textId="77777777" w:rsidR="00BB4C49" w:rsidRDefault="00DC0BFC">
      <w:pPr>
        <w:pStyle w:val="BodyText"/>
        <w:spacing w:before="154"/>
        <w:ind w:left="110"/>
        <w:rPr>
          <w:b/>
        </w:rPr>
      </w:pPr>
      <w:r>
        <w:rPr>
          <w:rFonts w:ascii="Trebuchet MS"/>
          <w:sz w:val="12"/>
        </w:rPr>
        <w:t xml:space="preserve">257    </w:t>
      </w:r>
      <w:r>
        <w:rPr>
          <w:rFonts w:ascii="Trebuchet MS"/>
          <w:spacing w:val="19"/>
          <w:sz w:val="12"/>
        </w:rPr>
        <w:t xml:space="preserve"> </w:t>
      </w:r>
      <w:r>
        <w:rPr>
          <w:w w:val="95"/>
        </w:rPr>
        <w:t>the</w:t>
      </w:r>
      <w:r>
        <w:rPr>
          <w:spacing w:val="19"/>
          <w:w w:val="95"/>
        </w:rPr>
        <w:t xml:space="preserve"> </w:t>
      </w:r>
      <w:r>
        <w:rPr>
          <w:w w:val="95"/>
        </w:rPr>
        <w:t>975</w:t>
      </w:r>
      <w:r>
        <w:rPr>
          <w:spacing w:val="18"/>
          <w:w w:val="95"/>
        </w:rPr>
        <w:t xml:space="preserve"> </w:t>
      </w:r>
      <w:r>
        <w:rPr>
          <w:w w:val="95"/>
        </w:rPr>
        <w:t>articles</w:t>
      </w:r>
      <w:r>
        <w:rPr>
          <w:spacing w:val="19"/>
          <w:w w:val="95"/>
        </w:rPr>
        <w:t xml:space="preserve"> </w:t>
      </w:r>
      <w:r>
        <w:rPr>
          <w:w w:val="95"/>
        </w:rPr>
        <w:t>in</w:t>
      </w:r>
      <w:r>
        <w:rPr>
          <w:spacing w:val="18"/>
          <w:w w:val="95"/>
        </w:rPr>
        <w:t xml:space="preserve"> </w:t>
      </w:r>
      <w:r>
        <w:rPr>
          <w:w w:val="95"/>
        </w:rPr>
        <w:t>Mirror</w:t>
      </w:r>
      <w:r>
        <w:rPr>
          <w:spacing w:val="19"/>
          <w:w w:val="95"/>
        </w:rPr>
        <w:t xml:space="preserve"> </w:t>
      </w:r>
      <w:r>
        <w:rPr>
          <w:w w:val="95"/>
        </w:rPr>
        <w:t>journals</w:t>
      </w:r>
      <w:r>
        <w:rPr>
          <w:spacing w:val="18"/>
          <w:w w:val="95"/>
        </w:rPr>
        <w:t xml:space="preserve"> </w:t>
      </w:r>
      <w:r>
        <w:rPr>
          <w:w w:val="95"/>
        </w:rPr>
        <w:t>had</w:t>
      </w:r>
      <w:r>
        <w:rPr>
          <w:spacing w:val="19"/>
          <w:w w:val="95"/>
        </w:rPr>
        <w:t xml:space="preserve"> </w:t>
      </w:r>
      <w:r>
        <w:rPr>
          <w:w w:val="95"/>
        </w:rPr>
        <w:t>first</w:t>
      </w:r>
      <w:r>
        <w:rPr>
          <w:spacing w:val="19"/>
          <w:w w:val="95"/>
        </w:rPr>
        <w:t xml:space="preserve"> </w:t>
      </w:r>
      <w:r>
        <w:rPr>
          <w:w w:val="95"/>
        </w:rPr>
        <w:t>authors</w:t>
      </w:r>
      <w:r>
        <w:rPr>
          <w:spacing w:val="18"/>
          <w:w w:val="95"/>
        </w:rPr>
        <w:t xml:space="preserve"> </w:t>
      </w:r>
      <w:r>
        <w:rPr>
          <w:w w:val="95"/>
        </w:rPr>
        <w:t>from</w:t>
      </w:r>
      <w:r>
        <w:rPr>
          <w:spacing w:val="19"/>
          <w:w w:val="95"/>
        </w:rPr>
        <w:t xml:space="preserve"> </w:t>
      </w:r>
      <w:r>
        <w:rPr>
          <w:w w:val="95"/>
        </w:rPr>
        <w:t>low-income</w:t>
      </w:r>
      <w:r>
        <w:rPr>
          <w:spacing w:val="18"/>
          <w:w w:val="95"/>
        </w:rPr>
        <w:t xml:space="preserve"> </w:t>
      </w:r>
      <w:r>
        <w:rPr>
          <w:w w:val="95"/>
        </w:rPr>
        <w:t>countries.</w:t>
      </w:r>
      <w:r>
        <w:rPr>
          <w:spacing w:val="44"/>
          <w:w w:val="95"/>
        </w:rPr>
        <w:t xml:space="preserve"> </w:t>
      </w:r>
      <w:r>
        <w:rPr>
          <w:w w:val="95"/>
        </w:rPr>
        <w:t>Only</w:t>
      </w:r>
      <w:r>
        <w:rPr>
          <w:spacing w:val="21"/>
          <w:w w:val="95"/>
        </w:rPr>
        <w:t xml:space="preserve"> </w:t>
      </w:r>
      <w:r w:rsidRPr="00903D87">
        <w:rPr>
          <w:b/>
          <w:w w:val="95"/>
          <w:highlight w:val="yellow"/>
          <w:rPrChange w:id="227" w:author="Smith,Audrey Culver" w:date="2021-02-22T14:56:00Z">
            <w:rPr>
              <w:b/>
              <w:w w:val="95"/>
            </w:rPr>
          </w:rPrChange>
        </w:rPr>
        <w:t>XX%</w:t>
      </w:r>
    </w:p>
    <w:p w14:paraId="48101CA0" w14:textId="77777777" w:rsidR="00BB4C49" w:rsidRDefault="00DC0BFC">
      <w:pPr>
        <w:pStyle w:val="BodyText"/>
        <w:spacing w:before="154"/>
        <w:ind w:left="110"/>
      </w:pPr>
      <w:proofErr w:type="gramStart"/>
      <w:r>
        <w:rPr>
          <w:rFonts w:ascii="Trebuchet MS"/>
          <w:sz w:val="12"/>
        </w:rPr>
        <w:t xml:space="preserve">258    </w:t>
      </w:r>
      <w:r>
        <w:rPr>
          <w:rFonts w:ascii="Trebuchet MS"/>
          <w:spacing w:val="19"/>
          <w:sz w:val="12"/>
        </w:rPr>
        <w:t xml:space="preserve"> </w:t>
      </w:r>
      <w:r>
        <w:rPr>
          <w:w w:val="95"/>
        </w:rPr>
        <w:t>of the articles in Parent journals were</w:t>
      </w:r>
      <w:r>
        <w:rPr>
          <w:spacing w:val="-1"/>
          <w:w w:val="95"/>
        </w:rPr>
        <w:t xml:space="preserve"> </w:t>
      </w:r>
      <w:r>
        <w:rPr>
          <w:w w:val="95"/>
        </w:rPr>
        <w:t>written by</w:t>
      </w:r>
      <w:r>
        <w:rPr>
          <w:spacing w:val="1"/>
          <w:w w:val="95"/>
        </w:rPr>
        <w:t xml:space="preserve"> </w:t>
      </w:r>
      <w:r>
        <w:rPr>
          <w:w w:val="95"/>
        </w:rPr>
        <w:t>lead</w:t>
      </w:r>
      <w:r>
        <w:rPr>
          <w:spacing w:val="-1"/>
          <w:w w:val="95"/>
        </w:rPr>
        <w:t xml:space="preserve"> </w:t>
      </w:r>
      <w:r>
        <w:rPr>
          <w:w w:val="95"/>
        </w:rPr>
        <w:t>authors based in low-income</w:t>
      </w:r>
      <w:r>
        <w:rPr>
          <w:spacing w:val="-1"/>
          <w:w w:val="95"/>
        </w:rPr>
        <w:t xml:space="preserve"> </w:t>
      </w:r>
      <w:r>
        <w:rPr>
          <w:w w:val="95"/>
        </w:rPr>
        <w:t>countries</w:t>
      </w:r>
      <w:proofErr w:type="gramEnd"/>
      <w:r>
        <w:rPr>
          <w:w w:val="95"/>
        </w:rPr>
        <w:t>;</w:t>
      </w:r>
    </w:p>
    <w:p w14:paraId="2D27097B" w14:textId="77777777" w:rsidR="00BB4C49" w:rsidRDefault="00DC0BFC">
      <w:pPr>
        <w:pStyle w:val="BodyText"/>
        <w:spacing w:before="155"/>
        <w:ind w:left="110"/>
        <w:rPr>
          <w:b/>
        </w:rPr>
      </w:pPr>
      <w:r>
        <w:rPr>
          <w:rFonts w:ascii="Trebuchet MS"/>
          <w:sz w:val="12"/>
        </w:rPr>
        <w:t xml:space="preserve">259    </w:t>
      </w:r>
      <w:r>
        <w:rPr>
          <w:rFonts w:ascii="Trebuchet MS"/>
          <w:spacing w:val="19"/>
          <w:sz w:val="12"/>
        </w:rPr>
        <w:t xml:space="preserve"> </w:t>
      </w:r>
      <w:r>
        <w:rPr>
          <w:w w:val="95"/>
        </w:rPr>
        <w:t>of</w:t>
      </w:r>
      <w:r>
        <w:rPr>
          <w:spacing w:val="19"/>
          <w:w w:val="95"/>
        </w:rPr>
        <w:t xml:space="preserve"> </w:t>
      </w:r>
      <w:r>
        <w:rPr>
          <w:w w:val="95"/>
        </w:rPr>
        <w:t>these</w:t>
      </w:r>
      <w:r>
        <w:rPr>
          <w:spacing w:val="18"/>
          <w:w w:val="95"/>
        </w:rPr>
        <w:t xml:space="preserve"> </w:t>
      </w:r>
      <w:r>
        <w:rPr>
          <w:w w:val="95"/>
        </w:rPr>
        <w:t>the</w:t>
      </w:r>
      <w:r>
        <w:rPr>
          <w:spacing w:val="18"/>
          <w:w w:val="95"/>
        </w:rPr>
        <w:t xml:space="preserve"> </w:t>
      </w:r>
      <w:r>
        <w:rPr>
          <w:w w:val="95"/>
        </w:rPr>
        <w:t>overwhelming</w:t>
      </w:r>
      <w:r>
        <w:rPr>
          <w:spacing w:val="19"/>
          <w:w w:val="95"/>
        </w:rPr>
        <w:t xml:space="preserve"> </w:t>
      </w:r>
      <w:r>
        <w:rPr>
          <w:w w:val="95"/>
        </w:rPr>
        <w:t>majority</w:t>
      </w:r>
      <w:r>
        <w:rPr>
          <w:spacing w:val="18"/>
          <w:w w:val="95"/>
        </w:rPr>
        <w:t xml:space="preserve"> </w:t>
      </w:r>
      <w:r>
        <w:rPr>
          <w:w w:val="95"/>
        </w:rPr>
        <w:t>were</w:t>
      </w:r>
      <w:r>
        <w:rPr>
          <w:spacing w:val="18"/>
          <w:w w:val="95"/>
        </w:rPr>
        <w:t xml:space="preserve"> </w:t>
      </w:r>
      <w:r>
        <w:rPr>
          <w:w w:val="95"/>
        </w:rPr>
        <w:t>subscription-only</w:t>
      </w:r>
      <w:r>
        <w:rPr>
          <w:spacing w:val="19"/>
          <w:w w:val="95"/>
        </w:rPr>
        <w:t xml:space="preserve"> </w:t>
      </w:r>
      <w:r>
        <w:rPr>
          <w:w w:val="95"/>
        </w:rPr>
        <w:t>articles</w:t>
      </w:r>
      <w:r>
        <w:rPr>
          <w:spacing w:val="18"/>
          <w:w w:val="95"/>
        </w:rPr>
        <w:t xml:space="preserve"> </w:t>
      </w:r>
      <w:r>
        <w:rPr>
          <w:w w:val="95"/>
        </w:rPr>
        <w:t>in</w:t>
      </w:r>
      <w:r>
        <w:rPr>
          <w:spacing w:val="18"/>
          <w:w w:val="95"/>
        </w:rPr>
        <w:t xml:space="preserve"> </w:t>
      </w:r>
      <w:r>
        <w:rPr>
          <w:w w:val="95"/>
        </w:rPr>
        <w:t>Parent</w:t>
      </w:r>
      <w:r>
        <w:rPr>
          <w:spacing w:val="19"/>
          <w:w w:val="95"/>
        </w:rPr>
        <w:t xml:space="preserve"> </w:t>
      </w:r>
      <w:r>
        <w:rPr>
          <w:w w:val="95"/>
        </w:rPr>
        <w:t>journals</w:t>
      </w:r>
      <w:r>
        <w:rPr>
          <w:spacing w:val="18"/>
          <w:w w:val="95"/>
        </w:rPr>
        <w:t xml:space="preserve"> </w:t>
      </w:r>
      <w:r>
        <w:rPr>
          <w:spacing w:val="14"/>
          <w:w w:val="95"/>
        </w:rPr>
        <w:t>(</w:t>
      </w:r>
      <w:r>
        <w:rPr>
          <w:b/>
          <w:spacing w:val="14"/>
          <w:w w:val="95"/>
        </w:rPr>
        <w:t>N</w:t>
      </w:r>
      <w:r>
        <w:rPr>
          <w:b/>
          <w:spacing w:val="2"/>
          <w:w w:val="95"/>
        </w:rPr>
        <w:t xml:space="preserve"> </w:t>
      </w:r>
      <w:r>
        <w:rPr>
          <w:b/>
          <w:w w:val="95"/>
        </w:rPr>
        <w:t>=</w:t>
      </w:r>
      <w:r>
        <w:rPr>
          <w:b/>
          <w:spacing w:val="29"/>
        </w:rPr>
        <w:t xml:space="preserve"> </w:t>
      </w:r>
    </w:p>
    <w:p w14:paraId="4DA387FA" w14:textId="77777777" w:rsidR="00BB4C49" w:rsidRDefault="00DC0BFC">
      <w:pPr>
        <w:pStyle w:val="BodyText"/>
        <w:spacing w:before="154"/>
        <w:ind w:left="110"/>
      </w:pPr>
      <w:r>
        <w:rPr>
          <w:rFonts w:ascii="Trebuchet MS"/>
          <w:sz w:val="12"/>
        </w:rPr>
        <w:t xml:space="preserve">260    </w:t>
      </w:r>
      <w:r>
        <w:rPr>
          <w:rFonts w:ascii="Trebuchet MS"/>
          <w:spacing w:val="19"/>
          <w:sz w:val="12"/>
        </w:rPr>
        <w:t xml:space="preserve"> </w:t>
      </w:r>
      <w:r>
        <w:rPr>
          <w:b/>
          <w:spacing w:val="-1"/>
        </w:rPr>
        <w:t>41</w:t>
      </w:r>
      <w:r>
        <w:rPr>
          <w:b/>
          <w:spacing w:val="-3"/>
        </w:rPr>
        <w:t xml:space="preserve"> </w:t>
      </w:r>
      <w:r>
        <w:rPr>
          <w:b/>
          <w:spacing w:val="-1"/>
        </w:rPr>
        <w:t>of</w:t>
      </w:r>
      <w:r>
        <w:rPr>
          <w:b/>
          <w:spacing w:val="-3"/>
        </w:rPr>
        <w:t xml:space="preserve"> </w:t>
      </w:r>
      <w:r>
        <w:rPr>
          <w:b/>
          <w:spacing w:val="-1"/>
        </w:rPr>
        <w:t>54</w:t>
      </w:r>
      <w:r>
        <w:rPr>
          <w:spacing w:val="-1"/>
        </w:rPr>
        <w:t>)</w:t>
      </w:r>
      <w:r>
        <w:rPr>
          <w:spacing w:val="-11"/>
        </w:rPr>
        <w:t xml:space="preserve"> </w:t>
      </w:r>
      <w:r>
        <w:rPr>
          <w:spacing w:val="-1"/>
        </w:rPr>
        <w:t>(Fig.</w:t>
      </w:r>
      <w:r>
        <w:rPr>
          <w:spacing w:val="7"/>
        </w:rPr>
        <w:t xml:space="preserve"> </w:t>
      </w:r>
      <w:r>
        <w:rPr>
          <w:spacing w:val="-1"/>
        </w:rPr>
        <w:t>1B).</w:t>
      </w:r>
      <w:r>
        <w:rPr>
          <w:spacing w:val="-11"/>
        </w:rPr>
        <w:t xml:space="preserve"> </w:t>
      </w:r>
      <w:r>
        <w:rPr>
          <w:spacing w:val="-1"/>
        </w:rPr>
        <w:t>Across</w:t>
      </w:r>
      <w:r>
        <w:rPr>
          <w:spacing w:val="-12"/>
        </w:rPr>
        <w:t xml:space="preserve"> </w:t>
      </w:r>
      <w:r>
        <w:t>all</w:t>
      </w:r>
      <w:r>
        <w:rPr>
          <w:spacing w:val="-11"/>
        </w:rPr>
        <w:t xml:space="preserve"> </w:t>
      </w:r>
      <w:r>
        <w:t>journal</w:t>
      </w:r>
      <w:r>
        <w:rPr>
          <w:spacing w:val="-11"/>
        </w:rPr>
        <w:t xml:space="preserve"> </w:t>
      </w:r>
      <w:r>
        <w:t>and</w:t>
      </w:r>
      <w:r>
        <w:rPr>
          <w:spacing w:val="-11"/>
        </w:rPr>
        <w:t xml:space="preserve"> </w:t>
      </w:r>
      <w:r>
        <w:t>article</w:t>
      </w:r>
      <w:r>
        <w:rPr>
          <w:spacing w:val="-11"/>
        </w:rPr>
        <w:t xml:space="preserve"> </w:t>
      </w:r>
      <w:r>
        <w:t>types</w:t>
      </w:r>
      <w:r>
        <w:rPr>
          <w:spacing w:val="-11"/>
        </w:rPr>
        <w:t xml:space="preserve"> </w:t>
      </w:r>
      <w:r>
        <w:t>there</w:t>
      </w:r>
      <w:r>
        <w:rPr>
          <w:spacing w:val="-11"/>
        </w:rPr>
        <w:t xml:space="preserve"> </w:t>
      </w:r>
      <w:r>
        <w:t>were</w:t>
      </w:r>
      <w:r>
        <w:rPr>
          <w:spacing w:val="-11"/>
        </w:rPr>
        <w:t xml:space="preserve"> </w:t>
      </w:r>
      <w:r w:rsidRPr="00903D87">
        <w:rPr>
          <w:b/>
          <w:highlight w:val="yellow"/>
          <w:rPrChange w:id="228" w:author="Smith,Audrey Culver" w:date="2021-02-22T14:56:00Z">
            <w:rPr>
              <w:b/>
            </w:rPr>
          </w:rPrChange>
        </w:rPr>
        <w:t>XX</w:t>
      </w:r>
      <w:r>
        <w:rPr>
          <w:b/>
          <w:spacing w:val="-11"/>
        </w:rPr>
        <w:t xml:space="preserve"> </w:t>
      </w:r>
      <w:r>
        <w:t>di</w:t>
      </w:r>
      <w:r>
        <w:rPr>
          <w:rFonts w:ascii="Arial"/>
        </w:rPr>
        <w:t>ff</w:t>
      </w:r>
      <w:r>
        <w:t>erent</w:t>
      </w:r>
      <w:r>
        <w:rPr>
          <w:spacing w:val="-11"/>
        </w:rPr>
        <w:t xml:space="preserve"> </w:t>
      </w:r>
      <w:r>
        <w:t>low-income</w:t>
      </w:r>
    </w:p>
    <w:p w14:paraId="15A468ED" w14:textId="77777777" w:rsidR="00BB4C49" w:rsidRDefault="00DC0BFC">
      <w:pPr>
        <w:pStyle w:val="BodyText"/>
        <w:spacing w:before="154"/>
        <w:ind w:left="110"/>
      </w:pPr>
      <w:proofErr w:type="gramStart"/>
      <w:r>
        <w:rPr>
          <w:rFonts w:ascii="Trebuchet MS"/>
          <w:sz w:val="12"/>
        </w:rPr>
        <w:t>261</w:t>
      </w:r>
      <w:proofErr w:type="gramEnd"/>
      <w:r>
        <w:rPr>
          <w:rFonts w:ascii="Trebuchet MS"/>
          <w:sz w:val="12"/>
        </w:rPr>
        <w:t xml:space="preserve">    </w:t>
      </w:r>
      <w:r>
        <w:rPr>
          <w:rFonts w:ascii="Trebuchet MS"/>
          <w:spacing w:val="19"/>
          <w:sz w:val="12"/>
        </w:rPr>
        <w:t xml:space="preserve"> </w:t>
      </w:r>
      <w:r>
        <w:rPr>
          <w:spacing w:val="-1"/>
        </w:rPr>
        <w:t>countries</w:t>
      </w:r>
      <w:r>
        <w:rPr>
          <w:spacing w:val="-9"/>
        </w:rPr>
        <w:t xml:space="preserve"> </w:t>
      </w:r>
      <w:r>
        <w:rPr>
          <w:spacing w:val="-1"/>
        </w:rPr>
        <w:t>were</w:t>
      </w:r>
      <w:r>
        <w:rPr>
          <w:spacing w:val="-9"/>
        </w:rPr>
        <w:t xml:space="preserve"> </w:t>
      </w:r>
      <w:r>
        <w:rPr>
          <w:spacing w:val="-1"/>
        </w:rPr>
        <w:t>represented,</w:t>
      </w:r>
      <w:r>
        <w:rPr>
          <w:spacing w:val="-9"/>
        </w:rPr>
        <w:t xml:space="preserve"> </w:t>
      </w:r>
      <w:r>
        <w:t>with</w:t>
      </w:r>
      <w:r>
        <w:rPr>
          <w:spacing w:val="-9"/>
        </w:rPr>
        <w:t xml:space="preserve"> </w:t>
      </w:r>
      <w:r>
        <w:rPr>
          <w:b/>
        </w:rPr>
        <w:t>country</w:t>
      </w:r>
      <w:r>
        <w:rPr>
          <w:b/>
          <w:spacing w:val="-9"/>
        </w:rPr>
        <w:t xml:space="preserve"> </w:t>
      </w:r>
      <w:del w:id="229" w:author="Smith,Audrey Culver" w:date="2021-02-22T14:56:00Z">
        <w:r w:rsidDel="00903D87">
          <w:delText>w</w:delText>
        </w:r>
      </w:del>
      <w:r>
        <w:t>as</w:t>
      </w:r>
      <w:r>
        <w:rPr>
          <w:spacing w:val="-9"/>
        </w:rPr>
        <w:t xml:space="preserve"> </w:t>
      </w:r>
      <w:r>
        <w:t>the</w:t>
      </w:r>
      <w:r>
        <w:rPr>
          <w:spacing w:val="-9"/>
        </w:rPr>
        <w:t xml:space="preserve"> </w:t>
      </w:r>
      <w:r>
        <w:t>primary</w:t>
      </w:r>
      <w:r>
        <w:rPr>
          <w:spacing w:val="-9"/>
        </w:rPr>
        <w:t xml:space="preserve"> </w:t>
      </w:r>
      <w:r>
        <w:t>contributor.</w:t>
      </w:r>
      <w:r>
        <w:rPr>
          <w:spacing w:val="8"/>
        </w:rPr>
        <w:t xml:space="preserve"> </w:t>
      </w:r>
      <w:r>
        <w:t>(Fig.</w:t>
      </w:r>
      <w:r>
        <w:rPr>
          <w:spacing w:val="8"/>
        </w:rPr>
        <w:t xml:space="preserve"> </w:t>
      </w:r>
      <w:r>
        <w:t>2B).</w:t>
      </w:r>
    </w:p>
    <w:p w14:paraId="5F59FD2D" w14:textId="77777777" w:rsidR="00BB4C49" w:rsidRDefault="00BB4C49">
      <w:pPr>
        <w:pStyle w:val="BodyText"/>
        <w:spacing w:before="9"/>
        <w:rPr>
          <w:sz w:val="21"/>
        </w:rPr>
      </w:pPr>
    </w:p>
    <w:p w14:paraId="1A528037" w14:textId="77777777" w:rsidR="00BB4C49" w:rsidRDefault="00DC0BFC">
      <w:pPr>
        <w:tabs>
          <w:tab w:val="left" w:pos="4364"/>
          <w:tab w:val="left" w:pos="4768"/>
        </w:tabs>
        <w:spacing w:before="120"/>
        <w:ind w:left="110"/>
        <w:rPr>
          <w:b/>
          <w:sz w:val="24"/>
        </w:rPr>
      </w:pPr>
      <w:r>
        <w:rPr>
          <w:rFonts w:ascii="Trebuchet MS"/>
          <w:sz w:val="12"/>
        </w:rPr>
        <w:t>262</w:t>
      </w:r>
      <w:r>
        <w:rPr>
          <w:rFonts w:ascii="Trebuchet MS"/>
          <w:sz w:val="12"/>
        </w:rPr>
        <w:tab/>
      </w:r>
      <w:r>
        <w:rPr>
          <w:b/>
          <w:sz w:val="24"/>
        </w:rPr>
        <w:t>4</w:t>
      </w:r>
      <w:r>
        <w:rPr>
          <w:b/>
          <w:sz w:val="24"/>
        </w:rPr>
        <w:tab/>
        <w:t>Discussion</w:t>
      </w:r>
    </w:p>
    <w:p w14:paraId="6A0D81CA" w14:textId="77777777" w:rsidR="00BB4C49" w:rsidRDefault="00BB4C49">
      <w:pPr>
        <w:pStyle w:val="BodyText"/>
        <w:spacing w:before="12"/>
        <w:rPr>
          <w:b/>
          <w:sz w:val="22"/>
        </w:rPr>
      </w:pPr>
    </w:p>
    <w:p w14:paraId="23390AFC" w14:textId="77777777" w:rsidR="00BB4C49" w:rsidRDefault="00DC0BFC">
      <w:pPr>
        <w:pStyle w:val="BodyText"/>
        <w:tabs>
          <w:tab w:val="left" w:pos="1075"/>
        </w:tabs>
        <w:ind w:left="110"/>
      </w:pPr>
      <w:r>
        <w:rPr>
          <w:rFonts w:ascii="Trebuchet MS"/>
          <w:sz w:val="12"/>
        </w:rPr>
        <w:t>263</w:t>
      </w:r>
      <w:r>
        <w:rPr>
          <w:rFonts w:ascii="Trebuchet MS"/>
          <w:sz w:val="12"/>
        </w:rPr>
        <w:tab/>
      </w:r>
      <w:r>
        <w:rPr>
          <w:spacing w:val="-1"/>
        </w:rPr>
        <w:t>One</w:t>
      </w:r>
      <w:r>
        <w:rPr>
          <w:spacing w:val="-10"/>
        </w:rPr>
        <w:t xml:space="preserve"> </w:t>
      </w:r>
      <w:r>
        <w:rPr>
          <w:spacing w:val="-1"/>
        </w:rPr>
        <w:t>of</w:t>
      </w:r>
      <w:r>
        <w:rPr>
          <w:spacing w:val="-9"/>
        </w:rPr>
        <w:t xml:space="preserve"> </w:t>
      </w:r>
      <w:r>
        <w:rPr>
          <w:spacing w:val="-1"/>
        </w:rPr>
        <w:t>the</w:t>
      </w:r>
      <w:r>
        <w:rPr>
          <w:spacing w:val="-9"/>
        </w:rPr>
        <w:t xml:space="preserve"> </w:t>
      </w:r>
      <w:r>
        <w:rPr>
          <w:spacing w:val="-1"/>
        </w:rPr>
        <w:t>central</w:t>
      </w:r>
      <w:r>
        <w:rPr>
          <w:spacing w:val="-10"/>
        </w:rPr>
        <w:t xml:space="preserve"> </w:t>
      </w:r>
      <w:r>
        <w:rPr>
          <w:spacing w:val="-1"/>
        </w:rPr>
        <w:t>tenets</w:t>
      </w:r>
      <w:r>
        <w:rPr>
          <w:spacing w:val="-9"/>
        </w:rPr>
        <w:t xml:space="preserve"> </w:t>
      </w:r>
      <w:r>
        <w:rPr>
          <w:spacing w:val="-1"/>
        </w:rPr>
        <w:t>of</w:t>
      </w:r>
      <w:r>
        <w:rPr>
          <w:spacing w:val="-9"/>
        </w:rPr>
        <w:t xml:space="preserve"> </w:t>
      </w:r>
      <w:r>
        <w:rPr>
          <w:spacing w:val="-1"/>
        </w:rPr>
        <w:t>open</w:t>
      </w:r>
      <w:r>
        <w:rPr>
          <w:spacing w:val="-10"/>
        </w:rPr>
        <w:t xml:space="preserve"> </w:t>
      </w:r>
      <w:commentRangeStart w:id="230"/>
      <w:r>
        <w:rPr>
          <w:spacing w:val="-1"/>
        </w:rPr>
        <w:t>access</w:t>
      </w:r>
      <w:commentRangeEnd w:id="230"/>
      <w:r w:rsidR="00903D87">
        <w:rPr>
          <w:rStyle w:val="CommentReference"/>
        </w:rPr>
        <w:commentReference w:id="230"/>
      </w:r>
      <w:r>
        <w:rPr>
          <w:spacing w:val="-10"/>
        </w:rPr>
        <w:t xml:space="preserve"> </w:t>
      </w:r>
      <w:r>
        <w:rPr>
          <w:spacing w:val="-1"/>
        </w:rPr>
        <w:t>publishing</w:t>
      </w:r>
      <w:r>
        <w:rPr>
          <w:spacing w:val="-9"/>
        </w:rPr>
        <w:t xml:space="preserve"> </w:t>
      </w:r>
      <w:r>
        <w:rPr>
          <w:spacing w:val="-1"/>
        </w:rPr>
        <w:t>is</w:t>
      </w:r>
      <w:r>
        <w:rPr>
          <w:spacing w:val="-9"/>
        </w:rPr>
        <w:t xml:space="preserve"> </w:t>
      </w:r>
      <w:r>
        <w:t>that</w:t>
      </w:r>
      <w:r>
        <w:rPr>
          <w:spacing w:val="-9"/>
        </w:rPr>
        <w:t xml:space="preserve"> </w:t>
      </w:r>
      <w:r>
        <w:t>it</w:t>
      </w:r>
      <w:r>
        <w:rPr>
          <w:spacing w:val="-10"/>
        </w:rPr>
        <w:t xml:space="preserve"> </w:t>
      </w:r>
      <w:r>
        <w:t>helps</w:t>
      </w:r>
      <w:r>
        <w:rPr>
          <w:spacing w:val="-9"/>
        </w:rPr>
        <w:t xml:space="preserve"> </w:t>
      </w:r>
      <w:r>
        <w:t>make</w:t>
      </w:r>
      <w:r>
        <w:rPr>
          <w:spacing w:val="-10"/>
        </w:rPr>
        <w:t xml:space="preserve"> </w:t>
      </w:r>
      <w:r>
        <w:t>the</w:t>
      </w:r>
      <w:r>
        <w:rPr>
          <w:spacing w:val="-9"/>
        </w:rPr>
        <w:t xml:space="preserve"> </w:t>
      </w:r>
      <w:r>
        <w:t>scientific</w:t>
      </w:r>
    </w:p>
    <w:p w14:paraId="5E672EE6" w14:textId="77777777" w:rsidR="00BB4C49" w:rsidRDefault="00DC0BFC">
      <w:pPr>
        <w:pStyle w:val="BodyText"/>
        <w:spacing w:before="154"/>
        <w:ind w:left="110"/>
      </w:pPr>
      <w:r>
        <w:rPr>
          <w:rFonts w:ascii="Trebuchet MS"/>
          <w:sz w:val="12"/>
        </w:rPr>
        <w:t xml:space="preserve">264    </w:t>
      </w:r>
      <w:r>
        <w:rPr>
          <w:rFonts w:ascii="Trebuchet MS"/>
          <w:spacing w:val="19"/>
          <w:sz w:val="12"/>
        </w:rPr>
        <w:t xml:space="preserve"> </w:t>
      </w:r>
      <w:r>
        <w:rPr>
          <w:w w:val="95"/>
        </w:rPr>
        <w:t>community</w:t>
      </w:r>
      <w:r>
        <w:rPr>
          <w:spacing w:val="8"/>
          <w:w w:val="95"/>
        </w:rPr>
        <w:t xml:space="preserve"> </w:t>
      </w:r>
      <w:r>
        <w:rPr>
          <w:w w:val="95"/>
        </w:rPr>
        <w:t>more</w:t>
      </w:r>
      <w:r>
        <w:rPr>
          <w:spacing w:val="8"/>
          <w:w w:val="95"/>
        </w:rPr>
        <w:t xml:space="preserve"> </w:t>
      </w:r>
      <w:r>
        <w:rPr>
          <w:w w:val="95"/>
        </w:rPr>
        <w:t>globally</w:t>
      </w:r>
      <w:r>
        <w:rPr>
          <w:spacing w:val="8"/>
          <w:w w:val="95"/>
        </w:rPr>
        <w:t xml:space="preserve"> </w:t>
      </w:r>
      <w:r>
        <w:rPr>
          <w:w w:val="95"/>
        </w:rPr>
        <w:t>inclusive.</w:t>
      </w:r>
      <w:r>
        <w:rPr>
          <w:spacing w:val="30"/>
          <w:w w:val="95"/>
        </w:rPr>
        <w:t xml:space="preserve"> </w:t>
      </w:r>
      <w:r>
        <w:rPr>
          <w:w w:val="95"/>
        </w:rPr>
        <w:t>This</w:t>
      </w:r>
      <w:r>
        <w:rPr>
          <w:spacing w:val="8"/>
          <w:w w:val="95"/>
        </w:rPr>
        <w:t xml:space="preserve"> </w:t>
      </w:r>
      <w:r>
        <w:rPr>
          <w:w w:val="95"/>
        </w:rPr>
        <w:t>is</w:t>
      </w:r>
      <w:r>
        <w:rPr>
          <w:spacing w:val="8"/>
          <w:w w:val="95"/>
        </w:rPr>
        <w:t xml:space="preserve"> </w:t>
      </w:r>
      <w:r>
        <w:rPr>
          <w:w w:val="95"/>
        </w:rPr>
        <w:t>considered</w:t>
      </w:r>
      <w:r>
        <w:rPr>
          <w:spacing w:val="8"/>
          <w:w w:val="95"/>
        </w:rPr>
        <w:t xml:space="preserve"> </w:t>
      </w:r>
      <w:r>
        <w:rPr>
          <w:w w:val="95"/>
        </w:rPr>
        <w:t>particularly</w:t>
      </w:r>
      <w:r>
        <w:rPr>
          <w:spacing w:val="8"/>
          <w:w w:val="95"/>
        </w:rPr>
        <w:t xml:space="preserve"> </w:t>
      </w:r>
      <w:r>
        <w:rPr>
          <w:w w:val="95"/>
        </w:rPr>
        <w:t>beneficial</w:t>
      </w:r>
      <w:r>
        <w:rPr>
          <w:spacing w:val="7"/>
          <w:w w:val="95"/>
        </w:rPr>
        <w:t xml:space="preserve"> </w:t>
      </w:r>
      <w:r>
        <w:rPr>
          <w:w w:val="95"/>
        </w:rPr>
        <w:t>to</w:t>
      </w:r>
      <w:r>
        <w:rPr>
          <w:spacing w:val="8"/>
          <w:w w:val="95"/>
        </w:rPr>
        <w:t xml:space="preserve"> </w:t>
      </w:r>
      <w:r>
        <w:rPr>
          <w:w w:val="95"/>
        </w:rPr>
        <w:t>scientific</w:t>
      </w:r>
    </w:p>
    <w:p w14:paraId="377F2717" w14:textId="77777777" w:rsidR="00BB4C49" w:rsidRDefault="00DC0BFC">
      <w:pPr>
        <w:pStyle w:val="BodyText"/>
        <w:spacing w:before="155"/>
        <w:ind w:left="110"/>
      </w:pPr>
      <w:r>
        <w:rPr>
          <w:rFonts w:ascii="Trebuchet MS"/>
          <w:sz w:val="12"/>
        </w:rPr>
        <w:t xml:space="preserve">265    </w:t>
      </w:r>
      <w:r>
        <w:rPr>
          <w:rFonts w:ascii="Trebuchet MS"/>
          <w:spacing w:val="19"/>
          <w:sz w:val="12"/>
        </w:rPr>
        <w:t xml:space="preserve"> </w:t>
      </w:r>
      <w:r>
        <w:rPr>
          <w:w w:val="95"/>
        </w:rPr>
        <w:t>communities</w:t>
      </w:r>
      <w:r>
        <w:rPr>
          <w:spacing w:val="8"/>
          <w:w w:val="95"/>
        </w:rPr>
        <w:t xml:space="preserve"> </w:t>
      </w:r>
      <w:r>
        <w:rPr>
          <w:w w:val="95"/>
        </w:rPr>
        <w:t>with</w:t>
      </w:r>
      <w:r>
        <w:rPr>
          <w:spacing w:val="8"/>
          <w:w w:val="95"/>
        </w:rPr>
        <w:t xml:space="preserve"> </w:t>
      </w:r>
      <w:r>
        <w:rPr>
          <w:w w:val="95"/>
        </w:rPr>
        <w:t>limited</w:t>
      </w:r>
      <w:r>
        <w:rPr>
          <w:spacing w:val="9"/>
          <w:w w:val="95"/>
        </w:rPr>
        <w:t xml:space="preserve"> </w:t>
      </w:r>
      <w:r>
        <w:rPr>
          <w:w w:val="95"/>
        </w:rPr>
        <w:t>financial</w:t>
      </w:r>
      <w:r>
        <w:rPr>
          <w:spacing w:val="8"/>
          <w:w w:val="95"/>
        </w:rPr>
        <w:t xml:space="preserve"> </w:t>
      </w:r>
      <w:r>
        <w:rPr>
          <w:w w:val="95"/>
        </w:rPr>
        <w:t>resources,</w:t>
      </w:r>
      <w:r>
        <w:rPr>
          <w:spacing w:val="8"/>
          <w:w w:val="95"/>
        </w:rPr>
        <w:t xml:space="preserve"> </w:t>
      </w:r>
      <w:r>
        <w:rPr>
          <w:w w:val="95"/>
        </w:rPr>
        <w:t>such</w:t>
      </w:r>
      <w:r>
        <w:rPr>
          <w:spacing w:val="8"/>
          <w:w w:val="95"/>
        </w:rPr>
        <w:t xml:space="preserve"> </w:t>
      </w:r>
      <w:r>
        <w:rPr>
          <w:w w:val="95"/>
        </w:rPr>
        <w:t>as</w:t>
      </w:r>
      <w:r>
        <w:rPr>
          <w:spacing w:val="8"/>
          <w:w w:val="95"/>
        </w:rPr>
        <w:t xml:space="preserve"> </w:t>
      </w:r>
      <w:r>
        <w:rPr>
          <w:w w:val="95"/>
        </w:rPr>
        <w:t>those</w:t>
      </w:r>
      <w:r>
        <w:rPr>
          <w:spacing w:val="8"/>
          <w:w w:val="95"/>
        </w:rPr>
        <w:t xml:space="preserve"> </w:t>
      </w:r>
      <w:r>
        <w:rPr>
          <w:w w:val="95"/>
        </w:rPr>
        <w:t>in</w:t>
      </w:r>
      <w:r>
        <w:rPr>
          <w:spacing w:val="8"/>
          <w:w w:val="95"/>
        </w:rPr>
        <w:t xml:space="preserve"> </w:t>
      </w:r>
      <w:r>
        <w:rPr>
          <w:w w:val="95"/>
        </w:rPr>
        <w:t>many</w:t>
      </w:r>
      <w:r>
        <w:rPr>
          <w:spacing w:val="7"/>
          <w:w w:val="95"/>
        </w:rPr>
        <w:t xml:space="preserve"> </w:t>
      </w:r>
      <w:r>
        <w:rPr>
          <w:w w:val="95"/>
        </w:rPr>
        <w:t>countries</w:t>
      </w:r>
      <w:r>
        <w:rPr>
          <w:spacing w:val="8"/>
          <w:w w:val="95"/>
        </w:rPr>
        <w:t xml:space="preserve"> </w:t>
      </w:r>
      <w:r>
        <w:rPr>
          <w:w w:val="95"/>
        </w:rPr>
        <w:t>of</w:t>
      </w:r>
      <w:r>
        <w:rPr>
          <w:spacing w:val="8"/>
          <w:w w:val="95"/>
        </w:rPr>
        <w:t xml:space="preserve"> </w:t>
      </w:r>
      <w:r>
        <w:rPr>
          <w:w w:val="95"/>
        </w:rPr>
        <w:t>the</w:t>
      </w:r>
      <w:r>
        <w:rPr>
          <w:spacing w:val="8"/>
          <w:w w:val="95"/>
        </w:rPr>
        <w:t xml:space="preserve"> </w:t>
      </w:r>
      <w:r>
        <w:rPr>
          <w:w w:val="95"/>
        </w:rPr>
        <w:t>Global</w:t>
      </w:r>
    </w:p>
    <w:p w14:paraId="240B68A9" w14:textId="77777777" w:rsidR="00BB4C49" w:rsidRDefault="00DC0BFC">
      <w:pPr>
        <w:pStyle w:val="BodyText"/>
        <w:spacing w:before="154"/>
        <w:ind w:left="110"/>
      </w:pPr>
      <w:r>
        <w:rPr>
          <w:rFonts w:ascii="Trebuchet MS"/>
          <w:sz w:val="12"/>
        </w:rPr>
        <w:t xml:space="preserve">266    </w:t>
      </w:r>
      <w:r>
        <w:rPr>
          <w:rFonts w:ascii="Trebuchet MS"/>
          <w:spacing w:val="19"/>
          <w:sz w:val="12"/>
        </w:rPr>
        <w:t xml:space="preserve"> </w:t>
      </w:r>
      <w:r>
        <w:rPr>
          <w:w w:val="95"/>
        </w:rPr>
        <w:t>South.</w:t>
      </w:r>
      <w:r>
        <w:rPr>
          <w:spacing w:val="42"/>
          <w:w w:val="95"/>
        </w:rPr>
        <w:t xml:space="preserve"> </w:t>
      </w:r>
      <w:r>
        <w:rPr>
          <w:w w:val="95"/>
        </w:rPr>
        <w:t>While</w:t>
      </w:r>
      <w:r>
        <w:rPr>
          <w:spacing w:val="17"/>
          <w:w w:val="95"/>
        </w:rPr>
        <w:t xml:space="preserve"> </w:t>
      </w:r>
      <w:r>
        <w:rPr>
          <w:w w:val="95"/>
        </w:rPr>
        <w:t>this</w:t>
      </w:r>
      <w:r>
        <w:rPr>
          <w:spacing w:val="17"/>
          <w:w w:val="95"/>
        </w:rPr>
        <w:t xml:space="preserve"> </w:t>
      </w:r>
      <w:r>
        <w:rPr>
          <w:w w:val="95"/>
        </w:rPr>
        <w:t>benefit</w:t>
      </w:r>
      <w:r>
        <w:rPr>
          <w:spacing w:val="16"/>
          <w:w w:val="95"/>
        </w:rPr>
        <w:t xml:space="preserve"> </w:t>
      </w:r>
      <w:r>
        <w:rPr>
          <w:w w:val="95"/>
        </w:rPr>
        <w:t>is</w:t>
      </w:r>
      <w:r>
        <w:rPr>
          <w:spacing w:val="16"/>
          <w:w w:val="95"/>
        </w:rPr>
        <w:t xml:space="preserve"> </w:t>
      </w:r>
      <w:r>
        <w:rPr>
          <w:w w:val="95"/>
        </w:rPr>
        <w:t>undisputed,</w:t>
      </w:r>
      <w:r>
        <w:rPr>
          <w:spacing w:val="16"/>
          <w:w w:val="95"/>
        </w:rPr>
        <w:t xml:space="preserve"> </w:t>
      </w:r>
      <w:r>
        <w:rPr>
          <w:w w:val="95"/>
        </w:rPr>
        <w:t>it</w:t>
      </w:r>
      <w:r>
        <w:rPr>
          <w:spacing w:val="16"/>
          <w:w w:val="95"/>
        </w:rPr>
        <w:t xml:space="preserve"> </w:t>
      </w:r>
      <w:r>
        <w:rPr>
          <w:w w:val="95"/>
        </w:rPr>
        <w:t>has</w:t>
      </w:r>
      <w:r>
        <w:rPr>
          <w:spacing w:val="17"/>
          <w:w w:val="95"/>
        </w:rPr>
        <w:t xml:space="preserve"> </w:t>
      </w:r>
      <w:r>
        <w:rPr>
          <w:w w:val="95"/>
        </w:rPr>
        <w:t>been</w:t>
      </w:r>
      <w:r>
        <w:rPr>
          <w:spacing w:val="16"/>
          <w:w w:val="95"/>
        </w:rPr>
        <w:t xml:space="preserve"> </w:t>
      </w:r>
      <w:r>
        <w:rPr>
          <w:w w:val="95"/>
        </w:rPr>
        <w:t>suggested</w:t>
      </w:r>
      <w:r>
        <w:rPr>
          <w:spacing w:val="17"/>
          <w:w w:val="95"/>
        </w:rPr>
        <w:t xml:space="preserve"> </w:t>
      </w:r>
      <w:r>
        <w:rPr>
          <w:w w:val="95"/>
        </w:rPr>
        <w:t>that</w:t>
      </w:r>
      <w:r>
        <w:rPr>
          <w:spacing w:val="16"/>
          <w:w w:val="95"/>
        </w:rPr>
        <w:t xml:space="preserve"> </w:t>
      </w:r>
      <w:r>
        <w:rPr>
          <w:w w:val="95"/>
        </w:rPr>
        <w:t>OA</w:t>
      </w:r>
      <w:r>
        <w:rPr>
          <w:spacing w:val="16"/>
          <w:w w:val="95"/>
        </w:rPr>
        <w:t xml:space="preserve"> </w:t>
      </w:r>
      <w:r>
        <w:rPr>
          <w:w w:val="95"/>
        </w:rPr>
        <w:t>publishing</w:t>
      </w:r>
      <w:r>
        <w:rPr>
          <w:spacing w:val="16"/>
          <w:w w:val="95"/>
        </w:rPr>
        <w:t xml:space="preserve"> </w:t>
      </w:r>
      <w:r>
        <w:rPr>
          <w:w w:val="95"/>
        </w:rPr>
        <w:t>can</w:t>
      </w:r>
      <w:r>
        <w:rPr>
          <w:spacing w:val="17"/>
          <w:w w:val="95"/>
        </w:rPr>
        <w:t xml:space="preserve"> </w:t>
      </w:r>
      <w:r>
        <w:rPr>
          <w:w w:val="95"/>
        </w:rPr>
        <w:t>also</w:t>
      </w:r>
    </w:p>
    <w:p w14:paraId="64BAE3EC" w14:textId="77777777" w:rsidR="00BB4C49" w:rsidRDefault="00DC0BFC">
      <w:pPr>
        <w:pStyle w:val="BodyText"/>
        <w:spacing w:before="154"/>
        <w:ind w:left="110"/>
      </w:pPr>
      <w:r>
        <w:rPr>
          <w:rFonts w:ascii="Trebuchet MS"/>
          <w:sz w:val="12"/>
        </w:rPr>
        <w:t xml:space="preserve">267    </w:t>
      </w:r>
      <w:r>
        <w:rPr>
          <w:rFonts w:ascii="Trebuchet MS"/>
          <w:spacing w:val="19"/>
          <w:sz w:val="12"/>
        </w:rPr>
        <w:t xml:space="preserve"> </w:t>
      </w:r>
      <w:r>
        <w:rPr>
          <w:w w:val="95"/>
        </w:rPr>
        <w:t>have</w:t>
      </w:r>
      <w:r>
        <w:rPr>
          <w:spacing w:val="-7"/>
          <w:w w:val="95"/>
        </w:rPr>
        <w:t xml:space="preserve"> </w:t>
      </w:r>
      <w:r>
        <w:rPr>
          <w:w w:val="95"/>
        </w:rPr>
        <w:t>unintended</w:t>
      </w:r>
      <w:r>
        <w:rPr>
          <w:spacing w:val="-6"/>
          <w:w w:val="95"/>
        </w:rPr>
        <w:t xml:space="preserve"> </w:t>
      </w:r>
      <w:r>
        <w:rPr>
          <w:w w:val="95"/>
        </w:rPr>
        <w:t>negative</w:t>
      </w:r>
      <w:r>
        <w:rPr>
          <w:spacing w:val="-6"/>
          <w:w w:val="95"/>
        </w:rPr>
        <w:t xml:space="preserve"> </w:t>
      </w:r>
      <w:r>
        <w:rPr>
          <w:w w:val="95"/>
        </w:rPr>
        <w:t>consequences</w:t>
      </w:r>
      <w:r>
        <w:rPr>
          <w:spacing w:val="-7"/>
          <w:w w:val="95"/>
        </w:rPr>
        <w:t xml:space="preserve"> </w:t>
      </w:r>
      <w:r>
        <w:rPr>
          <w:w w:val="95"/>
        </w:rPr>
        <w:t>for</w:t>
      </w:r>
      <w:r>
        <w:rPr>
          <w:spacing w:val="-6"/>
          <w:w w:val="95"/>
        </w:rPr>
        <w:t xml:space="preserve"> </w:t>
      </w:r>
      <w:r>
        <w:rPr>
          <w:w w:val="95"/>
        </w:rPr>
        <w:t>the</w:t>
      </w:r>
      <w:r>
        <w:rPr>
          <w:spacing w:val="-7"/>
          <w:w w:val="95"/>
        </w:rPr>
        <w:t xml:space="preserve"> </w:t>
      </w:r>
      <w:r>
        <w:rPr>
          <w:w w:val="95"/>
        </w:rPr>
        <w:t>same</w:t>
      </w:r>
      <w:r>
        <w:rPr>
          <w:spacing w:val="-7"/>
          <w:w w:val="95"/>
        </w:rPr>
        <w:t xml:space="preserve"> </w:t>
      </w:r>
      <w:r>
        <w:rPr>
          <w:w w:val="95"/>
        </w:rPr>
        <w:t>communities.</w:t>
      </w:r>
      <w:r>
        <w:rPr>
          <w:spacing w:val="10"/>
          <w:w w:val="95"/>
        </w:rPr>
        <w:t xml:space="preserve"> </w:t>
      </w:r>
      <w:r>
        <w:rPr>
          <w:w w:val="95"/>
        </w:rPr>
        <w:t>Chief</w:t>
      </w:r>
      <w:r>
        <w:rPr>
          <w:spacing w:val="-6"/>
          <w:w w:val="95"/>
        </w:rPr>
        <w:t xml:space="preserve"> </w:t>
      </w:r>
      <w:r>
        <w:rPr>
          <w:w w:val="95"/>
        </w:rPr>
        <w:t>among</w:t>
      </w:r>
      <w:r>
        <w:rPr>
          <w:spacing w:val="-7"/>
          <w:w w:val="95"/>
        </w:rPr>
        <w:t xml:space="preserve"> </w:t>
      </w:r>
      <w:r>
        <w:rPr>
          <w:w w:val="95"/>
        </w:rPr>
        <w:t>these</w:t>
      </w:r>
      <w:r>
        <w:rPr>
          <w:spacing w:val="-6"/>
          <w:w w:val="95"/>
        </w:rPr>
        <w:t xml:space="preserve"> </w:t>
      </w:r>
      <w:r>
        <w:rPr>
          <w:w w:val="95"/>
        </w:rPr>
        <w:t>is</w:t>
      </w:r>
      <w:r>
        <w:rPr>
          <w:spacing w:val="-6"/>
          <w:w w:val="95"/>
        </w:rPr>
        <w:t xml:space="preserve"> </w:t>
      </w:r>
      <w:r>
        <w:rPr>
          <w:w w:val="95"/>
        </w:rPr>
        <w:t>that</w:t>
      </w:r>
    </w:p>
    <w:p w14:paraId="70C6CE57" w14:textId="77777777" w:rsidR="00BB4C49" w:rsidRDefault="00DC0BFC">
      <w:pPr>
        <w:pStyle w:val="BodyText"/>
        <w:spacing w:before="155"/>
        <w:ind w:left="110"/>
      </w:pPr>
      <w:r>
        <w:rPr>
          <w:rFonts w:ascii="Trebuchet MS" w:hAnsi="Trebuchet MS"/>
          <w:sz w:val="12"/>
        </w:rPr>
        <w:t xml:space="preserve">268    </w:t>
      </w:r>
      <w:r>
        <w:rPr>
          <w:rFonts w:ascii="Trebuchet MS" w:hAnsi="Trebuchet MS"/>
          <w:spacing w:val="19"/>
          <w:sz w:val="12"/>
        </w:rPr>
        <w:t xml:space="preserve"> </w:t>
      </w:r>
      <w:r>
        <w:rPr>
          <w:spacing w:val="-1"/>
          <w:w w:val="95"/>
        </w:rPr>
        <w:t>the</w:t>
      </w:r>
      <w:r>
        <w:rPr>
          <w:spacing w:val="-6"/>
          <w:w w:val="95"/>
        </w:rPr>
        <w:t xml:space="preserve"> </w:t>
      </w:r>
      <w:r>
        <w:rPr>
          <w:spacing w:val="-1"/>
          <w:w w:val="95"/>
        </w:rPr>
        <w:t>funding</w:t>
      </w:r>
      <w:r>
        <w:rPr>
          <w:spacing w:val="-7"/>
          <w:w w:val="95"/>
        </w:rPr>
        <w:t xml:space="preserve"> </w:t>
      </w:r>
      <w:r>
        <w:rPr>
          <w:spacing w:val="-1"/>
          <w:w w:val="95"/>
        </w:rPr>
        <w:t>model</w:t>
      </w:r>
      <w:r>
        <w:rPr>
          <w:spacing w:val="-6"/>
          <w:w w:val="95"/>
        </w:rPr>
        <w:t xml:space="preserve"> </w:t>
      </w:r>
      <w:r>
        <w:rPr>
          <w:spacing w:val="-1"/>
          <w:w w:val="95"/>
        </w:rPr>
        <w:t>used</w:t>
      </w:r>
      <w:r>
        <w:rPr>
          <w:spacing w:val="-7"/>
          <w:w w:val="95"/>
        </w:rPr>
        <w:t xml:space="preserve"> </w:t>
      </w:r>
      <w:r>
        <w:rPr>
          <w:spacing w:val="-1"/>
          <w:w w:val="95"/>
        </w:rPr>
        <w:t>by</w:t>
      </w:r>
      <w:r>
        <w:rPr>
          <w:spacing w:val="-6"/>
          <w:w w:val="95"/>
        </w:rPr>
        <w:t xml:space="preserve"> </w:t>
      </w:r>
      <w:r>
        <w:rPr>
          <w:spacing w:val="-1"/>
          <w:w w:val="95"/>
        </w:rPr>
        <w:t>the</w:t>
      </w:r>
      <w:r>
        <w:rPr>
          <w:spacing w:val="-7"/>
          <w:w w:val="95"/>
        </w:rPr>
        <w:t xml:space="preserve"> </w:t>
      </w:r>
      <w:r>
        <w:rPr>
          <w:spacing w:val="-1"/>
          <w:w w:val="95"/>
        </w:rPr>
        <w:t>most</w:t>
      </w:r>
      <w:r>
        <w:rPr>
          <w:spacing w:val="-7"/>
          <w:w w:val="95"/>
        </w:rPr>
        <w:t xml:space="preserve"> </w:t>
      </w:r>
      <w:r>
        <w:rPr>
          <w:w w:val="95"/>
        </w:rPr>
        <w:t>widely</w:t>
      </w:r>
      <w:r>
        <w:rPr>
          <w:spacing w:val="-7"/>
          <w:w w:val="95"/>
        </w:rPr>
        <w:t xml:space="preserve"> </w:t>
      </w:r>
      <w:r>
        <w:rPr>
          <w:w w:val="95"/>
        </w:rPr>
        <w:t>recognized</w:t>
      </w:r>
      <w:r>
        <w:rPr>
          <w:spacing w:val="-6"/>
          <w:w w:val="95"/>
        </w:rPr>
        <w:t xml:space="preserve"> </w:t>
      </w:r>
      <w:r>
        <w:rPr>
          <w:w w:val="95"/>
        </w:rPr>
        <w:t>and</w:t>
      </w:r>
      <w:r>
        <w:rPr>
          <w:spacing w:val="-6"/>
          <w:w w:val="95"/>
        </w:rPr>
        <w:t xml:space="preserve"> </w:t>
      </w:r>
      <w:r>
        <w:rPr>
          <w:w w:val="95"/>
        </w:rPr>
        <w:t>prestigious</w:t>
      </w:r>
      <w:r>
        <w:rPr>
          <w:spacing w:val="-7"/>
          <w:w w:val="95"/>
        </w:rPr>
        <w:t xml:space="preserve"> </w:t>
      </w:r>
      <w:r>
        <w:rPr>
          <w:w w:val="95"/>
        </w:rPr>
        <w:t>open</w:t>
      </w:r>
      <w:r>
        <w:rPr>
          <w:spacing w:val="-6"/>
          <w:w w:val="95"/>
        </w:rPr>
        <w:t xml:space="preserve"> </w:t>
      </w:r>
      <w:r>
        <w:rPr>
          <w:w w:val="95"/>
        </w:rPr>
        <w:t>access</w:t>
      </w:r>
      <w:r>
        <w:rPr>
          <w:spacing w:val="-6"/>
          <w:w w:val="95"/>
        </w:rPr>
        <w:t xml:space="preserve"> </w:t>
      </w:r>
      <w:r>
        <w:rPr>
          <w:w w:val="95"/>
        </w:rPr>
        <w:t>journals</w:t>
      </w:r>
      <w:r>
        <w:rPr>
          <w:spacing w:val="-6"/>
          <w:w w:val="95"/>
        </w:rPr>
        <w:t xml:space="preserve"> </w:t>
      </w:r>
      <w:r>
        <w:rPr>
          <w:w w:val="95"/>
        </w:rPr>
        <w:t>–</w:t>
      </w:r>
    </w:p>
    <w:p w14:paraId="15E6D83E" w14:textId="77777777" w:rsidR="00BB4C49" w:rsidRDefault="00DC0BFC">
      <w:pPr>
        <w:pStyle w:val="BodyText"/>
        <w:spacing w:before="154"/>
        <w:ind w:left="110"/>
      </w:pPr>
      <w:r>
        <w:rPr>
          <w:rFonts w:ascii="Trebuchet MS" w:hAnsi="Trebuchet MS"/>
          <w:sz w:val="12"/>
        </w:rPr>
        <w:t xml:space="preserve">269    </w:t>
      </w:r>
      <w:r>
        <w:rPr>
          <w:rFonts w:ascii="Trebuchet MS" w:hAnsi="Trebuchet MS"/>
          <w:spacing w:val="19"/>
          <w:sz w:val="12"/>
        </w:rPr>
        <w:t xml:space="preserve"> </w:t>
      </w:r>
      <w:r>
        <w:rPr>
          <w:w w:val="95"/>
        </w:rPr>
        <w:t>a</w:t>
      </w:r>
      <w:r>
        <w:rPr>
          <w:spacing w:val="-8"/>
          <w:w w:val="95"/>
        </w:rPr>
        <w:t xml:space="preserve"> </w:t>
      </w:r>
      <w:r>
        <w:rPr>
          <w:w w:val="95"/>
        </w:rPr>
        <w:t>reliance</w:t>
      </w:r>
      <w:r>
        <w:rPr>
          <w:spacing w:val="-9"/>
          <w:w w:val="95"/>
        </w:rPr>
        <w:t xml:space="preserve"> </w:t>
      </w:r>
      <w:r>
        <w:rPr>
          <w:w w:val="95"/>
        </w:rPr>
        <w:t>on</w:t>
      </w:r>
      <w:r>
        <w:rPr>
          <w:spacing w:val="-8"/>
          <w:w w:val="95"/>
        </w:rPr>
        <w:t xml:space="preserve"> </w:t>
      </w:r>
      <w:r>
        <w:rPr>
          <w:w w:val="95"/>
        </w:rPr>
        <w:t>article</w:t>
      </w:r>
      <w:r>
        <w:rPr>
          <w:spacing w:val="-9"/>
          <w:w w:val="95"/>
        </w:rPr>
        <w:t xml:space="preserve"> </w:t>
      </w:r>
      <w:r>
        <w:rPr>
          <w:w w:val="95"/>
        </w:rPr>
        <w:t>processing</w:t>
      </w:r>
      <w:r>
        <w:rPr>
          <w:spacing w:val="-9"/>
          <w:w w:val="95"/>
        </w:rPr>
        <w:t xml:space="preserve"> </w:t>
      </w:r>
      <w:r>
        <w:rPr>
          <w:w w:val="95"/>
        </w:rPr>
        <w:t>charges</w:t>
      </w:r>
      <w:r>
        <w:rPr>
          <w:spacing w:val="-8"/>
          <w:w w:val="95"/>
        </w:rPr>
        <w:t xml:space="preserve"> </w:t>
      </w:r>
      <w:r>
        <w:rPr>
          <w:w w:val="95"/>
        </w:rPr>
        <w:t>–</w:t>
      </w:r>
      <w:r>
        <w:rPr>
          <w:spacing w:val="-9"/>
          <w:w w:val="95"/>
        </w:rPr>
        <w:t xml:space="preserve"> </w:t>
      </w:r>
      <w:r>
        <w:rPr>
          <w:w w:val="95"/>
        </w:rPr>
        <w:t>allows</w:t>
      </w:r>
      <w:r>
        <w:rPr>
          <w:spacing w:val="-8"/>
          <w:w w:val="95"/>
        </w:rPr>
        <w:t xml:space="preserve"> </w:t>
      </w:r>
      <w:r>
        <w:rPr>
          <w:w w:val="95"/>
        </w:rPr>
        <w:t>for</w:t>
      </w:r>
      <w:r>
        <w:rPr>
          <w:spacing w:val="-9"/>
          <w:w w:val="95"/>
        </w:rPr>
        <w:t xml:space="preserve"> </w:t>
      </w:r>
      <w:r>
        <w:rPr>
          <w:w w:val="95"/>
        </w:rPr>
        <w:t>readers</w:t>
      </w:r>
      <w:r>
        <w:rPr>
          <w:spacing w:val="-8"/>
          <w:w w:val="95"/>
        </w:rPr>
        <w:t xml:space="preserve"> </w:t>
      </w:r>
      <w:r>
        <w:rPr>
          <w:w w:val="95"/>
        </w:rPr>
        <w:t>with</w:t>
      </w:r>
      <w:r>
        <w:rPr>
          <w:spacing w:val="-9"/>
          <w:w w:val="95"/>
        </w:rPr>
        <w:t xml:space="preserve"> </w:t>
      </w:r>
      <w:r>
        <w:rPr>
          <w:w w:val="95"/>
        </w:rPr>
        <w:t>limited</w:t>
      </w:r>
      <w:r>
        <w:rPr>
          <w:spacing w:val="-9"/>
          <w:w w:val="95"/>
        </w:rPr>
        <w:t xml:space="preserve"> </w:t>
      </w:r>
      <w:r>
        <w:rPr>
          <w:w w:val="95"/>
        </w:rPr>
        <w:t>financial</w:t>
      </w:r>
      <w:r>
        <w:rPr>
          <w:spacing w:val="-8"/>
          <w:w w:val="95"/>
        </w:rPr>
        <w:t xml:space="preserve"> </w:t>
      </w:r>
      <w:r>
        <w:rPr>
          <w:w w:val="95"/>
        </w:rPr>
        <w:t>resources</w:t>
      </w:r>
      <w:r>
        <w:rPr>
          <w:spacing w:val="-9"/>
          <w:w w:val="95"/>
        </w:rPr>
        <w:t xml:space="preserve"> </w:t>
      </w:r>
      <w:r>
        <w:rPr>
          <w:w w:val="95"/>
        </w:rPr>
        <w:t>to</w:t>
      </w:r>
    </w:p>
    <w:p w14:paraId="54028715" w14:textId="77777777" w:rsidR="00BB4C49" w:rsidRDefault="00DC0BFC">
      <w:pPr>
        <w:pStyle w:val="BodyText"/>
        <w:spacing w:before="154"/>
        <w:ind w:left="110"/>
      </w:pPr>
      <w:r>
        <w:rPr>
          <w:rFonts w:ascii="Trebuchet MS"/>
          <w:sz w:val="12"/>
        </w:rPr>
        <w:t xml:space="preserve">270    </w:t>
      </w:r>
      <w:r>
        <w:rPr>
          <w:rFonts w:ascii="Trebuchet MS"/>
          <w:spacing w:val="19"/>
          <w:sz w:val="12"/>
        </w:rPr>
        <w:t xml:space="preserve"> </w:t>
      </w:r>
      <w:r>
        <w:rPr>
          <w:w w:val="95"/>
        </w:rPr>
        <w:t>access</w:t>
      </w:r>
      <w:r>
        <w:rPr>
          <w:spacing w:val="6"/>
          <w:w w:val="95"/>
        </w:rPr>
        <w:t xml:space="preserve"> </w:t>
      </w:r>
      <w:r>
        <w:rPr>
          <w:w w:val="95"/>
        </w:rPr>
        <w:t>the</w:t>
      </w:r>
      <w:r>
        <w:rPr>
          <w:spacing w:val="6"/>
          <w:w w:val="95"/>
        </w:rPr>
        <w:t xml:space="preserve"> </w:t>
      </w:r>
      <w:r>
        <w:rPr>
          <w:w w:val="95"/>
        </w:rPr>
        <w:t>scientific</w:t>
      </w:r>
      <w:r>
        <w:rPr>
          <w:spacing w:val="7"/>
          <w:w w:val="95"/>
        </w:rPr>
        <w:t xml:space="preserve"> </w:t>
      </w:r>
      <w:r>
        <w:rPr>
          <w:w w:val="95"/>
        </w:rPr>
        <w:t>literature,</w:t>
      </w:r>
      <w:r>
        <w:rPr>
          <w:spacing w:val="6"/>
          <w:w w:val="95"/>
        </w:rPr>
        <w:t xml:space="preserve"> </w:t>
      </w:r>
      <w:r>
        <w:rPr>
          <w:w w:val="95"/>
        </w:rPr>
        <w:t>but</w:t>
      </w:r>
      <w:r>
        <w:rPr>
          <w:spacing w:val="6"/>
          <w:w w:val="95"/>
        </w:rPr>
        <w:t xml:space="preserve"> </w:t>
      </w:r>
      <w:r>
        <w:rPr>
          <w:w w:val="95"/>
        </w:rPr>
        <w:t>also</w:t>
      </w:r>
      <w:r>
        <w:rPr>
          <w:spacing w:val="6"/>
          <w:w w:val="95"/>
        </w:rPr>
        <w:t xml:space="preserve"> </w:t>
      </w:r>
      <w:r>
        <w:rPr>
          <w:w w:val="95"/>
        </w:rPr>
        <w:t>prevents</w:t>
      </w:r>
      <w:r>
        <w:rPr>
          <w:spacing w:val="6"/>
          <w:w w:val="95"/>
        </w:rPr>
        <w:t xml:space="preserve"> </w:t>
      </w:r>
      <w:r>
        <w:rPr>
          <w:w w:val="95"/>
        </w:rPr>
        <w:t>them</w:t>
      </w:r>
      <w:r>
        <w:rPr>
          <w:spacing w:val="6"/>
          <w:w w:val="95"/>
        </w:rPr>
        <w:t xml:space="preserve"> </w:t>
      </w:r>
      <w:r>
        <w:rPr>
          <w:w w:val="95"/>
        </w:rPr>
        <w:t>from</w:t>
      </w:r>
      <w:r>
        <w:rPr>
          <w:spacing w:val="6"/>
          <w:w w:val="95"/>
        </w:rPr>
        <w:t xml:space="preserve"> </w:t>
      </w:r>
      <w:r>
        <w:rPr>
          <w:w w:val="95"/>
        </w:rPr>
        <w:t>contributing</w:t>
      </w:r>
      <w:r>
        <w:rPr>
          <w:spacing w:val="6"/>
          <w:w w:val="95"/>
        </w:rPr>
        <w:t xml:space="preserve"> </w:t>
      </w:r>
      <w:r>
        <w:rPr>
          <w:w w:val="95"/>
        </w:rPr>
        <w:t>to</w:t>
      </w:r>
      <w:r>
        <w:rPr>
          <w:spacing w:val="6"/>
          <w:w w:val="95"/>
        </w:rPr>
        <w:t xml:space="preserve"> </w:t>
      </w:r>
      <w:r>
        <w:rPr>
          <w:w w:val="95"/>
        </w:rPr>
        <w:t>it.</w:t>
      </w:r>
      <w:r>
        <w:rPr>
          <w:spacing w:val="29"/>
          <w:w w:val="95"/>
        </w:rPr>
        <w:t xml:space="preserve"> </w:t>
      </w:r>
      <w:r>
        <w:rPr>
          <w:w w:val="95"/>
        </w:rPr>
        <w:t>We</w:t>
      </w:r>
      <w:r>
        <w:rPr>
          <w:spacing w:val="6"/>
          <w:w w:val="95"/>
        </w:rPr>
        <w:t xml:space="preserve"> </w:t>
      </w:r>
      <w:r>
        <w:rPr>
          <w:w w:val="95"/>
        </w:rPr>
        <w:t>found</w:t>
      </w:r>
      <w:r>
        <w:rPr>
          <w:spacing w:val="6"/>
          <w:w w:val="95"/>
        </w:rPr>
        <w:t xml:space="preserve"> </w:t>
      </w:r>
      <w:r>
        <w:rPr>
          <w:w w:val="95"/>
        </w:rPr>
        <w:t>that</w:t>
      </w:r>
    </w:p>
    <w:p w14:paraId="00051231" w14:textId="5DF17A12" w:rsidR="00BB4C49" w:rsidRDefault="00DC0BFC">
      <w:pPr>
        <w:pStyle w:val="BodyText"/>
        <w:spacing w:before="155"/>
        <w:ind w:left="110"/>
      </w:pPr>
      <w:proofErr w:type="gramStart"/>
      <w:r>
        <w:rPr>
          <w:rFonts w:ascii="Trebuchet MS"/>
          <w:sz w:val="12"/>
        </w:rPr>
        <w:t xml:space="preserve">271    </w:t>
      </w:r>
      <w:r>
        <w:rPr>
          <w:rFonts w:ascii="Trebuchet MS"/>
          <w:spacing w:val="19"/>
          <w:sz w:val="12"/>
        </w:rPr>
        <w:t xml:space="preserve"> </w:t>
      </w:r>
      <w:r>
        <w:rPr>
          <w:w w:val="90"/>
        </w:rPr>
        <w:t>author</w:t>
      </w:r>
      <w:proofErr w:type="gramEnd"/>
      <w:r>
        <w:rPr>
          <w:spacing w:val="22"/>
          <w:w w:val="90"/>
        </w:rPr>
        <w:t xml:space="preserve"> </w:t>
      </w:r>
      <w:ins w:id="231" w:author="Smith,Audrey Culver" w:date="2021-02-22T14:58:00Z">
        <w:r w:rsidR="00992697">
          <w:rPr>
            <w:w w:val="90"/>
          </w:rPr>
          <w:t>G</w:t>
        </w:r>
      </w:ins>
      <w:del w:id="232" w:author="Smith,Audrey Culver" w:date="2021-02-22T14:58:00Z">
        <w:r w:rsidDel="00992697">
          <w:rPr>
            <w:w w:val="90"/>
          </w:rPr>
          <w:delText>g</w:delText>
        </w:r>
      </w:del>
      <w:r>
        <w:rPr>
          <w:w w:val="90"/>
        </w:rPr>
        <w:t>eographic</w:t>
      </w:r>
      <w:r>
        <w:rPr>
          <w:spacing w:val="22"/>
          <w:w w:val="90"/>
        </w:rPr>
        <w:t xml:space="preserve"> </w:t>
      </w:r>
      <w:ins w:id="233" w:author="Smith,Audrey Culver" w:date="2021-02-22T14:58:00Z">
        <w:r w:rsidR="00992697">
          <w:rPr>
            <w:w w:val="90"/>
          </w:rPr>
          <w:t>D</w:t>
        </w:r>
      </w:ins>
      <w:del w:id="234" w:author="Smith,Audrey Culver" w:date="2021-02-22T14:58:00Z">
        <w:r w:rsidDel="00992697">
          <w:rPr>
            <w:w w:val="90"/>
          </w:rPr>
          <w:delText>d</w:delText>
        </w:r>
      </w:del>
      <w:r>
        <w:rPr>
          <w:w w:val="90"/>
        </w:rPr>
        <w:t>iversity</w:t>
      </w:r>
      <w:r>
        <w:rPr>
          <w:spacing w:val="21"/>
          <w:w w:val="90"/>
        </w:rPr>
        <w:t xml:space="preserve"> </w:t>
      </w:r>
      <w:r>
        <w:rPr>
          <w:w w:val="90"/>
        </w:rPr>
        <w:t>was</w:t>
      </w:r>
      <w:r>
        <w:rPr>
          <w:spacing w:val="22"/>
          <w:w w:val="90"/>
        </w:rPr>
        <w:t xml:space="preserve"> </w:t>
      </w:r>
      <w:r>
        <w:rPr>
          <w:w w:val="90"/>
        </w:rPr>
        <w:t>far</w:t>
      </w:r>
      <w:r>
        <w:rPr>
          <w:spacing w:val="22"/>
          <w:w w:val="90"/>
        </w:rPr>
        <w:t xml:space="preserve"> </w:t>
      </w:r>
      <w:r>
        <w:rPr>
          <w:w w:val="90"/>
        </w:rPr>
        <w:t>lower</w:t>
      </w:r>
      <w:r>
        <w:rPr>
          <w:spacing w:val="21"/>
          <w:w w:val="90"/>
        </w:rPr>
        <w:t xml:space="preserve"> </w:t>
      </w:r>
      <w:r>
        <w:rPr>
          <w:w w:val="90"/>
        </w:rPr>
        <w:t>when</w:t>
      </w:r>
      <w:r>
        <w:rPr>
          <w:spacing w:val="22"/>
          <w:w w:val="90"/>
        </w:rPr>
        <w:t xml:space="preserve"> </w:t>
      </w:r>
      <w:r>
        <w:rPr>
          <w:w w:val="90"/>
        </w:rPr>
        <w:t>comparing</w:t>
      </w:r>
      <w:r>
        <w:rPr>
          <w:spacing w:val="22"/>
          <w:w w:val="90"/>
        </w:rPr>
        <w:t xml:space="preserve"> </w:t>
      </w:r>
      <w:r>
        <w:rPr>
          <w:w w:val="90"/>
        </w:rPr>
        <w:t>open</w:t>
      </w:r>
      <w:r>
        <w:rPr>
          <w:spacing w:val="21"/>
          <w:w w:val="90"/>
        </w:rPr>
        <w:t xml:space="preserve"> </w:t>
      </w:r>
      <w:r>
        <w:rPr>
          <w:w w:val="90"/>
        </w:rPr>
        <w:t>access</w:t>
      </w:r>
      <w:r>
        <w:rPr>
          <w:spacing w:val="22"/>
          <w:w w:val="90"/>
        </w:rPr>
        <w:t xml:space="preserve"> </w:t>
      </w:r>
      <w:r>
        <w:rPr>
          <w:w w:val="90"/>
        </w:rPr>
        <w:t>with</w:t>
      </w:r>
      <w:r>
        <w:rPr>
          <w:spacing w:val="22"/>
          <w:w w:val="90"/>
        </w:rPr>
        <w:t xml:space="preserve"> </w:t>
      </w:r>
      <w:r>
        <w:rPr>
          <w:w w:val="90"/>
        </w:rPr>
        <w:t>subscription-only</w:t>
      </w:r>
    </w:p>
    <w:p w14:paraId="5D9781F2" w14:textId="77777777" w:rsidR="00BB4C49" w:rsidRDefault="00DC0BFC">
      <w:pPr>
        <w:pStyle w:val="BodyText"/>
        <w:spacing w:before="154"/>
        <w:ind w:left="110"/>
      </w:pPr>
      <w:r>
        <w:rPr>
          <w:rFonts w:ascii="Trebuchet MS"/>
          <w:sz w:val="12"/>
        </w:rPr>
        <w:t xml:space="preserve">272    </w:t>
      </w:r>
      <w:r>
        <w:rPr>
          <w:rFonts w:ascii="Trebuchet MS"/>
          <w:spacing w:val="19"/>
          <w:sz w:val="12"/>
        </w:rPr>
        <w:t xml:space="preserve"> </w:t>
      </w:r>
      <w:r>
        <w:rPr>
          <w:w w:val="95"/>
        </w:rPr>
        <w:t>articles,</w:t>
      </w:r>
      <w:r>
        <w:rPr>
          <w:spacing w:val="12"/>
          <w:w w:val="95"/>
        </w:rPr>
        <w:t xml:space="preserve"> </w:t>
      </w:r>
      <w:r>
        <w:rPr>
          <w:w w:val="95"/>
        </w:rPr>
        <w:t>regardless</w:t>
      </w:r>
      <w:r>
        <w:rPr>
          <w:spacing w:val="12"/>
          <w:w w:val="95"/>
        </w:rPr>
        <w:t xml:space="preserve"> </w:t>
      </w:r>
      <w:r>
        <w:rPr>
          <w:w w:val="95"/>
        </w:rPr>
        <w:t>of</w:t>
      </w:r>
      <w:r>
        <w:rPr>
          <w:spacing w:val="13"/>
          <w:w w:val="95"/>
        </w:rPr>
        <w:t xml:space="preserve"> </w:t>
      </w:r>
      <w:r>
        <w:rPr>
          <w:w w:val="95"/>
        </w:rPr>
        <w:t>whether</w:t>
      </w:r>
      <w:r>
        <w:rPr>
          <w:spacing w:val="11"/>
          <w:w w:val="95"/>
        </w:rPr>
        <w:t xml:space="preserve"> </w:t>
      </w:r>
      <w:r>
        <w:rPr>
          <w:w w:val="95"/>
        </w:rPr>
        <w:t>the</w:t>
      </w:r>
      <w:r>
        <w:rPr>
          <w:spacing w:val="13"/>
          <w:w w:val="95"/>
        </w:rPr>
        <w:t xml:space="preserve"> </w:t>
      </w:r>
      <w:r>
        <w:rPr>
          <w:w w:val="95"/>
        </w:rPr>
        <w:t>OA</w:t>
      </w:r>
      <w:r>
        <w:rPr>
          <w:spacing w:val="12"/>
          <w:w w:val="95"/>
        </w:rPr>
        <w:t xml:space="preserve"> </w:t>
      </w:r>
      <w:r>
        <w:rPr>
          <w:w w:val="95"/>
        </w:rPr>
        <w:t>articles</w:t>
      </w:r>
      <w:r>
        <w:rPr>
          <w:spacing w:val="12"/>
          <w:w w:val="95"/>
        </w:rPr>
        <w:t xml:space="preserve"> </w:t>
      </w:r>
      <w:r>
        <w:rPr>
          <w:w w:val="95"/>
        </w:rPr>
        <w:t>were</w:t>
      </w:r>
      <w:r>
        <w:rPr>
          <w:spacing w:val="13"/>
          <w:w w:val="95"/>
        </w:rPr>
        <w:t xml:space="preserve"> </w:t>
      </w:r>
      <w:r>
        <w:rPr>
          <w:w w:val="95"/>
        </w:rPr>
        <w:t>published</w:t>
      </w:r>
      <w:r>
        <w:rPr>
          <w:spacing w:val="11"/>
          <w:w w:val="95"/>
        </w:rPr>
        <w:t xml:space="preserve"> </w:t>
      </w:r>
      <w:r>
        <w:rPr>
          <w:w w:val="95"/>
        </w:rPr>
        <w:t>in</w:t>
      </w:r>
      <w:r>
        <w:rPr>
          <w:spacing w:val="13"/>
          <w:w w:val="95"/>
        </w:rPr>
        <w:t xml:space="preserve"> </w:t>
      </w:r>
      <w:r>
        <w:rPr>
          <w:w w:val="95"/>
        </w:rPr>
        <w:t>Mirror</w:t>
      </w:r>
      <w:r>
        <w:rPr>
          <w:spacing w:val="11"/>
          <w:w w:val="95"/>
        </w:rPr>
        <w:t xml:space="preserve"> </w:t>
      </w:r>
      <w:r>
        <w:rPr>
          <w:w w:val="95"/>
        </w:rPr>
        <w:t>or</w:t>
      </w:r>
      <w:r>
        <w:rPr>
          <w:spacing w:val="12"/>
          <w:w w:val="95"/>
        </w:rPr>
        <w:t xml:space="preserve"> </w:t>
      </w:r>
      <w:r>
        <w:rPr>
          <w:w w:val="95"/>
        </w:rPr>
        <w:t>Parent</w:t>
      </w:r>
      <w:r>
        <w:rPr>
          <w:spacing w:val="11"/>
          <w:w w:val="95"/>
        </w:rPr>
        <w:t xml:space="preserve"> </w:t>
      </w:r>
      <w:r>
        <w:rPr>
          <w:w w:val="95"/>
        </w:rPr>
        <w:t>journals.</w:t>
      </w:r>
    </w:p>
    <w:p w14:paraId="1860F7D6" w14:textId="77777777" w:rsidR="00BB4C49" w:rsidRDefault="00DC0BFC">
      <w:pPr>
        <w:pStyle w:val="BodyText"/>
        <w:spacing w:before="155"/>
        <w:ind w:left="110"/>
      </w:pPr>
      <w:r>
        <w:rPr>
          <w:rFonts w:ascii="Trebuchet MS"/>
          <w:sz w:val="12"/>
        </w:rPr>
        <w:t xml:space="preserve">273    </w:t>
      </w:r>
      <w:r>
        <w:rPr>
          <w:rFonts w:ascii="Trebuchet MS"/>
          <w:spacing w:val="7"/>
          <w:sz w:val="12"/>
        </w:rPr>
        <w:t xml:space="preserve"> </w:t>
      </w:r>
      <w:r>
        <w:rPr>
          <w:w w:val="95"/>
        </w:rPr>
        <w:t>We</w:t>
      </w:r>
      <w:r>
        <w:rPr>
          <w:spacing w:val="15"/>
          <w:w w:val="95"/>
        </w:rPr>
        <w:t xml:space="preserve"> </w:t>
      </w:r>
      <w:r>
        <w:rPr>
          <w:w w:val="95"/>
        </w:rPr>
        <w:t>also</w:t>
      </w:r>
      <w:r>
        <w:rPr>
          <w:spacing w:val="13"/>
          <w:w w:val="95"/>
        </w:rPr>
        <w:t xml:space="preserve"> </w:t>
      </w:r>
      <w:r>
        <w:rPr>
          <w:w w:val="95"/>
        </w:rPr>
        <w:t>found</w:t>
      </w:r>
      <w:r>
        <w:rPr>
          <w:spacing w:val="14"/>
          <w:w w:val="95"/>
        </w:rPr>
        <w:t xml:space="preserve"> </w:t>
      </w:r>
      <w:r>
        <w:rPr>
          <w:w w:val="95"/>
        </w:rPr>
        <w:t>that</w:t>
      </w:r>
      <w:r>
        <w:rPr>
          <w:spacing w:val="14"/>
          <w:w w:val="95"/>
        </w:rPr>
        <w:t xml:space="preserve"> </w:t>
      </w:r>
      <w:r>
        <w:rPr>
          <w:w w:val="95"/>
        </w:rPr>
        <w:t>an</w:t>
      </w:r>
      <w:r>
        <w:rPr>
          <w:spacing w:val="13"/>
          <w:w w:val="95"/>
        </w:rPr>
        <w:t xml:space="preserve"> </w:t>
      </w:r>
      <w:r>
        <w:rPr>
          <w:w w:val="95"/>
        </w:rPr>
        <w:t>overwhelming</w:t>
      </w:r>
      <w:r>
        <w:rPr>
          <w:spacing w:val="14"/>
          <w:w w:val="95"/>
        </w:rPr>
        <w:t xml:space="preserve"> </w:t>
      </w:r>
      <w:r>
        <w:rPr>
          <w:w w:val="95"/>
        </w:rPr>
        <w:t>majority</w:t>
      </w:r>
      <w:r>
        <w:rPr>
          <w:spacing w:val="13"/>
          <w:w w:val="95"/>
        </w:rPr>
        <w:t xml:space="preserve"> </w:t>
      </w:r>
      <w:r>
        <w:rPr>
          <w:w w:val="95"/>
        </w:rPr>
        <w:t>of</w:t>
      </w:r>
      <w:r>
        <w:rPr>
          <w:spacing w:val="15"/>
          <w:w w:val="95"/>
        </w:rPr>
        <w:t xml:space="preserve"> </w:t>
      </w:r>
      <w:r>
        <w:rPr>
          <w:w w:val="95"/>
        </w:rPr>
        <w:t>open</w:t>
      </w:r>
      <w:r>
        <w:rPr>
          <w:spacing w:val="13"/>
          <w:w w:val="95"/>
        </w:rPr>
        <w:t xml:space="preserve"> </w:t>
      </w:r>
      <w:r>
        <w:rPr>
          <w:w w:val="95"/>
        </w:rPr>
        <w:t>access</w:t>
      </w:r>
      <w:r>
        <w:rPr>
          <w:spacing w:val="15"/>
          <w:w w:val="95"/>
        </w:rPr>
        <w:t xml:space="preserve"> </w:t>
      </w:r>
      <w:r>
        <w:rPr>
          <w:w w:val="95"/>
        </w:rPr>
        <w:t>articles</w:t>
      </w:r>
      <w:r>
        <w:rPr>
          <w:spacing w:val="14"/>
          <w:w w:val="95"/>
        </w:rPr>
        <w:t xml:space="preserve"> </w:t>
      </w:r>
      <w:r>
        <w:rPr>
          <w:w w:val="95"/>
        </w:rPr>
        <w:t>in</w:t>
      </w:r>
      <w:r>
        <w:rPr>
          <w:spacing w:val="14"/>
          <w:w w:val="95"/>
        </w:rPr>
        <w:t xml:space="preserve"> </w:t>
      </w:r>
      <w:r>
        <w:rPr>
          <w:w w:val="95"/>
        </w:rPr>
        <w:t>both</w:t>
      </w:r>
      <w:r>
        <w:rPr>
          <w:spacing w:val="14"/>
          <w:w w:val="95"/>
        </w:rPr>
        <w:t xml:space="preserve"> </w:t>
      </w:r>
      <w:r>
        <w:rPr>
          <w:w w:val="95"/>
        </w:rPr>
        <w:t>Parent</w:t>
      </w:r>
      <w:r>
        <w:rPr>
          <w:spacing w:val="13"/>
          <w:w w:val="95"/>
        </w:rPr>
        <w:t xml:space="preserve"> </w:t>
      </w:r>
      <w:r>
        <w:rPr>
          <w:w w:val="95"/>
        </w:rPr>
        <w:t>and</w:t>
      </w:r>
    </w:p>
    <w:p w14:paraId="5B1082B0" w14:textId="77777777" w:rsidR="00BB4C49" w:rsidRDefault="00DC0BFC">
      <w:pPr>
        <w:pStyle w:val="BodyText"/>
        <w:spacing w:before="154"/>
        <w:ind w:left="110"/>
      </w:pPr>
      <w:r>
        <w:rPr>
          <w:rFonts w:ascii="Trebuchet MS"/>
          <w:sz w:val="12"/>
        </w:rPr>
        <w:t xml:space="preserve">274    </w:t>
      </w:r>
      <w:r>
        <w:rPr>
          <w:rFonts w:ascii="Trebuchet MS"/>
          <w:spacing w:val="19"/>
          <w:sz w:val="12"/>
        </w:rPr>
        <w:t xml:space="preserve"> </w:t>
      </w:r>
      <w:r>
        <w:rPr>
          <w:w w:val="95"/>
        </w:rPr>
        <w:t>Mirror</w:t>
      </w:r>
      <w:r>
        <w:rPr>
          <w:spacing w:val="9"/>
          <w:w w:val="95"/>
        </w:rPr>
        <w:t xml:space="preserve"> </w:t>
      </w:r>
      <w:r>
        <w:rPr>
          <w:w w:val="95"/>
        </w:rPr>
        <w:t>journals</w:t>
      </w:r>
      <w:r>
        <w:rPr>
          <w:spacing w:val="10"/>
          <w:w w:val="95"/>
        </w:rPr>
        <w:t xml:space="preserve"> </w:t>
      </w:r>
      <w:r>
        <w:rPr>
          <w:w w:val="95"/>
        </w:rPr>
        <w:t>had</w:t>
      </w:r>
      <w:r>
        <w:rPr>
          <w:spacing w:val="10"/>
          <w:w w:val="95"/>
        </w:rPr>
        <w:t xml:space="preserve"> </w:t>
      </w:r>
      <w:r>
        <w:rPr>
          <w:w w:val="95"/>
        </w:rPr>
        <w:t>lead</w:t>
      </w:r>
      <w:r>
        <w:rPr>
          <w:spacing w:val="9"/>
          <w:w w:val="95"/>
        </w:rPr>
        <w:t xml:space="preserve"> </w:t>
      </w:r>
      <w:r>
        <w:rPr>
          <w:w w:val="95"/>
        </w:rPr>
        <w:t>authors</w:t>
      </w:r>
      <w:r>
        <w:rPr>
          <w:spacing w:val="10"/>
          <w:w w:val="95"/>
        </w:rPr>
        <w:t xml:space="preserve"> </w:t>
      </w:r>
      <w:r>
        <w:rPr>
          <w:w w:val="95"/>
        </w:rPr>
        <w:t>based</w:t>
      </w:r>
      <w:r>
        <w:rPr>
          <w:spacing w:val="9"/>
          <w:w w:val="95"/>
        </w:rPr>
        <w:t xml:space="preserve"> </w:t>
      </w:r>
      <w:r>
        <w:rPr>
          <w:w w:val="95"/>
        </w:rPr>
        <w:t>in</w:t>
      </w:r>
      <w:r>
        <w:rPr>
          <w:spacing w:val="9"/>
          <w:w w:val="95"/>
        </w:rPr>
        <w:t xml:space="preserve"> </w:t>
      </w:r>
      <w:r>
        <w:rPr>
          <w:w w:val="95"/>
        </w:rPr>
        <w:t>high-income</w:t>
      </w:r>
      <w:r>
        <w:rPr>
          <w:spacing w:val="10"/>
          <w:w w:val="95"/>
        </w:rPr>
        <w:t xml:space="preserve"> </w:t>
      </w:r>
      <w:r>
        <w:rPr>
          <w:w w:val="95"/>
        </w:rPr>
        <w:t>countries.</w:t>
      </w:r>
      <w:r>
        <w:rPr>
          <w:spacing w:val="32"/>
          <w:w w:val="95"/>
        </w:rPr>
        <w:t xml:space="preserve"> </w:t>
      </w:r>
      <w:r>
        <w:rPr>
          <w:w w:val="95"/>
        </w:rPr>
        <w:t>Of</w:t>
      </w:r>
      <w:r>
        <w:rPr>
          <w:spacing w:val="10"/>
          <w:w w:val="95"/>
        </w:rPr>
        <w:t xml:space="preserve"> </w:t>
      </w:r>
      <w:r>
        <w:rPr>
          <w:w w:val="95"/>
        </w:rPr>
        <w:t>the</w:t>
      </w:r>
      <w:r>
        <w:rPr>
          <w:spacing w:val="10"/>
          <w:w w:val="95"/>
        </w:rPr>
        <w:t xml:space="preserve"> </w:t>
      </w:r>
      <w:r>
        <w:rPr>
          <w:w w:val="95"/>
        </w:rPr>
        <w:t>small</w:t>
      </w:r>
      <w:r>
        <w:rPr>
          <w:spacing w:val="10"/>
          <w:w w:val="95"/>
        </w:rPr>
        <w:t xml:space="preserve"> </w:t>
      </w:r>
      <w:r>
        <w:rPr>
          <w:w w:val="95"/>
        </w:rPr>
        <w:t>number</w:t>
      </w:r>
      <w:r>
        <w:rPr>
          <w:spacing w:val="10"/>
          <w:w w:val="95"/>
        </w:rPr>
        <w:t xml:space="preserve"> </w:t>
      </w:r>
      <w:r>
        <w:rPr>
          <w:w w:val="95"/>
        </w:rPr>
        <w:t>of</w:t>
      </w:r>
    </w:p>
    <w:p w14:paraId="237291C0" w14:textId="77777777" w:rsidR="00BB4C49" w:rsidRDefault="00DC0BFC">
      <w:pPr>
        <w:pStyle w:val="BodyText"/>
        <w:spacing w:before="154"/>
        <w:ind w:left="110"/>
      </w:pPr>
      <w:r>
        <w:rPr>
          <w:rFonts w:ascii="Trebuchet MS"/>
          <w:sz w:val="12"/>
        </w:rPr>
        <w:t xml:space="preserve">275    </w:t>
      </w:r>
      <w:r>
        <w:rPr>
          <w:rFonts w:ascii="Trebuchet MS"/>
          <w:spacing w:val="19"/>
          <w:sz w:val="12"/>
        </w:rPr>
        <w:t xml:space="preserve"> </w:t>
      </w:r>
      <w:r>
        <w:rPr>
          <w:w w:val="95"/>
        </w:rPr>
        <w:t>articles</w:t>
      </w:r>
      <w:r>
        <w:rPr>
          <w:spacing w:val="8"/>
          <w:w w:val="95"/>
        </w:rPr>
        <w:t xml:space="preserve"> </w:t>
      </w:r>
      <w:r>
        <w:rPr>
          <w:w w:val="95"/>
        </w:rPr>
        <w:t>by</w:t>
      </w:r>
      <w:r>
        <w:rPr>
          <w:spacing w:val="7"/>
          <w:w w:val="95"/>
        </w:rPr>
        <w:t xml:space="preserve"> </w:t>
      </w:r>
      <w:r>
        <w:rPr>
          <w:w w:val="95"/>
        </w:rPr>
        <w:t>authors</w:t>
      </w:r>
      <w:r>
        <w:rPr>
          <w:spacing w:val="7"/>
          <w:w w:val="95"/>
        </w:rPr>
        <w:t xml:space="preserve"> </w:t>
      </w:r>
      <w:r>
        <w:rPr>
          <w:w w:val="95"/>
        </w:rPr>
        <w:t>based</w:t>
      </w:r>
      <w:r>
        <w:rPr>
          <w:spacing w:val="7"/>
          <w:w w:val="95"/>
        </w:rPr>
        <w:t xml:space="preserve"> </w:t>
      </w:r>
      <w:r>
        <w:rPr>
          <w:w w:val="95"/>
        </w:rPr>
        <w:t>in</w:t>
      </w:r>
      <w:r>
        <w:rPr>
          <w:spacing w:val="6"/>
          <w:w w:val="95"/>
        </w:rPr>
        <w:t xml:space="preserve"> </w:t>
      </w:r>
      <w:r>
        <w:rPr>
          <w:w w:val="95"/>
        </w:rPr>
        <w:t>low-income</w:t>
      </w:r>
      <w:r>
        <w:rPr>
          <w:spacing w:val="8"/>
          <w:w w:val="95"/>
        </w:rPr>
        <w:t xml:space="preserve"> </w:t>
      </w:r>
      <w:r>
        <w:rPr>
          <w:w w:val="95"/>
        </w:rPr>
        <w:t>countries,</w:t>
      </w:r>
      <w:r>
        <w:rPr>
          <w:spacing w:val="7"/>
          <w:w w:val="95"/>
        </w:rPr>
        <w:t xml:space="preserve"> </w:t>
      </w:r>
      <w:r>
        <w:rPr>
          <w:w w:val="95"/>
        </w:rPr>
        <w:t>most</w:t>
      </w:r>
      <w:r>
        <w:rPr>
          <w:spacing w:val="7"/>
          <w:w w:val="95"/>
        </w:rPr>
        <w:t xml:space="preserve"> </w:t>
      </w:r>
      <w:r>
        <w:rPr>
          <w:w w:val="95"/>
        </w:rPr>
        <w:t>were</w:t>
      </w:r>
      <w:r>
        <w:rPr>
          <w:spacing w:val="8"/>
          <w:w w:val="95"/>
        </w:rPr>
        <w:t xml:space="preserve"> </w:t>
      </w:r>
      <w:r>
        <w:rPr>
          <w:w w:val="95"/>
        </w:rPr>
        <w:t>subscription-only</w:t>
      </w:r>
      <w:r>
        <w:rPr>
          <w:spacing w:val="6"/>
          <w:w w:val="95"/>
        </w:rPr>
        <w:t xml:space="preserve"> </w:t>
      </w:r>
      <w:r>
        <w:rPr>
          <w:w w:val="95"/>
        </w:rPr>
        <w:t>articles</w:t>
      </w:r>
      <w:r>
        <w:rPr>
          <w:spacing w:val="8"/>
          <w:w w:val="95"/>
        </w:rPr>
        <w:t xml:space="preserve"> </w:t>
      </w:r>
      <w:r>
        <w:rPr>
          <w:w w:val="95"/>
        </w:rPr>
        <w:t>in</w:t>
      </w:r>
    </w:p>
    <w:p w14:paraId="7D4E373B" w14:textId="77777777" w:rsidR="00BB4C49" w:rsidRDefault="00DC0BFC">
      <w:pPr>
        <w:pStyle w:val="BodyText"/>
        <w:spacing w:before="155"/>
        <w:ind w:left="110"/>
      </w:pPr>
      <w:r>
        <w:rPr>
          <w:rFonts w:ascii="Trebuchet MS"/>
          <w:sz w:val="12"/>
        </w:rPr>
        <w:t xml:space="preserve">276    </w:t>
      </w:r>
      <w:r>
        <w:rPr>
          <w:rFonts w:ascii="Trebuchet MS"/>
          <w:spacing w:val="19"/>
          <w:sz w:val="12"/>
        </w:rPr>
        <w:t xml:space="preserve"> </w:t>
      </w:r>
      <w:r>
        <w:rPr>
          <w:w w:val="95"/>
        </w:rPr>
        <w:t>Parent</w:t>
      </w:r>
      <w:r>
        <w:rPr>
          <w:spacing w:val="18"/>
          <w:w w:val="95"/>
        </w:rPr>
        <w:t xml:space="preserve"> </w:t>
      </w:r>
      <w:r>
        <w:rPr>
          <w:w w:val="95"/>
        </w:rPr>
        <w:t>journals.</w:t>
      </w:r>
      <w:r>
        <w:rPr>
          <w:spacing w:val="41"/>
          <w:w w:val="95"/>
        </w:rPr>
        <w:t xml:space="preserve"> </w:t>
      </w:r>
      <w:r>
        <w:rPr>
          <w:w w:val="95"/>
        </w:rPr>
        <w:t>Taken</w:t>
      </w:r>
      <w:r>
        <w:rPr>
          <w:spacing w:val="18"/>
          <w:w w:val="95"/>
        </w:rPr>
        <w:t xml:space="preserve"> </w:t>
      </w:r>
      <w:r>
        <w:rPr>
          <w:w w:val="95"/>
        </w:rPr>
        <w:t>together,</w:t>
      </w:r>
      <w:r>
        <w:rPr>
          <w:spacing w:val="16"/>
          <w:w w:val="95"/>
        </w:rPr>
        <w:t xml:space="preserve"> </w:t>
      </w:r>
      <w:r>
        <w:rPr>
          <w:w w:val="95"/>
        </w:rPr>
        <w:t>these</w:t>
      </w:r>
      <w:r>
        <w:rPr>
          <w:spacing w:val="18"/>
          <w:w w:val="95"/>
        </w:rPr>
        <w:t xml:space="preserve"> </w:t>
      </w:r>
      <w:r>
        <w:rPr>
          <w:w w:val="95"/>
        </w:rPr>
        <w:t>results</w:t>
      </w:r>
      <w:r>
        <w:rPr>
          <w:spacing w:val="17"/>
          <w:w w:val="95"/>
        </w:rPr>
        <w:t xml:space="preserve"> </w:t>
      </w:r>
      <w:r>
        <w:rPr>
          <w:w w:val="95"/>
        </w:rPr>
        <w:t>are</w:t>
      </w:r>
      <w:r>
        <w:rPr>
          <w:spacing w:val="17"/>
          <w:w w:val="95"/>
        </w:rPr>
        <w:t xml:space="preserve"> </w:t>
      </w:r>
      <w:r>
        <w:rPr>
          <w:w w:val="95"/>
        </w:rPr>
        <w:t>consistent</w:t>
      </w:r>
      <w:r>
        <w:rPr>
          <w:spacing w:val="16"/>
          <w:w w:val="95"/>
        </w:rPr>
        <w:t xml:space="preserve"> </w:t>
      </w:r>
      <w:r>
        <w:rPr>
          <w:w w:val="95"/>
        </w:rPr>
        <w:t>with</w:t>
      </w:r>
      <w:r>
        <w:rPr>
          <w:spacing w:val="18"/>
          <w:w w:val="95"/>
        </w:rPr>
        <w:t xml:space="preserve"> </w:t>
      </w:r>
      <w:r>
        <w:rPr>
          <w:w w:val="95"/>
        </w:rPr>
        <w:t>the</w:t>
      </w:r>
      <w:r>
        <w:rPr>
          <w:spacing w:val="17"/>
          <w:w w:val="95"/>
        </w:rPr>
        <w:t xml:space="preserve"> </w:t>
      </w:r>
      <w:r>
        <w:rPr>
          <w:w w:val="95"/>
        </w:rPr>
        <w:t>hypothesis</w:t>
      </w:r>
      <w:r>
        <w:rPr>
          <w:spacing w:val="18"/>
          <w:w w:val="95"/>
        </w:rPr>
        <w:t xml:space="preserve"> </w:t>
      </w:r>
      <w:r>
        <w:rPr>
          <w:w w:val="95"/>
        </w:rPr>
        <w:t>that</w:t>
      </w:r>
      <w:r>
        <w:rPr>
          <w:spacing w:val="17"/>
          <w:w w:val="95"/>
        </w:rPr>
        <w:t xml:space="preserve"> </w:t>
      </w:r>
      <w:r>
        <w:rPr>
          <w:w w:val="95"/>
        </w:rPr>
        <w:t>APCs</w:t>
      </w:r>
    </w:p>
    <w:p w14:paraId="3CA9D363" w14:textId="78F49C55" w:rsidR="00BB4C49" w:rsidRDefault="00DC0BFC">
      <w:pPr>
        <w:pStyle w:val="BodyText"/>
        <w:spacing w:before="154"/>
        <w:ind w:left="110"/>
      </w:pPr>
      <w:proofErr w:type="gramStart"/>
      <w:r>
        <w:rPr>
          <w:rFonts w:ascii="Trebuchet MS"/>
          <w:sz w:val="12"/>
        </w:rPr>
        <w:t>277</w:t>
      </w:r>
      <w:proofErr w:type="gramEnd"/>
      <w:r>
        <w:rPr>
          <w:rFonts w:ascii="Trebuchet MS"/>
          <w:sz w:val="12"/>
        </w:rPr>
        <w:t xml:space="preserve">    </w:t>
      </w:r>
      <w:r>
        <w:rPr>
          <w:rFonts w:ascii="Trebuchet MS"/>
          <w:spacing w:val="19"/>
          <w:sz w:val="12"/>
        </w:rPr>
        <w:t xml:space="preserve"> </w:t>
      </w:r>
      <w:r>
        <w:rPr>
          <w:w w:val="95"/>
        </w:rPr>
        <w:t>are</w:t>
      </w:r>
      <w:r>
        <w:rPr>
          <w:spacing w:val="12"/>
          <w:w w:val="95"/>
        </w:rPr>
        <w:t xml:space="preserve"> </w:t>
      </w:r>
      <w:r>
        <w:rPr>
          <w:w w:val="95"/>
        </w:rPr>
        <w:t>a</w:t>
      </w:r>
      <w:r>
        <w:rPr>
          <w:spacing w:val="12"/>
          <w:w w:val="95"/>
        </w:rPr>
        <w:t xml:space="preserve"> </w:t>
      </w:r>
      <w:r>
        <w:rPr>
          <w:w w:val="95"/>
        </w:rPr>
        <w:t>barrier</w:t>
      </w:r>
      <w:r>
        <w:rPr>
          <w:spacing w:val="10"/>
          <w:w w:val="95"/>
        </w:rPr>
        <w:t xml:space="preserve"> </w:t>
      </w:r>
      <w:r>
        <w:rPr>
          <w:w w:val="95"/>
        </w:rPr>
        <w:t>to</w:t>
      </w:r>
      <w:r>
        <w:rPr>
          <w:spacing w:val="11"/>
          <w:w w:val="95"/>
        </w:rPr>
        <w:t xml:space="preserve"> </w:t>
      </w:r>
      <w:r>
        <w:rPr>
          <w:w w:val="95"/>
        </w:rPr>
        <w:t>Open</w:t>
      </w:r>
      <w:r>
        <w:rPr>
          <w:spacing w:val="12"/>
          <w:w w:val="95"/>
        </w:rPr>
        <w:t xml:space="preserve"> </w:t>
      </w:r>
      <w:r>
        <w:rPr>
          <w:w w:val="95"/>
        </w:rPr>
        <w:t>Access</w:t>
      </w:r>
      <w:r>
        <w:rPr>
          <w:spacing w:val="11"/>
          <w:w w:val="95"/>
        </w:rPr>
        <w:t xml:space="preserve"> </w:t>
      </w:r>
      <w:r>
        <w:rPr>
          <w:w w:val="95"/>
        </w:rPr>
        <w:t>publication</w:t>
      </w:r>
      <w:r>
        <w:rPr>
          <w:spacing w:val="11"/>
          <w:w w:val="95"/>
        </w:rPr>
        <w:t xml:space="preserve"> </w:t>
      </w:r>
      <w:r>
        <w:rPr>
          <w:w w:val="95"/>
        </w:rPr>
        <w:t>by</w:t>
      </w:r>
      <w:r>
        <w:rPr>
          <w:spacing w:val="11"/>
          <w:w w:val="95"/>
        </w:rPr>
        <w:t xml:space="preserve"> </w:t>
      </w:r>
      <w:r>
        <w:rPr>
          <w:w w:val="95"/>
        </w:rPr>
        <w:t>scientists</w:t>
      </w:r>
      <w:r>
        <w:rPr>
          <w:spacing w:val="11"/>
          <w:w w:val="95"/>
        </w:rPr>
        <w:t xml:space="preserve"> </w:t>
      </w:r>
      <w:r>
        <w:rPr>
          <w:w w:val="95"/>
        </w:rPr>
        <w:t>from</w:t>
      </w:r>
      <w:r>
        <w:rPr>
          <w:spacing w:val="12"/>
          <w:w w:val="95"/>
        </w:rPr>
        <w:t xml:space="preserve"> </w:t>
      </w:r>
      <w:r>
        <w:rPr>
          <w:w w:val="95"/>
        </w:rPr>
        <w:t>low-income</w:t>
      </w:r>
      <w:r>
        <w:rPr>
          <w:spacing w:val="11"/>
          <w:w w:val="95"/>
        </w:rPr>
        <w:t xml:space="preserve"> </w:t>
      </w:r>
      <w:r>
        <w:rPr>
          <w:w w:val="95"/>
        </w:rPr>
        <w:t>countries</w:t>
      </w:r>
      <w:ins w:id="235" w:author="Smith,Audrey Culver" w:date="2021-02-22T15:00:00Z">
        <w:r w:rsidR="00992697">
          <w:rPr>
            <w:w w:val="95"/>
          </w:rPr>
          <w:t xml:space="preserve"> located in the Global South</w:t>
        </w:r>
      </w:ins>
      <w:r>
        <w:rPr>
          <w:w w:val="95"/>
        </w:rPr>
        <w:t>.</w:t>
      </w:r>
    </w:p>
    <w:p w14:paraId="5A1F47AB" w14:textId="5415089B" w:rsidR="00BB4C49" w:rsidRDefault="00DC0BFC">
      <w:pPr>
        <w:pStyle w:val="BodyText"/>
        <w:tabs>
          <w:tab w:val="left" w:pos="1075"/>
        </w:tabs>
        <w:spacing w:before="154"/>
        <w:ind w:left="110"/>
      </w:pPr>
      <w:r>
        <w:rPr>
          <w:rFonts w:ascii="Trebuchet MS"/>
          <w:sz w:val="12"/>
        </w:rPr>
        <w:t>278</w:t>
      </w:r>
      <w:r>
        <w:rPr>
          <w:rFonts w:ascii="Trebuchet MS"/>
          <w:sz w:val="12"/>
        </w:rPr>
        <w:tab/>
      </w:r>
      <w:r>
        <w:rPr>
          <w:w w:val="95"/>
        </w:rPr>
        <w:t>We</w:t>
      </w:r>
      <w:r>
        <w:rPr>
          <w:spacing w:val="6"/>
          <w:w w:val="95"/>
        </w:rPr>
        <w:t xml:space="preserve"> </w:t>
      </w:r>
      <w:r>
        <w:rPr>
          <w:w w:val="95"/>
        </w:rPr>
        <w:t>gained</w:t>
      </w:r>
      <w:r>
        <w:rPr>
          <w:spacing w:val="7"/>
          <w:w w:val="95"/>
        </w:rPr>
        <w:t xml:space="preserve"> </w:t>
      </w:r>
      <w:r>
        <w:rPr>
          <w:w w:val="95"/>
        </w:rPr>
        <w:t>unique</w:t>
      </w:r>
      <w:r>
        <w:rPr>
          <w:spacing w:val="7"/>
          <w:w w:val="95"/>
        </w:rPr>
        <w:t xml:space="preserve"> </w:t>
      </w:r>
      <w:r>
        <w:rPr>
          <w:w w:val="95"/>
        </w:rPr>
        <w:t>insights</w:t>
      </w:r>
      <w:r>
        <w:rPr>
          <w:spacing w:val="6"/>
          <w:w w:val="95"/>
        </w:rPr>
        <w:t xml:space="preserve"> </w:t>
      </w:r>
      <w:r>
        <w:rPr>
          <w:w w:val="95"/>
        </w:rPr>
        <w:t>into</w:t>
      </w:r>
      <w:r>
        <w:rPr>
          <w:spacing w:val="7"/>
          <w:w w:val="95"/>
        </w:rPr>
        <w:t xml:space="preserve"> </w:t>
      </w:r>
      <w:r>
        <w:rPr>
          <w:w w:val="95"/>
        </w:rPr>
        <w:t>the</w:t>
      </w:r>
      <w:r>
        <w:rPr>
          <w:spacing w:val="7"/>
          <w:w w:val="95"/>
        </w:rPr>
        <w:t xml:space="preserve"> </w:t>
      </w:r>
      <w:ins w:id="236" w:author="Smith,Audrey Culver" w:date="2021-02-22T15:01:00Z">
        <w:r w:rsidR="00992697">
          <w:rPr>
            <w:w w:val="95"/>
          </w:rPr>
          <w:t>G</w:t>
        </w:r>
      </w:ins>
      <w:del w:id="237" w:author="Smith,Audrey Culver" w:date="2021-02-22T15:01:00Z">
        <w:r w:rsidDel="00992697">
          <w:rPr>
            <w:w w:val="95"/>
          </w:rPr>
          <w:delText>g</w:delText>
        </w:r>
      </w:del>
      <w:r>
        <w:rPr>
          <w:w w:val="95"/>
        </w:rPr>
        <w:t>eographic</w:t>
      </w:r>
      <w:r>
        <w:rPr>
          <w:spacing w:val="7"/>
          <w:w w:val="95"/>
        </w:rPr>
        <w:t xml:space="preserve"> </w:t>
      </w:r>
      <w:ins w:id="238" w:author="Smith,Audrey Culver" w:date="2021-02-22T15:01:00Z">
        <w:r w:rsidR="00992697">
          <w:rPr>
            <w:w w:val="95"/>
          </w:rPr>
          <w:t>D</w:t>
        </w:r>
      </w:ins>
      <w:del w:id="239" w:author="Smith,Audrey Culver" w:date="2021-02-22T15:01:00Z">
        <w:r w:rsidDel="00992697">
          <w:rPr>
            <w:w w:val="95"/>
          </w:rPr>
          <w:delText>d</w:delText>
        </w:r>
      </w:del>
      <w:r>
        <w:rPr>
          <w:w w:val="95"/>
        </w:rPr>
        <w:t>iversity</w:t>
      </w:r>
      <w:r>
        <w:rPr>
          <w:spacing w:val="6"/>
          <w:w w:val="95"/>
        </w:rPr>
        <w:t xml:space="preserve"> </w:t>
      </w:r>
      <w:r>
        <w:rPr>
          <w:w w:val="95"/>
        </w:rPr>
        <w:t>and</w:t>
      </w:r>
      <w:r>
        <w:rPr>
          <w:spacing w:val="7"/>
          <w:w w:val="95"/>
        </w:rPr>
        <w:t xml:space="preserve"> </w:t>
      </w:r>
      <w:r>
        <w:rPr>
          <w:w w:val="95"/>
        </w:rPr>
        <w:t>structure</w:t>
      </w:r>
      <w:r>
        <w:rPr>
          <w:spacing w:val="7"/>
          <w:w w:val="95"/>
        </w:rPr>
        <w:t xml:space="preserve"> </w:t>
      </w:r>
      <w:r>
        <w:rPr>
          <w:w w:val="95"/>
        </w:rPr>
        <w:t>of</w:t>
      </w:r>
      <w:r>
        <w:rPr>
          <w:spacing w:val="7"/>
          <w:w w:val="95"/>
        </w:rPr>
        <w:t xml:space="preserve"> </w:t>
      </w:r>
      <w:r>
        <w:rPr>
          <w:w w:val="95"/>
        </w:rPr>
        <w:t>author</w:t>
      </w:r>
    </w:p>
    <w:p w14:paraId="7D0D48A1" w14:textId="77777777" w:rsidR="00BB4C49" w:rsidRDefault="00DC0BFC">
      <w:pPr>
        <w:pStyle w:val="BodyText"/>
        <w:spacing w:before="155"/>
        <w:ind w:left="110"/>
      </w:pPr>
      <w:r>
        <w:rPr>
          <w:rFonts w:ascii="Trebuchet MS"/>
          <w:sz w:val="12"/>
        </w:rPr>
        <w:t xml:space="preserve">279    </w:t>
      </w:r>
      <w:r>
        <w:rPr>
          <w:rFonts w:ascii="Trebuchet MS"/>
          <w:spacing w:val="19"/>
          <w:sz w:val="12"/>
        </w:rPr>
        <w:t xml:space="preserve"> </w:t>
      </w:r>
      <w:r>
        <w:rPr>
          <w:w w:val="95"/>
        </w:rPr>
        <w:t>communities</w:t>
      </w:r>
      <w:r>
        <w:rPr>
          <w:spacing w:val="12"/>
          <w:w w:val="95"/>
        </w:rPr>
        <w:t xml:space="preserve"> </w:t>
      </w:r>
      <w:r>
        <w:rPr>
          <w:w w:val="95"/>
        </w:rPr>
        <w:t>by</w:t>
      </w:r>
      <w:r>
        <w:rPr>
          <w:spacing w:val="10"/>
          <w:w w:val="95"/>
        </w:rPr>
        <w:t xml:space="preserve"> </w:t>
      </w:r>
      <w:r>
        <w:rPr>
          <w:w w:val="95"/>
        </w:rPr>
        <w:t>using</w:t>
      </w:r>
      <w:r>
        <w:rPr>
          <w:spacing w:val="11"/>
          <w:w w:val="95"/>
        </w:rPr>
        <w:t xml:space="preserve"> </w:t>
      </w:r>
      <w:r>
        <w:rPr>
          <w:w w:val="95"/>
        </w:rPr>
        <w:t>an</w:t>
      </w:r>
      <w:r>
        <w:rPr>
          <w:spacing w:val="11"/>
          <w:w w:val="95"/>
        </w:rPr>
        <w:t xml:space="preserve"> </w:t>
      </w:r>
      <w:r>
        <w:rPr>
          <w:w w:val="95"/>
        </w:rPr>
        <w:t>index</w:t>
      </w:r>
      <w:r>
        <w:rPr>
          <w:spacing w:val="10"/>
          <w:w w:val="95"/>
        </w:rPr>
        <w:t xml:space="preserve"> </w:t>
      </w:r>
      <w:r>
        <w:rPr>
          <w:w w:val="95"/>
        </w:rPr>
        <w:t>that</w:t>
      </w:r>
      <w:r>
        <w:rPr>
          <w:spacing w:val="11"/>
          <w:w w:val="95"/>
        </w:rPr>
        <w:t xml:space="preserve"> </w:t>
      </w:r>
      <w:r>
        <w:rPr>
          <w:w w:val="95"/>
        </w:rPr>
        <w:t>accounted</w:t>
      </w:r>
      <w:r>
        <w:rPr>
          <w:spacing w:val="11"/>
          <w:w w:val="95"/>
        </w:rPr>
        <w:t xml:space="preserve"> </w:t>
      </w:r>
      <w:r>
        <w:rPr>
          <w:w w:val="95"/>
        </w:rPr>
        <w:t>for</w:t>
      </w:r>
      <w:r>
        <w:rPr>
          <w:spacing w:val="11"/>
          <w:w w:val="95"/>
        </w:rPr>
        <w:t xml:space="preserve"> </w:t>
      </w:r>
      <w:r>
        <w:rPr>
          <w:w w:val="95"/>
        </w:rPr>
        <w:t>the</w:t>
      </w:r>
      <w:r>
        <w:rPr>
          <w:spacing w:val="11"/>
          <w:w w:val="95"/>
        </w:rPr>
        <w:t xml:space="preserve"> </w:t>
      </w:r>
      <w:r>
        <w:rPr>
          <w:w w:val="95"/>
        </w:rPr>
        <w:t>proportional</w:t>
      </w:r>
      <w:r>
        <w:rPr>
          <w:spacing w:val="11"/>
          <w:w w:val="95"/>
        </w:rPr>
        <w:t xml:space="preserve"> </w:t>
      </w:r>
      <w:r>
        <w:rPr>
          <w:w w:val="95"/>
        </w:rPr>
        <w:t>representation</w:t>
      </w:r>
      <w:r>
        <w:rPr>
          <w:spacing w:val="11"/>
          <w:w w:val="95"/>
        </w:rPr>
        <w:t xml:space="preserve"> </w:t>
      </w:r>
      <w:r>
        <w:rPr>
          <w:w w:val="95"/>
        </w:rPr>
        <w:t>of</w:t>
      </w:r>
    </w:p>
    <w:p w14:paraId="01A83CB5" w14:textId="0C147419" w:rsidR="00BB4C49" w:rsidRDefault="00DC0BFC">
      <w:pPr>
        <w:pStyle w:val="BodyText"/>
        <w:spacing w:before="154"/>
        <w:ind w:left="110"/>
      </w:pPr>
      <w:proofErr w:type="gramStart"/>
      <w:r>
        <w:rPr>
          <w:rFonts w:ascii="Trebuchet MS" w:hAnsi="Trebuchet MS"/>
          <w:sz w:val="12"/>
        </w:rPr>
        <w:t>280</w:t>
      </w:r>
      <w:proofErr w:type="gramEnd"/>
      <w:r>
        <w:rPr>
          <w:rFonts w:ascii="Trebuchet MS" w:hAnsi="Trebuchet MS"/>
          <w:sz w:val="12"/>
        </w:rPr>
        <w:t xml:space="preserve">    </w:t>
      </w:r>
      <w:r>
        <w:rPr>
          <w:rFonts w:ascii="Trebuchet MS" w:hAnsi="Trebuchet MS"/>
          <w:spacing w:val="19"/>
          <w:sz w:val="12"/>
        </w:rPr>
        <w:t xml:space="preserve"> </w:t>
      </w:r>
      <w:r>
        <w:rPr>
          <w:w w:val="95"/>
        </w:rPr>
        <w:t>di</w:t>
      </w:r>
      <w:r>
        <w:rPr>
          <w:rFonts w:ascii="Arial" w:hAnsi="Arial"/>
          <w:w w:val="95"/>
        </w:rPr>
        <w:t>ff</w:t>
      </w:r>
      <w:r>
        <w:rPr>
          <w:w w:val="95"/>
        </w:rPr>
        <w:t>erent</w:t>
      </w:r>
      <w:r>
        <w:rPr>
          <w:spacing w:val="2"/>
          <w:w w:val="95"/>
        </w:rPr>
        <w:t xml:space="preserve"> </w:t>
      </w:r>
      <w:r>
        <w:rPr>
          <w:w w:val="95"/>
        </w:rPr>
        <w:t>countries</w:t>
      </w:r>
      <w:r>
        <w:rPr>
          <w:spacing w:val="1"/>
          <w:w w:val="95"/>
        </w:rPr>
        <w:t xml:space="preserve"> </w:t>
      </w:r>
      <w:r>
        <w:rPr>
          <w:w w:val="95"/>
        </w:rPr>
        <w:t>(i.e.,</w:t>
      </w:r>
      <w:r>
        <w:rPr>
          <w:spacing w:val="2"/>
          <w:w w:val="95"/>
        </w:rPr>
        <w:t xml:space="preserve"> </w:t>
      </w:r>
      <w:r>
        <w:rPr>
          <w:w w:val="95"/>
        </w:rPr>
        <w:t>“</w:t>
      </w:r>
      <w:ins w:id="240" w:author="Smith,Audrey Culver" w:date="2021-02-22T15:01:00Z">
        <w:r w:rsidR="00992697">
          <w:rPr>
            <w:w w:val="95"/>
          </w:rPr>
          <w:t>E</w:t>
        </w:r>
      </w:ins>
      <w:del w:id="241" w:author="Smith,Audrey Culver" w:date="2021-02-22T15:01:00Z">
        <w:r w:rsidDel="00992697">
          <w:rPr>
            <w:w w:val="95"/>
          </w:rPr>
          <w:delText>e</w:delText>
        </w:r>
      </w:del>
      <w:r>
        <w:rPr>
          <w:w w:val="95"/>
        </w:rPr>
        <w:t>venness”).</w:t>
      </w:r>
      <w:r>
        <w:rPr>
          <w:spacing w:val="22"/>
          <w:w w:val="95"/>
        </w:rPr>
        <w:t xml:space="preserve"> </w:t>
      </w:r>
      <w:r>
        <w:rPr>
          <w:w w:val="95"/>
        </w:rPr>
        <w:t>It</w:t>
      </w:r>
      <w:r>
        <w:rPr>
          <w:spacing w:val="1"/>
          <w:w w:val="95"/>
        </w:rPr>
        <w:t xml:space="preserve"> </w:t>
      </w:r>
      <w:r>
        <w:rPr>
          <w:w w:val="95"/>
        </w:rPr>
        <w:t>is</w:t>
      </w:r>
      <w:r>
        <w:rPr>
          <w:spacing w:val="2"/>
          <w:w w:val="95"/>
        </w:rPr>
        <w:t xml:space="preserve"> </w:t>
      </w:r>
      <w:r>
        <w:rPr>
          <w:w w:val="95"/>
        </w:rPr>
        <w:t>important</w:t>
      </w:r>
      <w:r>
        <w:rPr>
          <w:spacing w:val="1"/>
          <w:w w:val="95"/>
        </w:rPr>
        <w:t xml:space="preserve"> </w:t>
      </w:r>
      <w:r>
        <w:rPr>
          <w:w w:val="95"/>
        </w:rPr>
        <w:t>to</w:t>
      </w:r>
      <w:r>
        <w:rPr>
          <w:spacing w:val="2"/>
          <w:w w:val="95"/>
        </w:rPr>
        <w:t xml:space="preserve"> </w:t>
      </w:r>
      <w:r>
        <w:rPr>
          <w:w w:val="95"/>
        </w:rPr>
        <w:t>remember,</w:t>
      </w:r>
      <w:r>
        <w:rPr>
          <w:spacing w:val="1"/>
          <w:w w:val="95"/>
        </w:rPr>
        <w:t xml:space="preserve"> </w:t>
      </w:r>
      <w:r>
        <w:rPr>
          <w:w w:val="95"/>
        </w:rPr>
        <w:t>however,</w:t>
      </w:r>
      <w:r>
        <w:rPr>
          <w:spacing w:val="2"/>
          <w:w w:val="95"/>
        </w:rPr>
        <w:t xml:space="preserve"> </w:t>
      </w:r>
      <w:r>
        <w:rPr>
          <w:w w:val="95"/>
        </w:rPr>
        <w:t>that</w:t>
      </w:r>
      <w:r>
        <w:rPr>
          <w:spacing w:val="1"/>
          <w:w w:val="95"/>
        </w:rPr>
        <w:t xml:space="preserve"> </w:t>
      </w:r>
      <w:r>
        <w:rPr>
          <w:w w:val="95"/>
        </w:rPr>
        <w:t>all</w:t>
      </w:r>
      <w:r>
        <w:rPr>
          <w:spacing w:val="2"/>
          <w:w w:val="95"/>
        </w:rPr>
        <w:t xml:space="preserve"> </w:t>
      </w:r>
      <w:r>
        <w:rPr>
          <w:w w:val="95"/>
        </w:rPr>
        <w:t>members</w:t>
      </w:r>
    </w:p>
    <w:p w14:paraId="2E2D94BE" w14:textId="77777777" w:rsidR="00BB4C49" w:rsidRDefault="00DC0BFC">
      <w:pPr>
        <w:pStyle w:val="BodyText"/>
        <w:spacing w:before="154"/>
        <w:ind w:left="110"/>
      </w:pPr>
      <w:proofErr w:type="gramStart"/>
      <w:r>
        <w:rPr>
          <w:rFonts w:ascii="Trebuchet MS"/>
          <w:sz w:val="12"/>
        </w:rPr>
        <w:t>281</w:t>
      </w:r>
      <w:proofErr w:type="gramEnd"/>
      <w:r>
        <w:rPr>
          <w:rFonts w:ascii="Trebuchet MS"/>
          <w:sz w:val="12"/>
        </w:rPr>
        <w:t xml:space="preserve">    </w:t>
      </w:r>
      <w:r>
        <w:rPr>
          <w:rFonts w:ascii="Trebuchet MS"/>
          <w:spacing w:val="19"/>
          <w:sz w:val="12"/>
        </w:rPr>
        <w:t xml:space="preserve"> </w:t>
      </w:r>
      <w:r>
        <w:rPr>
          <w:w w:val="95"/>
        </w:rPr>
        <w:t>of</w:t>
      </w:r>
      <w:r>
        <w:rPr>
          <w:spacing w:val="15"/>
          <w:w w:val="95"/>
        </w:rPr>
        <w:t xml:space="preserve"> </w:t>
      </w:r>
      <w:r>
        <w:rPr>
          <w:w w:val="95"/>
        </w:rPr>
        <w:t>a</w:t>
      </w:r>
      <w:r>
        <w:rPr>
          <w:spacing w:val="15"/>
          <w:w w:val="95"/>
        </w:rPr>
        <w:t xml:space="preserve"> </w:t>
      </w:r>
      <w:r>
        <w:rPr>
          <w:w w:val="95"/>
        </w:rPr>
        <w:t>category</w:t>
      </w:r>
      <w:r>
        <w:rPr>
          <w:spacing w:val="14"/>
          <w:w w:val="95"/>
        </w:rPr>
        <w:t xml:space="preserve"> </w:t>
      </w:r>
      <w:r>
        <w:rPr>
          <w:w w:val="95"/>
        </w:rPr>
        <w:t>are</w:t>
      </w:r>
      <w:r>
        <w:rPr>
          <w:spacing w:val="15"/>
          <w:w w:val="95"/>
        </w:rPr>
        <w:t xml:space="preserve"> </w:t>
      </w:r>
      <w:r>
        <w:rPr>
          <w:w w:val="95"/>
        </w:rPr>
        <w:t>treated</w:t>
      </w:r>
      <w:r>
        <w:rPr>
          <w:spacing w:val="14"/>
          <w:w w:val="95"/>
        </w:rPr>
        <w:t xml:space="preserve"> </w:t>
      </w:r>
      <w:r>
        <w:rPr>
          <w:w w:val="95"/>
        </w:rPr>
        <w:t>as</w:t>
      </w:r>
      <w:r>
        <w:rPr>
          <w:spacing w:val="15"/>
          <w:w w:val="95"/>
        </w:rPr>
        <w:t xml:space="preserve"> </w:t>
      </w:r>
      <w:r>
        <w:rPr>
          <w:w w:val="95"/>
        </w:rPr>
        <w:t>functionally</w:t>
      </w:r>
      <w:r>
        <w:rPr>
          <w:spacing w:val="14"/>
          <w:w w:val="95"/>
        </w:rPr>
        <w:t xml:space="preserve"> </w:t>
      </w:r>
      <w:r>
        <w:rPr>
          <w:w w:val="95"/>
        </w:rPr>
        <w:t>equivalent</w:t>
      </w:r>
      <w:r>
        <w:rPr>
          <w:spacing w:val="15"/>
          <w:w w:val="95"/>
        </w:rPr>
        <w:t xml:space="preserve"> </w:t>
      </w:r>
      <w:r>
        <w:rPr>
          <w:w w:val="95"/>
        </w:rPr>
        <w:t>when</w:t>
      </w:r>
      <w:r>
        <w:rPr>
          <w:spacing w:val="14"/>
          <w:w w:val="95"/>
        </w:rPr>
        <w:t xml:space="preserve"> </w:t>
      </w:r>
      <w:r>
        <w:rPr>
          <w:w w:val="95"/>
        </w:rPr>
        <w:t>calculating</w:t>
      </w:r>
      <w:r>
        <w:rPr>
          <w:spacing w:val="14"/>
          <w:w w:val="95"/>
        </w:rPr>
        <w:t xml:space="preserve"> </w:t>
      </w:r>
      <w:r>
        <w:rPr>
          <w:w w:val="95"/>
        </w:rPr>
        <w:t>these</w:t>
      </w:r>
      <w:r>
        <w:rPr>
          <w:spacing w:val="15"/>
          <w:w w:val="95"/>
        </w:rPr>
        <w:t xml:space="preserve"> </w:t>
      </w:r>
      <w:r>
        <w:rPr>
          <w:w w:val="95"/>
        </w:rPr>
        <w:t>indices.</w:t>
      </w:r>
      <w:r>
        <w:rPr>
          <w:spacing w:val="39"/>
          <w:w w:val="95"/>
        </w:rPr>
        <w:t xml:space="preserve"> </w:t>
      </w:r>
      <w:r>
        <w:rPr>
          <w:w w:val="95"/>
        </w:rPr>
        <w:t>This</w:t>
      </w:r>
    </w:p>
    <w:p w14:paraId="25AFFE37" w14:textId="77777777" w:rsidR="00BB4C49" w:rsidRDefault="00BB4C49">
      <w:pPr>
        <w:sectPr w:rsidR="00BB4C49">
          <w:pgSz w:w="12240" w:h="15840"/>
          <w:pgMar w:top="1320" w:right="1240" w:bottom="280" w:left="940" w:header="649" w:footer="0" w:gutter="0"/>
          <w:cols w:space="720"/>
        </w:sectPr>
      </w:pPr>
    </w:p>
    <w:p w14:paraId="6BB84401" w14:textId="77777777" w:rsidR="00BB4C49" w:rsidRDefault="00DC0BFC">
      <w:pPr>
        <w:pStyle w:val="BodyText"/>
        <w:spacing w:before="171"/>
        <w:ind w:left="110"/>
      </w:pPr>
      <w:r>
        <w:rPr>
          <w:rFonts w:ascii="Trebuchet MS"/>
          <w:sz w:val="12"/>
        </w:rPr>
        <w:lastRenderedPageBreak/>
        <w:t xml:space="preserve">282    </w:t>
      </w:r>
      <w:r>
        <w:rPr>
          <w:rFonts w:ascii="Trebuchet MS"/>
          <w:spacing w:val="19"/>
          <w:sz w:val="12"/>
        </w:rPr>
        <w:t xml:space="preserve"> </w:t>
      </w:r>
      <w:r>
        <w:rPr>
          <w:w w:val="95"/>
        </w:rPr>
        <w:t>means,</w:t>
      </w:r>
      <w:r>
        <w:rPr>
          <w:spacing w:val="16"/>
          <w:w w:val="95"/>
        </w:rPr>
        <w:t xml:space="preserve"> </w:t>
      </w:r>
      <w:r>
        <w:rPr>
          <w:w w:val="95"/>
        </w:rPr>
        <w:t>for</w:t>
      </w:r>
      <w:r>
        <w:rPr>
          <w:spacing w:val="17"/>
          <w:w w:val="95"/>
        </w:rPr>
        <w:t xml:space="preserve"> </w:t>
      </w:r>
      <w:r>
        <w:rPr>
          <w:w w:val="95"/>
        </w:rPr>
        <w:t>instance,</w:t>
      </w:r>
      <w:r>
        <w:rPr>
          <w:spacing w:val="15"/>
          <w:w w:val="95"/>
        </w:rPr>
        <w:t xml:space="preserve"> </w:t>
      </w:r>
      <w:r>
        <w:rPr>
          <w:w w:val="95"/>
        </w:rPr>
        <w:t>that</w:t>
      </w:r>
      <w:r>
        <w:rPr>
          <w:spacing w:val="16"/>
          <w:w w:val="95"/>
        </w:rPr>
        <w:t xml:space="preserve"> </w:t>
      </w:r>
      <w:r>
        <w:rPr>
          <w:w w:val="95"/>
        </w:rPr>
        <w:t>the</w:t>
      </w:r>
      <w:r>
        <w:rPr>
          <w:spacing w:val="17"/>
          <w:w w:val="95"/>
        </w:rPr>
        <w:t xml:space="preserve"> </w:t>
      </w:r>
      <w:r>
        <w:rPr>
          <w:w w:val="95"/>
        </w:rPr>
        <w:t>number</w:t>
      </w:r>
      <w:r>
        <w:rPr>
          <w:spacing w:val="16"/>
          <w:w w:val="95"/>
        </w:rPr>
        <w:t xml:space="preserve"> </w:t>
      </w:r>
      <w:r>
        <w:rPr>
          <w:w w:val="95"/>
        </w:rPr>
        <w:t>of</w:t>
      </w:r>
      <w:r>
        <w:rPr>
          <w:spacing w:val="17"/>
          <w:w w:val="95"/>
        </w:rPr>
        <w:t xml:space="preserve"> </w:t>
      </w:r>
      <w:r>
        <w:rPr>
          <w:w w:val="95"/>
        </w:rPr>
        <w:t>countries</w:t>
      </w:r>
      <w:r>
        <w:rPr>
          <w:spacing w:val="16"/>
          <w:w w:val="95"/>
        </w:rPr>
        <w:t xml:space="preserve"> </w:t>
      </w:r>
      <w:r>
        <w:rPr>
          <w:w w:val="95"/>
        </w:rPr>
        <w:t>represented</w:t>
      </w:r>
      <w:r>
        <w:rPr>
          <w:spacing w:val="16"/>
          <w:w w:val="95"/>
        </w:rPr>
        <w:t xml:space="preserve"> </w:t>
      </w:r>
      <w:r>
        <w:rPr>
          <w:w w:val="95"/>
        </w:rPr>
        <w:t>in</w:t>
      </w:r>
      <w:r>
        <w:rPr>
          <w:spacing w:val="16"/>
          <w:w w:val="95"/>
        </w:rPr>
        <w:t xml:space="preserve"> </w:t>
      </w:r>
      <w:r>
        <w:rPr>
          <w:w w:val="95"/>
        </w:rPr>
        <w:t>di</w:t>
      </w:r>
      <w:r>
        <w:rPr>
          <w:rFonts w:ascii="Arial"/>
          <w:w w:val="95"/>
        </w:rPr>
        <w:t>ff</w:t>
      </w:r>
      <w:r>
        <w:rPr>
          <w:w w:val="95"/>
        </w:rPr>
        <w:t>erent</w:t>
      </w:r>
      <w:r>
        <w:rPr>
          <w:spacing w:val="16"/>
          <w:w w:val="95"/>
        </w:rPr>
        <w:t xml:space="preserve"> </w:t>
      </w:r>
      <w:r>
        <w:rPr>
          <w:w w:val="95"/>
        </w:rPr>
        <w:t>article</w:t>
      </w:r>
      <w:r>
        <w:rPr>
          <w:spacing w:val="17"/>
          <w:w w:val="95"/>
        </w:rPr>
        <w:t xml:space="preserve"> </w:t>
      </w:r>
      <w:r>
        <w:rPr>
          <w:w w:val="95"/>
        </w:rPr>
        <w:t>or</w:t>
      </w:r>
      <w:r>
        <w:rPr>
          <w:spacing w:val="16"/>
          <w:w w:val="95"/>
        </w:rPr>
        <w:t xml:space="preserve"> </w:t>
      </w:r>
      <w:r>
        <w:rPr>
          <w:w w:val="95"/>
        </w:rPr>
        <w:t>journal</w:t>
      </w:r>
    </w:p>
    <w:p w14:paraId="1715CF84" w14:textId="77777777" w:rsidR="00BB4C49" w:rsidRDefault="00DC0BFC">
      <w:pPr>
        <w:pStyle w:val="BodyText"/>
        <w:spacing w:before="154"/>
        <w:ind w:left="110"/>
      </w:pPr>
      <w:r>
        <w:rPr>
          <w:rFonts w:ascii="Trebuchet MS"/>
          <w:sz w:val="12"/>
        </w:rPr>
        <w:t xml:space="preserve">283    </w:t>
      </w:r>
      <w:r>
        <w:rPr>
          <w:rFonts w:ascii="Trebuchet MS"/>
          <w:spacing w:val="19"/>
          <w:sz w:val="12"/>
        </w:rPr>
        <w:t xml:space="preserve"> </w:t>
      </w:r>
      <w:r>
        <w:rPr>
          <w:w w:val="95"/>
        </w:rPr>
        <w:t>categories</w:t>
      </w:r>
      <w:r>
        <w:rPr>
          <w:spacing w:val="11"/>
          <w:w w:val="95"/>
        </w:rPr>
        <w:t xml:space="preserve"> </w:t>
      </w:r>
      <w:r>
        <w:rPr>
          <w:w w:val="95"/>
        </w:rPr>
        <w:t>can</w:t>
      </w:r>
      <w:r>
        <w:rPr>
          <w:spacing w:val="11"/>
          <w:w w:val="95"/>
        </w:rPr>
        <w:t xml:space="preserve"> </w:t>
      </w:r>
      <w:r>
        <w:rPr>
          <w:w w:val="95"/>
        </w:rPr>
        <w:t>be</w:t>
      </w:r>
      <w:r>
        <w:rPr>
          <w:spacing w:val="11"/>
          <w:w w:val="95"/>
        </w:rPr>
        <w:t xml:space="preserve"> </w:t>
      </w:r>
      <w:r>
        <w:rPr>
          <w:w w:val="95"/>
        </w:rPr>
        <w:t>identical</w:t>
      </w:r>
      <w:r>
        <w:rPr>
          <w:spacing w:val="11"/>
          <w:w w:val="95"/>
        </w:rPr>
        <w:t xml:space="preserve"> </w:t>
      </w:r>
      <w:r>
        <w:rPr>
          <w:w w:val="95"/>
        </w:rPr>
        <w:t>even</w:t>
      </w:r>
      <w:r>
        <w:rPr>
          <w:spacing w:val="10"/>
          <w:w w:val="95"/>
        </w:rPr>
        <w:t xml:space="preserve"> </w:t>
      </w:r>
      <w:r>
        <w:rPr>
          <w:w w:val="95"/>
        </w:rPr>
        <w:t>if</w:t>
      </w:r>
      <w:r>
        <w:rPr>
          <w:spacing w:val="11"/>
          <w:w w:val="95"/>
        </w:rPr>
        <w:t xml:space="preserve"> </w:t>
      </w:r>
      <w:r>
        <w:rPr>
          <w:w w:val="95"/>
        </w:rPr>
        <w:t>the</w:t>
      </w:r>
      <w:r>
        <w:rPr>
          <w:spacing w:val="11"/>
          <w:w w:val="95"/>
        </w:rPr>
        <w:t xml:space="preserve"> </w:t>
      </w:r>
      <w:r>
        <w:rPr>
          <w:w w:val="95"/>
        </w:rPr>
        <w:t>specific</w:t>
      </w:r>
      <w:r>
        <w:rPr>
          <w:spacing w:val="11"/>
          <w:w w:val="95"/>
        </w:rPr>
        <w:t xml:space="preserve"> </w:t>
      </w:r>
      <w:r>
        <w:rPr>
          <w:w w:val="95"/>
        </w:rPr>
        <w:t>countries</w:t>
      </w:r>
      <w:r>
        <w:rPr>
          <w:spacing w:val="11"/>
          <w:w w:val="95"/>
        </w:rPr>
        <w:t xml:space="preserve"> </w:t>
      </w:r>
      <w:r>
        <w:rPr>
          <w:w w:val="95"/>
        </w:rPr>
        <w:t>publishing</w:t>
      </w:r>
      <w:r>
        <w:rPr>
          <w:spacing w:val="11"/>
          <w:w w:val="95"/>
        </w:rPr>
        <w:t xml:space="preserve"> </w:t>
      </w:r>
      <w:r>
        <w:rPr>
          <w:w w:val="95"/>
        </w:rPr>
        <w:t>in</w:t>
      </w:r>
      <w:r>
        <w:rPr>
          <w:spacing w:val="10"/>
          <w:w w:val="95"/>
        </w:rPr>
        <w:t xml:space="preserve"> </w:t>
      </w:r>
      <w:r>
        <w:rPr>
          <w:w w:val="95"/>
        </w:rPr>
        <w:t>each</w:t>
      </w:r>
      <w:r>
        <w:rPr>
          <w:spacing w:val="10"/>
          <w:w w:val="95"/>
        </w:rPr>
        <w:t xml:space="preserve"> </w:t>
      </w:r>
      <w:r>
        <w:rPr>
          <w:w w:val="95"/>
        </w:rPr>
        <w:t>are</w:t>
      </w:r>
      <w:r>
        <w:rPr>
          <w:spacing w:val="11"/>
          <w:w w:val="95"/>
        </w:rPr>
        <w:t xml:space="preserve"> </w:t>
      </w:r>
      <w:r>
        <w:rPr>
          <w:w w:val="95"/>
        </w:rPr>
        <w:t>entirely</w:t>
      </w:r>
    </w:p>
    <w:p w14:paraId="3AC6C176" w14:textId="77777777" w:rsidR="00BB4C49" w:rsidRDefault="00DC0BFC">
      <w:pPr>
        <w:pStyle w:val="BodyText"/>
        <w:spacing w:before="154"/>
        <w:ind w:left="110"/>
      </w:pPr>
      <w:r>
        <w:rPr>
          <w:rFonts w:ascii="Trebuchet MS"/>
          <w:sz w:val="12"/>
        </w:rPr>
        <w:t xml:space="preserve">284    </w:t>
      </w:r>
      <w:r>
        <w:rPr>
          <w:rFonts w:ascii="Trebuchet MS"/>
          <w:spacing w:val="19"/>
          <w:sz w:val="12"/>
        </w:rPr>
        <w:t xml:space="preserve"> </w:t>
      </w:r>
      <w:r>
        <w:rPr>
          <w:w w:val="95"/>
        </w:rPr>
        <w:t>di</w:t>
      </w:r>
      <w:r>
        <w:rPr>
          <w:rFonts w:ascii="Arial"/>
          <w:w w:val="95"/>
        </w:rPr>
        <w:t>ff</w:t>
      </w:r>
      <w:r>
        <w:rPr>
          <w:w w:val="95"/>
        </w:rPr>
        <w:t>erent.</w:t>
      </w:r>
      <w:r>
        <w:rPr>
          <w:spacing w:val="37"/>
          <w:w w:val="95"/>
        </w:rPr>
        <w:t xml:space="preserve"> </w:t>
      </w:r>
      <w:r>
        <w:rPr>
          <w:w w:val="95"/>
        </w:rPr>
        <w:t>Similarly,</w:t>
      </w:r>
      <w:r>
        <w:rPr>
          <w:spacing w:val="13"/>
          <w:w w:val="95"/>
        </w:rPr>
        <w:t xml:space="preserve"> </w:t>
      </w:r>
      <w:r>
        <w:rPr>
          <w:w w:val="95"/>
        </w:rPr>
        <w:t>a</w:t>
      </w:r>
      <w:r>
        <w:rPr>
          <w:spacing w:val="12"/>
          <w:w w:val="95"/>
        </w:rPr>
        <w:t xml:space="preserve"> </w:t>
      </w:r>
      <w:r>
        <w:rPr>
          <w:w w:val="95"/>
        </w:rPr>
        <w:t>more</w:t>
      </w:r>
      <w:r>
        <w:rPr>
          <w:spacing w:val="13"/>
          <w:w w:val="95"/>
        </w:rPr>
        <w:t xml:space="preserve"> </w:t>
      </w:r>
      <w:r>
        <w:rPr>
          <w:w w:val="95"/>
        </w:rPr>
        <w:t>even</w:t>
      </w:r>
      <w:r>
        <w:rPr>
          <w:spacing w:val="12"/>
          <w:w w:val="95"/>
        </w:rPr>
        <w:t xml:space="preserve"> </w:t>
      </w:r>
      <w:r>
        <w:rPr>
          <w:w w:val="95"/>
        </w:rPr>
        <w:t>distribution</w:t>
      </w:r>
      <w:r>
        <w:rPr>
          <w:spacing w:val="13"/>
          <w:w w:val="95"/>
        </w:rPr>
        <w:t xml:space="preserve"> </w:t>
      </w:r>
      <w:r>
        <w:rPr>
          <w:w w:val="95"/>
        </w:rPr>
        <w:t>of</w:t>
      </w:r>
      <w:r>
        <w:rPr>
          <w:spacing w:val="13"/>
          <w:w w:val="95"/>
        </w:rPr>
        <w:t xml:space="preserve"> </w:t>
      </w:r>
      <w:r>
        <w:rPr>
          <w:w w:val="95"/>
        </w:rPr>
        <w:t>authorship</w:t>
      </w:r>
      <w:r>
        <w:rPr>
          <w:spacing w:val="12"/>
          <w:w w:val="95"/>
        </w:rPr>
        <w:t xml:space="preserve"> </w:t>
      </w:r>
      <w:r>
        <w:rPr>
          <w:w w:val="95"/>
        </w:rPr>
        <w:t>reveals</w:t>
      </w:r>
      <w:r>
        <w:rPr>
          <w:spacing w:val="13"/>
          <w:w w:val="95"/>
        </w:rPr>
        <w:t xml:space="preserve"> </w:t>
      </w:r>
      <w:r>
        <w:rPr>
          <w:w w:val="95"/>
        </w:rPr>
        <w:t>nothing</w:t>
      </w:r>
      <w:r>
        <w:rPr>
          <w:spacing w:val="13"/>
          <w:w w:val="95"/>
        </w:rPr>
        <w:t xml:space="preserve"> </w:t>
      </w:r>
      <w:r>
        <w:rPr>
          <w:w w:val="95"/>
        </w:rPr>
        <w:t>about</w:t>
      </w:r>
      <w:r>
        <w:rPr>
          <w:spacing w:val="12"/>
          <w:w w:val="95"/>
        </w:rPr>
        <w:t xml:space="preserve"> </w:t>
      </w:r>
      <w:r>
        <w:rPr>
          <w:w w:val="95"/>
        </w:rPr>
        <w:t>the</w:t>
      </w:r>
      <w:r>
        <w:rPr>
          <w:spacing w:val="13"/>
          <w:w w:val="95"/>
        </w:rPr>
        <w:t xml:space="preserve"> </w:t>
      </w:r>
      <w:r>
        <w:rPr>
          <w:w w:val="95"/>
        </w:rPr>
        <w:t>types</w:t>
      </w:r>
    </w:p>
    <w:p w14:paraId="75F8A2C8" w14:textId="77777777" w:rsidR="00BB4C49" w:rsidRDefault="00DC0BFC">
      <w:pPr>
        <w:pStyle w:val="BodyText"/>
        <w:spacing w:before="155"/>
        <w:ind w:left="110"/>
      </w:pPr>
      <w:r>
        <w:rPr>
          <w:rFonts w:ascii="Trebuchet MS" w:hAnsi="Trebuchet MS"/>
          <w:sz w:val="12"/>
        </w:rPr>
        <w:t xml:space="preserve">285    </w:t>
      </w:r>
      <w:r>
        <w:rPr>
          <w:rFonts w:ascii="Trebuchet MS" w:hAnsi="Trebuchet MS"/>
          <w:spacing w:val="19"/>
          <w:sz w:val="12"/>
        </w:rPr>
        <w:t xml:space="preserve"> </w:t>
      </w:r>
      <w:r>
        <w:rPr>
          <w:w w:val="95"/>
        </w:rPr>
        <w:t>of</w:t>
      </w:r>
      <w:r>
        <w:rPr>
          <w:spacing w:val="13"/>
          <w:w w:val="95"/>
        </w:rPr>
        <w:t xml:space="preserve"> </w:t>
      </w:r>
      <w:r>
        <w:rPr>
          <w:w w:val="95"/>
        </w:rPr>
        <w:t>countries</w:t>
      </w:r>
      <w:r>
        <w:rPr>
          <w:spacing w:val="13"/>
          <w:w w:val="95"/>
        </w:rPr>
        <w:t xml:space="preserve"> </w:t>
      </w:r>
      <w:r>
        <w:rPr>
          <w:w w:val="95"/>
        </w:rPr>
        <w:t>whose</w:t>
      </w:r>
      <w:r>
        <w:rPr>
          <w:spacing w:val="13"/>
          <w:w w:val="95"/>
        </w:rPr>
        <w:t xml:space="preserve"> </w:t>
      </w:r>
      <w:r>
        <w:rPr>
          <w:w w:val="95"/>
        </w:rPr>
        <w:t>proportional</w:t>
      </w:r>
      <w:r>
        <w:rPr>
          <w:spacing w:val="12"/>
          <w:w w:val="95"/>
        </w:rPr>
        <w:t xml:space="preserve"> </w:t>
      </w:r>
      <w:r>
        <w:rPr>
          <w:w w:val="95"/>
        </w:rPr>
        <w:t>representation</w:t>
      </w:r>
      <w:r>
        <w:rPr>
          <w:spacing w:val="12"/>
          <w:w w:val="95"/>
        </w:rPr>
        <w:t xml:space="preserve"> </w:t>
      </w:r>
      <w:r>
        <w:rPr>
          <w:w w:val="95"/>
        </w:rPr>
        <w:t>has</w:t>
      </w:r>
      <w:r>
        <w:rPr>
          <w:spacing w:val="13"/>
          <w:w w:val="95"/>
        </w:rPr>
        <w:t xml:space="preserve"> </w:t>
      </w:r>
      <w:r>
        <w:rPr>
          <w:w w:val="95"/>
        </w:rPr>
        <w:t>increased</w:t>
      </w:r>
      <w:r>
        <w:rPr>
          <w:spacing w:val="13"/>
          <w:w w:val="95"/>
        </w:rPr>
        <w:t xml:space="preserve"> </w:t>
      </w:r>
      <w:r>
        <w:rPr>
          <w:w w:val="95"/>
        </w:rPr>
        <w:t>–</w:t>
      </w:r>
      <w:r>
        <w:rPr>
          <w:spacing w:val="12"/>
          <w:w w:val="95"/>
        </w:rPr>
        <w:t xml:space="preserve"> </w:t>
      </w:r>
      <w:r>
        <w:rPr>
          <w:w w:val="95"/>
        </w:rPr>
        <w:t>only</w:t>
      </w:r>
      <w:r>
        <w:rPr>
          <w:spacing w:val="12"/>
          <w:w w:val="95"/>
        </w:rPr>
        <w:t xml:space="preserve"> </w:t>
      </w:r>
      <w:r>
        <w:rPr>
          <w:w w:val="95"/>
        </w:rPr>
        <w:t>that</w:t>
      </w:r>
      <w:r>
        <w:rPr>
          <w:spacing w:val="12"/>
          <w:w w:val="95"/>
        </w:rPr>
        <w:t xml:space="preserve"> </w:t>
      </w:r>
      <w:r>
        <w:rPr>
          <w:w w:val="95"/>
        </w:rPr>
        <w:t>the</w:t>
      </w:r>
      <w:r>
        <w:rPr>
          <w:spacing w:val="13"/>
          <w:w w:val="95"/>
        </w:rPr>
        <w:t xml:space="preserve"> </w:t>
      </w:r>
      <w:r>
        <w:rPr>
          <w:w w:val="95"/>
        </w:rPr>
        <w:t>pattern</w:t>
      </w:r>
      <w:r>
        <w:rPr>
          <w:spacing w:val="12"/>
          <w:w w:val="95"/>
        </w:rPr>
        <w:t xml:space="preserve"> </w:t>
      </w:r>
      <w:r>
        <w:rPr>
          <w:w w:val="95"/>
        </w:rPr>
        <w:t>of</w:t>
      </w:r>
    </w:p>
    <w:p w14:paraId="5E89C778" w14:textId="77777777" w:rsidR="00BB4C49" w:rsidRDefault="00DC0BFC">
      <w:pPr>
        <w:pStyle w:val="BodyText"/>
        <w:spacing w:before="154"/>
        <w:ind w:left="110"/>
      </w:pPr>
      <w:r>
        <w:rPr>
          <w:rFonts w:ascii="Trebuchet MS"/>
          <w:sz w:val="12"/>
        </w:rPr>
        <w:t xml:space="preserve">286    </w:t>
      </w:r>
      <w:r>
        <w:rPr>
          <w:rFonts w:ascii="Trebuchet MS"/>
          <w:spacing w:val="19"/>
          <w:sz w:val="12"/>
        </w:rPr>
        <w:t xml:space="preserve"> </w:t>
      </w:r>
      <w:r>
        <w:rPr>
          <w:w w:val="95"/>
        </w:rPr>
        <w:t>national</w:t>
      </w:r>
      <w:r>
        <w:rPr>
          <w:spacing w:val="8"/>
          <w:w w:val="95"/>
        </w:rPr>
        <w:t xml:space="preserve"> </w:t>
      </w:r>
      <w:r>
        <w:rPr>
          <w:w w:val="95"/>
        </w:rPr>
        <w:t>dominance</w:t>
      </w:r>
      <w:r>
        <w:rPr>
          <w:spacing w:val="8"/>
          <w:w w:val="95"/>
        </w:rPr>
        <w:t xml:space="preserve"> </w:t>
      </w:r>
      <w:r>
        <w:rPr>
          <w:w w:val="95"/>
        </w:rPr>
        <w:t>has</w:t>
      </w:r>
      <w:r>
        <w:rPr>
          <w:spacing w:val="8"/>
          <w:w w:val="95"/>
        </w:rPr>
        <w:t xml:space="preserve"> </w:t>
      </w:r>
      <w:r>
        <w:rPr>
          <w:w w:val="95"/>
        </w:rPr>
        <w:t>become</w:t>
      </w:r>
      <w:r>
        <w:rPr>
          <w:spacing w:val="8"/>
          <w:w w:val="95"/>
        </w:rPr>
        <w:t xml:space="preserve"> </w:t>
      </w:r>
      <w:r>
        <w:rPr>
          <w:w w:val="95"/>
        </w:rPr>
        <w:t>less</w:t>
      </w:r>
      <w:r>
        <w:rPr>
          <w:spacing w:val="8"/>
          <w:w w:val="95"/>
        </w:rPr>
        <w:t xml:space="preserve"> </w:t>
      </w:r>
      <w:r>
        <w:rPr>
          <w:w w:val="95"/>
        </w:rPr>
        <w:t>skewed.</w:t>
      </w:r>
      <w:r>
        <w:rPr>
          <w:spacing w:val="30"/>
          <w:w w:val="95"/>
        </w:rPr>
        <w:t xml:space="preserve"> </w:t>
      </w:r>
      <w:r>
        <w:rPr>
          <w:w w:val="95"/>
        </w:rPr>
        <w:t>Although</w:t>
      </w:r>
      <w:r>
        <w:rPr>
          <w:spacing w:val="8"/>
          <w:w w:val="95"/>
        </w:rPr>
        <w:t xml:space="preserve"> </w:t>
      </w:r>
      <w:r>
        <w:rPr>
          <w:w w:val="95"/>
        </w:rPr>
        <w:t>authors</w:t>
      </w:r>
      <w:r>
        <w:rPr>
          <w:spacing w:val="9"/>
          <w:w w:val="95"/>
        </w:rPr>
        <w:t xml:space="preserve"> </w:t>
      </w:r>
      <w:r>
        <w:rPr>
          <w:w w:val="95"/>
        </w:rPr>
        <w:t>of</w:t>
      </w:r>
      <w:r>
        <w:rPr>
          <w:spacing w:val="8"/>
          <w:w w:val="95"/>
        </w:rPr>
        <w:t xml:space="preserve"> </w:t>
      </w:r>
      <w:r>
        <w:rPr>
          <w:w w:val="95"/>
        </w:rPr>
        <w:t>articles</w:t>
      </w:r>
      <w:r>
        <w:rPr>
          <w:spacing w:val="8"/>
          <w:w w:val="95"/>
        </w:rPr>
        <w:t xml:space="preserve"> </w:t>
      </w:r>
      <w:r>
        <w:rPr>
          <w:w w:val="95"/>
        </w:rPr>
        <w:t>in</w:t>
      </w:r>
      <w:r>
        <w:rPr>
          <w:spacing w:val="7"/>
          <w:w w:val="95"/>
        </w:rPr>
        <w:t xml:space="preserve"> </w:t>
      </w:r>
      <w:r>
        <w:rPr>
          <w:w w:val="95"/>
        </w:rPr>
        <w:t>Mirror</w:t>
      </w:r>
      <w:r>
        <w:rPr>
          <w:spacing w:val="8"/>
          <w:w w:val="95"/>
        </w:rPr>
        <w:t xml:space="preserve"> </w:t>
      </w:r>
      <w:r>
        <w:rPr>
          <w:w w:val="95"/>
        </w:rPr>
        <w:t>and</w:t>
      </w:r>
    </w:p>
    <w:p w14:paraId="66B62753" w14:textId="77777777" w:rsidR="00BB4C49" w:rsidRDefault="00DC0BFC">
      <w:pPr>
        <w:pStyle w:val="BodyText"/>
        <w:spacing w:before="154"/>
        <w:ind w:left="110"/>
      </w:pPr>
      <w:r>
        <w:rPr>
          <w:rFonts w:ascii="Trebuchet MS"/>
          <w:sz w:val="12"/>
        </w:rPr>
        <w:t xml:space="preserve">287    </w:t>
      </w:r>
      <w:r>
        <w:rPr>
          <w:rFonts w:ascii="Trebuchet MS"/>
          <w:spacing w:val="19"/>
          <w:sz w:val="12"/>
        </w:rPr>
        <w:t xml:space="preserve"> </w:t>
      </w:r>
      <w:r>
        <w:rPr>
          <w:w w:val="95"/>
        </w:rPr>
        <w:t>Parent</w:t>
      </w:r>
      <w:r>
        <w:rPr>
          <w:spacing w:val="8"/>
          <w:w w:val="95"/>
        </w:rPr>
        <w:t xml:space="preserve"> </w:t>
      </w:r>
      <w:r>
        <w:rPr>
          <w:w w:val="95"/>
        </w:rPr>
        <w:t>journals</w:t>
      </w:r>
      <w:r>
        <w:rPr>
          <w:spacing w:val="8"/>
          <w:w w:val="95"/>
        </w:rPr>
        <w:t xml:space="preserve"> </w:t>
      </w:r>
      <w:r>
        <w:rPr>
          <w:w w:val="95"/>
        </w:rPr>
        <w:t>were</w:t>
      </w:r>
      <w:r>
        <w:rPr>
          <w:spacing w:val="9"/>
          <w:w w:val="95"/>
        </w:rPr>
        <w:t xml:space="preserve"> </w:t>
      </w:r>
      <w:r>
        <w:rPr>
          <w:w w:val="95"/>
        </w:rPr>
        <w:t>based</w:t>
      </w:r>
      <w:r>
        <w:rPr>
          <w:spacing w:val="8"/>
          <w:w w:val="95"/>
        </w:rPr>
        <w:t xml:space="preserve"> </w:t>
      </w:r>
      <w:r>
        <w:rPr>
          <w:w w:val="95"/>
        </w:rPr>
        <w:t>in</w:t>
      </w:r>
      <w:r>
        <w:rPr>
          <w:spacing w:val="8"/>
          <w:w w:val="95"/>
        </w:rPr>
        <w:t xml:space="preserve"> </w:t>
      </w:r>
      <w:r>
        <w:rPr>
          <w:w w:val="95"/>
        </w:rPr>
        <w:t>similar</w:t>
      </w:r>
      <w:r>
        <w:rPr>
          <w:spacing w:val="8"/>
          <w:w w:val="95"/>
        </w:rPr>
        <w:t xml:space="preserve"> </w:t>
      </w:r>
      <w:r>
        <w:rPr>
          <w:w w:val="95"/>
        </w:rPr>
        <w:t>numbers</w:t>
      </w:r>
      <w:r>
        <w:rPr>
          <w:spacing w:val="8"/>
          <w:w w:val="95"/>
        </w:rPr>
        <w:t xml:space="preserve"> </w:t>
      </w:r>
      <w:r>
        <w:rPr>
          <w:w w:val="95"/>
        </w:rPr>
        <w:t>of</w:t>
      </w:r>
      <w:r>
        <w:rPr>
          <w:spacing w:val="9"/>
          <w:w w:val="95"/>
        </w:rPr>
        <w:t xml:space="preserve"> </w:t>
      </w:r>
      <w:r>
        <w:rPr>
          <w:w w:val="95"/>
        </w:rPr>
        <w:t>countries,</w:t>
      </w:r>
      <w:r>
        <w:rPr>
          <w:spacing w:val="7"/>
          <w:w w:val="95"/>
        </w:rPr>
        <w:t xml:space="preserve"> </w:t>
      </w:r>
      <w:r>
        <w:rPr>
          <w:w w:val="95"/>
        </w:rPr>
        <w:t>the</w:t>
      </w:r>
      <w:r>
        <w:rPr>
          <w:spacing w:val="9"/>
          <w:w w:val="95"/>
        </w:rPr>
        <w:t xml:space="preserve"> </w:t>
      </w:r>
      <w:r>
        <w:rPr>
          <w:w w:val="95"/>
        </w:rPr>
        <w:t>specific</w:t>
      </w:r>
      <w:r>
        <w:rPr>
          <w:spacing w:val="8"/>
          <w:w w:val="95"/>
        </w:rPr>
        <w:t xml:space="preserve"> </w:t>
      </w:r>
      <w:r>
        <w:rPr>
          <w:w w:val="95"/>
        </w:rPr>
        <w:t>countries</w:t>
      </w:r>
      <w:r>
        <w:rPr>
          <w:spacing w:val="9"/>
          <w:w w:val="95"/>
        </w:rPr>
        <w:t xml:space="preserve"> </w:t>
      </w:r>
      <w:r>
        <w:rPr>
          <w:w w:val="95"/>
        </w:rPr>
        <w:t>in</w:t>
      </w:r>
      <w:r>
        <w:rPr>
          <w:spacing w:val="7"/>
          <w:w w:val="95"/>
        </w:rPr>
        <w:t xml:space="preserve"> </w:t>
      </w:r>
      <w:r>
        <w:rPr>
          <w:w w:val="95"/>
        </w:rPr>
        <w:t>which</w:t>
      </w:r>
    </w:p>
    <w:p w14:paraId="750F8818" w14:textId="77777777" w:rsidR="00BB4C49" w:rsidRDefault="00DC0BFC">
      <w:pPr>
        <w:pStyle w:val="BodyText"/>
        <w:spacing w:before="155"/>
        <w:ind w:left="110"/>
      </w:pPr>
      <w:r>
        <w:rPr>
          <w:rFonts w:ascii="Trebuchet MS"/>
          <w:sz w:val="12"/>
        </w:rPr>
        <w:t xml:space="preserve">288    </w:t>
      </w:r>
      <w:r>
        <w:rPr>
          <w:rFonts w:ascii="Trebuchet MS"/>
          <w:spacing w:val="19"/>
          <w:sz w:val="12"/>
        </w:rPr>
        <w:t xml:space="preserve"> </w:t>
      </w:r>
      <w:r>
        <w:rPr>
          <w:w w:val="95"/>
        </w:rPr>
        <w:t>they</w:t>
      </w:r>
      <w:r>
        <w:rPr>
          <w:spacing w:val="-5"/>
          <w:w w:val="95"/>
        </w:rPr>
        <w:t xml:space="preserve"> </w:t>
      </w:r>
      <w:r>
        <w:rPr>
          <w:w w:val="95"/>
        </w:rPr>
        <w:t>were</w:t>
      </w:r>
      <w:r>
        <w:rPr>
          <w:spacing w:val="-5"/>
          <w:w w:val="95"/>
        </w:rPr>
        <w:t xml:space="preserve"> </w:t>
      </w:r>
      <w:r>
        <w:rPr>
          <w:w w:val="95"/>
        </w:rPr>
        <w:t>based</w:t>
      </w:r>
      <w:r>
        <w:rPr>
          <w:spacing w:val="-6"/>
          <w:w w:val="95"/>
        </w:rPr>
        <w:t xml:space="preserve"> </w:t>
      </w:r>
      <w:r>
        <w:rPr>
          <w:w w:val="95"/>
        </w:rPr>
        <w:t>were</w:t>
      </w:r>
      <w:r>
        <w:rPr>
          <w:spacing w:val="-5"/>
          <w:w w:val="95"/>
        </w:rPr>
        <w:t xml:space="preserve"> </w:t>
      </w:r>
      <w:r>
        <w:rPr>
          <w:w w:val="95"/>
        </w:rPr>
        <w:t>markedly</w:t>
      </w:r>
      <w:r>
        <w:rPr>
          <w:spacing w:val="-6"/>
          <w:w w:val="95"/>
        </w:rPr>
        <w:t xml:space="preserve"> </w:t>
      </w:r>
      <w:r>
        <w:rPr>
          <w:w w:val="95"/>
        </w:rPr>
        <w:t>di</w:t>
      </w:r>
      <w:r>
        <w:rPr>
          <w:rFonts w:ascii="Arial"/>
          <w:w w:val="95"/>
        </w:rPr>
        <w:t>ff</w:t>
      </w:r>
      <w:r>
        <w:rPr>
          <w:w w:val="95"/>
        </w:rPr>
        <w:t>erent.</w:t>
      </w:r>
      <w:r>
        <w:rPr>
          <w:spacing w:val="13"/>
          <w:w w:val="95"/>
        </w:rPr>
        <w:t xml:space="preserve"> </w:t>
      </w:r>
      <w:commentRangeStart w:id="242"/>
      <w:r>
        <w:rPr>
          <w:w w:val="95"/>
        </w:rPr>
        <w:t>Open</w:t>
      </w:r>
      <w:commentRangeEnd w:id="242"/>
      <w:r w:rsidR="00992697">
        <w:rPr>
          <w:rStyle w:val="CommentReference"/>
        </w:rPr>
        <w:commentReference w:id="242"/>
      </w:r>
      <w:r>
        <w:rPr>
          <w:spacing w:val="-5"/>
          <w:w w:val="95"/>
        </w:rPr>
        <w:t xml:space="preserve"> </w:t>
      </w:r>
      <w:r>
        <w:rPr>
          <w:w w:val="95"/>
        </w:rPr>
        <w:t>Access</w:t>
      </w:r>
      <w:r>
        <w:rPr>
          <w:spacing w:val="-6"/>
          <w:w w:val="95"/>
        </w:rPr>
        <w:t xml:space="preserve"> </w:t>
      </w:r>
      <w:r>
        <w:rPr>
          <w:w w:val="95"/>
        </w:rPr>
        <w:t>articles</w:t>
      </w:r>
      <w:r>
        <w:rPr>
          <w:spacing w:val="-5"/>
          <w:w w:val="95"/>
        </w:rPr>
        <w:t xml:space="preserve"> </w:t>
      </w:r>
      <w:r>
        <w:rPr>
          <w:w w:val="95"/>
        </w:rPr>
        <w:t>had</w:t>
      </w:r>
      <w:r>
        <w:rPr>
          <w:spacing w:val="-5"/>
          <w:w w:val="95"/>
        </w:rPr>
        <w:t xml:space="preserve"> </w:t>
      </w:r>
      <w:r>
        <w:rPr>
          <w:w w:val="95"/>
        </w:rPr>
        <w:t>a</w:t>
      </w:r>
      <w:r>
        <w:rPr>
          <w:spacing w:val="-6"/>
          <w:w w:val="95"/>
        </w:rPr>
        <w:t xml:space="preserve"> </w:t>
      </w:r>
      <w:r>
        <w:rPr>
          <w:w w:val="95"/>
        </w:rPr>
        <w:t>far</w:t>
      </w:r>
      <w:r>
        <w:rPr>
          <w:spacing w:val="-5"/>
          <w:w w:val="95"/>
        </w:rPr>
        <w:t xml:space="preserve"> </w:t>
      </w:r>
      <w:r>
        <w:rPr>
          <w:w w:val="95"/>
        </w:rPr>
        <w:t>higher</w:t>
      </w:r>
      <w:r>
        <w:rPr>
          <w:spacing w:val="-6"/>
          <w:w w:val="95"/>
        </w:rPr>
        <w:t xml:space="preserve"> </w:t>
      </w:r>
      <w:r>
        <w:rPr>
          <w:w w:val="95"/>
        </w:rPr>
        <w:t>proportion</w:t>
      </w:r>
      <w:r>
        <w:rPr>
          <w:spacing w:val="-5"/>
          <w:w w:val="95"/>
        </w:rPr>
        <w:t xml:space="preserve"> </w:t>
      </w:r>
      <w:r>
        <w:rPr>
          <w:w w:val="95"/>
        </w:rPr>
        <w:t>of</w:t>
      </w:r>
    </w:p>
    <w:p w14:paraId="6FE504F7" w14:textId="77777777" w:rsidR="00BB4C49" w:rsidRDefault="00DC0BFC">
      <w:pPr>
        <w:pStyle w:val="BodyText"/>
        <w:spacing w:before="154"/>
        <w:ind w:left="110"/>
      </w:pPr>
      <w:r>
        <w:rPr>
          <w:rFonts w:ascii="Trebuchet MS"/>
          <w:sz w:val="12"/>
        </w:rPr>
        <w:t xml:space="preserve">289    </w:t>
      </w:r>
      <w:r>
        <w:rPr>
          <w:rFonts w:ascii="Trebuchet MS"/>
          <w:spacing w:val="19"/>
          <w:sz w:val="12"/>
        </w:rPr>
        <w:t xml:space="preserve"> </w:t>
      </w:r>
      <w:r>
        <w:rPr>
          <w:spacing w:val="-1"/>
        </w:rPr>
        <w:t>authors</w:t>
      </w:r>
      <w:r>
        <w:rPr>
          <w:spacing w:val="-9"/>
        </w:rPr>
        <w:t xml:space="preserve"> </w:t>
      </w:r>
      <w:r>
        <w:rPr>
          <w:spacing w:val="-1"/>
        </w:rPr>
        <w:t>from</w:t>
      </w:r>
      <w:r>
        <w:rPr>
          <w:spacing w:val="-9"/>
        </w:rPr>
        <w:t xml:space="preserve"> </w:t>
      </w:r>
      <w:r>
        <w:rPr>
          <w:spacing w:val="-1"/>
        </w:rPr>
        <w:t>North</w:t>
      </w:r>
      <w:r>
        <w:rPr>
          <w:spacing w:val="-10"/>
        </w:rPr>
        <w:t xml:space="preserve"> </w:t>
      </w:r>
      <w:r>
        <w:rPr>
          <w:spacing w:val="-1"/>
        </w:rPr>
        <w:t>America,</w:t>
      </w:r>
      <w:r>
        <w:rPr>
          <w:spacing w:val="-9"/>
        </w:rPr>
        <w:t xml:space="preserve"> </w:t>
      </w:r>
      <w:r>
        <w:rPr>
          <w:spacing w:val="-1"/>
        </w:rPr>
        <w:t>Europe/Central</w:t>
      </w:r>
      <w:r>
        <w:rPr>
          <w:spacing w:val="-10"/>
        </w:rPr>
        <w:t xml:space="preserve"> </w:t>
      </w:r>
      <w:r>
        <w:rPr>
          <w:spacing w:val="-1"/>
        </w:rPr>
        <w:t>Asia,</w:t>
      </w:r>
      <w:r>
        <w:rPr>
          <w:spacing w:val="-9"/>
        </w:rPr>
        <w:t xml:space="preserve"> </w:t>
      </w:r>
      <w:r>
        <w:t>and</w:t>
      </w:r>
      <w:r>
        <w:rPr>
          <w:spacing w:val="-10"/>
        </w:rPr>
        <w:t xml:space="preserve"> </w:t>
      </w:r>
      <w:r>
        <w:t>the</w:t>
      </w:r>
      <w:r>
        <w:rPr>
          <w:spacing w:val="-9"/>
        </w:rPr>
        <w:t xml:space="preserve"> </w:t>
      </w:r>
      <w:r>
        <w:t>East</w:t>
      </w:r>
      <w:r>
        <w:rPr>
          <w:spacing w:val="-9"/>
        </w:rPr>
        <w:t xml:space="preserve"> </w:t>
      </w:r>
      <w:r>
        <w:t>Asia/Pacific</w:t>
      </w:r>
      <w:r>
        <w:rPr>
          <w:spacing w:val="-9"/>
        </w:rPr>
        <w:t xml:space="preserve"> </w:t>
      </w:r>
      <w:r>
        <w:t>region</w:t>
      </w:r>
      <w:r>
        <w:rPr>
          <w:spacing w:val="-10"/>
        </w:rPr>
        <w:t xml:space="preserve"> </w:t>
      </w:r>
      <w:r>
        <w:t>than</w:t>
      </w:r>
    </w:p>
    <w:p w14:paraId="3FFC687F" w14:textId="77777777" w:rsidR="00BB4C49" w:rsidRDefault="00DC0BFC">
      <w:pPr>
        <w:pStyle w:val="BodyText"/>
        <w:spacing w:before="155"/>
        <w:ind w:left="110"/>
      </w:pPr>
      <w:r>
        <w:rPr>
          <w:rFonts w:ascii="Trebuchet MS"/>
          <w:sz w:val="12"/>
        </w:rPr>
        <w:t xml:space="preserve">290    </w:t>
      </w:r>
      <w:r>
        <w:rPr>
          <w:rFonts w:ascii="Trebuchet MS"/>
          <w:spacing w:val="19"/>
          <w:sz w:val="12"/>
        </w:rPr>
        <w:t xml:space="preserve"> </w:t>
      </w:r>
      <w:r>
        <w:rPr>
          <w:spacing w:val="-1"/>
        </w:rPr>
        <w:t>similarly</w:t>
      </w:r>
      <w:r>
        <w:rPr>
          <w:spacing w:val="-9"/>
        </w:rPr>
        <w:t xml:space="preserve"> </w:t>
      </w:r>
      <w:r>
        <w:rPr>
          <w:spacing w:val="-1"/>
        </w:rPr>
        <w:t>sized</w:t>
      </w:r>
      <w:r>
        <w:rPr>
          <w:spacing w:val="-9"/>
        </w:rPr>
        <w:t xml:space="preserve"> </w:t>
      </w:r>
      <w:r>
        <w:rPr>
          <w:spacing w:val="-1"/>
        </w:rPr>
        <w:t>collections</w:t>
      </w:r>
      <w:r>
        <w:rPr>
          <w:spacing w:val="-10"/>
        </w:rPr>
        <w:t xml:space="preserve"> </w:t>
      </w:r>
      <w:r>
        <w:t>of</w:t>
      </w:r>
      <w:r>
        <w:rPr>
          <w:spacing w:val="-9"/>
        </w:rPr>
        <w:t xml:space="preserve"> </w:t>
      </w:r>
      <w:r>
        <w:t>Paywalled</w:t>
      </w:r>
      <w:r>
        <w:rPr>
          <w:spacing w:val="-9"/>
        </w:rPr>
        <w:t xml:space="preserve"> </w:t>
      </w:r>
      <w:r>
        <w:t>articles</w:t>
      </w:r>
      <w:r>
        <w:rPr>
          <w:spacing w:val="-9"/>
        </w:rPr>
        <w:t xml:space="preserve"> </w:t>
      </w:r>
      <w:r>
        <w:t>(Fig.</w:t>
      </w:r>
      <w:r>
        <w:rPr>
          <w:spacing w:val="7"/>
        </w:rPr>
        <w:t xml:space="preserve"> </w:t>
      </w:r>
      <w:r>
        <w:t>5).</w:t>
      </w:r>
      <w:r>
        <w:rPr>
          <w:spacing w:val="8"/>
        </w:rPr>
        <w:t xml:space="preserve"> </w:t>
      </w:r>
      <w:r>
        <w:t>This</w:t>
      </w:r>
      <w:r>
        <w:rPr>
          <w:spacing w:val="-9"/>
        </w:rPr>
        <w:t xml:space="preserve"> </w:t>
      </w:r>
      <w:r>
        <w:t>is</w:t>
      </w:r>
      <w:r>
        <w:rPr>
          <w:spacing w:val="-9"/>
        </w:rPr>
        <w:t xml:space="preserve"> </w:t>
      </w:r>
      <w:r>
        <w:t>in</w:t>
      </w:r>
      <w:r>
        <w:rPr>
          <w:spacing w:val="-9"/>
        </w:rPr>
        <w:t xml:space="preserve"> </w:t>
      </w:r>
      <w:r>
        <w:t>sharp</w:t>
      </w:r>
      <w:r>
        <w:rPr>
          <w:spacing w:val="-10"/>
        </w:rPr>
        <w:t xml:space="preserve"> </w:t>
      </w:r>
      <w:r>
        <w:t>contrast</w:t>
      </w:r>
      <w:r>
        <w:rPr>
          <w:spacing w:val="-9"/>
        </w:rPr>
        <w:t xml:space="preserve"> </w:t>
      </w:r>
      <w:r>
        <w:t>to</w:t>
      </w:r>
      <w:r>
        <w:rPr>
          <w:spacing w:val="-10"/>
        </w:rPr>
        <w:t xml:space="preserve"> </w:t>
      </w:r>
      <w:r>
        <w:t>the</w:t>
      </w:r>
    </w:p>
    <w:p w14:paraId="5141B836" w14:textId="68CB1127" w:rsidR="00BB4C49" w:rsidRDefault="00DC0BFC">
      <w:pPr>
        <w:pStyle w:val="BodyText"/>
        <w:spacing w:before="154"/>
        <w:ind w:left="110"/>
      </w:pPr>
      <w:r>
        <w:rPr>
          <w:rFonts w:ascii="Trebuchet MS"/>
          <w:sz w:val="12"/>
        </w:rPr>
        <w:t xml:space="preserve">291    </w:t>
      </w:r>
      <w:r>
        <w:rPr>
          <w:rFonts w:ascii="Trebuchet MS"/>
          <w:spacing w:val="19"/>
          <w:sz w:val="12"/>
        </w:rPr>
        <w:t xml:space="preserve"> </w:t>
      </w:r>
      <w:proofErr w:type="spellStart"/>
      <w:ins w:id="243" w:author="Smith,Audrey Culver" w:date="2021-02-22T15:02:00Z">
        <w:r w:rsidR="00992697">
          <w:rPr>
            <w:w w:val="95"/>
          </w:rPr>
          <w:t>P</w:t>
        </w:r>
      </w:ins>
      <w:del w:id="244" w:author="Smith,Audrey Culver" w:date="2021-02-22T15:02:00Z">
        <w:r w:rsidDel="00992697">
          <w:rPr>
            <w:w w:val="95"/>
          </w:rPr>
          <w:delText>p</w:delText>
        </w:r>
      </w:del>
      <w:r>
        <w:rPr>
          <w:w w:val="95"/>
        </w:rPr>
        <w:t>aywalled</w:t>
      </w:r>
      <w:proofErr w:type="spellEnd"/>
      <w:r>
        <w:rPr>
          <w:spacing w:val="7"/>
          <w:w w:val="95"/>
        </w:rPr>
        <w:t xml:space="preserve"> </w:t>
      </w:r>
      <w:r>
        <w:rPr>
          <w:w w:val="95"/>
        </w:rPr>
        <w:t>articles</w:t>
      </w:r>
      <w:r>
        <w:rPr>
          <w:spacing w:val="7"/>
          <w:w w:val="95"/>
        </w:rPr>
        <w:t xml:space="preserve"> </w:t>
      </w:r>
      <w:r>
        <w:rPr>
          <w:w w:val="95"/>
        </w:rPr>
        <w:t>in</w:t>
      </w:r>
      <w:r>
        <w:rPr>
          <w:spacing w:val="6"/>
          <w:w w:val="95"/>
        </w:rPr>
        <w:t xml:space="preserve"> </w:t>
      </w:r>
      <w:r>
        <w:rPr>
          <w:w w:val="95"/>
        </w:rPr>
        <w:t>Parent</w:t>
      </w:r>
      <w:r>
        <w:rPr>
          <w:spacing w:val="6"/>
          <w:w w:val="95"/>
        </w:rPr>
        <w:t xml:space="preserve"> </w:t>
      </w:r>
      <w:r>
        <w:rPr>
          <w:w w:val="95"/>
        </w:rPr>
        <w:t>journals,</w:t>
      </w:r>
      <w:r>
        <w:rPr>
          <w:spacing w:val="7"/>
          <w:w w:val="95"/>
        </w:rPr>
        <w:t xml:space="preserve"> </w:t>
      </w:r>
      <w:r>
        <w:rPr>
          <w:w w:val="95"/>
        </w:rPr>
        <w:t>where</w:t>
      </w:r>
      <w:r>
        <w:rPr>
          <w:spacing w:val="6"/>
          <w:w w:val="95"/>
        </w:rPr>
        <w:t xml:space="preserve"> </w:t>
      </w:r>
      <w:r>
        <w:rPr>
          <w:w w:val="95"/>
        </w:rPr>
        <w:t>proportionately</w:t>
      </w:r>
      <w:r>
        <w:rPr>
          <w:spacing w:val="6"/>
          <w:w w:val="95"/>
        </w:rPr>
        <w:t xml:space="preserve"> </w:t>
      </w:r>
      <w:r>
        <w:rPr>
          <w:w w:val="95"/>
        </w:rPr>
        <w:t>more</w:t>
      </w:r>
      <w:r>
        <w:rPr>
          <w:spacing w:val="7"/>
          <w:w w:val="95"/>
        </w:rPr>
        <w:t xml:space="preserve"> </w:t>
      </w:r>
      <w:r>
        <w:rPr>
          <w:w w:val="95"/>
        </w:rPr>
        <w:t>authors</w:t>
      </w:r>
      <w:r>
        <w:rPr>
          <w:spacing w:val="6"/>
          <w:w w:val="95"/>
        </w:rPr>
        <w:t xml:space="preserve"> </w:t>
      </w:r>
      <w:proofErr w:type="gramStart"/>
      <w:r>
        <w:rPr>
          <w:w w:val="95"/>
        </w:rPr>
        <w:t>were</w:t>
      </w:r>
      <w:r>
        <w:rPr>
          <w:spacing w:val="7"/>
          <w:w w:val="95"/>
        </w:rPr>
        <w:t xml:space="preserve"> </w:t>
      </w:r>
      <w:r>
        <w:rPr>
          <w:w w:val="95"/>
        </w:rPr>
        <w:t>based</w:t>
      </w:r>
      <w:proofErr w:type="gramEnd"/>
      <w:r>
        <w:rPr>
          <w:spacing w:val="6"/>
          <w:w w:val="95"/>
        </w:rPr>
        <w:t xml:space="preserve"> </w:t>
      </w:r>
      <w:r>
        <w:rPr>
          <w:w w:val="95"/>
        </w:rPr>
        <w:t>in</w:t>
      </w:r>
    </w:p>
    <w:p w14:paraId="6144D4EB" w14:textId="77777777" w:rsidR="00BB4C49" w:rsidRDefault="00DC0BFC">
      <w:pPr>
        <w:pStyle w:val="BodyText"/>
        <w:spacing w:before="154"/>
        <w:ind w:left="110"/>
      </w:pPr>
      <w:r>
        <w:rPr>
          <w:rFonts w:ascii="Trebuchet MS"/>
          <w:sz w:val="12"/>
        </w:rPr>
        <w:t xml:space="preserve">292    </w:t>
      </w:r>
      <w:r>
        <w:rPr>
          <w:rFonts w:ascii="Trebuchet MS"/>
          <w:spacing w:val="19"/>
          <w:sz w:val="12"/>
        </w:rPr>
        <w:t xml:space="preserve"> </w:t>
      </w:r>
      <w:r>
        <w:rPr>
          <w:spacing w:val="-1"/>
        </w:rPr>
        <w:t>Sub-Saharan</w:t>
      </w:r>
      <w:r>
        <w:rPr>
          <w:spacing w:val="-9"/>
        </w:rPr>
        <w:t xml:space="preserve"> </w:t>
      </w:r>
      <w:r>
        <w:t>Africa,</w:t>
      </w:r>
      <w:r>
        <w:rPr>
          <w:spacing w:val="-8"/>
        </w:rPr>
        <w:t xml:space="preserve"> </w:t>
      </w:r>
      <w:r>
        <w:t>South</w:t>
      </w:r>
      <w:r>
        <w:rPr>
          <w:spacing w:val="-9"/>
        </w:rPr>
        <w:t xml:space="preserve"> </w:t>
      </w:r>
      <w:r>
        <w:t>Asia,</w:t>
      </w:r>
      <w:r>
        <w:rPr>
          <w:spacing w:val="-9"/>
        </w:rPr>
        <w:t xml:space="preserve"> </w:t>
      </w:r>
      <w:r>
        <w:t>the</w:t>
      </w:r>
      <w:r>
        <w:rPr>
          <w:spacing w:val="-8"/>
        </w:rPr>
        <w:t xml:space="preserve"> </w:t>
      </w:r>
      <w:r>
        <w:t>Middle</w:t>
      </w:r>
      <w:r>
        <w:rPr>
          <w:spacing w:val="-9"/>
        </w:rPr>
        <w:t xml:space="preserve"> </w:t>
      </w:r>
      <w:r>
        <w:t>East/North</w:t>
      </w:r>
      <w:r>
        <w:rPr>
          <w:spacing w:val="-9"/>
        </w:rPr>
        <w:t xml:space="preserve"> </w:t>
      </w:r>
      <w:r>
        <w:t>Africa,</w:t>
      </w:r>
      <w:r>
        <w:rPr>
          <w:spacing w:val="-8"/>
        </w:rPr>
        <w:t xml:space="preserve"> </w:t>
      </w:r>
      <w:r>
        <w:t>and</w:t>
      </w:r>
      <w:r>
        <w:rPr>
          <w:spacing w:val="-9"/>
        </w:rPr>
        <w:t xml:space="preserve"> </w:t>
      </w:r>
      <w:r>
        <w:t>Latin</w:t>
      </w:r>
      <w:r>
        <w:rPr>
          <w:spacing w:val="-9"/>
        </w:rPr>
        <w:t xml:space="preserve"> </w:t>
      </w:r>
      <w:r>
        <w:t>America/The</w:t>
      </w:r>
    </w:p>
    <w:p w14:paraId="28A92B64" w14:textId="77777777" w:rsidR="00BB4C49" w:rsidRDefault="00DC0BFC">
      <w:pPr>
        <w:pStyle w:val="BodyText"/>
        <w:spacing w:before="155"/>
        <w:ind w:left="110"/>
      </w:pPr>
      <w:r>
        <w:rPr>
          <w:rFonts w:ascii="Trebuchet MS"/>
          <w:sz w:val="12"/>
        </w:rPr>
        <w:t xml:space="preserve">293    </w:t>
      </w:r>
      <w:r>
        <w:rPr>
          <w:rFonts w:ascii="Trebuchet MS"/>
          <w:spacing w:val="19"/>
          <w:sz w:val="12"/>
        </w:rPr>
        <w:t xml:space="preserve"> </w:t>
      </w:r>
      <w:r>
        <w:rPr>
          <w:w w:val="95"/>
        </w:rPr>
        <w:t>Caribbean.</w:t>
      </w:r>
      <w:r>
        <w:rPr>
          <w:spacing w:val="24"/>
          <w:w w:val="95"/>
        </w:rPr>
        <w:t xml:space="preserve"> </w:t>
      </w:r>
      <w:r>
        <w:rPr>
          <w:w w:val="95"/>
        </w:rPr>
        <w:t>Consequently,</w:t>
      </w:r>
      <w:r>
        <w:rPr>
          <w:spacing w:val="3"/>
          <w:w w:val="95"/>
        </w:rPr>
        <w:t xml:space="preserve"> </w:t>
      </w:r>
      <w:r>
        <w:rPr>
          <w:w w:val="95"/>
        </w:rPr>
        <w:t>authorship</w:t>
      </w:r>
      <w:r>
        <w:rPr>
          <w:spacing w:val="3"/>
          <w:w w:val="95"/>
        </w:rPr>
        <w:t xml:space="preserve"> </w:t>
      </w:r>
      <w:r>
        <w:rPr>
          <w:w w:val="95"/>
        </w:rPr>
        <w:t>of</w:t>
      </w:r>
      <w:r>
        <w:rPr>
          <w:spacing w:val="3"/>
          <w:w w:val="95"/>
        </w:rPr>
        <w:t xml:space="preserve"> </w:t>
      </w:r>
      <w:r>
        <w:rPr>
          <w:w w:val="95"/>
        </w:rPr>
        <w:t>OA</w:t>
      </w:r>
      <w:r>
        <w:rPr>
          <w:spacing w:val="2"/>
          <w:w w:val="95"/>
        </w:rPr>
        <w:t xml:space="preserve"> </w:t>
      </w:r>
      <w:r>
        <w:rPr>
          <w:w w:val="95"/>
        </w:rPr>
        <w:t>articles</w:t>
      </w:r>
      <w:r>
        <w:rPr>
          <w:spacing w:val="4"/>
          <w:w w:val="95"/>
        </w:rPr>
        <w:t xml:space="preserve"> </w:t>
      </w:r>
      <w:r>
        <w:rPr>
          <w:w w:val="95"/>
        </w:rPr>
        <w:t>was</w:t>
      </w:r>
      <w:r>
        <w:rPr>
          <w:spacing w:val="3"/>
          <w:w w:val="95"/>
        </w:rPr>
        <w:t xml:space="preserve"> </w:t>
      </w:r>
      <w:r>
        <w:rPr>
          <w:w w:val="95"/>
        </w:rPr>
        <w:t>overwhelmingly</w:t>
      </w:r>
      <w:r>
        <w:rPr>
          <w:spacing w:val="3"/>
          <w:w w:val="95"/>
        </w:rPr>
        <w:t xml:space="preserve"> </w:t>
      </w:r>
      <w:r>
        <w:rPr>
          <w:w w:val="95"/>
        </w:rPr>
        <w:t>concentrated</w:t>
      </w:r>
      <w:r>
        <w:rPr>
          <w:spacing w:val="4"/>
          <w:w w:val="95"/>
        </w:rPr>
        <w:t xml:space="preserve"> </w:t>
      </w:r>
      <w:r>
        <w:rPr>
          <w:w w:val="95"/>
        </w:rPr>
        <w:t>in</w:t>
      </w:r>
    </w:p>
    <w:p w14:paraId="7CF26401" w14:textId="77777777" w:rsidR="00BB4C49" w:rsidRDefault="00DC0BFC">
      <w:pPr>
        <w:pStyle w:val="BodyText"/>
        <w:spacing w:before="154"/>
        <w:ind w:left="110"/>
      </w:pPr>
      <w:r>
        <w:rPr>
          <w:rFonts w:ascii="Trebuchet MS"/>
          <w:sz w:val="12"/>
        </w:rPr>
        <w:t xml:space="preserve">294    </w:t>
      </w:r>
      <w:r>
        <w:rPr>
          <w:rFonts w:ascii="Trebuchet MS"/>
          <w:spacing w:val="19"/>
          <w:sz w:val="12"/>
        </w:rPr>
        <w:t xml:space="preserve"> </w:t>
      </w:r>
      <w:r>
        <w:rPr>
          <w:w w:val="95"/>
        </w:rPr>
        <w:t>high-income</w:t>
      </w:r>
      <w:r>
        <w:rPr>
          <w:spacing w:val="-4"/>
          <w:w w:val="95"/>
        </w:rPr>
        <w:t xml:space="preserve"> </w:t>
      </w:r>
      <w:r>
        <w:rPr>
          <w:w w:val="95"/>
        </w:rPr>
        <w:t>countries,</w:t>
      </w:r>
      <w:r>
        <w:rPr>
          <w:spacing w:val="-5"/>
          <w:w w:val="95"/>
        </w:rPr>
        <w:t xml:space="preserve"> </w:t>
      </w:r>
      <w:r>
        <w:rPr>
          <w:w w:val="95"/>
        </w:rPr>
        <w:t>with</w:t>
      </w:r>
      <w:r>
        <w:rPr>
          <w:spacing w:val="-4"/>
          <w:w w:val="95"/>
        </w:rPr>
        <w:t xml:space="preserve"> </w:t>
      </w:r>
      <w:r>
        <w:rPr>
          <w:w w:val="95"/>
        </w:rPr>
        <w:t>proportionately</w:t>
      </w:r>
      <w:r>
        <w:rPr>
          <w:spacing w:val="-6"/>
          <w:w w:val="95"/>
        </w:rPr>
        <w:t xml:space="preserve"> </w:t>
      </w:r>
      <w:r>
        <w:rPr>
          <w:w w:val="95"/>
        </w:rPr>
        <w:t>fewer</w:t>
      </w:r>
      <w:r>
        <w:rPr>
          <w:spacing w:val="-5"/>
          <w:w w:val="95"/>
        </w:rPr>
        <w:t xml:space="preserve"> </w:t>
      </w:r>
      <w:r>
        <w:rPr>
          <w:w w:val="95"/>
        </w:rPr>
        <w:t>authors</w:t>
      </w:r>
      <w:r>
        <w:rPr>
          <w:spacing w:val="-4"/>
          <w:w w:val="95"/>
        </w:rPr>
        <w:t xml:space="preserve"> </w:t>
      </w:r>
      <w:r>
        <w:rPr>
          <w:w w:val="95"/>
        </w:rPr>
        <w:t>from</w:t>
      </w:r>
      <w:r>
        <w:rPr>
          <w:spacing w:val="-4"/>
          <w:w w:val="95"/>
        </w:rPr>
        <w:t xml:space="preserve"> </w:t>
      </w:r>
      <w:r>
        <w:rPr>
          <w:w w:val="95"/>
        </w:rPr>
        <w:t>middle-income</w:t>
      </w:r>
      <w:r>
        <w:rPr>
          <w:spacing w:val="-5"/>
          <w:w w:val="95"/>
        </w:rPr>
        <w:t xml:space="preserve"> </w:t>
      </w:r>
      <w:r>
        <w:rPr>
          <w:w w:val="95"/>
        </w:rPr>
        <w:t>countries</w:t>
      </w:r>
    </w:p>
    <w:p w14:paraId="79F381E8" w14:textId="23177F1F" w:rsidR="00BB4C49" w:rsidRDefault="00DC0BFC">
      <w:pPr>
        <w:pStyle w:val="BodyText"/>
        <w:spacing w:before="154"/>
        <w:ind w:left="110"/>
      </w:pPr>
      <w:proofErr w:type="gramStart"/>
      <w:r>
        <w:rPr>
          <w:rFonts w:ascii="Trebuchet MS" w:hAnsi="Trebuchet MS"/>
          <w:sz w:val="12"/>
        </w:rPr>
        <w:t>295</w:t>
      </w:r>
      <w:proofErr w:type="gramEnd"/>
      <w:r>
        <w:rPr>
          <w:rFonts w:ascii="Trebuchet MS" w:hAnsi="Trebuchet MS"/>
          <w:sz w:val="12"/>
        </w:rPr>
        <w:t xml:space="preserve">   </w:t>
      </w:r>
      <w:r>
        <w:rPr>
          <w:rFonts w:ascii="Trebuchet MS" w:hAnsi="Trebuchet MS"/>
          <w:spacing w:val="28"/>
          <w:sz w:val="12"/>
        </w:rPr>
        <w:t xml:space="preserve"> </w:t>
      </w:r>
      <w:r>
        <w:rPr>
          <w:spacing w:val="-1"/>
        </w:rPr>
        <w:t>(Fig.</w:t>
      </w:r>
      <w:r>
        <w:rPr>
          <w:spacing w:val="9"/>
        </w:rPr>
        <w:t xml:space="preserve"> </w:t>
      </w:r>
      <w:r>
        <w:rPr>
          <w:spacing w:val="-1"/>
        </w:rPr>
        <w:t>6).</w:t>
      </w:r>
      <w:r>
        <w:rPr>
          <w:spacing w:val="8"/>
        </w:rPr>
        <w:t xml:space="preserve"> </w:t>
      </w:r>
      <w:r>
        <w:rPr>
          <w:spacing w:val="-1"/>
        </w:rPr>
        <w:t>For</w:t>
      </w:r>
      <w:r>
        <w:rPr>
          <w:spacing w:val="-9"/>
        </w:rPr>
        <w:t xml:space="preserve"> </w:t>
      </w:r>
      <w:r>
        <w:rPr>
          <w:spacing w:val="-1"/>
        </w:rPr>
        <w:t>instance,</w:t>
      </w:r>
      <w:r>
        <w:rPr>
          <w:spacing w:val="-10"/>
        </w:rPr>
        <w:t xml:space="preserve"> </w:t>
      </w:r>
      <w:r>
        <w:rPr>
          <w:spacing w:val="-1"/>
        </w:rPr>
        <w:t>the</w:t>
      </w:r>
      <w:r>
        <w:rPr>
          <w:spacing w:val="-8"/>
        </w:rPr>
        <w:t xml:space="preserve"> </w:t>
      </w:r>
      <w:r>
        <w:rPr>
          <w:spacing w:val="-1"/>
        </w:rPr>
        <w:t>15</w:t>
      </w:r>
      <w:r>
        <w:rPr>
          <w:spacing w:val="-10"/>
        </w:rPr>
        <w:t xml:space="preserve"> </w:t>
      </w:r>
      <w:r>
        <w:rPr>
          <w:spacing w:val="-1"/>
        </w:rPr>
        <w:t>most</w:t>
      </w:r>
      <w:r>
        <w:rPr>
          <w:spacing w:val="-9"/>
        </w:rPr>
        <w:t xml:space="preserve"> </w:t>
      </w:r>
      <w:r>
        <w:rPr>
          <w:spacing w:val="-1"/>
        </w:rPr>
        <w:t>‘productive’</w:t>
      </w:r>
      <w:r>
        <w:rPr>
          <w:spacing w:val="-9"/>
        </w:rPr>
        <w:t xml:space="preserve"> </w:t>
      </w:r>
      <w:r>
        <w:rPr>
          <w:spacing w:val="-1"/>
        </w:rPr>
        <w:t>countries</w:t>
      </w:r>
      <w:r>
        <w:rPr>
          <w:spacing w:val="-9"/>
        </w:rPr>
        <w:t xml:space="preserve"> </w:t>
      </w:r>
      <w:r>
        <w:rPr>
          <w:spacing w:val="-1"/>
        </w:rPr>
        <w:t>of</w:t>
      </w:r>
      <w:r>
        <w:rPr>
          <w:spacing w:val="-8"/>
        </w:rPr>
        <w:t xml:space="preserve"> </w:t>
      </w:r>
      <w:r>
        <w:rPr>
          <w:spacing w:val="-1"/>
        </w:rPr>
        <w:t>subscription-only</w:t>
      </w:r>
      <w:r>
        <w:rPr>
          <w:spacing w:val="-10"/>
        </w:rPr>
        <w:t xml:space="preserve"> </w:t>
      </w:r>
      <w:r>
        <w:rPr>
          <w:spacing w:val="-1"/>
        </w:rPr>
        <w:t>articles</w:t>
      </w:r>
    </w:p>
    <w:p w14:paraId="0DCB91C1" w14:textId="77777777" w:rsidR="00BB4C49" w:rsidRDefault="00DC0BFC">
      <w:pPr>
        <w:pStyle w:val="BodyText"/>
        <w:spacing w:before="155"/>
        <w:ind w:left="110"/>
      </w:pPr>
      <w:r>
        <w:rPr>
          <w:rFonts w:ascii="Trebuchet MS" w:hAnsi="Trebuchet MS"/>
          <w:sz w:val="12"/>
        </w:rPr>
        <w:t xml:space="preserve">296    </w:t>
      </w:r>
      <w:r>
        <w:rPr>
          <w:rFonts w:ascii="Trebuchet MS" w:hAnsi="Trebuchet MS"/>
          <w:spacing w:val="19"/>
          <w:sz w:val="12"/>
        </w:rPr>
        <w:t xml:space="preserve"> </w:t>
      </w:r>
      <w:r>
        <w:rPr>
          <w:w w:val="95"/>
        </w:rPr>
        <w:t>included</w:t>
      </w:r>
      <w:r>
        <w:rPr>
          <w:spacing w:val="5"/>
          <w:w w:val="95"/>
        </w:rPr>
        <w:t xml:space="preserve"> </w:t>
      </w:r>
      <w:r>
        <w:rPr>
          <w:w w:val="95"/>
        </w:rPr>
        <w:t>7</w:t>
      </w:r>
      <w:r>
        <w:rPr>
          <w:spacing w:val="6"/>
          <w:w w:val="95"/>
        </w:rPr>
        <w:t xml:space="preserve"> </w:t>
      </w:r>
      <w:r>
        <w:rPr>
          <w:w w:val="95"/>
        </w:rPr>
        <w:t>in</w:t>
      </w:r>
      <w:r>
        <w:rPr>
          <w:spacing w:val="5"/>
          <w:w w:val="95"/>
        </w:rPr>
        <w:t xml:space="preserve"> </w:t>
      </w:r>
      <w:r>
        <w:rPr>
          <w:w w:val="95"/>
        </w:rPr>
        <w:t>the</w:t>
      </w:r>
      <w:r>
        <w:rPr>
          <w:spacing w:val="6"/>
          <w:w w:val="95"/>
        </w:rPr>
        <w:t xml:space="preserve"> </w:t>
      </w:r>
      <w:r>
        <w:rPr>
          <w:w w:val="95"/>
        </w:rPr>
        <w:t>World</w:t>
      </w:r>
      <w:r>
        <w:rPr>
          <w:spacing w:val="6"/>
          <w:w w:val="95"/>
        </w:rPr>
        <w:t xml:space="preserve"> </w:t>
      </w:r>
      <w:r>
        <w:rPr>
          <w:w w:val="95"/>
        </w:rPr>
        <w:t>Bank’s</w:t>
      </w:r>
      <w:r>
        <w:rPr>
          <w:spacing w:val="6"/>
          <w:w w:val="95"/>
        </w:rPr>
        <w:t xml:space="preserve"> </w:t>
      </w:r>
      <w:r>
        <w:rPr>
          <w:w w:val="95"/>
        </w:rPr>
        <w:t>middle-income</w:t>
      </w:r>
      <w:r>
        <w:rPr>
          <w:spacing w:val="6"/>
          <w:w w:val="95"/>
        </w:rPr>
        <w:t xml:space="preserve"> </w:t>
      </w:r>
      <w:r>
        <w:rPr>
          <w:w w:val="95"/>
        </w:rPr>
        <w:t>categories:</w:t>
      </w:r>
      <w:r>
        <w:rPr>
          <w:spacing w:val="26"/>
          <w:w w:val="95"/>
        </w:rPr>
        <w:t xml:space="preserve"> </w:t>
      </w:r>
      <w:r>
        <w:rPr>
          <w:w w:val="95"/>
        </w:rPr>
        <w:t>China,</w:t>
      </w:r>
      <w:r>
        <w:rPr>
          <w:spacing w:val="5"/>
          <w:w w:val="95"/>
        </w:rPr>
        <w:t xml:space="preserve"> </w:t>
      </w:r>
      <w:r>
        <w:rPr>
          <w:w w:val="95"/>
        </w:rPr>
        <w:t>India,</w:t>
      </w:r>
      <w:r>
        <w:rPr>
          <w:spacing w:val="6"/>
          <w:w w:val="95"/>
        </w:rPr>
        <w:t xml:space="preserve"> </w:t>
      </w:r>
      <w:r>
        <w:rPr>
          <w:w w:val="95"/>
        </w:rPr>
        <w:t>Brazil,</w:t>
      </w:r>
      <w:r>
        <w:rPr>
          <w:spacing w:val="5"/>
          <w:w w:val="95"/>
        </w:rPr>
        <w:t xml:space="preserve"> </w:t>
      </w:r>
      <w:r>
        <w:rPr>
          <w:w w:val="95"/>
        </w:rPr>
        <w:t>Iran,</w:t>
      </w:r>
      <w:r>
        <w:rPr>
          <w:spacing w:val="5"/>
          <w:w w:val="95"/>
        </w:rPr>
        <w:t xml:space="preserve"> </w:t>
      </w:r>
      <w:r>
        <w:rPr>
          <w:w w:val="95"/>
        </w:rPr>
        <w:t>Turkey,</w:t>
      </w:r>
    </w:p>
    <w:p w14:paraId="55A33EF3" w14:textId="77777777" w:rsidR="00BB4C49" w:rsidRDefault="00DC0BFC">
      <w:pPr>
        <w:pStyle w:val="BodyText"/>
        <w:spacing w:before="154"/>
        <w:ind w:left="110"/>
      </w:pPr>
      <w:r>
        <w:rPr>
          <w:rFonts w:ascii="Trebuchet MS"/>
          <w:sz w:val="12"/>
        </w:rPr>
        <w:t xml:space="preserve">297    </w:t>
      </w:r>
      <w:r>
        <w:rPr>
          <w:rFonts w:ascii="Trebuchet MS"/>
          <w:spacing w:val="19"/>
          <w:sz w:val="12"/>
        </w:rPr>
        <w:t xml:space="preserve"> </w:t>
      </w:r>
      <w:r>
        <w:rPr>
          <w:spacing w:val="-1"/>
        </w:rPr>
        <w:t>Russia,</w:t>
      </w:r>
      <w:r>
        <w:rPr>
          <w:spacing w:val="-9"/>
        </w:rPr>
        <w:t xml:space="preserve"> </w:t>
      </w:r>
      <w:r>
        <w:rPr>
          <w:spacing w:val="-1"/>
        </w:rPr>
        <w:t>and</w:t>
      </w:r>
      <w:r>
        <w:rPr>
          <w:spacing w:val="-10"/>
        </w:rPr>
        <w:t xml:space="preserve"> </w:t>
      </w:r>
      <w:r>
        <w:rPr>
          <w:spacing w:val="-1"/>
        </w:rPr>
        <w:t>Mexico</w:t>
      </w:r>
      <w:r>
        <w:rPr>
          <w:spacing w:val="-9"/>
        </w:rPr>
        <w:t xml:space="preserve"> </w:t>
      </w:r>
      <w:r>
        <w:rPr>
          <w:spacing w:val="-1"/>
        </w:rPr>
        <w:t>(Fig.</w:t>
      </w:r>
      <w:r>
        <w:rPr>
          <w:spacing w:val="7"/>
        </w:rPr>
        <w:t xml:space="preserve"> </w:t>
      </w:r>
      <w:r>
        <w:rPr>
          <w:spacing w:val="-1"/>
        </w:rPr>
        <w:t>2B).</w:t>
      </w:r>
      <w:r>
        <w:rPr>
          <w:spacing w:val="-9"/>
        </w:rPr>
        <w:t xml:space="preserve"> </w:t>
      </w:r>
      <w:r>
        <w:rPr>
          <w:spacing w:val="-1"/>
        </w:rPr>
        <w:t>In</w:t>
      </w:r>
      <w:r>
        <w:rPr>
          <w:spacing w:val="-10"/>
        </w:rPr>
        <w:t xml:space="preserve"> </w:t>
      </w:r>
      <w:r>
        <w:rPr>
          <w:spacing w:val="-1"/>
        </w:rPr>
        <w:t>contrast,</w:t>
      </w:r>
      <w:r>
        <w:rPr>
          <w:spacing w:val="-10"/>
        </w:rPr>
        <w:t xml:space="preserve"> </w:t>
      </w:r>
      <w:r>
        <w:rPr>
          <w:spacing w:val="-1"/>
        </w:rPr>
        <w:t>the</w:t>
      </w:r>
      <w:r>
        <w:rPr>
          <w:spacing w:val="-9"/>
        </w:rPr>
        <w:t xml:space="preserve"> </w:t>
      </w:r>
      <w:r>
        <w:rPr>
          <w:spacing w:val="-1"/>
        </w:rPr>
        <w:t>top-15</w:t>
      </w:r>
      <w:r>
        <w:rPr>
          <w:spacing w:val="-10"/>
        </w:rPr>
        <w:t xml:space="preserve"> </w:t>
      </w:r>
      <w:r>
        <w:t>countries</w:t>
      </w:r>
      <w:r>
        <w:rPr>
          <w:spacing w:val="-9"/>
        </w:rPr>
        <w:t xml:space="preserve"> </w:t>
      </w:r>
      <w:r>
        <w:t>of</w:t>
      </w:r>
      <w:r>
        <w:rPr>
          <w:spacing w:val="-9"/>
        </w:rPr>
        <w:t xml:space="preserve"> </w:t>
      </w:r>
      <w:r>
        <w:t>OA</w:t>
      </w:r>
      <w:r>
        <w:rPr>
          <w:spacing w:val="-9"/>
        </w:rPr>
        <w:t xml:space="preserve"> </w:t>
      </w:r>
      <w:r>
        <w:t>articles</w:t>
      </w:r>
      <w:r>
        <w:rPr>
          <w:spacing w:val="-9"/>
        </w:rPr>
        <w:t xml:space="preserve"> </w:t>
      </w:r>
      <w:r>
        <w:t>in</w:t>
      </w:r>
      <w:r>
        <w:rPr>
          <w:spacing w:val="-10"/>
        </w:rPr>
        <w:t xml:space="preserve"> </w:t>
      </w:r>
      <w:r>
        <w:t>Parent</w:t>
      </w:r>
      <w:r>
        <w:rPr>
          <w:spacing w:val="-10"/>
        </w:rPr>
        <w:t xml:space="preserve"> </w:t>
      </w:r>
      <w:r>
        <w:t>and</w:t>
      </w:r>
    </w:p>
    <w:p w14:paraId="72B2E610" w14:textId="77777777" w:rsidR="00BB4C49" w:rsidRDefault="00DC0BFC">
      <w:pPr>
        <w:pStyle w:val="BodyText"/>
        <w:spacing w:before="154"/>
        <w:ind w:left="110"/>
      </w:pPr>
      <w:r>
        <w:rPr>
          <w:rFonts w:ascii="Trebuchet MS"/>
          <w:sz w:val="12"/>
        </w:rPr>
        <w:t xml:space="preserve">298    </w:t>
      </w:r>
      <w:r>
        <w:rPr>
          <w:rFonts w:ascii="Trebuchet MS"/>
          <w:spacing w:val="19"/>
          <w:sz w:val="12"/>
        </w:rPr>
        <w:t xml:space="preserve"> </w:t>
      </w:r>
      <w:r>
        <w:rPr>
          <w:w w:val="95"/>
        </w:rPr>
        <w:t>Mirror</w:t>
      </w:r>
      <w:r>
        <w:rPr>
          <w:spacing w:val="6"/>
          <w:w w:val="95"/>
        </w:rPr>
        <w:t xml:space="preserve"> </w:t>
      </w:r>
      <w:r>
        <w:rPr>
          <w:w w:val="95"/>
        </w:rPr>
        <w:t>journals</w:t>
      </w:r>
      <w:r>
        <w:rPr>
          <w:spacing w:val="7"/>
          <w:w w:val="95"/>
        </w:rPr>
        <w:t xml:space="preserve"> </w:t>
      </w:r>
      <w:r>
        <w:rPr>
          <w:w w:val="95"/>
        </w:rPr>
        <w:t>combined</w:t>
      </w:r>
      <w:r>
        <w:rPr>
          <w:spacing w:val="7"/>
          <w:w w:val="95"/>
        </w:rPr>
        <w:t xml:space="preserve"> </w:t>
      </w:r>
      <w:r>
        <w:rPr>
          <w:w w:val="95"/>
        </w:rPr>
        <w:t>included</w:t>
      </w:r>
      <w:r>
        <w:rPr>
          <w:spacing w:val="5"/>
          <w:w w:val="95"/>
        </w:rPr>
        <w:t xml:space="preserve"> </w:t>
      </w:r>
      <w:r>
        <w:rPr>
          <w:w w:val="95"/>
        </w:rPr>
        <w:t>only</w:t>
      </w:r>
      <w:r>
        <w:rPr>
          <w:spacing w:val="6"/>
          <w:w w:val="95"/>
        </w:rPr>
        <w:t xml:space="preserve"> </w:t>
      </w:r>
      <w:r>
        <w:rPr>
          <w:w w:val="95"/>
        </w:rPr>
        <w:t>five</w:t>
      </w:r>
      <w:r>
        <w:rPr>
          <w:spacing w:val="7"/>
          <w:w w:val="95"/>
        </w:rPr>
        <w:t xml:space="preserve"> </w:t>
      </w:r>
      <w:r>
        <w:rPr>
          <w:w w:val="95"/>
        </w:rPr>
        <w:t>middle-income</w:t>
      </w:r>
      <w:r>
        <w:rPr>
          <w:spacing w:val="7"/>
          <w:w w:val="95"/>
        </w:rPr>
        <w:t xml:space="preserve"> </w:t>
      </w:r>
      <w:r>
        <w:rPr>
          <w:w w:val="95"/>
        </w:rPr>
        <w:t>countries:</w:t>
      </w:r>
      <w:r>
        <w:rPr>
          <w:spacing w:val="28"/>
          <w:w w:val="95"/>
        </w:rPr>
        <w:t xml:space="preserve"> </w:t>
      </w:r>
      <w:r>
        <w:rPr>
          <w:w w:val="95"/>
        </w:rPr>
        <w:t>China,</w:t>
      </w:r>
      <w:r>
        <w:rPr>
          <w:spacing w:val="5"/>
          <w:w w:val="95"/>
        </w:rPr>
        <w:t xml:space="preserve"> </w:t>
      </w:r>
      <w:r>
        <w:rPr>
          <w:w w:val="95"/>
        </w:rPr>
        <w:t>India,</w:t>
      </w:r>
      <w:r>
        <w:rPr>
          <w:spacing w:val="6"/>
          <w:w w:val="95"/>
        </w:rPr>
        <w:t xml:space="preserve"> </w:t>
      </w:r>
      <w:r>
        <w:rPr>
          <w:w w:val="95"/>
        </w:rPr>
        <w:t>Brazil,</w:t>
      </w:r>
    </w:p>
    <w:p w14:paraId="5430E255" w14:textId="77777777" w:rsidR="00BB4C49" w:rsidRDefault="00DC0BFC">
      <w:pPr>
        <w:spacing w:before="155"/>
        <w:ind w:left="110"/>
        <w:rPr>
          <w:sz w:val="24"/>
        </w:rPr>
      </w:pPr>
      <w:r>
        <w:rPr>
          <w:rFonts w:ascii="Trebuchet MS"/>
          <w:sz w:val="12"/>
        </w:rPr>
        <w:t xml:space="preserve">299    </w:t>
      </w:r>
      <w:r>
        <w:rPr>
          <w:rFonts w:ascii="Trebuchet MS"/>
          <w:spacing w:val="19"/>
          <w:sz w:val="12"/>
        </w:rPr>
        <w:t xml:space="preserve"> </w:t>
      </w:r>
      <w:r>
        <w:rPr>
          <w:sz w:val="24"/>
        </w:rPr>
        <w:t>Mexico,</w:t>
      </w:r>
      <w:r>
        <w:rPr>
          <w:spacing w:val="2"/>
          <w:sz w:val="24"/>
        </w:rPr>
        <w:t xml:space="preserve"> </w:t>
      </w:r>
      <w:r>
        <w:rPr>
          <w:sz w:val="24"/>
        </w:rPr>
        <w:t>and</w:t>
      </w:r>
      <w:r>
        <w:rPr>
          <w:spacing w:val="2"/>
          <w:sz w:val="24"/>
        </w:rPr>
        <w:t xml:space="preserve"> </w:t>
      </w:r>
      <w:r>
        <w:rPr>
          <w:sz w:val="24"/>
        </w:rPr>
        <w:t>Egypt</w:t>
      </w:r>
      <w:r>
        <w:rPr>
          <w:spacing w:val="1"/>
          <w:sz w:val="24"/>
        </w:rPr>
        <w:t xml:space="preserve"> </w:t>
      </w:r>
      <w:r>
        <w:rPr>
          <w:sz w:val="24"/>
        </w:rPr>
        <w:t>(Fig.</w:t>
      </w:r>
      <w:r>
        <w:rPr>
          <w:spacing w:val="23"/>
          <w:sz w:val="24"/>
        </w:rPr>
        <w:t xml:space="preserve"> </w:t>
      </w:r>
      <w:r>
        <w:rPr>
          <w:sz w:val="24"/>
        </w:rPr>
        <w:t>2A).</w:t>
      </w:r>
    </w:p>
    <w:p w14:paraId="7267ADB8" w14:textId="77777777" w:rsidR="00BB4C49" w:rsidRDefault="00DC0BFC">
      <w:pPr>
        <w:pStyle w:val="BodyText"/>
        <w:tabs>
          <w:tab w:val="left" w:pos="1075"/>
        </w:tabs>
        <w:spacing w:before="154"/>
        <w:ind w:left="110"/>
      </w:pPr>
      <w:r>
        <w:rPr>
          <w:rFonts w:ascii="Trebuchet MS"/>
          <w:sz w:val="12"/>
        </w:rPr>
        <w:t>300</w:t>
      </w:r>
      <w:r>
        <w:rPr>
          <w:rFonts w:ascii="Trebuchet MS"/>
          <w:sz w:val="12"/>
        </w:rPr>
        <w:tab/>
      </w:r>
      <w:r>
        <w:rPr>
          <w:w w:val="95"/>
        </w:rPr>
        <w:t>Perhaps</w:t>
      </w:r>
      <w:r>
        <w:rPr>
          <w:spacing w:val="13"/>
          <w:w w:val="95"/>
        </w:rPr>
        <w:t xml:space="preserve"> </w:t>
      </w:r>
      <w:r>
        <w:rPr>
          <w:w w:val="95"/>
        </w:rPr>
        <w:t>the</w:t>
      </w:r>
      <w:r>
        <w:rPr>
          <w:spacing w:val="13"/>
          <w:w w:val="95"/>
        </w:rPr>
        <w:t xml:space="preserve"> </w:t>
      </w:r>
      <w:r>
        <w:rPr>
          <w:w w:val="95"/>
        </w:rPr>
        <w:t>most</w:t>
      </w:r>
      <w:r>
        <w:rPr>
          <w:spacing w:val="14"/>
          <w:w w:val="95"/>
        </w:rPr>
        <w:t xml:space="preserve"> </w:t>
      </w:r>
      <w:r>
        <w:rPr>
          <w:w w:val="95"/>
        </w:rPr>
        <w:t>surprising</w:t>
      </w:r>
      <w:r>
        <w:rPr>
          <w:spacing w:val="12"/>
          <w:w w:val="95"/>
        </w:rPr>
        <w:t xml:space="preserve"> </w:t>
      </w:r>
      <w:r>
        <w:rPr>
          <w:w w:val="95"/>
        </w:rPr>
        <w:t>result</w:t>
      </w:r>
      <w:r>
        <w:rPr>
          <w:spacing w:val="13"/>
          <w:w w:val="95"/>
        </w:rPr>
        <w:t xml:space="preserve"> </w:t>
      </w:r>
      <w:r>
        <w:rPr>
          <w:w w:val="95"/>
        </w:rPr>
        <w:t>of</w:t>
      </w:r>
      <w:r>
        <w:rPr>
          <w:spacing w:val="13"/>
          <w:w w:val="95"/>
        </w:rPr>
        <w:t xml:space="preserve"> </w:t>
      </w:r>
      <w:r>
        <w:rPr>
          <w:w w:val="95"/>
        </w:rPr>
        <w:t>our</w:t>
      </w:r>
      <w:r>
        <w:rPr>
          <w:spacing w:val="13"/>
          <w:w w:val="95"/>
        </w:rPr>
        <w:t xml:space="preserve"> </w:t>
      </w:r>
      <w:r>
        <w:rPr>
          <w:w w:val="95"/>
        </w:rPr>
        <w:t>study</w:t>
      </w:r>
      <w:r>
        <w:rPr>
          <w:spacing w:val="13"/>
          <w:w w:val="95"/>
        </w:rPr>
        <w:t xml:space="preserve"> </w:t>
      </w:r>
      <w:r>
        <w:rPr>
          <w:w w:val="95"/>
        </w:rPr>
        <w:t>was</w:t>
      </w:r>
      <w:r>
        <w:rPr>
          <w:spacing w:val="14"/>
          <w:w w:val="95"/>
        </w:rPr>
        <w:t xml:space="preserve"> </w:t>
      </w:r>
      <w:r>
        <w:rPr>
          <w:w w:val="95"/>
        </w:rPr>
        <w:t>the</w:t>
      </w:r>
      <w:r>
        <w:rPr>
          <w:spacing w:val="13"/>
          <w:w w:val="95"/>
        </w:rPr>
        <w:t xml:space="preserve"> </w:t>
      </w:r>
      <w:commentRangeStart w:id="245"/>
      <w:r>
        <w:rPr>
          <w:w w:val="95"/>
        </w:rPr>
        <w:t>dearth</w:t>
      </w:r>
      <w:commentRangeEnd w:id="245"/>
      <w:r w:rsidR="00992697">
        <w:rPr>
          <w:rStyle w:val="CommentReference"/>
        </w:rPr>
        <w:commentReference w:id="245"/>
      </w:r>
      <w:r>
        <w:rPr>
          <w:spacing w:val="13"/>
          <w:w w:val="95"/>
        </w:rPr>
        <w:t xml:space="preserve"> </w:t>
      </w:r>
      <w:r>
        <w:rPr>
          <w:w w:val="95"/>
        </w:rPr>
        <w:t>of</w:t>
      </w:r>
      <w:r>
        <w:rPr>
          <w:spacing w:val="13"/>
          <w:w w:val="95"/>
        </w:rPr>
        <w:t xml:space="preserve"> </w:t>
      </w:r>
      <w:r>
        <w:rPr>
          <w:w w:val="95"/>
        </w:rPr>
        <w:t>articles</w:t>
      </w:r>
      <w:r>
        <w:rPr>
          <w:spacing w:val="13"/>
          <w:w w:val="95"/>
        </w:rPr>
        <w:t xml:space="preserve"> </w:t>
      </w:r>
      <w:r>
        <w:rPr>
          <w:w w:val="95"/>
        </w:rPr>
        <w:t>by</w:t>
      </w:r>
      <w:r>
        <w:rPr>
          <w:spacing w:val="13"/>
          <w:w w:val="95"/>
        </w:rPr>
        <w:t xml:space="preserve"> </w:t>
      </w:r>
      <w:r>
        <w:rPr>
          <w:w w:val="95"/>
        </w:rPr>
        <w:t>authors</w:t>
      </w:r>
    </w:p>
    <w:p w14:paraId="0E8059B1" w14:textId="77777777" w:rsidR="00BB4C49" w:rsidRDefault="00DC0BFC">
      <w:pPr>
        <w:pStyle w:val="BodyText"/>
        <w:spacing w:before="155"/>
        <w:ind w:left="110"/>
      </w:pPr>
      <w:r>
        <w:rPr>
          <w:rFonts w:ascii="Trebuchet MS" w:hAnsi="Trebuchet MS"/>
          <w:sz w:val="12"/>
        </w:rPr>
        <w:t xml:space="preserve">301    </w:t>
      </w:r>
      <w:r>
        <w:rPr>
          <w:rFonts w:ascii="Trebuchet MS" w:hAnsi="Trebuchet MS"/>
          <w:spacing w:val="19"/>
          <w:sz w:val="12"/>
        </w:rPr>
        <w:t xml:space="preserve"> </w:t>
      </w:r>
      <w:r>
        <w:rPr>
          <w:w w:val="95"/>
        </w:rPr>
        <w:t>from</w:t>
      </w:r>
      <w:r>
        <w:rPr>
          <w:spacing w:val="16"/>
          <w:w w:val="95"/>
        </w:rPr>
        <w:t xml:space="preserve"> </w:t>
      </w:r>
      <w:r>
        <w:rPr>
          <w:w w:val="95"/>
        </w:rPr>
        <w:t>low-income</w:t>
      </w:r>
      <w:r>
        <w:rPr>
          <w:spacing w:val="16"/>
          <w:w w:val="95"/>
        </w:rPr>
        <w:t xml:space="preserve"> </w:t>
      </w:r>
      <w:r>
        <w:rPr>
          <w:w w:val="95"/>
        </w:rPr>
        <w:t>countries</w:t>
      </w:r>
      <w:r>
        <w:rPr>
          <w:spacing w:val="17"/>
          <w:w w:val="95"/>
        </w:rPr>
        <w:t xml:space="preserve"> </w:t>
      </w:r>
      <w:r>
        <w:rPr>
          <w:w w:val="95"/>
        </w:rPr>
        <w:t>(see</w:t>
      </w:r>
      <w:r>
        <w:rPr>
          <w:spacing w:val="17"/>
          <w:w w:val="95"/>
        </w:rPr>
        <w:t xml:space="preserve"> </w:t>
      </w:r>
      <w:r>
        <w:rPr>
          <w:w w:val="95"/>
        </w:rPr>
        <w:t>also</w:t>
      </w:r>
      <w:r>
        <w:rPr>
          <w:spacing w:val="15"/>
          <w:w w:val="95"/>
        </w:rPr>
        <w:t xml:space="preserve"> </w:t>
      </w:r>
      <w:proofErr w:type="spellStart"/>
      <w:r>
        <w:rPr>
          <w:w w:val="95"/>
        </w:rPr>
        <w:t>Nuñez</w:t>
      </w:r>
      <w:proofErr w:type="spellEnd"/>
      <w:r>
        <w:rPr>
          <w:spacing w:val="17"/>
          <w:w w:val="95"/>
        </w:rPr>
        <w:t xml:space="preserve"> </w:t>
      </w:r>
      <w:r>
        <w:rPr>
          <w:w w:val="95"/>
        </w:rPr>
        <w:t>et</w:t>
      </w:r>
      <w:r>
        <w:rPr>
          <w:spacing w:val="16"/>
          <w:w w:val="95"/>
        </w:rPr>
        <w:t xml:space="preserve"> </w:t>
      </w:r>
      <w:r>
        <w:rPr>
          <w:w w:val="95"/>
        </w:rPr>
        <w:t>al.,</w:t>
      </w:r>
      <w:r>
        <w:rPr>
          <w:spacing w:val="16"/>
          <w:w w:val="95"/>
        </w:rPr>
        <w:t xml:space="preserve"> </w:t>
      </w:r>
      <w:r>
        <w:rPr>
          <w:w w:val="95"/>
        </w:rPr>
        <w:t>2019;</w:t>
      </w:r>
      <w:r>
        <w:rPr>
          <w:spacing w:val="16"/>
          <w:w w:val="95"/>
        </w:rPr>
        <w:t xml:space="preserve"> </w:t>
      </w:r>
      <w:r>
        <w:rPr>
          <w:w w:val="95"/>
        </w:rPr>
        <w:t>Stocks,</w:t>
      </w:r>
      <w:r>
        <w:rPr>
          <w:spacing w:val="16"/>
          <w:w w:val="95"/>
        </w:rPr>
        <w:t xml:space="preserve"> </w:t>
      </w:r>
      <w:proofErr w:type="spellStart"/>
      <w:r>
        <w:rPr>
          <w:w w:val="95"/>
        </w:rPr>
        <w:t>Seales</w:t>
      </w:r>
      <w:proofErr w:type="spellEnd"/>
      <w:r>
        <w:rPr>
          <w:w w:val="95"/>
        </w:rPr>
        <w:t>,</w:t>
      </w:r>
      <w:r>
        <w:rPr>
          <w:spacing w:val="16"/>
          <w:w w:val="95"/>
        </w:rPr>
        <w:t xml:space="preserve"> </w:t>
      </w:r>
      <w:proofErr w:type="spellStart"/>
      <w:r>
        <w:rPr>
          <w:w w:val="95"/>
        </w:rPr>
        <w:t>Paniagua</w:t>
      </w:r>
      <w:proofErr w:type="spellEnd"/>
      <w:r>
        <w:rPr>
          <w:w w:val="95"/>
        </w:rPr>
        <w:t>,</w:t>
      </w:r>
      <w:r>
        <w:rPr>
          <w:spacing w:val="15"/>
          <w:w w:val="95"/>
        </w:rPr>
        <w:t xml:space="preserve"> </w:t>
      </w:r>
      <w:proofErr w:type="spellStart"/>
      <w:r>
        <w:rPr>
          <w:w w:val="95"/>
        </w:rPr>
        <w:t>Maehr</w:t>
      </w:r>
      <w:proofErr w:type="spellEnd"/>
      <w:r>
        <w:rPr>
          <w:w w:val="95"/>
        </w:rPr>
        <w:t>,</w:t>
      </w:r>
      <w:r>
        <w:rPr>
          <w:spacing w:val="16"/>
          <w:w w:val="95"/>
        </w:rPr>
        <w:t xml:space="preserve"> </w:t>
      </w:r>
      <w:r>
        <w:rPr>
          <w:w w:val="95"/>
        </w:rPr>
        <w:t>&amp;</w:t>
      </w:r>
    </w:p>
    <w:p w14:paraId="6CFD99DD" w14:textId="77777777" w:rsidR="00BB4C49" w:rsidRDefault="00DC0BFC">
      <w:pPr>
        <w:spacing w:before="154"/>
        <w:ind w:left="110"/>
        <w:rPr>
          <w:b/>
          <w:sz w:val="24"/>
        </w:rPr>
      </w:pPr>
      <w:r>
        <w:rPr>
          <w:rFonts w:ascii="Trebuchet MS"/>
          <w:sz w:val="12"/>
        </w:rPr>
        <w:t xml:space="preserve">302    </w:t>
      </w:r>
      <w:r>
        <w:rPr>
          <w:rFonts w:ascii="Trebuchet MS"/>
          <w:spacing w:val="19"/>
          <w:sz w:val="12"/>
        </w:rPr>
        <w:t xml:space="preserve"> </w:t>
      </w:r>
      <w:r>
        <w:rPr>
          <w:sz w:val="24"/>
        </w:rPr>
        <w:t>Bruna,</w:t>
      </w:r>
      <w:r>
        <w:rPr>
          <w:spacing w:val="2"/>
          <w:sz w:val="24"/>
        </w:rPr>
        <w:t xml:space="preserve"> </w:t>
      </w:r>
      <w:r>
        <w:rPr>
          <w:sz w:val="24"/>
        </w:rPr>
        <w:t>2008).</w:t>
      </w:r>
      <w:r>
        <w:rPr>
          <w:spacing w:val="24"/>
          <w:sz w:val="24"/>
        </w:rPr>
        <w:t xml:space="preserve"> </w:t>
      </w:r>
      <w:r>
        <w:rPr>
          <w:sz w:val="24"/>
        </w:rPr>
        <w:t>Of</w:t>
      </w:r>
      <w:r>
        <w:rPr>
          <w:spacing w:val="3"/>
          <w:sz w:val="24"/>
        </w:rPr>
        <w:t xml:space="preserve"> </w:t>
      </w:r>
      <w:r>
        <w:rPr>
          <w:sz w:val="24"/>
        </w:rPr>
        <w:t>the</w:t>
      </w:r>
      <w:r>
        <w:rPr>
          <w:spacing w:val="2"/>
          <w:sz w:val="24"/>
        </w:rPr>
        <w:t xml:space="preserve"> </w:t>
      </w:r>
      <w:r>
        <w:rPr>
          <w:sz w:val="24"/>
        </w:rPr>
        <w:t>more</w:t>
      </w:r>
      <w:r>
        <w:rPr>
          <w:spacing w:val="3"/>
          <w:sz w:val="24"/>
        </w:rPr>
        <w:t xml:space="preserve"> </w:t>
      </w:r>
      <w:r>
        <w:rPr>
          <w:sz w:val="24"/>
        </w:rPr>
        <w:t>than</w:t>
      </w:r>
      <w:r>
        <w:rPr>
          <w:spacing w:val="3"/>
          <w:sz w:val="24"/>
        </w:rPr>
        <w:t xml:space="preserve"> </w:t>
      </w:r>
      <w:r>
        <w:rPr>
          <w:sz w:val="24"/>
        </w:rPr>
        <w:t>37087</w:t>
      </w:r>
      <w:r>
        <w:rPr>
          <w:spacing w:val="2"/>
          <w:sz w:val="24"/>
        </w:rPr>
        <w:t xml:space="preserve"> </w:t>
      </w:r>
      <w:r>
        <w:rPr>
          <w:sz w:val="24"/>
        </w:rPr>
        <w:t>we</w:t>
      </w:r>
      <w:r>
        <w:rPr>
          <w:spacing w:val="3"/>
          <w:sz w:val="24"/>
        </w:rPr>
        <w:t xml:space="preserve"> </w:t>
      </w:r>
      <w:r>
        <w:rPr>
          <w:sz w:val="24"/>
        </w:rPr>
        <w:t>reviewed,</w:t>
      </w:r>
      <w:r>
        <w:rPr>
          <w:spacing w:val="2"/>
          <w:sz w:val="24"/>
        </w:rPr>
        <w:t xml:space="preserve"> </w:t>
      </w:r>
      <w:r>
        <w:rPr>
          <w:sz w:val="24"/>
        </w:rPr>
        <w:t>only</w:t>
      </w:r>
      <w:r>
        <w:rPr>
          <w:spacing w:val="2"/>
          <w:sz w:val="24"/>
        </w:rPr>
        <w:t xml:space="preserve"> </w:t>
      </w:r>
      <w:r>
        <w:rPr>
          <w:sz w:val="24"/>
        </w:rPr>
        <w:t>0.013%</w:t>
      </w:r>
      <w:r>
        <w:rPr>
          <w:spacing w:val="2"/>
          <w:sz w:val="24"/>
        </w:rPr>
        <w:t xml:space="preserve"> </w:t>
      </w:r>
      <w:r>
        <w:rPr>
          <w:sz w:val="24"/>
        </w:rPr>
        <w:t>(N</w:t>
      </w:r>
      <w:r>
        <w:rPr>
          <w:spacing w:val="2"/>
          <w:sz w:val="24"/>
        </w:rPr>
        <w:t xml:space="preserve"> </w:t>
      </w:r>
      <w:r>
        <w:rPr>
          <w:w w:val="125"/>
          <w:sz w:val="24"/>
        </w:rPr>
        <w:t>=</w:t>
      </w:r>
      <w:r>
        <w:rPr>
          <w:spacing w:val="-12"/>
          <w:w w:val="125"/>
          <w:sz w:val="24"/>
        </w:rPr>
        <w:t xml:space="preserve"> </w:t>
      </w:r>
      <w:r>
        <w:rPr>
          <w:sz w:val="24"/>
        </w:rPr>
        <w:t>54</w:t>
      </w:r>
      <w:proofErr w:type="gramStart"/>
      <w:r>
        <w:rPr>
          <w:sz w:val="24"/>
        </w:rPr>
        <w:t>)</w:t>
      </w:r>
      <w:r w:rsidRPr="00992697">
        <w:rPr>
          <w:b/>
          <w:sz w:val="24"/>
          <w:highlight w:val="yellow"/>
          <w:rPrChange w:id="246" w:author="Smith,Audrey Culver" w:date="2021-02-22T15:05:00Z">
            <w:rPr>
              <w:b/>
              <w:sz w:val="24"/>
            </w:rPr>
          </w:rPrChange>
        </w:rPr>
        <w:t>[</w:t>
      </w:r>
      <w:proofErr w:type="gramEnd"/>
      <w:r w:rsidRPr="00992697">
        <w:rPr>
          <w:b/>
          <w:sz w:val="24"/>
          <w:highlight w:val="yellow"/>
          <w:rPrChange w:id="247" w:author="Smith,Audrey Culver" w:date="2021-02-22T15:05:00Z">
            <w:rPr>
              <w:b/>
              <w:sz w:val="24"/>
            </w:rPr>
          </w:rPrChange>
        </w:rPr>
        <w:t>convert</w:t>
      </w:r>
      <w:r w:rsidRPr="00992697">
        <w:rPr>
          <w:b/>
          <w:spacing w:val="12"/>
          <w:sz w:val="24"/>
          <w:highlight w:val="yellow"/>
          <w:rPrChange w:id="248" w:author="Smith,Audrey Culver" w:date="2021-02-22T15:05:00Z">
            <w:rPr>
              <w:b/>
              <w:spacing w:val="12"/>
              <w:sz w:val="24"/>
            </w:rPr>
          </w:rPrChange>
        </w:rPr>
        <w:t xml:space="preserve"> </w:t>
      </w:r>
      <w:r w:rsidRPr="00992697">
        <w:rPr>
          <w:b/>
          <w:sz w:val="24"/>
          <w:highlight w:val="yellow"/>
          <w:rPrChange w:id="249" w:author="Smith,Audrey Culver" w:date="2021-02-22T15:05:00Z">
            <w:rPr>
              <w:b/>
              <w:sz w:val="24"/>
            </w:rPr>
          </w:rPrChange>
        </w:rPr>
        <w:t>to</w:t>
      </w:r>
    </w:p>
    <w:p w14:paraId="5804A6D3" w14:textId="77777777" w:rsidR="00BB4C49" w:rsidRDefault="00DC0BFC">
      <w:pPr>
        <w:pStyle w:val="BodyText"/>
        <w:spacing w:before="154"/>
        <w:ind w:left="110"/>
      </w:pPr>
      <w:r>
        <w:rPr>
          <w:rFonts w:ascii="Trebuchet MS"/>
          <w:sz w:val="12"/>
        </w:rPr>
        <w:t xml:space="preserve">303    </w:t>
      </w:r>
      <w:r>
        <w:rPr>
          <w:rFonts w:ascii="Trebuchet MS"/>
          <w:spacing w:val="19"/>
          <w:sz w:val="12"/>
        </w:rPr>
        <w:t xml:space="preserve"> </w:t>
      </w:r>
      <w:r w:rsidRPr="00992697">
        <w:rPr>
          <w:b/>
          <w:w w:val="95"/>
          <w:highlight w:val="yellow"/>
          <w:rPrChange w:id="250" w:author="Smith,Audrey Culver" w:date="2021-02-22T15:05:00Z">
            <w:rPr>
              <w:b/>
              <w:w w:val="95"/>
            </w:rPr>
          </w:rPrChange>
        </w:rPr>
        <w:t>code]</w:t>
      </w:r>
      <w:r>
        <w:rPr>
          <w:b/>
          <w:spacing w:val="15"/>
          <w:w w:val="95"/>
        </w:rPr>
        <w:t xml:space="preserve"> </w:t>
      </w:r>
      <w:r>
        <w:rPr>
          <w:w w:val="95"/>
        </w:rPr>
        <w:t>had</w:t>
      </w:r>
      <w:r>
        <w:rPr>
          <w:spacing w:val="15"/>
          <w:w w:val="95"/>
        </w:rPr>
        <w:t xml:space="preserve"> </w:t>
      </w:r>
      <w:r>
        <w:rPr>
          <w:w w:val="95"/>
        </w:rPr>
        <w:t>lead</w:t>
      </w:r>
      <w:r>
        <w:rPr>
          <w:spacing w:val="16"/>
          <w:w w:val="95"/>
        </w:rPr>
        <w:t xml:space="preserve"> </w:t>
      </w:r>
      <w:r>
        <w:rPr>
          <w:w w:val="95"/>
        </w:rPr>
        <w:t>authors</w:t>
      </w:r>
      <w:r>
        <w:rPr>
          <w:spacing w:val="15"/>
          <w:w w:val="95"/>
        </w:rPr>
        <w:t xml:space="preserve"> </w:t>
      </w:r>
      <w:r>
        <w:rPr>
          <w:w w:val="95"/>
        </w:rPr>
        <w:t>based</w:t>
      </w:r>
      <w:r>
        <w:rPr>
          <w:spacing w:val="15"/>
          <w:w w:val="95"/>
        </w:rPr>
        <w:t xml:space="preserve"> </w:t>
      </w:r>
      <w:r>
        <w:rPr>
          <w:w w:val="95"/>
        </w:rPr>
        <w:t>in</w:t>
      </w:r>
      <w:r>
        <w:rPr>
          <w:spacing w:val="16"/>
          <w:w w:val="95"/>
        </w:rPr>
        <w:t xml:space="preserve"> </w:t>
      </w:r>
      <w:r>
        <w:rPr>
          <w:w w:val="95"/>
        </w:rPr>
        <w:t>low-income</w:t>
      </w:r>
      <w:r>
        <w:rPr>
          <w:spacing w:val="15"/>
          <w:w w:val="95"/>
        </w:rPr>
        <w:t xml:space="preserve"> </w:t>
      </w:r>
      <w:r>
        <w:rPr>
          <w:w w:val="95"/>
        </w:rPr>
        <w:t>countries.</w:t>
      </w:r>
      <w:r>
        <w:rPr>
          <w:spacing w:val="40"/>
          <w:w w:val="95"/>
        </w:rPr>
        <w:t xml:space="preserve"> </w:t>
      </w:r>
      <w:r>
        <w:rPr>
          <w:w w:val="95"/>
        </w:rPr>
        <w:t>Most</w:t>
      </w:r>
      <w:r>
        <w:rPr>
          <w:spacing w:val="15"/>
          <w:w w:val="95"/>
        </w:rPr>
        <w:t xml:space="preserve"> </w:t>
      </w:r>
      <w:r>
        <w:rPr>
          <w:w w:val="95"/>
        </w:rPr>
        <w:t>other</w:t>
      </w:r>
      <w:r>
        <w:rPr>
          <w:spacing w:val="15"/>
          <w:w w:val="95"/>
        </w:rPr>
        <w:t xml:space="preserve"> </w:t>
      </w:r>
      <w:r>
        <w:rPr>
          <w:w w:val="95"/>
        </w:rPr>
        <w:t>articles</w:t>
      </w:r>
      <w:r>
        <w:rPr>
          <w:spacing w:val="15"/>
          <w:w w:val="95"/>
        </w:rPr>
        <w:t xml:space="preserve"> </w:t>
      </w:r>
      <w:r>
        <w:rPr>
          <w:w w:val="95"/>
        </w:rPr>
        <w:t>were</w:t>
      </w:r>
      <w:r>
        <w:rPr>
          <w:spacing w:val="16"/>
          <w:w w:val="95"/>
        </w:rPr>
        <w:t xml:space="preserve"> </w:t>
      </w:r>
      <w:r>
        <w:rPr>
          <w:w w:val="95"/>
        </w:rPr>
        <w:t>in</w:t>
      </w:r>
      <w:r>
        <w:rPr>
          <w:spacing w:val="15"/>
          <w:w w:val="95"/>
        </w:rPr>
        <w:t xml:space="preserve"> </w:t>
      </w:r>
      <w:r>
        <w:rPr>
          <w:w w:val="95"/>
        </w:rPr>
        <w:t>Parent</w:t>
      </w:r>
    </w:p>
    <w:p w14:paraId="4580CA17" w14:textId="75ED82AD" w:rsidR="00BB4C49" w:rsidRDefault="00DC0BFC">
      <w:pPr>
        <w:pStyle w:val="BodyText"/>
        <w:spacing w:before="155"/>
        <w:ind w:left="110"/>
      </w:pPr>
      <w:r>
        <w:rPr>
          <w:rFonts w:ascii="Trebuchet MS"/>
          <w:sz w:val="12"/>
        </w:rPr>
        <w:t xml:space="preserve">304    </w:t>
      </w:r>
      <w:r>
        <w:rPr>
          <w:rFonts w:ascii="Trebuchet MS"/>
          <w:spacing w:val="19"/>
          <w:sz w:val="12"/>
        </w:rPr>
        <w:t xml:space="preserve"> </w:t>
      </w:r>
      <w:r>
        <w:rPr>
          <w:spacing w:val="-1"/>
        </w:rPr>
        <w:t>journals,</w:t>
      </w:r>
      <w:r>
        <w:rPr>
          <w:spacing w:val="-10"/>
        </w:rPr>
        <w:t xml:space="preserve"> </w:t>
      </w:r>
      <w:r>
        <w:rPr>
          <w:spacing w:val="-1"/>
        </w:rPr>
        <w:t>all</w:t>
      </w:r>
      <w:r>
        <w:rPr>
          <w:spacing w:val="-9"/>
        </w:rPr>
        <w:t xml:space="preserve"> </w:t>
      </w:r>
      <w:r>
        <w:rPr>
          <w:spacing w:val="-1"/>
        </w:rPr>
        <w:t>but</w:t>
      </w:r>
      <w:r>
        <w:rPr>
          <w:spacing w:val="-10"/>
        </w:rPr>
        <w:t xml:space="preserve"> </w:t>
      </w:r>
      <w:proofErr w:type="gramStart"/>
      <w:ins w:id="251" w:author="Smith,Audrey Culver" w:date="2021-02-22T15:06:00Z">
        <w:r w:rsidR="00992697">
          <w:rPr>
            <w:spacing w:val="-1"/>
          </w:rPr>
          <w:t>2</w:t>
        </w:r>
      </w:ins>
      <w:proofErr w:type="gramEnd"/>
      <w:del w:id="252" w:author="Smith,Audrey Culver" w:date="2021-02-22T15:06:00Z">
        <w:r w:rsidDel="00992697">
          <w:rPr>
            <w:spacing w:val="-1"/>
          </w:rPr>
          <w:delText>two</w:delText>
        </w:r>
      </w:del>
      <w:r>
        <w:rPr>
          <w:spacing w:val="-9"/>
        </w:rPr>
        <w:t xml:space="preserve"> </w:t>
      </w:r>
      <w:r w:rsidRPr="00992697">
        <w:rPr>
          <w:b/>
          <w:spacing w:val="-1"/>
          <w:highlight w:val="yellow"/>
          <w:rPrChange w:id="253" w:author="Smith,Audrey Culver" w:date="2021-02-22T15:05:00Z">
            <w:rPr>
              <w:b/>
              <w:spacing w:val="-1"/>
            </w:rPr>
          </w:rPrChange>
        </w:rPr>
        <w:t>[check]</w:t>
      </w:r>
      <w:r>
        <w:rPr>
          <w:b/>
          <w:spacing w:val="-10"/>
        </w:rPr>
        <w:t xml:space="preserve"> </w:t>
      </w:r>
      <w:r>
        <w:rPr>
          <w:spacing w:val="-1"/>
        </w:rPr>
        <w:t>were</w:t>
      </w:r>
      <w:r>
        <w:rPr>
          <w:spacing w:val="-9"/>
        </w:rPr>
        <w:t xml:space="preserve"> </w:t>
      </w:r>
      <w:r>
        <w:rPr>
          <w:spacing w:val="-1"/>
        </w:rPr>
        <w:t>coauthored</w:t>
      </w:r>
      <w:r>
        <w:rPr>
          <w:spacing w:val="-10"/>
        </w:rPr>
        <w:t xml:space="preserve"> </w:t>
      </w:r>
      <w:r>
        <w:rPr>
          <w:spacing w:val="-1"/>
        </w:rPr>
        <w:t>articles.</w:t>
      </w:r>
      <w:r>
        <w:rPr>
          <w:spacing w:val="8"/>
        </w:rPr>
        <w:t xml:space="preserve"> </w:t>
      </w:r>
      <w:r>
        <w:rPr>
          <w:spacing w:val="-1"/>
        </w:rPr>
        <w:t>Almost</w:t>
      </w:r>
      <w:r>
        <w:rPr>
          <w:spacing w:val="-10"/>
        </w:rPr>
        <w:t xml:space="preserve"> </w:t>
      </w:r>
      <w:r>
        <w:rPr>
          <w:spacing w:val="-1"/>
        </w:rPr>
        <w:t>half</w:t>
      </w:r>
      <w:r>
        <w:rPr>
          <w:spacing w:val="-9"/>
        </w:rPr>
        <w:t xml:space="preserve"> </w:t>
      </w:r>
      <w:r>
        <w:rPr>
          <w:spacing w:val="-1"/>
        </w:rPr>
        <w:t>of</w:t>
      </w:r>
      <w:r>
        <w:rPr>
          <w:spacing w:val="-9"/>
        </w:rPr>
        <w:t xml:space="preserve"> </w:t>
      </w:r>
      <w:r>
        <w:t>these</w:t>
      </w:r>
      <w:r>
        <w:rPr>
          <w:spacing w:val="-9"/>
        </w:rPr>
        <w:t xml:space="preserve"> </w:t>
      </w:r>
      <w:r>
        <w:t>articles</w:t>
      </w:r>
      <w:r>
        <w:rPr>
          <w:spacing w:val="-9"/>
        </w:rPr>
        <w:t xml:space="preserve"> </w:t>
      </w:r>
      <w:r>
        <w:t>(44%)</w:t>
      </w:r>
    </w:p>
    <w:p w14:paraId="78D59B3C" w14:textId="77777777" w:rsidR="00BB4C49" w:rsidRDefault="00DC0BFC">
      <w:pPr>
        <w:pStyle w:val="BodyText"/>
        <w:spacing w:before="154"/>
        <w:ind w:left="110"/>
      </w:pPr>
      <w:r>
        <w:rPr>
          <w:rFonts w:ascii="Trebuchet MS"/>
          <w:sz w:val="12"/>
        </w:rPr>
        <w:t xml:space="preserve">305    </w:t>
      </w:r>
      <w:r>
        <w:rPr>
          <w:rFonts w:ascii="Trebuchet MS"/>
          <w:spacing w:val="19"/>
          <w:sz w:val="12"/>
        </w:rPr>
        <w:t xml:space="preserve"> </w:t>
      </w:r>
      <w:r>
        <w:rPr>
          <w:w w:val="95"/>
        </w:rPr>
        <w:t>had</w:t>
      </w:r>
      <w:r>
        <w:rPr>
          <w:spacing w:val="7"/>
          <w:w w:val="95"/>
        </w:rPr>
        <w:t xml:space="preserve"> </w:t>
      </w:r>
      <w:r>
        <w:rPr>
          <w:w w:val="95"/>
        </w:rPr>
        <w:t>first</w:t>
      </w:r>
      <w:r>
        <w:rPr>
          <w:spacing w:val="6"/>
          <w:w w:val="95"/>
        </w:rPr>
        <w:t xml:space="preserve"> </w:t>
      </w:r>
      <w:r>
        <w:rPr>
          <w:w w:val="95"/>
        </w:rPr>
        <w:t>authors</w:t>
      </w:r>
      <w:r>
        <w:rPr>
          <w:spacing w:val="7"/>
          <w:w w:val="95"/>
        </w:rPr>
        <w:t xml:space="preserve"> </w:t>
      </w:r>
      <w:r>
        <w:rPr>
          <w:w w:val="95"/>
        </w:rPr>
        <w:t>based</w:t>
      </w:r>
      <w:r>
        <w:rPr>
          <w:spacing w:val="7"/>
          <w:w w:val="95"/>
        </w:rPr>
        <w:t xml:space="preserve"> </w:t>
      </w:r>
      <w:r>
        <w:rPr>
          <w:w w:val="95"/>
        </w:rPr>
        <w:t>in</w:t>
      </w:r>
      <w:r>
        <w:rPr>
          <w:spacing w:val="7"/>
          <w:w w:val="95"/>
        </w:rPr>
        <w:t xml:space="preserve"> </w:t>
      </w:r>
      <w:r>
        <w:rPr>
          <w:w w:val="95"/>
        </w:rPr>
        <w:t>Ethiopia,</w:t>
      </w:r>
      <w:r>
        <w:rPr>
          <w:spacing w:val="6"/>
          <w:w w:val="95"/>
        </w:rPr>
        <w:t xml:space="preserve"> </w:t>
      </w:r>
      <w:r>
        <w:rPr>
          <w:w w:val="95"/>
        </w:rPr>
        <w:t>North</w:t>
      </w:r>
      <w:r>
        <w:rPr>
          <w:spacing w:val="7"/>
          <w:w w:val="95"/>
        </w:rPr>
        <w:t xml:space="preserve"> </w:t>
      </w:r>
      <w:r>
        <w:rPr>
          <w:w w:val="95"/>
        </w:rPr>
        <w:t>Korea,</w:t>
      </w:r>
      <w:r>
        <w:rPr>
          <w:spacing w:val="6"/>
          <w:w w:val="95"/>
        </w:rPr>
        <w:t xml:space="preserve"> </w:t>
      </w:r>
      <w:r>
        <w:rPr>
          <w:w w:val="95"/>
        </w:rPr>
        <w:t>Nepal,</w:t>
      </w:r>
      <w:r>
        <w:rPr>
          <w:spacing w:val="7"/>
          <w:w w:val="95"/>
        </w:rPr>
        <w:t xml:space="preserve"> </w:t>
      </w:r>
      <w:r>
        <w:rPr>
          <w:w w:val="95"/>
        </w:rPr>
        <w:t>or</w:t>
      </w:r>
      <w:r>
        <w:rPr>
          <w:spacing w:val="6"/>
          <w:w w:val="95"/>
        </w:rPr>
        <w:t xml:space="preserve"> </w:t>
      </w:r>
      <w:r>
        <w:rPr>
          <w:w w:val="95"/>
        </w:rPr>
        <w:t>Syria;</w:t>
      </w:r>
      <w:r>
        <w:rPr>
          <w:spacing w:val="7"/>
          <w:w w:val="95"/>
        </w:rPr>
        <w:t xml:space="preserve"> </w:t>
      </w:r>
      <w:r>
        <w:rPr>
          <w:w w:val="95"/>
        </w:rPr>
        <w:t>the</w:t>
      </w:r>
      <w:r>
        <w:rPr>
          <w:spacing w:val="8"/>
          <w:w w:val="95"/>
        </w:rPr>
        <w:t xml:space="preserve"> </w:t>
      </w:r>
      <w:r>
        <w:rPr>
          <w:w w:val="95"/>
        </w:rPr>
        <w:t>remainder</w:t>
      </w:r>
      <w:r>
        <w:rPr>
          <w:spacing w:val="6"/>
          <w:w w:val="95"/>
        </w:rPr>
        <w:t xml:space="preserve"> </w:t>
      </w:r>
      <w:r>
        <w:rPr>
          <w:w w:val="95"/>
        </w:rPr>
        <w:t>were</w:t>
      </w:r>
      <w:r>
        <w:rPr>
          <w:spacing w:val="7"/>
          <w:w w:val="95"/>
        </w:rPr>
        <w:t xml:space="preserve"> </w:t>
      </w:r>
      <w:r>
        <w:rPr>
          <w:w w:val="95"/>
        </w:rPr>
        <w:t>based</w:t>
      </w:r>
    </w:p>
    <w:p w14:paraId="35B1468E" w14:textId="77777777" w:rsidR="00BB4C49" w:rsidRDefault="00DC0BFC">
      <w:pPr>
        <w:spacing w:before="154"/>
        <w:ind w:left="110"/>
        <w:rPr>
          <w:sz w:val="24"/>
        </w:rPr>
      </w:pPr>
      <w:r>
        <w:rPr>
          <w:rFonts w:ascii="Trebuchet MS"/>
          <w:sz w:val="12"/>
        </w:rPr>
        <w:t xml:space="preserve">306    </w:t>
      </w:r>
      <w:r>
        <w:rPr>
          <w:rFonts w:ascii="Trebuchet MS"/>
          <w:spacing w:val="19"/>
          <w:sz w:val="12"/>
        </w:rPr>
        <w:t xml:space="preserve"> </w:t>
      </w:r>
      <w:r>
        <w:rPr>
          <w:sz w:val="24"/>
        </w:rPr>
        <w:t>in</w:t>
      </w:r>
      <w:r>
        <w:rPr>
          <w:spacing w:val="1"/>
          <w:sz w:val="24"/>
        </w:rPr>
        <w:t xml:space="preserve"> </w:t>
      </w:r>
      <w:r>
        <w:rPr>
          <w:sz w:val="24"/>
        </w:rPr>
        <w:t>19</w:t>
      </w:r>
      <w:r>
        <w:rPr>
          <w:spacing w:val="2"/>
          <w:sz w:val="24"/>
        </w:rPr>
        <w:t xml:space="preserve"> </w:t>
      </w:r>
      <w:r>
        <w:rPr>
          <w:sz w:val="24"/>
        </w:rPr>
        <w:t>other</w:t>
      </w:r>
      <w:r>
        <w:rPr>
          <w:spacing w:val="1"/>
          <w:sz w:val="24"/>
        </w:rPr>
        <w:t xml:space="preserve"> </w:t>
      </w:r>
      <w:r>
        <w:rPr>
          <w:sz w:val="24"/>
        </w:rPr>
        <w:t>countries, mostly</w:t>
      </w:r>
      <w:r>
        <w:rPr>
          <w:spacing w:val="1"/>
          <w:sz w:val="24"/>
        </w:rPr>
        <w:t xml:space="preserve"> </w:t>
      </w:r>
      <w:r>
        <w:rPr>
          <w:sz w:val="24"/>
        </w:rPr>
        <w:t>in</w:t>
      </w:r>
      <w:r>
        <w:rPr>
          <w:spacing w:val="2"/>
          <w:sz w:val="24"/>
        </w:rPr>
        <w:t xml:space="preserve"> </w:t>
      </w:r>
      <w:r>
        <w:rPr>
          <w:sz w:val="24"/>
        </w:rPr>
        <w:t>Sub-Saharan</w:t>
      </w:r>
      <w:r>
        <w:rPr>
          <w:spacing w:val="1"/>
          <w:sz w:val="24"/>
        </w:rPr>
        <w:t xml:space="preserve"> </w:t>
      </w:r>
      <w:r>
        <w:rPr>
          <w:sz w:val="24"/>
        </w:rPr>
        <w:t>Africa</w:t>
      </w:r>
      <w:r>
        <w:rPr>
          <w:spacing w:val="3"/>
          <w:sz w:val="24"/>
        </w:rPr>
        <w:t xml:space="preserve"> </w:t>
      </w:r>
      <w:r w:rsidRPr="00992697">
        <w:rPr>
          <w:b/>
          <w:sz w:val="24"/>
          <w:highlight w:val="yellow"/>
          <w:rPrChange w:id="254" w:author="Smith,Audrey Culver" w:date="2021-02-22T15:07:00Z">
            <w:rPr>
              <w:b/>
              <w:sz w:val="24"/>
            </w:rPr>
          </w:rPrChange>
        </w:rPr>
        <w:t>[check</w:t>
      </w:r>
      <w:r w:rsidRPr="00992697">
        <w:rPr>
          <w:b/>
          <w:spacing w:val="10"/>
          <w:sz w:val="24"/>
          <w:highlight w:val="yellow"/>
          <w:rPrChange w:id="255" w:author="Smith,Audrey Culver" w:date="2021-02-22T15:07:00Z">
            <w:rPr>
              <w:b/>
              <w:spacing w:val="10"/>
              <w:sz w:val="24"/>
            </w:rPr>
          </w:rPrChange>
        </w:rPr>
        <w:t xml:space="preserve"> </w:t>
      </w:r>
      <w:r w:rsidRPr="00992697">
        <w:rPr>
          <w:b/>
          <w:sz w:val="24"/>
          <w:highlight w:val="yellow"/>
          <w:rPrChange w:id="256" w:author="Smith,Audrey Culver" w:date="2021-02-22T15:07:00Z">
            <w:rPr>
              <w:b/>
              <w:sz w:val="24"/>
            </w:rPr>
          </w:rPrChange>
        </w:rPr>
        <w:t>these</w:t>
      </w:r>
      <w:r w:rsidRPr="00992697">
        <w:rPr>
          <w:b/>
          <w:spacing w:val="10"/>
          <w:sz w:val="24"/>
          <w:highlight w:val="yellow"/>
          <w:rPrChange w:id="257" w:author="Smith,Audrey Culver" w:date="2021-02-22T15:07:00Z">
            <w:rPr>
              <w:b/>
              <w:spacing w:val="10"/>
              <w:sz w:val="24"/>
            </w:rPr>
          </w:rPrChange>
        </w:rPr>
        <w:t xml:space="preserve"> </w:t>
      </w:r>
      <w:r w:rsidRPr="00992697">
        <w:rPr>
          <w:b/>
          <w:sz w:val="24"/>
          <w:highlight w:val="yellow"/>
          <w:rPrChange w:id="258" w:author="Smith,Audrey Culver" w:date="2021-02-22T15:07:00Z">
            <w:rPr>
              <w:b/>
              <w:sz w:val="24"/>
            </w:rPr>
          </w:rPrChange>
        </w:rPr>
        <w:t>countries]</w:t>
      </w:r>
      <w:r w:rsidRPr="00992697">
        <w:rPr>
          <w:sz w:val="24"/>
          <w:highlight w:val="yellow"/>
          <w:rPrChange w:id="259" w:author="Smith,Audrey Culver" w:date="2021-02-22T15:07:00Z">
            <w:rPr>
              <w:sz w:val="24"/>
            </w:rPr>
          </w:rPrChange>
        </w:rPr>
        <w:t>.</w:t>
      </w:r>
      <w:r>
        <w:rPr>
          <w:spacing w:val="23"/>
          <w:sz w:val="24"/>
        </w:rPr>
        <w:t xml:space="preserve"> </w:t>
      </w:r>
      <w:r>
        <w:rPr>
          <w:sz w:val="24"/>
        </w:rPr>
        <w:t>While</w:t>
      </w:r>
    </w:p>
    <w:p w14:paraId="6CEC95DE" w14:textId="77777777" w:rsidR="00BB4C49" w:rsidRDefault="00DC0BFC">
      <w:pPr>
        <w:pStyle w:val="BodyText"/>
        <w:spacing w:before="155"/>
        <w:ind w:left="110"/>
      </w:pPr>
      <w:r>
        <w:rPr>
          <w:rFonts w:ascii="Trebuchet MS"/>
          <w:sz w:val="12"/>
        </w:rPr>
        <w:t xml:space="preserve">307    </w:t>
      </w:r>
      <w:r>
        <w:rPr>
          <w:rFonts w:ascii="Trebuchet MS"/>
          <w:spacing w:val="19"/>
          <w:sz w:val="12"/>
        </w:rPr>
        <w:t xml:space="preserve"> </w:t>
      </w:r>
      <w:r>
        <w:rPr>
          <w:w w:val="95"/>
        </w:rPr>
        <w:t>previous</w:t>
      </w:r>
      <w:r>
        <w:rPr>
          <w:spacing w:val="4"/>
          <w:w w:val="95"/>
        </w:rPr>
        <w:t xml:space="preserve"> </w:t>
      </w:r>
      <w:r>
        <w:rPr>
          <w:w w:val="95"/>
        </w:rPr>
        <w:t>studies</w:t>
      </w:r>
      <w:r>
        <w:rPr>
          <w:spacing w:val="4"/>
          <w:w w:val="95"/>
        </w:rPr>
        <w:t xml:space="preserve"> </w:t>
      </w:r>
      <w:r>
        <w:rPr>
          <w:w w:val="95"/>
        </w:rPr>
        <w:t>have</w:t>
      </w:r>
      <w:r>
        <w:rPr>
          <w:spacing w:val="4"/>
          <w:w w:val="95"/>
        </w:rPr>
        <w:t xml:space="preserve"> </w:t>
      </w:r>
      <w:r>
        <w:rPr>
          <w:w w:val="95"/>
        </w:rPr>
        <w:t>documented</w:t>
      </w:r>
      <w:r>
        <w:rPr>
          <w:spacing w:val="4"/>
          <w:w w:val="95"/>
        </w:rPr>
        <w:t xml:space="preserve"> </w:t>
      </w:r>
      <w:r>
        <w:rPr>
          <w:w w:val="95"/>
        </w:rPr>
        <w:t>geographic</w:t>
      </w:r>
      <w:r>
        <w:rPr>
          <w:spacing w:val="4"/>
          <w:w w:val="95"/>
        </w:rPr>
        <w:t xml:space="preserve"> </w:t>
      </w:r>
      <w:r>
        <w:rPr>
          <w:w w:val="95"/>
        </w:rPr>
        <w:t>variation</w:t>
      </w:r>
      <w:r>
        <w:rPr>
          <w:spacing w:val="4"/>
          <w:w w:val="95"/>
        </w:rPr>
        <w:t xml:space="preserve"> </w:t>
      </w:r>
      <w:r>
        <w:rPr>
          <w:w w:val="95"/>
        </w:rPr>
        <w:t>in</w:t>
      </w:r>
      <w:r>
        <w:rPr>
          <w:spacing w:val="3"/>
          <w:w w:val="95"/>
        </w:rPr>
        <w:t xml:space="preserve"> </w:t>
      </w:r>
      <w:r>
        <w:rPr>
          <w:w w:val="95"/>
        </w:rPr>
        <w:t>rates</w:t>
      </w:r>
      <w:r>
        <w:rPr>
          <w:spacing w:val="4"/>
          <w:w w:val="95"/>
        </w:rPr>
        <w:t xml:space="preserve"> </w:t>
      </w:r>
      <w:r>
        <w:rPr>
          <w:w w:val="95"/>
        </w:rPr>
        <w:t>of</w:t>
      </w:r>
      <w:r>
        <w:rPr>
          <w:spacing w:val="4"/>
          <w:w w:val="95"/>
        </w:rPr>
        <w:t xml:space="preserve"> </w:t>
      </w:r>
      <w:r>
        <w:rPr>
          <w:w w:val="95"/>
        </w:rPr>
        <w:t>open</w:t>
      </w:r>
      <w:r>
        <w:rPr>
          <w:spacing w:val="3"/>
          <w:w w:val="95"/>
        </w:rPr>
        <w:t xml:space="preserve"> </w:t>
      </w:r>
      <w:r>
        <w:rPr>
          <w:w w:val="95"/>
        </w:rPr>
        <w:t>access</w:t>
      </w:r>
      <w:r>
        <w:rPr>
          <w:spacing w:val="4"/>
          <w:w w:val="95"/>
        </w:rPr>
        <w:t xml:space="preserve"> </w:t>
      </w:r>
      <w:r>
        <w:rPr>
          <w:w w:val="95"/>
        </w:rPr>
        <w:t>publication,</w:t>
      </w:r>
    </w:p>
    <w:p w14:paraId="4B3E4F26" w14:textId="77777777" w:rsidR="00BB4C49" w:rsidRDefault="00DC0BFC">
      <w:pPr>
        <w:pStyle w:val="BodyText"/>
        <w:spacing w:before="154"/>
        <w:ind w:left="110"/>
      </w:pPr>
      <w:r>
        <w:rPr>
          <w:rFonts w:ascii="Trebuchet MS"/>
          <w:sz w:val="12"/>
        </w:rPr>
        <w:t xml:space="preserve">308    </w:t>
      </w:r>
      <w:r>
        <w:rPr>
          <w:rFonts w:ascii="Trebuchet MS"/>
          <w:spacing w:val="19"/>
          <w:sz w:val="12"/>
        </w:rPr>
        <w:t xml:space="preserve"> </w:t>
      </w:r>
      <w:r>
        <w:rPr>
          <w:w w:val="95"/>
        </w:rPr>
        <w:t>including</w:t>
      </w:r>
      <w:r>
        <w:rPr>
          <w:spacing w:val="10"/>
          <w:w w:val="95"/>
        </w:rPr>
        <w:t xml:space="preserve"> </w:t>
      </w:r>
      <w:r>
        <w:rPr>
          <w:w w:val="95"/>
        </w:rPr>
        <w:t>very</w:t>
      </w:r>
      <w:r>
        <w:rPr>
          <w:spacing w:val="10"/>
          <w:w w:val="95"/>
        </w:rPr>
        <w:t xml:space="preserve"> </w:t>
      </w:r>
      <w:r>
        <w:rPr>
          <w:w w:val="95"/>
        </w:rPr>
        <w:t>low</w:t>
      </w:r>
      <w:r>
        <w:rPr>
          <w:spacing w:val="11"/>
          <w:w w:val="95"/>
        </w:rPr>
        <w:t xml:space="preserve"> </w:t>
      </w:r>
      <w:r>
        <w:rPr>
          <w:w w:val="95"/>
        </w:rPr>
        <w:t>rates</w:t>
      </w:r>
      <w:r>
        <w:rPr>
          <w:spacing w:val="10"/>
          <w:w w:val="95"/>
        </w:rPr>
        <w:t xml:space="preserve"> </w:t>
      </w:r>
      <w:r>
        <w:rPr>
          <w:w w:val="95"/>
        </w:rPr>
        <w:t>in</w:t>
      </w:r>
      <w:r>
        <w:rPr>
          <w:spacing w:val="10"/>
          <w:w w:val="95"/>
        </w:rPr>
        <w:t xml:space="preserve"> </w:t>
      </w:r>
      <w:r>
        <w:rPr>
          <w:w w:val="95"/>
        </w:rPr>
        <w:t>some</w:t>
      </w:r>
      <w:r>
        <w:rPr>
          <w:spacing w:val="11"/>
          <w:w w:val="95"/>
        </w:rPr>
        <w:t xml:space="preserve"> </w:t>
      </w:r>
      <w:r>
        <w:rPr>
          <w:w w:val="95"/>
        </w:rPr>
        <w:t>regions</w:t>
      </w:r>
      <w:r>
        <w:rPr>
          <w:spacing w:val="10"/>
          <w:w w:val="95"/>
        </w:rPr>
        <w:t xml:space="preserve"> </w:t>
      </w:r>
      <w:r>
        <w:rPr>
          <w:w w:val="95"/>
        </w:rPr>
        <w:t>(</w:t>
      </w:r>
      <w:proofErr w:type="spellStart"/>
      <w:r>
        <w:rPr>
          <w:w w:val="95"/>
        </w:rPr>
        <w:t>Iyandemye</w:t>
      </w:r>
      <w:proofErr w:type="spellEnd"/>
      <w:r>
        <w:rPr>
          <w:spacing w:val="11"/>
          <w:w w:val="95"/>
        </w:rPr>
        <w:t xml:space="preserve"> </w:t>
      </w:r>
      <w:r>
        <w:rPr>
          <w:w w:val="95"/>
        </w:rPr>
        <w:t>&amp;</w:t>
      </w:r>
      <w:r>
        <w:rPr>
          <w:spacing w:val="10"/>
          <w:w w:val="95"/>
        </w:rPr>
        <w:t xml:space="preserve"> </w:t>
      </w:r>
      <w:r>
        <w:rPr>
          <w:w w:val="95"/>
        </w:rPr>
        <w:t>Thomas,</w:t>
      </w:r>
      <w:r>
        <w:rPr>
          <w:spacing w:val="10"/>
          <w:w w:val="95"/>
        </w:rPr>
        <w:t xml:space="preserve"> </w:t>
      </w:r>
      <w:r>
        <w:rPr>
          <w:w w:val="95"/>
        </w:rPr>
        <w:t>2019),</w:t>
      </w:r>
      <w:r>
        <w:rPr>
          <w:spacing w:val="10"/>
          <w:w w:val="95"/>
        </w:rPr>
        <w:t xml:space="preserve"> </w:t>
      </w:r>
      <w:r>
        <w:rPr>
          <w:w w:val="95"/>
        </w:rPr>
        <w:t>these</w:t>
      </w:r>
      <w:r>
        <w:rPr>
          <w:spacing w:val="11"/>
          <w:w w:val="95"/>
        </w:rPr>
        <w:t xml:space="preserve"> </w:t>
      </w:r>
      <w:r>
        <w:rPr>
          <w:w w:val="95"/>
        </w:rPr>
        <w:t>studies</w:t>
      </w:r>
      <w:r>
        <w:rPr>
          <w:spacing w:val="10"/>
          <w:w w:val="95"/>
        </w:rPr>
        <w:t xml:space="preserve"> </w:t>
      </w:r>
      <w:r>
        <w:rPr>
          <w:w w:val="95"/>
        </w:rPr>
        <w:t>all</w:t>
      </w:r>
    </w:p>
    <w:p w14:paraId="306F350E" w14:textId="77777777" w:rsidR="00BB4C49" w:rsidRDefault="00BB4C49">
      <w:pPr>
        <w:sectPr w:rsidR="00BB4C49">
          <w:pgSz w:w="12240" w:h="15840"/>
          <w:pgMar w:top="1320" w:right="1240" w:bottom="280" w:left="940" w:header="649" w:footer="0" w:gutter="0"/>
          <w:cols w:space="720"/>
        </w:sectPr>
      </w:pPr>
    </w:p>
    <w:p w14:paraId="3553222B" w14:textId="77777777" w:rsidR="00BB4C49" w:rsidRDefault="00DC0BFC">
      <w:pPr>
        <w:pStyle w:val="BodyText"/>
        <w:spacing w:before="171"/>
        <w:ind w:left="110"/>
      </w:pPr>
      <w:r>
        <w:rPr>
          <w:rFonts w:ascii="Trebuchet MS"/>
          <w:sz w:val="12"/>
        </w:rPr>
        <w:lastRenderedPageBreak/>
        <w:t xml:space="preserve">309    </w:t>
      </w:r>
      <w:r>
        <w:rPr>
          <w:rFonts w:ascii="Trebuchet MS"/>
          <w:spacing w:val="19"/>
          <w:sz w:val="12"/>
        </w:rPr>
        <w:t xml:space="preserve"> </w:t>
      </w:r>
      <w:r>
        <w:rPr>
          <w:w w:val="95"/>
        </w:rPr>
        <w:t>included</w:t>
      </w:r>
      <w:r>
        <w:rPr>
          <w:spacing w:val="13"/>
          <w:w w:val="95"/>
        </w:rPr>
        <w:t xml:space="preserve"> </w:t>
      </w:r>
      <w:r>
        <w:rPr>
          <w:w w:val="95"/>
        </w:rPr>
        <w:t>OA</w:t>
      </w:r>
      <w:r>
        <w:rPr>
          <w:spacing w:val="12"/>
          <w:w w:val="95"/>
        </w:rPr>
        <w:t xml:space="preserve"> </w:t>
      </w:r>
      <w:r>
        <w:rPr>
          <w:w w:val="95"/>
        </w:rPr>
        <w:t>journals</w:t>
      </w:r>
      <w:r>
        <w:rPr>
          <w:spacing w:val="14"/>
          <w:w w:val="95"/>
        </w:rPr>
        <w:t xml:space="preserve"> </w:t>
      </w:r>
      <w:r>
        <w:rPr>
          <w:w w:val="95"/>
        </w:rPr>
        <w:t>in</w:t>
      </w:r>
      <w:r>
        <w:rPr>
          <w:spacing w:val="12"/>
          <w:w w:val="95"/>
        </w:rPr>
        <w:t xml:space="preserve"> </w:t>
      </w:r>
      <w:r>
        <w:rPr>
          <w:w w:val="95"/>
        </w:rPr>
        <w:t>which</w:t>
      </w:r>
      <w:r>
        <w:rPr>
          <w:spacing w:val="13"/>
          <w:w w:val="95"/>
        </w:rPr>
        <w:t xml:space="preserve"> </w:t>
      </w:r>
      <w:r>
        <w:rPr>
          <w:w w:val="95"/>
        </w:rPr>
        <w:t>authors</w:t>
      </w:r>
      <w:r>
        <w:rPr>
          <w:spacing w:val="13"/>
          <w:w w:val="95"/>
        </w:rPr>
        <w:t xml:space="preserve"> </w:t>
      </w:r>
      <w:r>
        <w:rPr>
          <w:w w:val="95"/>
        </w:rPr>
        <w:t>could</w:t>
      </w:r>
      <w:r>
        <w:rPr>
          <w:spacing w:val="12"/>
          <w:w w:val="95"/>
        </w:rPr>
        <w:t xml:space="preserve"> </w:t>
      </w:r>
      <w:r>
        <w:rPr>
          <w:w w:val="95"/>
        </w:rPr>
        <w:t>publish</w:t>
      </w:r>
      <w:r>
        <w:rPr>
          <w:spacing w:val="13"/>
          <w:w w:val="95"/>
        </w:rPr>
        <w:t xml:space="preserve"> </w:t>
      </w:r>
      <w:r>
        <w:rPr>
          <w:w w:val="95"/>
        </w:rPr>
        <w:t>at</w:t>
      </w:r>
      <w:r>
        <w:rPr>
          <w:spacing w:val="13"/>
          <w:w w:val="95"/>
        </w:rPr>
        <w:t xml:space="preserve"> </w:t>
      </w:r>
      <w:r>
        <w:rPr>
          <w:w w:val="95"/>
        </w:rPr>
        <w:t>no</w:t>
      </w:r>
      <w:r>
        <w:rPr>
          <w:spacing w:val="13"/>
          <w:w w:val="95"/>
        </w:rPr>
        <w:t xml:space="preserve"> </w:t>
      </w:r>
      <w:r>
        <w:rPr>
          <w:w w:val="95"/>
        </w:rPr>
        <w:t>cost.</w:t>
      </w:r>
      <w:r>
        <w:rPr>
          <w:spacing w:val="36"/>
          <w:w w:val="95"/>
        </w:rPr>
        <w:t xml:space="preserve"> </w:t>
      </w:r>
      <w:r>
        <w:rPr>
          <w:w w:val="95"/>
        </w:rPr>
        <w:t>The</w:t>
      </w:r>
      <w:r>
        <w:rPr>
          <w:spacing w:val="14"/>
          <w:w w:val="95"/>
        </w:rPr>
        <w:t xml:space="preserve"> </w:t>
      </w:r>
      <w:r>
        <w:rPr>
          <w:w w:val="95"/>
        </w:rPr>
        <w:t>38</w:t>
      </w:r>
      <w:r>
        <w:rPr>
          <w:spacing w:val="13"/>
          <w:w w:val="95"/>
        </w:rPr>
        <w:t xml:space="preserve"> </w:t>
      </w:r>
      <w:r>
        <w:rPr>
          <w:w w:val="95"/>
        </w:rPr>
        <w:t>OA</w:t>
      </w:r>
      <w:r>
        <w:rPr>
          <w:spacing w:val="13"/>
          <w:w w:val="95"/>
        </w:rPr>
        <w:t xml:space="preserve"> </w:t>
      </w:r>
      <w:r>
        <w:rPr>
          <w:w w:val="95"/>
        </w:rPr>
        <w:t>journals</w:t>
      </w:r>
      <w:r>
        <w:rPr>
          <w:spacing w:val="13"/>
          <w:w w:val="95"/>
        </w:rPr>
        <w:t xml:space="preserve"> </w:t>
      </w:r>
      <w:r>
        <w:rPr>
          <w:w w:val="95"/>
        </w:rPr>
        <w:t>we</w:t>
      </w:r>
    </w:p>
    <w:p w14:paraId="51529B6B" w14:textId="77777777" w:rsidR="00BB4C49" w:rsidRDefault="00DC0BFC">
      <w:pPr>
        <w:pStyle w:val="BodyText"/>
        <w:spacing w:before="154"/>
        <w:ind w:left="110"/>
      </w:pPr>
      <w:r>
        <w:rPr>
          <w:rFonts w:ascii="Trebuchet MS"/>
          <w:sz w:val="12"/>
        </w:rPr>
        <w:t xml:space="preserve">310    </w:t>
      </w:r>
      <w:r>
        <w:rPr>
          <w:rFonts w:ascii="Trebuchet MS"/>
          <w:spacing w:val="19"/>
          <w:sz w:val="12"/>
        </w:rPr>
        <w:t xml:space="preserve"> </w:t>
      </w:r>
      <w:r>
        <w:rPr>
          <w:spacing w:val="-1"/>
          <w:w w:val="95"/>
        </w:rPr>
        <w:t>reviewed</w:t>
      </w:r>
      <w:r>
        <w:rPr>
          <w:spacing w:val="-6"/>
          <w:w w:val="95"/>
        </w:rPr>
        <w:t xml:space="preserve"> </w:t>
      </w:r>
      <w:r>
        <w:rPr>
          <w:spacing w:val="-1"/>
          <w:w w:val="95"/>
        </w:rPr>
        <w:t>span</w:t>
      </w:r>
      <w:r>
        <w:rPr>
          <w:spacing w:val="-5"/>
          <w:w w:val="95"/>
        </w:rPr>
        <w:t xml:space="preserve"> </w:t>
      </w:r>
      <w:r>
        <w:rPr>
          <w:spacing w:val="-1"/>
          <w:w w:val="95"/>
        </w:rPr>
        <w:t>disciplines</w:t>
      </w:r>
      <w:r>
        <w:rPr>
          <w:spacing w:val="-6"/>
          <w:w w:val="95"/>
        </w:rPr>
        <w:t xml:space="preserve"> </w:t>
      </w:r>
      <w:r>
        <w:rPr>
          <w:w w:val="95"/>
        </w:rPr>
        <w:t>from</w:t>
      </w:r>
      <w:r>
        <w:rPr>
          <w:spacing w:val="-6"/>
          <w:w w:val="95"/>
        </w:rPr>
        <w:t xml:space="preserve"> </w:t>
      </w:r>
      <w:r>
        <w:rPr>
          <w:w w:val="95"/>
        </w:rPr>
        <w:t>veterinary</w:t>
      </w:r>
      <w:r>
        <w:rPr>
          <w:spacing w:val="-5"/>
          <w:w w:val="95"/>
        </w:rPr>
        <w:t xml:space="preserve"> </w:t>
      </w:r>
      <w:r>
        <w:rPr>
          <w:w w:val="95"/>
        </w:rPr>
        <w:t>medicine</w:t>
      </w:r>
      <w:r>
        <w:rPr>
          <w:spacing w:val="-6"/>
          <w:w w:val="95"/>
        </w:rPr>
        <w:t xml:space="preserve"> </w:t>
      </w:r>
      <w:r>
        <w:rPr>
          <w:w w:val="95"/>
        </w:rPr>
        <w:t>to</w:t>
      </w:r>
      <w:r>
        <w:rPr>
          <w:spacing w:val="-6"/>
          <w:w w:val="95"/>
        </w:rPr>
        <w:t xml:space="preserve"> </w:t>
      </w:r>
      <w:r>
        <w:rPr>
          <w:w w:val="95"/>
        </w:rPr>
        <w:t>nutrition</w:t>
      </w:r>
      <w:r>
        <w:rPr>
          <w:spacing w:val="-5"/>
          <w:w w:val="95"/>
        </w:rPr>
        <w:t xml:space="preserve"> </w:t>
      </w:r>
      <w:r>
        <w:rPr>
          <w:w w:val="95"/>
        </w:rPr>
        <w:t>to</w:t>
      </w:r>
      <w:r>
        <w:rPr>
          <w:spacing w:val="-6"/>
          <w:w w:val="95"/>
        </w:rPr>
        <w:t xml:space="preserve"> </w:t>
      </w:r>
      <w:r>
        <w:rPr>
          <w:w w:val="95"/>
        </w:rPr>
        <w:t>waste</w:t>
      </w:r>
      <w:r>
        <w:rPr>
          <w:spacing w:val="-6"/>
          <w:w w:val="95"/>
        </w:rPr>
        <w:t xml:space="preserve"> </w:t>
      </w:r>
      <w:r>
        <w:rPr>
          <w:w w:val="95"/>
        </w:rPr>
        <w:t>management</w:t>
      </w:r>
      <w:r>
        <w:rPr>
          <w:spacing w:val="-6"/>
          <w:w w:val="95"/>
        </w:rPr>
        <w:t xml:space="preserve"> </w:t>
      </w:r>
      <w:r>
        <w:rPr>
          <w:w w:val="95"/>
        </w:rPr>
        <w:t>(Table</w:t>
      </w:r>
    </w:p>
    <w:p w14:paraId="692142DE" w14:textId="77777777" w:rsidR="00BB4C49" w:rsidRDefault="00DC0BFC">
      <w:pPr>
        <w:pStyle w:val="BodyText"/>
        <w:spacing w:before="154"/>
        <w:ind w:left="110"/>
      </w:pPr>
      <w:r>
        <w:rPr>
          <w:rFonts w:ascii="Trebuchet MS"/>
          <w:sz w:val="12"/>
        </w:rPr>
        <w:t xml:space="preserve">311    </w:t>
      </w:r>
      <w:r>
        <w:rPr>
          <w:rFonts w:ascii="Trebuchet MS"/>
          <w:spacing w:val="7"/>
          <w:sz w:val="12"/>
        </w:rPr>
        <w:t xml:space="preserve"> </w:t>
      </w:r>
      <w:r>
        <w:rPr>
          <w:w w:val="95"/>
        </w:rPr>
        <w:t>1); that there were zero papers with lead-authors from low-income countries, including from</w:t>
      </w:r>
    </w:p>
    <w:p w14:paraId="3C0F272D" w14:textId="77777777" w:rsidR="00BB4C49" w:rsidRDefault="00DC0BFC">
      <w:pPr>
        <w:pStyle w:val="BodyText"/>
        <w:spacing w:before="155"/>
        <w:ind w:left="110"/>
      </w:pPr>
      <w:r>
        <w:rPr>
          <w:rFonts w:ascii="Trebuchet MS"/>
          <w:sz w:val="12"/>
        </w:rPr>
        <w:t xml:space="preserve">312    </w:t>
      </w:r>
      <w:r>
        <w:rPr>
          <w:rFonts w:ascii="Trebuchet MS"/>
          <w:spacing w:val="19"/>
          <w:sz w:val="12"/>
        </w:rPr>
        <w:t xml:space="preserve"> </w:t>
      </w:r>
      <w:r>
        <w:rPr>
          <w:w w:val="95"/>
        </w:rPr>
        <w:t>regions</w:t>
      </w:r>
      <w:r>
        <w:rPr>
          <w:spacing w:val="5"/>
          <w:w w:val="95"/>
        </w:rPr>
        <w:t xml:space="preserve"> </w:t>
      </w:r>
      <w:r>
        <w:rPr>
          <w:w w:val="95"/>
        </w:rPr>
        <w:t>previously</w:t>
      </w:r>
      <w:r>
        <w:rPr>
          <w:spacing w:val="5"/>
          <w:w w:val="95"/>
        </w:rPr>
        <w:t xml:space="preserve"> </w:t>
      </w:r>
      <w:r>
        <w:rPr>
          <w:w w:val="95"/>
        </w:rPr>
        <w:t>shown</w:t>
      </w:r>
      <w:r>
        <w:rPr>
          <w:spacing w:val="5"/>
          <w:w w:val="95"/>
        </w:rPr>
        <w:t xml:space="preserve"> </w:t>
      </w:r>
      <w:r>
        <w:rPr>
          <w:w w:val="95"/>
        </w:rPr>
        <w:t>to</w:t>
      </w:r>
      <w:r>
        <w:rPr>
          <w:spacing w:val="4"/>
          <w:w w:val="95"/>
        </w:rPr>
        <w:t xml:space="preserve"> </w:t>
      </w:r>
      <w:r>
        <w:rPr>
          <w:w w:val="95"/>
        </w:rPr>
        <w:t>have</w:t>
      </w:r>
      <w:r>
        <w:rPr>
          <w:spacing w:val="5"/>
          <w:w w:val="95"/>
        </w:rPr>
        <w:t xml:space="preserve"> </w:t>
      </w:r>
      <w:r>
        <w:rPr>
          <w:w w:val="95"/>
        </w:rPr>
        <w:t>high</w:t>
      </w:r>
      <w:r>
        <w:rPr>
          <w:spacing w:val="5"/>
          <w:w w:val="95"/>
        </w:rPr>
        <w:t xml:space="preserve"> </w:t>
      </w:r>
      <w:r>
        <w:rPr>
          <w:w w:val="95"/>
        </w:rPr>
        <w:t>rates</w:t>
      </w:r>
      <w:r>
        <w:rPr>
          <w:spacing w:val="4"/>
          <w:w w:val="95"/>
        </w:rPr>
        <w:t xml:space="preserve"> </w:t>
      </w:r>
      <w:r>
        <w:rPr>
          <w:w w:val="95"/>
        </w:rPr>
        <w:t>of</w:t>
      </w:r>
      <w:r>
        <w:rPr>
          <w:spacing w:val="5"/>
          <w:w w:val="95"/>
        </w:rPr>
        <w:t xml:space="preserve"> </w:t>
      </w:r>
      <w:r>
        <w:rPr>
          <w:w w:val="95"/>
        </w:rPr>
        <w:t>OA</w:t>
      </w:r>
      <w:r>
        <w:rPr>
          <w:spacing w:val="5"/>
          <w:w w:val="95"/>
        </w:rPr>
        <w:t xml:space="preserve"> </w:t>
      </w:r>
      <w:r>
        <w:rPr>
          <w:w w:val="95"/>
        </w:rPr>
        <w:t>publication,</w:t>
      </w:r>
      <w:r>
        <w:rPr>
          <w:spacing w:val="4"/>
          <w:w w:val="95"/>
        </w:rPr>
        <w:t xml:space="preserve"> </w:t>
      </w:r>
      <w:r>
        <w:rPr>
          <w:w w:val="95"/>
        </w:rPr>
        <w:t>further</w:t>
      </w:r>
      <w:r>
        <w:rPr>
          <w:spacing w:val="5"/>
          <w:w w:val="95"/>
        </w:rPr>
        <w:t xml:space="preserve"> </w:t>
      </w:r>
      <w:r>
        <w:rPr>
          <w:w w:val="95"/>
        </w:rPr>
        <w:t>underscores</w:t>
      </w:r>
      <w:r>
        <w:rPr>
          <w:spacing w:val="5"/>
          <w:w w:val="95"/>
        </w:rPr>
        <w:t xml:space="preserve"> </w:t>
      </w:r>
      <w:r>
        <w:rPr>
          <w:w w:val="95"/>
        </w:rPr>
        <w:t>the</w:t>
      </w:r>
    </w:p>
    <w:p w14:paraId="2C5EABBC" w14:textId="77777777" w:rsidR="00BB4C49" w:rsidRDefault="00DC0BFC">
      <w:pPr>
        <w:pStyle w:val="BodyText"/>
        <w:spacing w:before="154"/>
        <w:ind w:left="110"/>
      </w:pPr>
      <w:r>
        <w:rPr>
          <w:rFonts w:ascii="Trebuchet MS"/>
          <w:sz w:val="12"/>
        </w:rPr>
        <w:t xml:space="preserve">313    </w:t>
      </w:r>
      <w:r>
        <w:rPr>
          <w:rFonts w:ascii="Trebuchet MS"/>
          <w:spacing w:val="19"/>
          <w:sz w:val="12"/>
        </w:rPr>
        <w:t xml:space="preserve"> </w:t>
      </w:r>
      <w:r>
        <w:rPr>
          <w:w w:val="95"/>
        </w:rPr>
        <w:t>conclusion</w:t>
      </w:r>
      <w:r>
        <w:rPr>
          <w:spacing w:val="12"/>
          <w:w w:val="95"/>
        </w:rPr>
        <w:t xml:space="preserve"> </w:t>
      </w:r>
      <w:r>
        <w:rPr>
          <w:w w:val="95"/>
        </w:rPr>
        <w:t>that</w:t>
      </w:r>
      <w:r>
        <w:rPr>
          <w:spacing w:val="13"/>
          <w:w w:val="95"/>
        </w:rPr>
        <w:t xml:space="preserve"> </w:t>
      </w:r>
      <w:r>
        <w:rPr>
          <w:w w:val="95"/>
        </w:rPr>
        <w:t>authors</w:t>
      </w:r>
      <w:r>
        <w:rPr>
          <w:spacing w:val="13"/>
          <w:w w:val="95"/>
        </w:rPr>
        <w:t xml:space="preserve"> </w:t>
      </w:r>
      <w:r>
        <w:rPr>
          <w:w w:val="95"/>
        </w:rPr>
        <w:t>in</w:t>
      </w:r>
      <w:r>
        <w:rPr>
          <w:spacing w:val="12"/>
          <w:w w:val="95"/>
        </w:rPr>
        <w:t xml:space="preserve"> </w:t>
      </w:r>
      <w:r>
        <w:rPr>
          <w:w w:val="95"/>
        </w:rPr>
        <w:t>low-income</w:t>
      </w:r>
      <w:r>
        <w:rPr>
          <w:spacing w:val="13"/>
          <w:w w:val="95"/>
        </w:rPr>
        <w:t xml:space="preserve"> </w:t>
      </w:r>
      <w:r>
        <w:rPr>
          <w:w w:val="95"/>
        </w:rPr>
        <w:t>countries</w:t>
      </w:r>
      <w:r>
        <w:rPr>
          <w:spacing w:val="13"/>
          <w:w w:val="95"/>
        </w:rPr>
        <w:t xml:space="preserve"> </w:t>
      </w:r>
      <w:r>
        <w:rPr>
          <w:w w:val="95"/>
        </w:rPr>
        <w:t>are</w:t>
      </w:r>
      <w:r>
        <w:rPr>
          <w:spacing w:val="13"/>
          <w:w w:val="95"/>
        </w:rPr>
        <w:t xml:space="preserve"> </w:t>
      </w:r>
      <w:r>
        <w:rPr>
          <w:w w:val="95"/>
        </w:rPr>
        <w:t>detrimentally</w:t>
      </w:r>
      <w:r>
        <w:rPr>
          <w:spacing w:val="13"/>
          <w:w w:val="95"/>
        </w:rPr>
        <w:t xml:space="preserve"> </w:t>
      </w:r>
      <w:r>
        <w:rPr>
          <w:w w:val="95"/>
        </w:rPr>
        <w:t>a</w:t>
      </w:r>
      <w:r>
        <w:rPr>
          <w:rFonts w:ascii="Arial"/>
          <w:w w:val="95"/>
        </w:rPr>
        <w:t>ff</w:t>
      </w:r>
      <w:r>
        <w:rPr>
          <w:w w:val="95"/>
        </w:rPr>
        <w:t>ected</w:t>
      </w:r>
      <w:r>
        <w:rPr>
          <w:spacing w:val="12"/>
          <w:w w:val="95"/>
        </w:rPr>
        <w:t xml:space="preserve"> </w:t>
      </w:r>
      <w:r>
        <w:rPr>
          <w:w w:val="95"/>
        </w:rPr>
        <w:t>by</w:t>
      </w:r>
      <w:r>
        <w:rPr>
          <w:spacing w:val="12"/>
          <w:w w:val="95"/>
        </w:rPr>
        <w:t xml:space="preserve"> </w:t>
      </w:r>
      <w:r>
        <w:rPr>
          <w:w w:val="95"/>
        </w:rPr>
        <w:t>the</w:t>
      </w:r>
      <w:r>
        <w:rPr>
          <w:spacing w:val="13"/>
          <w:w w:val="95"/>
        </w:rPr>
        <w:t xml:space="preserve"> </w:t>
      </w:r>
      <w:r>
        <w:rPr>
          <w:w w:val="95"/>
        </w:rPr>
        <w:t>financial</w:t>
      </w:r>
    </w:p>
    <w:p w14:paraId="46EF2297" w14:textId="77777777" w:rsidR="00BB4C49" w:rsidRDefault="00DC0BFC">
      <w:pPr>
        <w:pStyle w:val="BodyText"/>
        <w:spacing w:before="154"/>
        <w:ind w:left="110"/>
      </w:pPr>
      <w:r>
        <w:rPr>
          <w:rFonts w:ascii="Trebuchet MS"/>
          <w:sz w:val="12"/>
        </w:rPr>
        <w:t xml:space="preserve">314    </w:t>
      </w:r>
      <w:r>
        <w:rPr>
          <w:rFonts w:ascii="Trebuchet MS"/>
          <w:spacing w:val="19"/>
          <w:sz w:val="12"/>
        </w:rPr>
        <w:t xml:space="preserve"> </w:t>
      </w:r>
      <w:r>
        <w:rPr>
          <w:w w:val="95"/>
        </w:rPr>
        <w:t>burden</w:t>
      </w:r>
      <w:r>
        <w:rPr>
          <w:spacing w:val="1"/>
          <w:w w:val="95"/>
        </w:rPr>
        <w:t xml:space="preserve"> </w:t>
      </w:r>
      <w:r>
        <w:rPr>
          <w:w w:val="95"/>
        </w:rPr>
        <w:t>of</w:t>
      </w:r>
      <w:r>
        <w:rPr>
          <w:spacing w:val="1"/>
          <w:w w:val="95"/>
        </w:rPr>
        <w:t xml:space="preserve"> </w:t>
      </w:r>
      <w:r>
        <w:rPr>
          <w:w w:val="95"/>
        </w:rPr>
        <w:t>APCs.</w:t>
      </w:r>
      <w:r>
        <w:rPr>
          <w:spacing w:val="21"/>
          <w:w w:val="95"/>
        </w:rPr>
        <w:t xml:space="preserve"> </w:t>
      </w:r>
      <w:r>
        <w:rPr>
          <w:w w:val="95"/>
        </w:rPr>
        <w:t>Previous</w:t>
      </w:r>
      <w:r>
        <w:rPr>
          <w:spacing w:val="1"/>
          <w:w w:val="95"/>
        </w:rPr>
        <w:t xml:space="preserve"> </w:t>
      </w:r>
      <w:r>
        <w:rPr>
          <w:w w:val="95"/>
        </w:rPr>
        <w:t>research</w:t>
      </w:r>
      <w:r>
        <w:rPr>
          <w:spacing w:val="1"/>
          <w:w w:val="95"/>
        </w:rPr>
        <w:t xml:space="preserve"> </w:t>
      </w:r>
      <w:r>
        <w:rPr>
          <w:w w:val="95"/>
        </w:rPr>
        <w:t>on author</w:t>
      </w:r>
      <w:r>
        <w:rPr>
          <w:spacing w:val="1"/>
          <w:w w:val="95"/>
        </w:rPr>
        <w:t xml:space="preserve"> </w:t>
      </w:r>
      <w:r>
        <w:rPr>
          <w:w w:val="95"/>
        </w:rPr>
        <w:t>attitudes</w:t>
      </w:r>
      <w:r>
        <w:rPr>
          <w:spacing w:val="1"/>
          <w:w w:val="95"/>
        </w:rPr>
        <w:t xml:space="preserve"> </w:t>
      </w:r>
      <w:r>
        <w:rPr>
          <w:w w:val="95"/>
        </w:rPr>
        <w:t>toward</w:t>
      </w:r>
      <w:r>
        <w:rPr>
          <w:spacing w:val="1"/>
          <w:w w:val="95"/>
        </w:rPr>
        <w:t xml:space="preserve"> </w:t>
      </w:r>
      <w:r>
        <w:rPr>
          <w:w w:val="95"/>
        </w:rPr>
        <w:t>OA</w:t>
      </w:r>
      <w:r>
        <w:rPr>
          <w:spacing w:val="1"/>
          <w:w w:val="95"/>
        </w:rPr>
        <w:t xml:space="preserve"> </w:t>
      </w:r>
      <w:r>
        <w:rPr>
          <w:w w:val="95"/>
        </w:rPr>
        <w:t>publishing</w:t>
      </w:r>
      <w:r>
        <w:rPr>
          <w:spacing w:val="1"/>
          <w:w w:val="95"/>
        </w:rPr>
        <w:t xml:space="preserve"> </w:t>
      </w:r>
      <w:r>
        <w:rPr>
          <w:w w:val="95"/>
        </w:rPr>
        <w:t>has</w:t>
      </w:r>
      <w:r>
        <w:rPr>
          <w:spacing w:val="1"/>
          <w:w w:val="95"/>
        </w:rPr>
        <w:t xml:space="preserve"> </w:t>
      </w:r>
      <w:r>
        <w:rPr>
          <w:w w:val="95"/>
        </w:rPr>
        <w:t>identified</w:t>
      </w:r>
    </w:p>
    <w:p w14:paraId="5F0EC5C8" w14:textId="0487788C" w:rsidR="00BB4C49" w:rsidRDefault="00DC0BFC">
      <w:pPr>
        <w:pStyle w:val="BodyText"/>
        <w:spacing w:before="155"/>
        <w:ind w:left="110"/>
      </w:pPr>
      <w:r>
        <w:rPr>
          <w:rFonts w:ascii="Trebuchet MS"/>
          <w:sz w:val="12"/>
        </w:rPr>
        <w:t xml:space="preserve">315    </w:t>
      </w:r>
      <w:r>
        <w:rPr>
          <w:rFonts w:ascii="Trebuchet MS"/>
          <w:spacing w:val="10"/>
          <w:sz w:val="12"/>
        </w:rPr>
        <w:t xml:space="preserve"> </w:t>
      </w:r>
      <w:r>
        <w:rPr>
          <w:w w:val="95"/>
        </w:rPr>
        <w:t>APCs as</w:t>
      </w:r>
      <w:r>
        <w:rPr>
          <w:spacing w:val="-1"/>
          <w:w w:val="95"/>
        </w:rPr>
        <w:t xml:space="preserve"> </w:t>
      </w:r>
      <w:r>
        <w:rPr>
          <w:w w:val="95"/>
        </w:rPr>
        <w:t>a barrier</w:t>
      </w:r>
      <w:r>
        <w:rPr>
          <w:spacing w:val="-1"/>
          <w:w w:val="95"/>
        </w:rPr>
        <w:t xml:space="preserve"> </w:t>
      </w:r>
      <w:r>
        <w:rPr>
          <w:w w:val="95"/>
        </w:rPr>
        <w:t>to publication, especially</w:t>
      </w:r>
      <w:r>
        <w:rPr>
          <w:spacing w:val="-1"/>
          <w:w w:val="95"/>
        </w:rPr>
        <w:t xml:space="preserve"> </w:t>
      </w:r>
      <w:r>
        <w:rPr>
          <w:w w:val="95"/>
        </w:rPr>
        <w:t>for independent</w:t>
      </w:r>
      <w:r>
        <w:rPr>
          <w:spacing w:val="-1"/>
          <w:w w:val="95"/>
        </w:rPr>
        <w:t xml:space="preserve"> </w:t>
      </w:r>
      <w:r>
        <w:rPr>
          <w:w w:val="95"/>
        </w:rPr>
        <w:t>researchers,</w:t>
      </w:r>
      <w:r>
        <w:rPr>
          <w:spacing w:val="1"/>
          <w:w w:val="95"/>
        </w:rPr>
        <w:t xml:space="preserve"> </w:t>
      </w:r>
      <w:r>
        <w:rPr>
          <w:w w:val="95"/>
        </w:rPr>
        <w:t xml:space="preserve">students, </w:t>
      </w:r>
      <w:ins w:id="260" w:author="Smith,Audrey Culver" w:date="2021-02-22T15:09:00Z">
        <w:r w:rsidR="00BF76DB">
          <w:rPr>
            <w:w w:val="95"/>
          </w:rPr>
          <w:t>and</w:t>
        </w:r>
      </w:ins>
      <w:del w:id="261" w:author="Smith,Audrey Culver" w:date="2021-02-22T15:09:00Z">
        <w:r w:rsidDel="00BF76DB">
          <w:rPr>
            <w:w w:val="95"/>
          </w:rPr>
          <w:delText>or</w:delText>
        </w:r>
      </w:del>
      <w:r>
        <w:rPr>
          <w:w w:val="95"/>
        </w:rPr>
        <w:t xml:space="preserve"> those</w:t>
      </w:r>
      <w:r>
        <w:rPr>
          <w:spacing w:val="-1"/>
          <w:w w:val="95"/>
        </w:rPr>
        <w:t xml:space="preserve"> </w:t>
      </w:r>
      <w:r>
        <w:rPr>
          <w:w w:val="95"/>
        </w:rPr>
        <w:t>at</w:t>
      </w:r>
    </w:p>
    <w:p w14:paraId="54C67C12" w14:textId="77777777" w:rsidR="00BB4C49" w:rsidRDefault="00DC0BFC">
      <w:pPr>
        <w:pStyle w:val="BodyText"/>
        <w:spacing w:before="154"/>
        <w:ind w:left="110"/>
      </w:pPr>
      <w:r>
        <w:rPr>
          <w:rFonts w:ascii="Trebuchet MS"/>
          <w:sz w:val="12"/>
        </w:rPr>
        <w:t xml:space="preserve">316    </w:t>
      </w:r>
      <w:r>
        <w:rPr>
          <w:rFonts w:ascii="Trebuchet MS"/>
          <w:spacing w:val="19"/>
          <w:sz w:val="12"/>
        </w:rPr>
        <w:t xml:space="preserve"> </w:t>
      </w:r>
      <w:r>
        <w:rPr>
          <w:spacing w:val="-1"/>
          <w:w w:val="95"/>
        </w:rPr>
        <w:t>institutions</w:t>
      </w:r>
      <w:r>
        <w:rPr>
          <w:spacing w:val="-10"/>
          <w:w w:val="95"/>
        </w:rPr>
        <w:t xml:space="preserve"> </w:t>
      </w:r>
      <w:r>
        <w:rPr>
          <w:spacing w:val="-1"/>
          <w:w w:val="95"/>
        </w:rPr>
        <w:t>focusing</w:t>
      </w:r>
      <w:r>
        <w:rPr>
          <w:spacing w:val="-9"/>
          <w:w w:val="95"/>
        </w:rPr>
        <w:t xml:space="preserve"> </w:t>
      </w:r>
      <w:r>
        <w:rPr>
          <w:w w:val="95"/>
        </w:rPr>
        <w:t>on</w:t>
      </w:r>
      <w:r>
        <w:rPr>
          <w:spacing w:val="-10"/>
          <w:w w:val="95"/>
        </w:rPr>
        <w:t xml:space="preserve"> </w:t>
      </w:r>
      <w:r>
        <w:rPr>
          <w:w w:val="95"/>
        </w:rPr>
        <w:t>undergraduate</w:t>
      </w:r>
      <w:r>
        <w:rPr>
          <w:spacing w:val="-10"/>
          <w:w w:val="95"/>
        </w:rPr>
        <w:t xml:space="preserve"> </w:t>
      </w:r>
      <w:r>
        <w:rPr>
          <w:w w:val="95"/>
        </w:rPr>
        <w:t>education</w:t>
      </w:r>
      <w:r>
        <w:rPr>
          <w:spacing w:val="-10"/>
          <w:w w:val="95"/>
        </w:rPr>
        <w:t xml:space="preserve"> </w:t>
      </w:r>
      <w:r>
        <w:rPr>
          <w:w w:val="95"/>
        </w:rPr>
        <w:t>(</w:t>
      </w:r>
      <w:proofErr w:type="spellStart"/>
      <w:r>
        <w:rPr>
          <w:w w:val="95"/>
        </w:rPr>
        <w:t>Coonin</w:t>
      </w:r>
      <w:proofErr w:type="spellEnd"/>
      <w:r>
        <w:rPr>
          <w:spacing w:val="-10"/>
          <w:w w:val="95"/>
        </w:rPr>
        <w:t xml:space="preserve"> </w:t>
      </w:r>
      <w:r>
        <w:rPr>
          <w:w w:val="95"/>
        </w:rPr>
        <w:t>&amp;</w:t>
      </w:r>
      <w:r>
        <w:rPr>
          <w:spacing w:val="-9"/>
          <w:w w:val="95"/>
        </w:rPr>
        <w:t xml:space="preserve"> </w:t>
      </w:r>
      <w:proofErr w:type="spellStart"/>
      <w:r>
        <w:rPr>
          <w:w w:val="95"/>
        </w:rPr>
        <w:t>Younce</w:t>
      </w:r>
      <w:proofErr w:type="spellEnd"/>
      <w:r>
        <w:rPr>
          <w:w w:val="95"/>
        </w:rPr>
        <w:t>,</w:t>
      </w:r>
      <w:r>
        <w:rPr>
          <w:spacing w:val="-10"/>
          <w:w w:val="95"/>
        </w:rPr>
        <w:t xml:space="preserve"> </w:t>
      </w:r>
      <w:r>
        <w:rPr>
          <w:w w:val="95"/>
        </w:rPr>
        <w:t>2009;</w:t>
      </w:r>
      <w:r>
        <w:rPr>
          <w:spacing w:val="-8"/>
          <w:w w:val="95"/>
        </w:rPr>
        <w:t xml:space="preserve"> </w:t>
      </w:r>
      <w:proofErr w:type="spellStart"/>
      <w:r>
        <w:rPr>
          <w:w w:val="95"/>
        </w:rPr>
        <w:t>Dallmeier-Tiessen</w:t>
      </w:r>
      <w:proofErr w:type="spellEnd"/>
    </w:p>
    <w:p w14:paraId="5D92A663" w14:textId="77777777" w:rsidR="00BB4C49" w:rsidRDefault="00DC0BFC">
      <w:pPr>
        <w:pStyle w:val="BodyText"/>
        <w:spacing w:before="155"/>
        <w:ind w:left="110"/>
      </w:pPr>
      <w:r>
        <w:rPr>
          <w:rFonts w:ascii="Trebuchet MS"/>
          <w:sz w:val="12"/>
        </w:rPr>
        <w:t xml:space="preserve">317    </w:t>
      </w:r>
      <w:r>
        <w:rPr>
          <w:rFonts w:ascii="Trebuchet MS"/>
          <w:spacing w:val="19"/>
          <w:sz w:val="12"/>
        </w:rPr>
        <w:t xml:space="preserve"> </w:t>
      </w:r>
      <w:r>
        <w:rPr>
          <w:w w:val="95"/>
        </w:rPr>
        <w:t>et</w:t>
      </w:r>
      <w:r>
        <w:rPr>
          <w:spacing w:val="16"/>
          <w:w w:val="95"/>
        </w:rPr>
        <w:t xml:space="preserve"> </w:t>
      </w:r>
      <w:r>
        <w:rPr>
          <w:w w:val="95"/>
        </w:rPr>
        <w:t>al.,</w:t>
      </w:r>
      <w:r>
        <w:rPr>
          <w:spacing w:val="17"/>
          <w:w w:val="95"/>
        </w:rPr>
        <w:t xml:space="preserve"> </w:t>
      </w:r>
      <w:r>
        <w:rPr>
          <w:w w:val="95"/>
        </w:rPr>
        <w:t>2011;</w:t>
      </w:r>
      <w:r>
        <w:rPr>
          <w:spacing w:val="16"/>
          <w:w w:val="95"/>
        </w:rPr>
        <w:t xml:space="preserve"> </w:t>
      </w:r>
      <w:r>
        <w:rPr>
          <w:w w:val="95"/>
        </w:rPr>
        <w:t>Warlick</w:t>
      </w:r>
      <w:r>
        <w:rPr>
          <w:spacing w:val="16"/>
          <w:w w:val="95"/>
        </w:rPr>
        <w:t xml:space="preserve"> </w:t>
      </w:r>
      <w:r>
        <w:rPr>
          <w:w w:val="95"/>
        </w:rPr>
        <w:t>&amp;</w:t>
      </w:r>
      <w:r>
        <w:rPr>
          <w:spacing w:val="17"/>
          <w:w w:val="95"/>
        </w:rPr>
        <w:t xml:space="preserve"> </w:t>
      </w:r>
      <w:r>
        <w:rPr>
          <w:w w:val="95"/>
        </w:rPr>
        <w:t>Vaughan,</w:t>
      </w:r>
      <w:r>
        <w:rPr>
          <w:spacing w:val="17"/>
          <w:w w:val="95"/>
        </w:rPr>
        <w:t xml:space="preserve"> </w:t>
      </w:r>
      <w:r>
        <w:rPr>
          <w:w w:val="95"/>
        </w:rPr>
        <w:t>2007).</w:t>
      </w:r>
      <w:r>
        <w:rPr>
          <w:spacing w:val="42"/>
          <w:w w:val="95"/>
        </w:rPr>
        <w:t xml:space="preserve"> </w:t>
      </w:r>
      <w:r>
        <w:rPr>
          <w:w w:val="95"/>
        </w:rPr>
        <w:t>We</w:t>
      </w:r>
      <w:r>
        <w:rPr>
          <w:spacing w:val="16"/>
          <w:w w:val="95"/>
        </w:rPr>
        <w:t xml:space="preserve"> </w:t>
      </w:r>
      <w:r>
        <w:rPr>
          <w:w w:val="95"/>
        </w:rPr>
        <w:t>provide</w:t>
      </w:r>
      <w:r>
        <w:rPr>
          <w:spacing w:val="17"/>
          <w:w w:val="95"/>
        </w:rPr>
        <w:t xml:space="preserve"> </w:t>
      </w:r>
      <w:r>
        <w:rPr>
          <w:w w:val="95"/>
        </w:rPr>
        <w:t>some</w:t>
      </w:r>
      <w:r>
        <w:rPr>
          <w:spacing w:val="17"/>
          <w:w w:val="95"/>
        </w:rPr>
        <w:t xml:space="preserve"> </w:t>
      </w:r>
      <w:r>
        <w:rPr>
          <w:w w:val="95"/>
        </w:rPr>
        <w:t>of</w:t>
      </w:r>
      <w:r>
        <w:rPr>
          <w:spacing w:val="17"/>
          <w:w w:val="95"/>
        </w:rPr>
        <w:t xml:space="preserve"> </w:t>
      </w:r>
      <w:r>
        <w:rPr>
          <w:w w:val="95"/>
        </w:rPr>
        <w:t>the</w:t>
      </w:r>
      <w:r>
        <w:rPr>
          <w:spacing w:val="17"/>
          <w:w w:val="95"/>
        </w:rPr>
        <w:t xml:space="preserve"> </w:t>
      </w:r>
      <w:r>
        <w:rPr>
          <w:w w:val="95"/>
        </w:rPr>
        <w:t>strongest</w:t>
      </w:r>
      <w:r>
        <w:rPr>
          <w:spacing w:val="17"/>
          <w:w w:val="95"/>
        </w:rPr>
        <w:t xml:space="preserve"> </w:t>
      </w:r>
      <w:r>
        <w:rPr>
          <w:w w:val="95"/>
        </w:rPr>
        <w:t>evidence</w:t>
      </w:r>
      <w:r>
        <w:rPr>
          <w:spacing w:val="17"/>
          <w:w w:val="95"/>
        </w:rPr>
        <w:t xml:space="preserve"> </w:t>
      </w:r>
      <w:r>
        <w:rPr>
          <w:w w:val="95"/>
        </w:rPr>
        <w:t>to</w:t>
      </w:r>
      <w:r>
        <w:rPr>
          <w:spacing w:val="16"/>
          <w:w w:val="95"/>
        </w:rPr>
        <w:t xml:space="preserve"> </w:t>
      </w:r>
      <w:r>
        <w:rPr>
          <w:w w:val="95"/>
        </w:rPr>
        <w:t>date</w:t>
      </w:r>
    </w:p>
    <w:p w14:paraId="5E061ABA" w14:textId="76BF29E9" w:rsidR="00BB4C49" w:rsidRDefault="00DC0BFC">
      <w:pPr>
        <w:pStyle w:val="BodyText"/>
        <w:spacing w:before="154"/>
        <w:ind w:left="110"/>
      </w:pPr>
      <w:r>
        <w:rPr>
          <w:rFonts w:ascii="Trebuchet MS"/>
          <w:sz w:val="12"/>
        </w:rPr>
        <w:t xml:space="preserve">318    </w:t>
      </w:r>
      <w:r>
        <w:rPr>
          <w:rFonts w:ascii="Trebuchet MS"/>
          <w:spacing w:val="19"/>
          <w:sz w:val="12"/>
        </w:rPr>
        <w:t xml:space="preserve"> </w:t>
      </w:r>
      <w:r>
        <w:t>that</w:t>
      </w:r>
      <w:r>
        <w:rPr>
          <w:spacing w:val="-9"/>
        </w:rPr>
        <w:t xml:space="preserve"> </w:t>
      </w:r>
      <w:r>
        <w:t>this</w:t>
      </w:r>
      <w:r>
        <w:rPr>
          <w:spacing w:val="-9"/>
        </w:rPr>
        <w:t xml:space="preserve"> </w:t>
      </w:r>
      <w:del w:id="262" w:author="Smith,Audrey Culver" w:date="2021-02-22T15:10:00Z">
        <w:r w:rsidDel="00BF76DB">
          <w:delText>is</w:delText>
        </w:r>
        <w:r w:rsidDel="00BF76DB">
          <w:rPr>
            <w:spacing w:val="-9"/>
          </w:rPr>
          <w:delText xml:space="preserve"> </w:delText>
        </w:r>
        <w:r w:rsidDel="00BF76DB">
          <w:delText>the</w:delText>
        </w:r>
        <w:r w:rsidDel="00BF76DB">
          <w:rPr>
            <w:spacing w:val="-9"/>
          </w:rPr>
          <w:delText xml:space="preserve"> </w:delText>
        </w:r>
        <w:r w:rsidDel="00BF76DB">
          <w:delText>case</w:delText>
        </w:r>
        <w:r w:rsidDel="00BF76DB">
          <w:rPr>
            <w:spacing w:val="-9"/>
          </w:rPr>
          <w:delText xml:space="preserve"> </w:delText>
        </w:r>
      </w:del>
      <w:ins w:id="263" w:author="Smith,Audrey Culver" w:date="2021-02-22T15:10:00Z">
        <w:r w:rsidR="00BF76DB">
          <w:t xml:space="preserve">holds true </w:t>
        </w:r>
      </w:ins>
      <w:r>
        <w:t>for</w:t>
      </w:r>
      <w:r>
        <w:rPr>
          <w:spacing w:val="-10"/>
        </w:rPr>
        <w:t xml:space="preserve"> </w:t>
      </w:r>
      <w:r>
        <w:t>researchers</w:t>
      </w:r>
      <w:r>
        <w:rPr>
          <w:spacing w:val="-9"/>
        </w:rPr>
        <w:t xml:space="preserve"> </w:t>
      </w:r>
      <w:r>
        <w:t>in</w:t>
      </w:r>
      <w:r>
        <w:rPr>
          <w:spacing w:val="-9"/>
        </w:rPr>
        <w:t xml:space="preserve"> </w:t>
      </w:r>
      <w:r>
        <w:t>the</w:t>
      </w:r>
      <w:r>
        <w:rPr>
          <w:spacing w:val="-9"/>
        </w:rPr>
        <w:t xml:space="preserve"> </w:t>
      </w:r>
      <w:r>
        <w:t>Global</w:t>
      </w:r>
      <w:r>
        <w:rPr>
          <w:spacing w:val="-10"/>
        </w:rPr>
        <w:t xml:space="preserve"> </w:t>
      </w:r>
      <w:r>
        <w:t>South</w:t>
      </w:r>
      <w:r>
        <w:rPr>
          <w:spacing w:val="-10"/>
        </w:rPr>
        <w:t xml:space="preserve"> </w:t>
      </w:r>
      <w:r>
        <w:t>as</w:t>
      </w:r>
      <w:r>
        <w:rPr>
          <w:spacing w:val="-8"/>
        </w:rPr>
        <w:t xml:space="preserve"> </w:t>
      </w:r>
      <w:r>
        <w:t>well</w:t>
      </w:r>
      <w:r>
        <w:rPr>
          <w:spacing w:val="-10"/>
        </w:rPr>
        <w:t xml:space="preserve"> </w:t>
      </w:r>
      <w:r>
        <w:t>(Appel,</w:t>
      </w:r>
      <w:r>
        <w:rPr>
          <w:spacing w:val="-10"/>
        </w:rPr>
        <w:t xml:space="preserve"> </w:t>
      </w:r>
      <w:proofErr w:type="spellStart"/>
      <w:r>
        <w:t>Albagli</w:t>
      </w:r>
      <w:proofErr w:type="spellEnd"/>
      <w:r>
        <w:t>,</w:t>
      </w:r>
      <w:r>
        <w:rPr>
          <w:spacing w:val="-9"/>
        </w:rPr>
        <w:t xml:space="preserve"> </w:t>
      </w:r>
      <w:r>
        <w:t>Appel,</w:t>
      </w:r>
      <w:r>
        <w:rPr>
          <w:spacing w:val="-9"/>
        </w:rPr>
        <w:t xml:space="preserve"> </w:t>
      </w:r>
      <w:r>
        <w:t>&amp;</w:t>
      </w:r>
    </w:p>
    <w:p w14:paraId="2B3C2797" w14:textId="77777777" w:rsidR="00BB4C49" w:rsidRDefault="00DC0BFC">
      <w:pPr>
        <w:pStyle w:val="BodyText"/>
        <w:spacing w:before="154"/>
        <w:ind w:left="110"/>
      </w:pPr>
      <w:r>
        <w:rPr>
          <w:rFonts w:ascii="Trebuchet MS"/>
          <w:sz w:val="12"/>
        </w:rPr>
        <w:t xml:space="preserve">319    </w:t>
      </w:r>
      <w:r>
        <w:rPr>
          <w:rFonts w:ascii="Trebuchet MS"/>
          <w:spacing w:val="10"/>
          <w:sz w:val="12"/>
        </w:rPr>
        <w:t xml:space="preserve"> </w:t>
      </w:r>
      <w:proofErr w:type="spellStart"/>
      <w:r>
        <w:rPr>
          <w:spacing w:val="-1"/>
        </w:rPr>
        <w:t>Albagli</w:t>
      </w:r>
      <w:proofErr w:type="spellEnd"/>
      <w:r>
        <w:rPr>
          <w:spacing w:val="-1"/>
        </w:rPr>
        <w:t>,</w:t>
      </w:r>
      <w:r>
        <w:rPr>
          <w:spacing w:val="-9"/>
        </w:rPr>
        <w:t xml:space="preserve"> </w:t>
      </w:r>
      <w:r>
        <w:rPr>
          <w:spacing w:val="-1"/>
        </w:rPr>
        <w:t>2019;</w:t>
      </w:r>
      <w:r>
        <w:rPr>
          <w:spacing w:val="-9"/>
        </w:rPr>
        <w:t xml:space="preserve"> </w:t>
      </w:r>
      <w:proofErr w:type="spellStart"/>
      <w:r>
        <w:rPr>
          <w:spacing w:val="-1"/>
        </w:rPr>
        <w:t>Ezema</w:t>
      </w:r>
      <w:proofErr w:type="spellEnd"/>
      <w:r>
        <w:rPr>
          <w:spacing w:val="-10"/>
        </w:rPr>
        <w:t xml:space="preserve"> </w:t>
      </w:r>
      <w:r>
        <w:rPr>
          <w:spacing w:val="-1"/>
        </w:rPr>
        <w:t>&amp;</w:t>
      </w:r>
      <w:r>
        <w:rPr>
          <w:spacing w:val="-9"/>
        </w:rPr>
        <w:t xml:space="preserve"> </w:t>
      </w:r>
      <w:proofErr w:type="spellStart"/>
      <w:r>
        <w:rPr>
          <w:spacing w:val="-1"/>
        </w:rPr>
        <w:t>Onyancha</w:t>
      </w:r>
      <w:proofErr w:type="spellEnd"/>
      <w:r>
        <w:rPr>
          <w:spacing w:val="-1"/>
        </w:rPr>
        <w:t>,</w:t>
      </w:r>
      <w:r>
        <w:rPr>
          <w:spacing w:val="-10"/>
        </w:rPr>
        <w:t xml:space="preserve"> </w:t>
      </w:r>
      <w:r>
        <w:rPr>
          <w:spacing w:val="-1"/>
        </w:rPr>
        <w:t>2017;</w:t>
      </w:r>
      <w:r>
        <w:rPr>
          <w:spacing w:val="-9"/>
        </w:rPr>
        <w:t xml:space="preserve"> </w:t>
      </w:r>
      <w:proofErr w:type="spellStart"/>
      <w:r>
        <w:rPr>
          <w:spacing w:val="-1"/>
        </w:rPr>
        <w:t>Ncayiyana</w:t>
      </w:r>
      <w:proofErr w:type="spellEnd"/>
      <w:r>
        <w:rPr>
          <w:spacing w:val="-1"/>
        </w:rPr>
        <w:t>,</w:t>
      </w:r>
      <w:r>
        <w:rPr>
          <w:spacing w:val="-10"/>
        </w:rPr>
        <w:t xml:space="preserve"> </w:t>
      </w:r>
      <w:r>
        <w:rPr>
          <w:spacing w:val="-1"/>
        </w:rPr>
        <w:t>2005).</w:t>
      </w:r>
      <w:r>
        <w:rPr>
          <w:spacing w:val="8"/>
        </w:rPr>
        <w:t xml:space="preserve"> </w:t>
      </w:r>
      <w:r>
        <w:rPr>
          <w:spacing w:val="-1"/>
        </w:rPr>
        <w:t>Although</w:t>
      </w:r>
      <w:r>
        <w:rPr>
          <w:spacing w:val="-9"/>
        </w:rPr>
        <w:t xml:space="preserve"> </w:t>
      </w:r>
      <w:r>
        <w:rPr>
          <w:spacing w:val="-1"/>
        </w:rPr>
        <w:t>it</w:t>
      </w:r>
      <w:r>
        <w:rPr>
          <w:spacing w:val="-9"/>
        </w:rPr>
        <w:t xml:space="preserve"> </w:t>
      </w:r>
      <w:r>
        <w:rPr>
          <w:spacing w:val="-1"/>
        </w:rPr>
        <w:t>is</w:t>
      </w:r>
      <w:r>
        <w:rPr>
          <w:spacing w:val="-9"/>
        </w:rPr>
        <w:t xml:space="preserve"> </w:t>
      </w:r>
      <w:r>
        <w:rPr>
          <w:spacing w:val="-1"/>
        </w:rPr>
        <w:t>conceivable</w:t>
      </w:r>
      <w:r>
        <w:rPr>
          <w:spacing w:val="-9"/>
        </w:rPr>
        <w:t xml:space="preserve"> </w:t>
      </w:r>
      <w:r>
        <w:t>that</w:t>
      </w:r>
    </w:p>
    <w:p w14:paraId="3DC7936A" w14:textId="56EE398F" w:rsidR="00BB4C49" w:rsidRDefault="00DC0BFC">
      <w:pPr>
        <w:pStyle w:val="BodyText"/>
        <w:spacing w:before="155"/>
        <w:ind w:left="110"/>
      </w:pPr>
      <w:proofErr w:type="gramStart"/>
      <w:r>
        <w:rPr>
          <w:rFonts w:ascii="Trebuchet MS"/>
          <w:sz w:val="12"/>
        </w:rPr>
        <w:t>320</w:t>
      </w:r>
      <w:proofErr w:type="gramEnd"/>
      <w:r>
        <w:rPr>
          <w:rFonts w:ascii="Trebuchet MS"/>
          <w:sz w:val="12"/>
        </w:rPr>
        <w:t xml:space="preserve">    </w:t>
      </w:r>
      <w:r>
        <w:rPr>
          <w:rFonts w:ascii="Trebuchet MS"/>
          <w:spacing w:val="19"/>
          <w:sz w:val="12"/>
        </w:rPr>
        <w:t xml:space="preserve"> </w:t>
      </w:r>
      <w:r>
        <w:rPr>
          <w:w w:val="95"/>
        </w:rPr>
        <w:t>the</w:t>
      </w:r>
      <w:r>
        <w:rPr>
          <w:spacing w:val="4"/>
          <w:w w:val="95"/>
        </w:rPr>
        <w:t xml:space="preserve"> </w:t>
      </w:r>
      <w:r>
        <w:rPr>
          <w:w w:val="95"/>
        </w:rPr>
        <w:t>di</w:t>
      </w:r>
      <w:r>
        <w:rPr>
          <w:rFonts w:ascii="Arial"/>
          <w:w w:val="95"/>
        </w:rPr>
        <w:t>ff</w:t>
      </w:r>
      <w:r>
        <w:rPr>
          <w:w w:val="95"/>
        </w:rPr>
        <w:t>erences</w:t>
      </w:r>
      <w:r>
        <w:rPr>
          <w:spacing w:val="4"/>
          <w:w w:val="95"/>
        </w:rPr>
        <w:t xml:space="preserve"> </w:t>
      </w:r>
      <w:r>
        <w:rPr>
          <w:w w:val="95"/>
        </w:rPr>
        <w:t>we</w:t>
      </w:r>
      <w:r>
        <w:rPr>
          <w:spacing w:val="4"/>
          <w:w w:val="95"/>
        </w:rPr>
        <w:t xml:space="preserve"> </w:t>
      </w:r>
      <w:r>
        <w:rPr>
          <w:w w:val="95"/>
        </w:rPr>
        <w:t>observed</w:t>
      </w:r>
      <w:r>
        <w:rPr>
          <w:spacing w:val="4"/>
          <w:w w:val="95"/>
        </w:rPr>
        <w:t xml:space="preserve"> </w:t>
      </w:r>
      <w:r>
        <w:rPr>
          <w:w w:val="95"/>
        </w:rPr>
        <w:t>are</w:t>
      </w:r>
      <w:r>
        <w:rPr>
          <w:spacing w:val="4"/>
          <w:w w:val="95"/>
        </w:rPr>
        <w:t xml:space="preserve"> </w:t>
      </w:r>
      <w:r>
        <w:rPr>
          <w:w w:val="95"/>
        </w:rPr>
        <w:t>due</w:t>
      </w:r>
      <w:r>
        <w:rPr>
          <w:spacing w:val="3"/>
          <w:w w:val="95"/>
        </w:rPr>
        <w:t xml:space="preserve"> </w:t>
      </w:r>
      <w:r>
        <w:rPr>
          <w:w w:val="95"/>
        </w:rPr>
        <w:t>to</w:t>
      </w:r>
      <w:r>
        <w:rPr>
          <w:spacing w:val="4"/>
          <w:w w:val="95"/>
        </w:rPr>
        <w:t xml:space="preserve"> </w:t>
      </w:r>
      <w:r>
        <w:rPr>
          <w:w w:val="95"/>
        </w:rPr>
        <w:t>many</w:t>
      </w:r>
      <w:r>
        <w:rPr>
          <w:spacing w:val="4"/>
          <w:w w:val="95"/>
        </w:rPr>
        <w:t xml:space="preserve"> </w:t>
      </w:r>
      <w:r>
        <w:rPr>
          <w:w w:val="95"/>
        </w:rPr>
        <w:t>of</w:t>
      </w:r>
      <w:r>
        <w:rPr>
          <w:spacing w:val="4"/>
          <w:w w:val="95"/>
        </w:rPr>
        <w:t xml:space="preserve"> </w:t>
      </w:r>
      <w:r>
        <w:rPr>
          <w:w w:val="95"/>
        </w:rPr>
        <w:t>our</w:t>
      </w:r>
      <w:r>
        <w:rPr>
          <w:spacing w:val="4"/>
          <w:w w:val="95"/>
        </w:rPr>
        <w:t xml:space="preserve"> </w:t>
      </w:r>
      <w:r>
        <w:rPr>
          <w:w w:val="95"/>
        </w:rPr>
        <w:t>focal</w:t>
      </w:r>
      <w:r>
        <w:rPr>
          <w:spacing w:val="3"/>
          <w:w w:val="95"/>
        </w:rPr>
        <w:t xml:space="preserve"> </w:t>
      </w:r>
      <w:r>
        <w:rPr>
          <w:w w:val="95"/>
        </w:rPr>
        <w:t>journals</w:t>
      </w:r>
      <w:r>
        <w:rPr>
          <w:spacing w:val="4"/>
          <w:w w:val="95"/>
        </w:rPr>
        <w:t xml:space="preserve"> </w:t>
      </w:r>
      <w:r>
        <w:rPr>
          <w:w w:val="95"/>
        </w:rPr>
        <w:t>having</w:t>
      </w:r>
      <w:r>
        <w:rPr>
          <w:spacing w:val="3"/>
          <w:w w:val="95"/>
        </w:rPr>
        <w:t xml:space="preserve"> </w:t>
      </w:r>
      <w:del w:id="264" w:author="Smith,Audrey Culver" w:date="2021-02-22T15:10:00Z">
        <w:r w:rsidDel="00BF76DB">
          <w:rPr>
            <w:w w:val="95"/>
          </w:rPr>
          <w:delText>above-average</w:delText>
        </w:r>
      </w:del>
      <w:ins w:id="265" w:author="Smith,Audrey Culver" w:date="2021-02-22T15:10:00Z">
        <w:r w:rsidR="00BF76DB">
          <w:rPr>
            <w:w w:val="95"/>
          </w:rPr>
          <w:t>above average</w:t>
        </w:r>
      </w:ins>
    </w:p>
    <w:p w14:paraId="2C6F0EE5" w14:textId="77777777" w:rsidR="00BB4C49" w:rsidRDefault="00DC0BFC">
      <w:pPr>
        <w:pStyle w:val="BodyText"/>
        <w:spacing w:before="154"/>
        <w:ind w:left="110"/>
      </w:pPr>
      <w:r>
        <w:rPr>
          <w:rFonts w:ascii="Trebuchet MS" w:hAnsi="Trebuchet MS"/>
          <w:sz w:val="12"/>
        </w:rPr>
        <w:t xml:space="preserve">321    </w:t>
      </w:r>
      <w:r>
        <w:rPr>
          <w:rFonts w:ascii="Trebuchet MS" w:hAnsi="Trebuchet MS"/>
          <w:spacing w:val="10"/>
          <w:sz w:val="12"/>
        </w:rPr>
        <w:t xml:space="preserve"> </w:t>
      </w:r>
      <w:r>
        <w:t>APCs</w:t>
      </w:r>
      <w:r>
        <w:rPr>
          <w:spacing w:val="-8"/>
        </w:rPr>
        <w:t xml:space="preserve"> </w:t>
      </w:r>
      <w:r>
        <w:t>(Solomon</w:t>
      </w:r>
      <w:r>
        <w:rPr>
          <w:spacing w:val="-9"/>
        </w:rPr>
        <w:t xml:space="preserve"> </w:t>
      </w:r>
      <w:r>
        <w:t>&amp;</w:t>
      </w:r>
      <w:r>
        <w:rPr>
          <w:spacing w:val="-9"/>
        </w:rPr>
        <w:t xml:space="preserve"> </w:t>
      </w:r>
      <w:proofErr w:type="spellStart"/>
      <w:r>
        <w:t>Björk</w:t>
      </w:r>
      <w:proofErr w:type="spellEnd"/>
      <w:r>
        <w:t>,</w:t>
      </w:r>
      <w:r>
        <w:rPr>
          <w:spacing w:val="-9"/>
        </w:rPr>
        <w:t xml:space="preserve"> </w:t>
      </w:r>
      <w:r>
        <w:t>2012b),</w:t>
      </w:r>
      <w:r>
        <w:rPr>
          <w:spacing w:val="-9"/>
        </w:rPr>
        <w:t xml:space="preserve"> </w:t>
      </w:r>
      <w:r>
        <w:t>we</w:t>
      </w:r>
      <w:r>
        <w:rPr>
          <w:spacing w:val="-8"/>
        </w:rPr>
        <w:t xml:space="preserve"> </w:t>
      </w:r>
      <w:r>
        <w:t>believe</w:t>
      </w:r>
      <w:r>
        <w:rPr>
          <w:spacing w:val="-9"/>
        </w:rPr>
        <w:t xml:space="preserve"> </w:t>
      </w:r>
      <w:r>
        <w:t>this</w:t>
      </w:r>
      <w:r>
        <w:rPr>
          <w:spacing w:val="-9"/>
        </w:rPr>
        <w:t xml:space="preserve"> </w:t>
      </w:r>
      <w:r>
        <w:t>is</w:t>
      </w:r>
      <w:r>
        <w:rPr>
          <w:spacing w:val="-8"/>
        </w:rPr>
        <w:t xml:space="preserve"> </w:t>
      </w:r>
      <w:r>
        <w:t>unlikely</w:t>
      </w:r>
      <w:r>
        <w:rPr>
          <w:spacing w:val="-9"/>
        </w:rPr>
        <w:t xml:space="preserve"> </w:t>
      </w:r>
      <w:r>
        <w:t>to</w:t>
      </w:r>
      <w:r>
        <w:rPr>
          <w:spacing w:val="-10"/>
        </w:rPr>
        <w:t xml:space="preserve"> </w:t>
      </w:r>
      <w:r>
        <w:t>be</w:t>
      </w:r>
      <w:r>
        <w:rPr>
          <w:spacing w:val="-8"/>
        </w:rPr>
        <w:t xml:space="preserve"> </w:t>
      </w:r>
      <w:r>
        <w:t>the</w:t>
      </w:r>
      <w:r>
        <w:rPr>
          <w:spacing w:val="-9"/>
        </w:rPr>
        <w:t xml:space="preserve"> </w:t>
      </w:r>
      <w:r>
        <w:t>cause.</w:t>
      </w:r>
      <w:r>
        <w:rPr>
          <w:spacing w:val="9"/>
        </w:rPr>
        <w:t xml:space="preserve"> </w:t>
      </w:r>
      <w:r>
        <w:t>Authors</w:t>
      </w:r>
      <w:r>
        <w:rPr>
          <w:spacing w:val="-9"/>
        </w:rPr>
        <w:t xml:space="preserve"> </w:t>
      </w:r>
      <w:r>
        <w:t>in</w:t>
      </w:r>
    </w:p>
    <w:p w14:paraId="3B9B224F" w14:textId="77777777" w:rsidR="00BB4C49" w:rsidRDefault="00DC0BFC">
      <w:pPr>
        <w:pStyle w:val="BodyText"/>
        <w:spacing w:before="154"/>
        <w:ind w:left="110"/>
      </w:pPr>
      <w:r>
        <w:rPr>
          <w:rFonts w:ascii="Trebuchet MS"/>
          <w:sz w:val="12"/>
        </w:rPr>
        <w:t xml:space="preserve">322    </w:t>
      </w:r>
      <w:r>
        <w:rPr>
          <w:rFonts w:ascii="Trebuchet MS"/>
          <w:spacing w:val="19"/>
          <w:sz w:val="12"/>
        </w:rPr>
        <w:t xml:space="preserve"> </w:t>
      </w:r>
      <w:r>
        <w:rPr>
          <w:w w:val="95"/>
        </w:rPr>
        <w:t>low-income</w:t>
      </w:r>
      <w:r>
        <w:rPr>
          <w:spacing w:val="9"/>
          <w:w w:val="95"/>
        </w:rPr>
        <w:t xml:space="preserve"> </w:t>
      </w:r>
      <w:r>
        <w:rPr>
          <w:w w:val="95"/>
        </w:rPr>
        <w:t>countries</w:t>
      </w:r>
      <w:r>
        <w:rPr>
          <w:spacing w:val="10"/>
          <w:w w:val="95"/>
        </w:rPr>
        <w:t xml:space="preserve"> </w:t>
      </w:r>
      <w:r>
        <w:rPr>
          <w:w w:val="95"/>
        </w:rPr>
        <w:t>are</w:t>
      </w:r>
      <w:r>
        <w:rPr>
          <w:spacing w:val="9"/>
          <w:w w:val="95"/>
        </w:rPr>
        <w:t xml:space="preserve"> </w:t>
      </w:r>
      <w:r>
        <w:rPr>
          <w:w w:val="95"/>
        </w:rPr>
        <w:t>far</w:t>
      </w:r>
      <w:r>
        <w:rPr>
          <w:spacing w:val="9"/>
          <w:w w:val="95"/>
        </w:rPr>
        <w:t xml:space="preserve"> </w:t>
      </w:r>
      <w:r>
        <w:rPr>
          <w:w w:val="95"/>
        </w:rPr>
        <w:t>more</w:t>
      </w:r>
      <w:r>
        <w:rPr>
          <w:spacing w:val="9"/>
          <w:w w:val="95"/>
        </w:rPr>
        <w:t xml:space="preserve"> </w:t>
      </w:r>
      <w:r>
        <w:rPr>
          <w:w w:val="95"/>
        </w:rPr>
        <w:t>likely</w:t>
      </w:r>
      <w:r>
        <w:rPr>
          <w:spacing w:val="8"/>
          <w:w w:val="95"/>
        </w:rPr>
        <w:t xml:space="preserve"> </w:t>
      </w:r>
      <w:r>
        <w:rPr>
          <w:w w:val="95"/>
        </w:rPr>
        <w:t>to</w:t>
      </w:r>
      <w:r>
        <w:rPr>
          <w:spacing w:val="9"/>
          <w:w w:val="95"/>
        </w:rPr>
        <w:t xml:space="preserve"> </w:t>
      </w:r>
      <w:r>
        <w:rPr>
          <w:w w:val="95"/>
        </w:rPr>
        <w:t>use</w:t>
      </w:r>
      <w:r>
        <w:rPr>
          <w:spacing w:val="9"/>
          <w:w w:val="95"/>
        </w:rPr>
        <w:t xml:space="preserve"> </w:t>
      </w:r>
      <w:r>
        <w:rPr>
          <w:w w:val="95"/>
        </w:rPr>
        <w:t>personal</w:t>
      </w:r>
      <w:r>
        <w:rPr>
          <w:spacing w:val="8"/>
          <w:w w:val="95"/>
        </w:rPr>
        <w:t xml:space="preserve"> </w:t>
      </w:r>
      <w:r>
        <w:rPr>
          <w:w w:val="95"/>
        </w:rPr>
        <w:t>funds</w:t>
      </w:r>
      <w:r>
        <w:rPr>
          <w:spacing w:val="9"/>
          <w:w w:val="95"/>
        </w:rPr>
        <w:t xml:space="preserve"> </w:t>
      </w:r>
      <w:r>
        <w:rPr>
          <w:w w:val="95"/>
        </w:rPr>
        <w:t>to</w:t>
      </w:r>
      <w:r>
        <w:rPr>
          <w:spacing w:val="9"/>
          <w:w w:val="95"/>
        </w:rPr>
        <w:t xml:space="preserve"> </w:t>
      </w:r>
      <w:r>
        <w:rPr>
          <w:w w:val="95"/>
        </w:rPr>
        <w:t>pay</w:t>
      </w:r>
      <w:r>
        <w:rPr>
          <w:spacing w:val="8"/>
          <w:w w:val="95"/>
        </w:rPr>
        <w:t xml:space="preserve"> </w:t>
      </w:r>
      <w:r>
        <w:rPr>
          <w:w w:val="95"/>
        </w:rPr>
        <w:t>APCs</w:t>
      </w:r>
      <w:r>
        <w:rPr>
          <w:spacing w:val="9"/>
          <w:w w:val="95"/>
        </w:rPr>
        <w:t xml:space="preserve"> </w:t>
      </w:r>
      <w:r>
        <w:rPr>
          <w:w w:val="95"/>
        </w:rPr>
        <w:t>(Solomon</w:t>
      </w:r>
      <w:r>
        <w:rPr>
          <w:spacing w:val="8"/>
          <w:w w:val="95"/>
        </w:rPr>
        <w:t xml:space="preserve"> </w:t>
      </w:r>
      <w:r>
        <w:rPr>
          <w:w w:val="95"/>
        </w:rPr>
        <w:t>&amp;</w:t>
      </w:r>
    </w:p>
    <w:p w14:paraId="4980169A" w14:textId="77777777" w:rsidR="00BB4C49" w:rsidRDefault="00DC0BFC">
      <w:pPr>
        <w:pStyle w:val="BodyText"/>
        <w:spacing w:before="155"/>
        <w:ind w:left="110"/>
      </w:pPr>
      <w:r>
        <w:rPr>
          <w:rFonts w:ascii="Trebuchet MS" w:hAnsi="Trebuchet MS"/>
          <w:sz w:val="12"/>
        </w:rPr>
        <w:t xml:space="preserve">323    </w:t>
      </w:r>
      <w:r>
        <w:rPr>
          <w:rFonts w:ascii="Trebuchet MS" w:hAnsi="Trebuchet MS"/>
          <w:spacing w:val="19"/>
          <w:sz w:val="12"/>
        </w:rPr>
        <w:t xml:space="preserve"> </w:t>
      </w:r>
      <w:proofErr w:type="spellStart"/>
      <w:r>
        <w:rPr>
          <w:w w:val="95"/>
        </w:rPr>
        <w:t>Björk</w:t>
      </w:r>
      <w:proofErr w:type="spellEnd"/>
      <w:r>
        <w:rPr>
          <w:w w:val="95"/>
        </w:rPr>
        <w:t>,</w:t>
      </w:r>
      <w:r>
        <w:rPr>
          <w:spacing w:val="12"/>
          <w:w w:val="95"/>
        </w:rPr>
        <w:t xml:space="preserve"> </w:t>
      </w:r>
      <w:r>
        <w:rPr>
          <w:w w:val="95"/>
        </w:rPr>
        <w:t>2012a),</w:t>
      </w:r>
      <w:r>
        <w:rPr>
          <w:spacing w:val="12"/>
          <w:w w:val="95"/>
        </w:rPr>
        <w:t xml:space="preserve"> </w:t>
      </w:r>
      <w:r>
        <w:rPr>
          <w:w w:val="95"/>
        </w:rPr>
        <w:t>and</w:t>
      </w:r>
      <w:r>
        <w:rPr>
          <w:spacing w:val="12"/>
          <w:w w:val="95"/>
        </w:rPr>
        <w:t xml:space="preserve"> </w:t>
      </w:r>
      <w:r>
        <w:rPr>
          <w:w w:val="95"/>
        </w:rPr>
        <w:t>for</w:t>
      </w:r>
      <w:r>
        <w:rPr>
          <w:spacing w:val="11"/>
          <w:w w:val="95"/>
        </w:rPr>
        <w:t xml:space="preserve"> </w:t>
      </w:r>
      <w:r>
        <w:rPr>
          <w:w w:val="95"/>
        </w:rPr>
        <w:t>many,</w:t>
      </w:r>
      <w:r>
        <w:rPr>
          <w:spacing w:val="13"/>
          <w:w w:val="95"/>
        </w:rPr>
        <w:t xml:space="preserve"> </w:t>
      </w:r>
      <w:r>
        <w:rPr>
          <w:w w:val="95"/>
        </w:rPr>
        <w:t>even</w:t>
      </w:r>
      <w:r>
        <w:rPr>
          <w:spacing w:val="12"/>
          <w:w w:val="95"/>
        </w:rPr>
        <w:t xml:space="preserve"> </w:t>
      </w:r>
      <w:r>
        <w:rPr>
          <w:w w:val="95"/>
        </w:rPr>
        <w:t>the</w:t>
      </w:r>
      <w:r>
        <w:rPr>
          <w:spacing w:val="12"/>
          <w:w w:val="95"/>
        </w:rPr>
        <w:t xml:space="preserve"> </w:t>
      </w:r>
      <w:r>
        <w:rPr>
          <w:w w:val="95"/>
        </w:rPr>
        <w:t>average</w:t>
      </w:r>
      <w:r>
        <w:rPr>
          <w:spacing w:val="13"/>
          <w:w w:val="95"/>
        </w:rPr>
        <w:t xml:space="preserve"> </w:t>
      </w:r>
      <w:r>
        <w:rPr>
          <w:w w:val="95"/>
        </w:rPr>
        <w:t>APC</w:t>
      </w:r>
      <w:r>
        <w:rPr>
          <w:spacing w:val="13"/>
          <w:w w:val="95"/>
        </w:rPr>
        <w:t xml:space="preserve"> </w:t>
      </w:r>
      <w:r>
        <w:rPr>
          <w:w w:val="95"/>
        </w:rPr>
        <w:t>of</w:t>
      </w:r>
      <w:r>
        <w:rPr>
          <w:spacing w:val="12"/>
          <w:w w:val="95"/>
        </w:rPr>
        <w:t xml:space="preserve"> </w:t>
      </w:r>
      <w:r>
        <w:rPr>
          <w:w w:val="95"/>
        </w:rPr>
        <w:t>$904</w:t>
      </w:r>
      <w:r>
        <w:rPr>
          <w:spacing w:val="12"/>
          <w:w w:val="95"/>
        </w:rPr>
        <w:t xml:space="preserve"> </w:t>
      </w:r>
      <w:r>
        <w:rPr>
          <w:w w:val="95"/>
        </w:rPr>
        <w:t>would</w:t>
      </w:r>
      <w:r>
        <w:rPr>
          <w:spacing w:val="12"/>
          <w:w w:val="95"/>
        </w:rPr>
        <w:t xml:space="preserve"> </w:t>
      </w:r>
      <w:r>
        <w:rPr>
          <w:w w:val="95"/>
        </w:rPr>
        <w:t>consume</w:t>
      </w:r>
      <w:r>
        <w:rPr>
          <w:spacing w:val="13"/>
          <w:w w:val="95"/>
        </w:rPr>
        <w:t xml:space="preserve"> </w:t>
      </w:r>
      <w:r>
        <w:rPr>
          <w:w w:val="95"/>
        </w:rPr>
        <w:t>a</w:t>
      </w:r>
      <w:r>
        <w:rPr>
          <w:spacing w:val="11"/>
          <w:w w:val="95"/>
        </w:rPr>
        <w:t xml:space="preserve"> </w:t>
      </w:r>
      <w:r>
        <w:rPr>
          <w:w w:val="95"/>
        </w:rPr>
        <w:t>large</w:t>
      </w:r>
      <w:r>
        <w:rPr>
          <w:spacing w:val="13"/>
          <w:w w:val="95"/>
        </w:rPr>
        <w:t xml:space="preserve"> </w:t>
      </w:r>
      <w:r>
        <w:rPr>
          <w:w w:val="95"/>
        </w:rPr>
        <w:t>fraction</w:t>
      </w:r>
    </w:p>
    <w:p w14:paraId="51EFECFB" w14:textId="77777777" w:rsidR="00BB4C49" w:rsidRDefault="00DC0BFC">
      <w:pPr>
        <w:pStyle w:val="BodyText"/>
        <w:spacing w:before="154"/>
        <w:ind w:left="110"/>
      </w:pPr>
      <w:proofErr w:type="gramStart"/>
      <w:r>
        <w:rPr>
          <w:rFonts w:ascii="Trebuchet MS"/>
          <w:sz w:val="12"/>
        </w:rPr>
        <w:t>324</w:t>
      </w:r>
      <w:proofErr w:type="gramEnd"/>
      <w:r>
        <w:rPr>
          <w:rFonts w:ascii="Trebuchet MS"/>
          <w:sz w:val="12"/>
        </w:rPr>
        <w:t xml:space="preserve">    </w:t>
      </w:r>
      <w:r>
        <w:rPr>
          <w:rFonts w:ascii="Trebuchet MS"/>
          <w:spacing w:val="19"/>
          <w:sz w:val="12"/>
        </w:rPr>
        <w:t xml:space="preserve"> </w:t>
      </w:r>
      <w:r>
        <w:rPr>
          <w:w w:val="95"/>
        </w:rPr>
        <w:t>of</w:t>
      </w:r>
      <w:r>
        <w:rPr>
          <w:spacing w:val="18"/>
          <w:w w:val="95"/>
        </w:rPr>
        <w:t xml:space="preserve"> </w:t>
      </w:r>
      <w:r>
        <w:rPr>
          <w:w w:val="95"/>
        </w:rPr>
        <w:t>their</w:t>
      </w:r>
      <w:r>
        <w:rPr>
          <w:spacing w:val="17"/>
          <w:w w:val="95"/>
        </w:rPr>
        <w:t xml:space="preserve"> </w:t>
      </w:r>
      <w:r>
        <w:rPr>
          <w:w w:val="95"/>
        </w:rPr>
        <w:t>research</w:t>
      </w:r>
      <w:r>
        <w:rPr>
          <w:spacing w:val="18"/>
          <w:w w:val="95"/>
        </w:rPr>
        <w:t xml:space="preserve"> </w:t>
      </w:r>
      <w:r>
        <w:rPr>
          <w:w w:val="95"/>
        </w:rPr>
        <w:t>budget</w:t>
      </w:r>
      <w:r>
        <w:rPr>
          <w:spacing w:val="17"/>
          <w:w w:val="95"/>
        </w:rPr>
        <w:t xml:space="preserve"> </w:t>
      </w:r>
      <w:r>
        <w:rPr>
          <w:w w:val="95"/>
        </w:rPr>
        <w:t>(</w:t>
      </w:r>
      <w:proofErr w:type="spellStart"/>
      <w:r>
        <w:rPr>
          <w:w w:val="95"/>
        </w:rPr>
        <w:t>Ciocca</w:t>
      </w:r>
      <w:proofErr w:type="spellEnd"/>
      <w:r>
        <w:rPr>
          <w:spacing w:val="17"/>
          <w:w w:val="95"/>
        </w:rPr>
        <w:t xml:space="preserve"> </w:t>
      </w:r>
      <w:r>
        <w:rPr>
          <w:w w:val="95"/>
        </w:rPr>
        <w:t>&amp;</w:t>
      </w:r>
      <w:r>
        <w:rPr>
          <w:spacing w:val="16"/>
          <w:w w:val="95"/>
        </w:rPr>
        <w:t xml:space="preserve"> </w:t>
      </w:r>
      <w:r>
        <w:rPr>
          <w:w w:val="95"/>
        </w:rPr>
        <w:t>Delgado,</w:t>
      </w:r>
      <w:r>
        <w:rPr>
          <w:spacing w:val="18"/>
          <w:w w:val="95"/>
        </w:rPr>
        <w:t xml:space="preserve"> </w:t>
      </w:r>
      <w:r>
        <w:rPr>
          <w:w w:val="95"/>
        </w:rPr>
        <w:t>2017;</w:t>
      </w:r>
      <w:r>
        <w:rPr>
          <w:spacing w:val="18"/>
          <w:w w:val="95"/>
        </w:rPr>
        <w:t xml:space="preserve"> </w:t>
      </w:r>
      <w:proofErr w:type="spellStart"/>
      <w:r>
        <w:rPr>
          <w:w w:val="95"/>
        </w:rPr>
        <w:t>Matheka</w:t>
      </w:r>
      <w:proofErr w:type="spellEnd"/>
      <w:r>
        <w:rPr>
          <w:spacing w:val="17"/>
          <w:w w:val="95"/>
        </w:rPr>
        <w:t xml:space="preserve"> </w:t>
      </w:r>
      <w:r>
        <w:rPr>
          <w:w w:val="95"/>
        </w:rPr>
        <w:t>et</w:t>
      </w:r>
      <w:r>
        <w:rPr>
          <w:spacing w:val="17"/>
          <w:w w:val="95"/>
        </w:rPr>
        <w:t xml:space="preserve"> </w:t>
      </w:r>
      <w:r>
        <w:rPr>
          <w:w w:val="95"/>
        </w:rPr>
        <w:t>al.,</w:t>
      </w:r>
      <w:r>
        <w:rPr>
          <w:spacing w:val="18"/>
          <w:w w:val="95"/>
        </w:rPr>
        <w:t xml:space="preserve"> </w:t>
      </w:r>
      <w:r>
        <w:rPr>
          <w:w w:val="95"/>
        </w:rPr>
        <w:t>2014;</w:t>
      </w:r>
      <w:r>
        <w:rPr>
          <w:spacing w:val="18"/>
          <w:w w:val="95"/>
        </w:rPr>
        <w:t xml:space="preserve"> </w:t>
      </w:r>
      <w:r>
        <w:rPr>
          <w:w w:val="95"/>
        </w:rPr>
        <w:t>Wingfield</w:t>
      </w:r>
      <w:r>
        <w:rPr>
          <w:spacing w:val="16"/>
          <w:w w:val="95"/>
        </w:rPr>
        <w:t xml:space="preserve"> </w:t>
      </w:r>
      <w:r>
        <w:rPr>
          <w:w w:val="95"/>
        </w:rPr>
        <w:t>&amp;</w:t>
      </w:r>
      <w:r>
        <w:rPr>
          <w:spacing w:val="17"/>
          <w:w w:val="95"/>
        </w:rPr>
        <w:t xml:space="preserve"> </w:t>
      </w:r>
      <w:r>
        <w:rPr>
          <w:w w:val="95"/>
        </w:rPr>
        <w:t>Millar,</w:t>
      </w:r>
    </w:p>
    <w:p w14:paraId="7C634D9E" w14:textId="77777777" w:rsidR="00BB4C49" w:rsidRDefault="00DC0BFC">
      <w:pPr>
        <w:pStyle w:val="BodyText"/>
        <w:spacing w:before="154"/>
        <w:ind w:left="110"/>
      </w:pPr>
      <w:r>
        <w:rPr>
          <w:rFonts w:ascii="Trebuchet MS"/>
          <w:sz w:val="12"/>
        </w:rPr>
        <w:t xml:space="preserve">325    </w:t>
      </w:r>
      <w:r>
        <w:rPr>
          <w:rFonts w:ascii="Trebuchet MS"/>
          <w:spacing w:val="13"/>
          <w:sz w:val="12"/>
        </w:rPr>
        <w:t xml:space="preserve"> </w:t>
      </w:r>
      <w:r>
        <w:t>2019),</w:t>
      </w:r>
      <w:r>
        <w:rPr>
          <w:spacing w:val="-6"/>
        </w:rPr>
        <w:t xml:space="preserve"> </w:t>
      </w:r>
      <w:r>
        <w:t>salary</w:t>
      </w:r>
      <w:r>
        <w:rPr>
          <w:spacing w:val="-5"/>
        </w:rPr>
        <w:t xml:space="preserve"> </w:t>
      </w:r>
      <w:r>
        <w:t>(Peterson,</w:t>
      </w:r>
      <w:r>
        <w:rPr>
          <w:spacing w:val="-5"/>
        </w:rPr>
        <w:t xml:space="preserve"> </w:t>
      </w:r>
      <w:r>
        <w:t>Emmett,</w:t>
      </w:r>
      <w:r>
        <w:rPr>
          <w:spacing w:val="-7"/>
        </w:rPr>
        <w:t xml:space="preserve"> </w:t>
      </w:r>
      <w:r>
        <w:t>&amp;</w:t>
      </w:r>
      <w:r>
        <w:rPr>
          <w:spacing w:val="-6"/>
        </w:rPr>
        <w:t xml:space="preserve"> </w:t>
      </w:r>
      <w:r>
        <w:t>Greenberg,</w:t>
      </w:r>
      <w:r>
        <w:rPr>
          <w:spacing w:val="-5"/>
        </w:rPr>
        <w:t xml:space="preserve"> </w:t>
      </w:r>
      <w:r>
        <w:t>2013),</w:t>
      </w:r>
      <w:r>
        <w:rPr>
          <w:spacing w:val="-6"/>
        </w:rPr>
        <w:t xml:space="preserve"> </w:t>
      </w:r>
      <w:r>
        <w:t>or</w:t>
      </w:r>
      <w:r>
        <w:rPr>
          <w:spacing w:val="-6"/>
        </w:rPr>
        <w:t xml:space="preserve"> </w:t>
      </w:r>
      <w:r>
        <w:t>student</w:t>
      </w:r>
      <w:r>
        <w:rPr>
          <w:spacing w:val="-6"/>
        </w:rPr>
        <w:t xml:space="preserve"> </w:t>
      </w:r>
      <w:r>
        <w:t>stipend</w:t>
      </w:r>
      <w:r>
        <w:rPr>
          <w:spacing w:val="-6"/>
        </w:rPr>
        <w:t xml:space="preserve"> </w:t>
      </w:r>
      <w:r>
        <w:t>(Table</w:t>
      </w:r>
      <w:r>
        <w:rPr>
          <w:spacing w:val="-5"/>
        </w:rPr>
        <w:t xml:space="preserve"> </w:t>
      </w:r>
      <w:r>
        <w:t>3).</w:t>
      </w:r>
      <w:r>
        <w:rPr>
          <w:spacing w:val="13"/>
        </w:rPr>
        <w:t xml:space="preserve"> </w:t>
      </w:r>
      <w:r>
        <w:t>Funds</w:t>
      </w:r>
    </w:p>
    <w:p w14:paraId="08A5B0F2" w14:textId="77777777" w:rsidR="00BB4C49" w:rsidRDefault="00DC0BFC">
      <w:pPr>
        <w:pStyle w:val="BodyText"/>
        <w:spacing w:before="155"/>
        <w:ind w:left="110"/>
      </w:pPr>
      <w:r>
        <w:rPr>
          <w:rFonts w:ascii="Trebuchet MS"/>
          <w:sz w:val="12"/>
        </w:rPr>
        <w:t xml:space="preserve">326    </w:t>
      </w:r>
      <w:r>
        <w:rPr>
          <w:rFonts w:ascii="Trebuchet MS"/>
          <w:spacing w:val="19"/>
          <w:sz w:val="12"/>
        </w:rPr>
        <w:t xml:space="preserve"> </w:t>
      </w:r>
      <w:r>
        <w:rPr>
          <w:w w:val="95"/>
        </w:rPr>
        <w:t>to</w:t>
      </w:r>
      <w:r>
        <w:rPr>
          <w:spacing w:val="8"/>
          <w:w w:val="95"/>
        </w:rPr>
        <w:t xml:space="preserve"> </w:t>
      </w:r>
      <w:r>
        <w:rPr>
          <w:w w:val="95"/>
        </w:rPr>
        <w:t>defray</w:t>
      </w:r>
      <w:r>
        <w:rPr>
          <w:spacing w:val="7"/>
          <w:w w:val="95"/>
        </w:rPr>
        <w:t xml:space="preserve"> </w:t>
      </w:r>
      <w:r>
        <w:rPr>
          <w:w w:val="95"/>
        </w:rPr>
        <w:t>publication</w:t>
      </w:r>
      <w:r>
        <w:rPr>
          <w:spacing w:val="8"/>
          <w:w w:val="95"/>
        </w:rPr>
        <w:t xml:space="preserve"> </w:t>
      </w:r>
      <w:r>
        <w:rPr>
          <w:w w:val="95"/>
        </w:rPr>
        <w:t>costs</w:t>
      </w:r>
      <w:r>
        <w:rPr>
          <w:spacing w:val="8"/>
          <w:w w:val="95"/>
        </w:rPr>
        <w:t xml:space="preserve"> </w:t>
      </w:r>
      <w:r>
        <w:rPr>
          <w:w w:val="95"/>
        </w:rPr>
        <w:t>are</w:t>
      </w:r>
      <w:r>
        <w:rPr>
          <w:spacing w:val="9"/>
          <w:w w:val="95"/>
        </w:rPr>
        <w:t xml:space="preserve"> </w:t>
      </w:r>
      <w:r>
        <w:rPr>
          <w:w w:val="95"/>
        </w:rPr>
        <w:t>clearly</w:t>
      </w:r>
      <w:r>
        <w:rPr>
          <w:spacing w:val="8"/>
          <w:w w:val="95"/>
        </w:rPr>
        <w:t xml:space="preserve"> </w:t>
      </w:r>
      <w:r>
        <w:rPr>
          <w:w w:val="95"/>
        </w:rPr>
        <w:t>available</w:t>
      </w:r>
      <w:r>
        <w:rPr>
          <w:spacing w:val="8"/>
          <w:w w:val="95"/>
        </w:rPr>
        <w:t xml:space="preserve"> </w:t>
      </w:r>
      <w:r>
        <w:rPr>
          <w:w w:val="95"/>
        </w:rPr>
        <w:t>to</w:t>
      </w:r>
      <w:r>
        <w:rPr>
          <w:spacing w:val="8"/>
          <w:w w:val="95"/>
        </w:rPr>
        <w:t xml:space="preserve"> </w:t>
      </w:r>
      <w:r>
        <w:rPr>
          <w:w w:val="95"/>
        </w:rPr>
        <w:t>some</w:t>
      </w:r>
      <w:r>
        <w:rPr>
          <w:spacing w:val="9"/>
          <w:w w:val="95"/>
        </w:rPr>
        <w:t xml:space="preserve"> </w:t>
      </w:r>
      <w:r>
        <w:rPr>
          <w:w w:val="95"/>
        </w:rPr>
        <w:t>scientists</w:t>
      </w:r>
      <w:r>
        <w:rPr>
          <w:spacing w:val="8"/>
          <w:w w:val="95"/>
        </w:rPr>
        <w:t xml:space="preserve"> </w:t>
      </w:r>
      <w:r>
        <w:rPr>
          <w:w w:val="95"/>
        </w:rPr>
        <w:t>in</w:t>
      </w:r>
      <w:r>
        <w:rPr>
          <w:spacing w:val="8"/>
          <w:w w:val="95"/>
        </w:rPr>
        <w:t xml:space="preserve"> </w:t>
      </w:r>
      <w:r>
        <w:rPr>
          <w:w w:val="95"/>
        </w:rPr>
        <w:t>some</w:t>
      </w:r>
      <w:r>
        <w:rPr>
          <w:spacing w:val="8"/>
          <w:w w:val="95"/>
        </w:rPr>
        <w:t xml:space="preserve"> </w:t>
      </w:r>
      <w:r>
        <w:rPr>
          <w:w w:val="95"/>
        </w:rPr>
        <w:t>of</w:t>
      </w:r>
      <w:r>
        <w:rPr>
          <w:spacing w:val="9"/>
          <w:w w:val="95"/>
        </w:rPr>
        <w:t xml:space="preserve"> </w:t>
      </w:r>
      <w:r>
        <w:rPr>
          <w:w w:val="95"/>
        </w:rPr>
        <w:t>these</w:t>
      </w:r>
      <w:r>
        <w:rPr>
          <w:spacing w:val="8"/>
          <w:w w:val="95"/>
        </w:rPr>
        <w:t xml:space="preserve"> </w:t>
      </w:r>
      <w:r>
        <w:rPr>
          <w:w w:val="95"/>
        </w:rPr>
        <w:t>countries</w:t>
      </w:r>
    </w:p>
    <w:p w14:paraId="5781E1D8" w14:textId="77777777" w:rsidR="00BB4C49" w:rsidRDefault="00DC0BFC">
      <w:pPr>
        <w:pStyle w:val="BodyText"/>
        <w:spacing w:before="154"/>
        <w:ind w:left="110"/>
      </w:pPr>
      <w:r>
        <w:rPr>
          <w:rFonts w:ascii="Trebuchet MS"/>
          <w:sz w:val="12"/>
        </w:rPr>
        <w:t xml:space="preserve">327   </w:t>
      </w:r>
      <w:r>
        <w:rPr>
          <w:rFonts w:ascii="Trebuchet MS"/>
          <w:spacing w:val="28"/>
          <w:sz w:val="12"/>
        </w:rPr>
        <w:t xml:space="preserve"> </w:t>
      </w:r>
      <w:r>
        <w:rPr>
          <w:w w:val="95"/>
        </w:rPr>
        <w:t>(Pavan</w:t>
      </w:r>
      <w:r>
        <w:rPr>
          <w:spacing w:val="9"/>
          <w:w w:val="95"/>
        </w:rPr>
        <w:t xml:space="preserve"> </w:t>
      </w:r>
      <w:r>
        <w:rPr>
          <w:w w:val="95"/>
        </w:rPr>
        <w:t>&amp;</w:t>
      </w:r>
      <w:r>
        <w:rPr>
          <w:spacing w:val="9"/>
          <w:w w:val="95"/>
        </w:rPr>
        <w:t xml:space="preserve"> </w:t>
      </w:r>
      <w:r>
        <w:rPr>
          <w:w w:val="95"/>
        </w:rPr>
        <w:t>Barbosa,</w:t>
      </w:r>
      <w:r>
        <w:rPr>
          <w:spacing w:val="10"/>
          <w:w w:val="95"/>
        </w:rPr>
        <w:t xml:space="preserve"> </w:t>
      </w:r>
      <w:r>
        <w:rPr>
          <w:w w:val="95"/>
        </w:rPr>
        <w:t>2018,</w:t>
      </w:r>
      <w:r>
        <w:rPr>
          <w:spacing w:val="9"/>
          <w:w w:val="95"/>
        </w:rPr>
        <w:t xml:space="preserve"> </w:t>
      </w:r>
      <w:r>
        <w:rPr>
          <w:w w:val="95"/>
        </w:rPr>
        <w:t>Figs.</w:t>
      </w:r>
      <w:r>
        <w:rPr>
          <w:spacing w:val="35"/>
          <w:w w:val="95"/>
        </w:rPr>
        <w:t xml:space="preserve"> </w:t>
      </w:r>
      <w:r>
        <w:rPr>
          <w:w w:val="95"/>
        </w:rPr>
        <w:t>1</w:t>
      </w:r>
      <w:r>
        <w:rPr>
          <w:spacing w:val="9"/>
          <w:w w:val="95"/>
        </w:rPr>
        <w:t xml:space="preserve"> </w:t>
      </w:r>
      <w:r>
        <w:rPr>
          <w:w w:val="95"/>
        </w:rPr>
        <w:t>&amp;</w:t>
      </w:r>
      <w:r>
        <w:rPr>
          <w:spacing w:val="9"/>
          <w:w w:val="95"/>
        </w:rPr>
        <w:t xml:space="preserve"> </w:t>
      </w:r>
      <w:r>
        <w:rPr>
          <w:w w:val="95"/>
        </w:rPr>
        <w:t>2);</w:t>
      </w:r>
      <w:r>
        <w:rPr>
          <w:spacing w:val="9"/>
          <w:w w:val="95"/>
        </w:rPr>
        <w:t xml:space="preserve"> </w:t>
      </w:r>
      <w:r>
        <w:rPr>
          <w:w w:val="95"/>
        </w:rPr>
        <w:t>therefore,</w:t>
      </w:r>
      <w:r>
        <w:rPr>
          <w:spacing w:val="10"/>
          <w:w w:val="95"/>
        </w:rPr>
        <w:t xml:space="preserve"> </w:t>
      </w:r>
      <w:r>
        <w:rPr>
          <w:w w:val="95"/>
        </w:rPr>
        <w:t>the</w:t>
      </w:r>
      <w:r>
        <w:rPr>
          <w:spacing w:val="9"/>
          <w:w w:val="95"/>
        </w:rPr>
        <w:t xml:space="preserve"> </w:t>
      </w:r>
      <w:r>
        <w:rPr>
          <w:w w:val="95"/>
        </w:rPr>
        <w:t>most</w:t>
      </w:r>
      <w:r>
        <w:rPr>
          <w:spacing w:val="9"/>
          <w:w w:val="95"/>
        </w:rPr>
        <w:t xml:space="preserve"> </w:t>
      </w:r>
      <w:r>
        <w:rPr>
          <w:w w:val="95"/>
        </w:rPr>
        <w:t>likely</w:t>
      </w:r>
      <w:r>
        <w:rPr>
          <w:spacing w:val="9"/>
          <w:w w:val="95"/>
        </w:rPr>
        <w:t xml:space="preserve"> </w:t>
      </w:r>
      <w:r>
        <w:rPr>
          <w:w w:val="95"/>
        </w:rPr>
        <w:t>explanation</w:t>
      </w:r>
      <w:r>
        <w:rPr>
          <w:spacing w:val="8"/>
          <w:w w:val="95"/>
        </w:rPr>
        <w:t xml:space="preserve"> </w:t>
      </w:r>
      <w:r>
        <w:rPr>
          <w:w w:val="95"/>
        </w:rPr>
        <w:t>for</w:t>
      </w:r>
      <w:r>
        <w:rPr>
          <w:spacing w:val="9"/>
          <w:w w:val="95"/>
        </w:rPr>
        <w:t xml:space="preserve"> </w:t>
      </w:r>
      <w:r>
        <w:rPr>
          <w:w w:val="95"/>
        </w:rPr>
        <w:t>the</w:t>
      </w:r>
      <w:r>
        <w:rPr>
          <w:spacing w:val="9"/>
          <w:w w:val="95"/>
        </w:rPr>
        <w:t xml:space="preserve"> </w:t>
      </w:r>
      <w:r>
        <w:rPr>
          <w:w w:val="95"/>
        </w:rPr>
        <w:t>observed</w:t>
      </w:r>
    </w:p>
    <w:p w14:paraId="2CC20292" w14:textId="77777777" w:rsidR="00BB4C49" w:rsidRDefault="00DC0BFC">
      <w:pPr>
        <w:pStyle w:val="BodyText"/>
        <w:spacing w:before="155"/>
        <w:ind w:left="110"/>
      </w:pPr>
      <w:r>
        <w:rPr>
          <w:rFonts w:ascii="Trebuchet MS"/>
          <w:sz w:val="12"/>
        </w:rPr>
        <w:t xml:space="preserve">328    </w:t>
      </w:r>
      <w:r>
        <w:rPr>
          <w:rFonts w:ascii="Trebuchet MS"/>
          <w:spacing w:val="19"/>
          <w:sz w:val="12"/>
        </w:rPr>
        <w:t xml:space="preserve"> </w:t>
      </w:r>
      <w:r>
        <w:rPr>
          <w:spacing w:val="-1"/>
        </w:rPr>
        <w:t>results</w:t>
      </w:r>
      <w:r>
        <w:rPr>
          <w:spacing w:val="-9"/>
        </w:rPr>
        <w:t xml:space="preserve"> </w:t>
      </w:r>
      <w:r>
        <w:rPr>
          <w:spacing w:val="-1"/>
        </w:rPr>
        <w:t>is</w:t>
      </w:r>
      <w:r>
        <w:rPr>
          <w:spacing w:val="-9"/>
        </w:rPr>
        <w:t xml:space="preserve"> </w:t>
      </w:r>
      <w:r>
        <w:rPr>
          <w:spacing w:val="-1"/>
        </w:rPr>
        <w:t>that</w:t>
      </w:r>
      <w:r>
        <w:rPr>
          <w:spacing w:val="-10"/>
        </w:rPr>
        <w:t xml:space="preserve"> </w:t>
      </w:r>
      <w:r>
        <w:rPr>
          <w:spacing w:val="-1"/>
        </w:rPr>
        <w:t>authors</w:t>
      </w:r>
      <w:r>
        <w:rPr>
          <w:spacing w:val="-9"/>
        </w:rPr>
        <w:t xml:space="preserve"> </w:t>
      </w:r>
      <w:r>
        <w:rPr>
          <w:spacing w:val="-1"/>
        </w:rPr>
        <w:t>are</w:t>
      </w:r>
      <w:r>
        <w:rPr>
          <w:spacing w:val="-9"/>
        </w:rPr>
        <w:t xml:space="preserve"> </w:t>
      </w:r>
      <w:r>
        <w:rPr>
          <w:spacing w:val="-1"/>
        </w:rPr>
        <w:t>actively</w:t>
      </w:r>
      <w:r>
        <w:rPr>
          <w:spacing w:val="-10"/>
        </w:rPr>
        <w:t xml:space="preserve"> </w:t>
      </w:r>
      <w:r>
        <w:rPr>
          <w:spacing w:val="-1"/>
        </w:rPr>
        <w:t>choosing</w:t>
      </w:r>
      <w:r>
        <w:rPr>
          <w:spacing w:val="-10"/>
        </w:rPr>
        <w:t xml:space="preserve"> </w:t>
      </w:r>
      <w:r>
        <w:rPr>
          <w:spacing w:val="-1"/>
        </w:rPr>
        <w:t>to</w:t>
      </w:r>
      <w:r>
        <w:rPr>
          <w:spacing w:val="-10"/>
        </w:rPr>
        <w:t xml:space="preserve"> </w:t>
      </w:r>
      <w:r>
        <w:rPr>
          <w:spacing w:val="-1"/>
        </w:rPr>
        <w:t>publish</w:t>
      </w:r>
      <w:r>
        <w:rPr>
          <w:spacing w:val="-9"/>
        </w:rPr>
        <w:t xml:space="preserve"> </w:t>
      </w:r>
      <w:r>
        <w:t>at</w:t>
      </w:r>
      <w:r>
        <w:rPr>
          <w:spacing w:val="-10"/>
        </w:rPr>
        <w:t xml:space="preserve"> </w:t>
      </w:r>
      <w:r>
        <w:t>no</w:t>
      </w:r>
      <w:r>
        <w:rPr>
          <w:spacing w:val="-10"/>
        </w:rPr>
        <w:t xml:space="preserve"> </w:t>
      </w:r>
      <w:r>
        <w:t>cost</w:t>
      </w:r>
      <w:r>
        <w:rPr>
          <w:spacing w:val="-10"/>
        </w:rPr>
        <w:t xml:space="preserve"> </w:t>
      </w:r>
      <w:r>
        <w:t>in</w:t>
      </w:r>
      <w:r>
        <w:rPr>
          <w:spacing w:val="-9"/>
        </w:rPr>
        <w:t xml:space="preserve"> </w:t>
      </w:r>
      <w:r>
        <w:t>the</w:t>
      </w:r>
      <w:r>
        <w:rPr>
          <w:spacing w:val="-9"/>
        </w:rPr>
        <w:t xml:space="preserve"> </w:t>
      </w:r>
      <w:r>
        <w:t>PW</w:t>
      </w:r>
      <w:r>
        <w:rPr>
          <w:spacing w:val="-9"/>
        </w:rPr>
        <w:t xml:space="preserve"> </w:t>
      </w:r>
      <w:r>
        <w:t>journal</w:t>
      </w:r>
      <w:r>
        <w:rPr>
          <w:spacing w:val="-9"/>
        </w:rPr>
        <w:t xml:space="preserve"> </w:t>
      </w:r>
      <w:r>
        <w:t>instead</w:t>
      </w:r>
    </w:p>
    <w:p w14:paraId="29E9727B" w14:textId="77777777" w:rsidR="00BB4C49" w:rsidRDefault="00DC0BFC">
      <w:pPr>
        <w:pStyle w:val="BodyText"/>
        <w:spacing w:before="154"/>
        <w:ind w:left="110"/>
      </w:pPr>
      <w:r>
        <w:rPr>
          <w:rFonts w:ascii="Trebuchet MS"/>
          <w:sz w:val="12"/>
        </w:rPr>
        <w:t xml:space="preserve">329    </w:t>
      </w:r>
      <w:r>
        <w:rPr>
          <w:rFonts w:ascii="Trebuchet MS"/>
          <w:spacing w:val="19"/>
          <w:sz w:val="12"/>
        </w:rPr>
        <w:t xml:space="preserve"> </w:t>
      </w:r>
      <w:r>
        <w:rPr>
          <w:spacing w:val="-1"/>
        </w:rPr>
        <w:t>of</w:t>
      </w:r>
      <w:r>
        <w:rPr>
          <w:spacing w:val="-9"/>
        </w:rPr>
        <w:t xml:space="preserve"> </w:t>
      </w:r>
      <w:r>
        <w:rPr>
          <w:spacing w:val="-1"/>
        </w:rPr>
        <w:t>paying</w:t>
      </w:r>
      <w:r>
        <w:rPr>
          <w:spacing w:val="-10"/>
        </w:rPr>
        <w:t xml:space="preserve"> </w:t>
      </w:r>
      <w:r>
        <w:rPr>
          <w:spacing w:val="-1"/>
        </w:rPr>
        <w:t>to</w:t>
      </w:r>
      <w:r>
        <w:rPr>
          <w:spacing w:val="-9"/>
        </w:rPr>
        <w:t xml:space="preserve"> </w:t>
      </w:r>
      <w:r>
        <w:rPr>
          <w:spacing w:val="-1"/>
        </w:rPr>
        <w:t>publish</w:t>
      </w:r>
      <w:r>
        <w:rPr>
          <w:spacing w:val="-9"/>
        </w:rPr>
        <w:t xml:space="preserve"> </w:t>
      </w:r>
      <w:r>
        <w:rPr>
          <w:spacing w:val="-1"/>
        </w:rPr>
        <w:t>in</w:t>
      </w:r>
      <w:r>
        <w:rPr>
          <w:spacing w:val="-10"/>
        </w:rPr>
        <w:t xml:space="preserve"> </w:t>
      </w:r>
      <w:r>
        <w:rPr>
          <w:spacing w:val="-1"/>
        </w:rPr>
        <w:t>the</w:t>
      </w:r>
      <w:r>
        <w:rPr>
          <w:spacing w:val="-9"/>
        </w:rPr>
        <w:t xml:space="preserve"> </w:t>
      </w:r>
      <w:r>
        <w:t>OA</w:t>
      </w:r>
      <w:r>
        <w:rPr>
          <w:spacing w:val="-9"/>
        </w:rPr>
        <w:t xml:space="preserve"> </w:t>
      </w:r>
      <w:r>
        <w:t>Mirror</w:t>
      </w:r>
      <w:r>
        <w:rPr>
          <w:spacing w:val="-10"/>
        </w:rPr>
        <w:t xml:space="preserve"> </w:t>
      </w:r>
      <w:r>
        <w:t>(</w:t>
      </w:r>
      <w:proofErr w:type="spellStart"/>
      <w:r>
        <w:t>Ciocca</w:t>
      </w:r>
      <w:proofErr w:type="spellEnd"/>
      <w:r>
        <w:rPr>
          <w:spacing w:val="-9"/>
        </w:rPr>
        <w:t xml:space="preserve"> </w:t>
      </w:r>
      <w:r>
        <w:t>&amp;</w:t>
      </w:r>
      <w:r>
        <w:rPr>
          <w:spacing w:val="-10"/>
        </w:rPr>
        <w:t xml:space="preserve"> </w:t>
      </w:r>
      <w:r>
        <w:t>Delgado,</w:t>
      </w:r>
      <w:r>
        <w:rPr>
          <w:spacing w:val="-9"/>
        </w:rPr>
        <w:t xml:space="preserve"> </w:t>
      </w:r>
      <w:r>
        <w:t>2017).</w:t>
      </w:r>
    </w:p>
    <w:p w14:paraId="7BD9B18C" w14:textId="15EDFF8B" w:rsidR="00BB4C49" w:rsidRDefault="00DC0BFC">
      <w:pPr>
        <w:pStyle w:val="BodyText"/>
        <w:tabs>
          <w:tab w:val="left" w:pos="1075"/>
        </w:tabs>
        <w:spacing w:before="154"/>
        <w:ind w:left="110"/>
      </w:pPr>
      <w:r>
        <w:rPr>
          <w:rFonts w:ascii="Trebuchet MS"/>
          <w:sz w:val="12"/>
        </w:rPr>
        <w:t>330</w:t>
      </w:r>
      <w:r>
        <w:rPr>
          <w:rFonts w:ascii="Trebuchet MS"/>
          <w:sz w:val="12"/>
        </w:rPr>
        <w:tab/>
      </w:r>
      <w:r>
        <w:rPr>
          <w:w w:val="95"/>
        </w:rPr>
        <w:t>The</w:t>
      </w:r>
      <w:r>
        <w:rPr>
          <w:spacing w:val="11"/>
          <w:w w:val="95"/>
        </w:rPr>
        <w:t xml:space="preserve"> </w:t>
      </w:r>
      <w:r>
        <w:rPr>
          <w:w w:val="95"/>
        </w:rPr>
        <w:t>lack</w:t>
      </w:r>
      <w:r>
        <w:rPr>
          <w:spacing w:val="10"/>
          <w:w w:val="95"/>
        </w:rPr>
        <w:t xml:space="preserve"> </w:t>
      </w:r>
      <w:r>
        <w:rPr>
          <w:w w:val="95"/>
        </w:rPr>
        <w:t>of</w:t>
      </w:r>
      <w:r>
        <w:rPr>
          <w:spacing w:val="11"/>
          <w:w w:val="95"/>
        </w:rPr>
        <w:t xml:space="preserve"> </w:t>
      </w:r>
      <w:r>
        <w:rPr>
          <w:w w:val="95"/>
        </w:rPr>
        <w:t>OA</w:t>
      </w:r>
      <w:r>
        <w:rPr>
          <w:spacing w:val="10"/>
          <w:w w:val="95"/>
        </w:rPr>
        <w:t xml:space="preserve"> </w:t>
      </w:r>
      <w:del w:id="266" w:author="Smith,Audrey Culver" w:date="2021-02-22T15:11:00Z">
        <w:r w:rsidDel="00BF76DB">
          <w:rPr>
            <w:w w:val="95"/>
          </w:rPr>
          <w:delText>papers</w:delText>
        </w:r>
        <w:r w:rsidDel="00BF76DB">
          <w:rPr>
            <w:spacing w:val="11"/>
            <w:w w:val="95"/>
          </w:rPr>
          <w:delText xml:space="preserve"> </w:delText>
        </w:r>
      </w:del>
      <w:ins w:id="267" w:author="Smith,Audrey Culver" w:date="2021-02-22T15:11:00Z">
        <w:r w:rsidR="00BF76DB">
          <w:rPr>
            <w:w w:val="95"/>
          </w:rPr>
          <w:t>articles</w:t>
        </w:r>
        <w:r w:rsidR="00BF76DB">
          <w:rPr>
            <w:spacing w:val="11"/>
            <w:w w:val="95"/>
          </w:rPr>
          <w:t xml:space="preserve"> </w:t>
        </w:r>
      </w:ins>
      <w:r>
        <w:rPr>
          <w:w w:val="95"/>
        </w:rPr>
        <w:t>by</w:t>
      </w:r>
      <w:r>
        <w:rPr>
          <w:spacing w:val="11"/>
          <w:w w:val="95"/>
        </w:rPr>
        <w:t xml:space="preserve"> </w:t>
      </w:r>
      <w:r>
        <w:rPr>
          <w:w w:val="95"/>
        </w:rPr>
        <w:t>authors</w:t>
      </w:r>
      <w:r>
        <w:rPr>
          <w:spacing w:val="11"/>
          <w:w w:val="95"/>
        </w:rPr>
        <w:t xml:space="preserve"> </w:t>
      </w:r>
      <w:r>
        <w:rPr>
          <w:w w:val="95"/>
        </w:rPr>
        <w:t>based</w:t>
      </w:r>
      <w:r>
        <w:rPr>
          <w:spacing w:val="10"/>
          <w:w w:val="95"/>
        </w:rPr>
        <w:t xml:space="preserve"> </w:t>
      </w:r>
      <w:r>
        <w:rPr>
          <w:w w:val="95"/>
        </w:rPr>
        <w:t>in</w:t>
      </w:r>
      <w:r>
        <w:rPr>
          <w:spacing w:val="11"/>
          <w:w w:val="95"/>
        </w:rPr>
        <w:t xml:space="preserve"> </w:t>
      </w:r>
      <w:r>
        <w:rPr>
          <w:w w:val="95"/>
        </w:rPr>
        <w:t>low-income</w:t>
      </w:r>
      <w:r>
        <w:rPr>
          <w:spacing w:val="12"/>
          <w:w w:val="95"/>
        </w:rPr>
        <w:t xml:space="preserve"> </w:t>
      </w:r>
      <w:r>
        <w:rPr>
          <w:w w:val="95"/>
        </w:rPr>
        <w:t>countries</w:t>
      </w:r>
      <w:r>
        <w:rPr>
          <w:spacing w:val="11"/>
          <w:w w:val="95"/>
        </w:rPr>
        <w:t xml:space="preserve"> </w:t>
      </w:r>
      <w:r>
        <w:rPr>
          <w:w w:val="95"/>
        </w:rPr>
        <w:t>is</w:t>
      </w:r>
      <w:r>
        <w:rPr>
          <w:spacing w:val="11"/>
          <w:w w:val="95"/>
        </w:rPr>
        <w:t xml:space="preserve"> </w:t>
      </w:r>
      <w:r>
        <w:rPr>
          <w:w w:val="95"/>
        </w:rPr>
        <w:t>particularly</w:t>
      </w:r>
    </w:p>
    <w:p w14:paraId="697D3208" w14:textId="77777777" w:rsidR="00BB4C49" w:rsidRDefault="00DC0BFC">
      <w:pPr>
        <w:pStyle w:val="BodyText"/>
        <w:spacing w:before="155"/>
        <w:ind w:left="110"/>
      </w:pPr>
      <w:r>
        <w:rPr>
          <w:rFonts w:ascii="Trebuchet MS"/>
          <w:sz w:val="12"/>
        </w:rPr>
        <w:t xml:space="preserve">331    </w:t>
      </w:r>
      <w:r>
        <w:rPr>
          <w:rFonts w:ascii="Trebuchet MS"/>
          <w:spacing w:val="19"/>
          <w:sz w:val="12"/>
        </w:rPr>
        <w:t xml:space="preserve"> </w:t>
      </w:r>
      <w:r>
        <w:rPr>
          <w:w w:val="95"/>
        </w:rPr>
        <w:t>surprising</w:t>
      </w:r>
      <w:r>
        <w:rPr>
          <w:spacing w:val="9"/>
          <w:w w:val="95"/>
        </w:rPr>
        <w:t xml:space="preserve"> </w:t>
      </w:r>
      <w:r>
        <w:rPr>
          <w:w w:val="95"/>
        </w:rPr>
        <w:t>given</w:t>
      </w:r>
      <w:r>
        <w:rPr>
          <w:spacing w:val="9"/>
          <w:w w:val="95"/>
        </w:rPr>
        <w:t xml:space="preserve"> </w:t>
      </w:r>
      <w:r>
        <w:rPr>
          <w:w w:val="95"/>
        </w:rPr>
        <w:t>that</w:t>
      </w:r>
      <w:r>
        <w:rPr>
          <w:spacing w:val="10"/>
          <w:w w:val="95"/>
        </w:rPr>
        <w:t xml:space="preserve"> </w:t>
      </w:r>
      <w:r>
        <w:rPr>
          <w:w w:val="95"/>
        </w:rPr>
        <w:t>most</w:t>
      </w:r>
      <w:r>
        <w:rPr>
          <w:spacing w:val="9"/>
          <w:w w:val="95"/>
        </w:rPr>
        <w:t xml:space="preserve"> </w:t>
      </w:r>
      <w:r>
        <w:rPr>
          <w:w w:val="95"/>
        </w:rPr>
        <w:t>of</w:t>
      </w:r>
      <w:r>
        <w:rPr>
          <w:spacing w:val="9"/>
          <w:w w:val="95"/>
        </w:rPr>
        <w:t xml:space="preserve"> </w:t>
      </w:r>
      <w:r>
        <w:rPr>
          <w:w w:val="95"/>
        </w:rPr>
        <w:t>these</w:t>
      </w:r>
      <w:r>
        <w:rPr>
          <w:spacing w:val="10"/>
          <w:w w:val="95"/>
        </w:rPr>
        <w:t xml:space="preserve"> </w:t>
      </w:r>
      <w:r>
        <w:rPr>
          <w:w w:val="95"/>
        </w:rPr>
        <w:t>countries</w:t>
      </w:r>
      <w:r>
        <w:rPr>
          <w:spacing w:val="10"/>
          <w:w w:val="95"/>
        </w:rPr>
        <w:t xml:space="preserve"> </w:t>
      </w:r>
      <w:r>
        <w:rPr>
          <w:w w:val="95"/>
        </w:rPr>
        <w:t>are</w:t>
      </w:r>
      <w:r>
        <w:rPr>
          <w:spacing w:val="9"/>
          <w:w w:val="95"/>
        </w:rPr>
        <w:t xml:space="preserve"> </w:t>
      </w:r>
      <w:r>
        <w:rPr>
          <w:w w:val="95"/>
        </w:rPr>
        <w:t>eligible</w:t>
      </w:r>
      <w:r>
        <w:rPr>
          <w:spacing w:val="10"/>
          <w:w w:val="95"/>
        </w:rPr>
        <w:t xml:space="preserve"> </w:t>
      </w:r>
      <w:r>
        <w:rPr>
          <w:w w:val="95"/>
        </w:rPr>
        <w:t>for</w:t>
      </w:r>
      <w:r>
        <w:rPr>
          <w:spacing w:val="10"/>
          <w:w w:val="95"/>
        </w:rPr>
        <w:t xml:space="preserve"> </w:t>
      </w:r>
      <w:r>
        <w:rPr>
          <w:w w:val="95"/>
        </w:rPr>
        <w:t>waivers</w:t>
      </w:r>
      <w:r>
        <w:rPr>
          <w:spacing w:val="9"/>
          <w:w w:val="95"/>
        </w:rPr>
        <w:t xml:space="preserve"> </w:t>
      </w:r>
      <w:r>
        <w:rPr>
          <w:w w:val="95"/>
        </w:rPr>
        <w:t>of</w:t>
      </w:r>
      <w:r>
        <w:rPr>
          <w:spacing w:val="10"/>
          <w:w w:val="95"/>
        </w:rPr>
        <w:t xml:space="preserve"> </w:t>
      </w:r>
      <w:r>
        <w:rPr>
          <w:w w:val="95"/>
        </w:rPr>
        <w:t>APCs</w:t>
      </w:r>
      <w:r>
        <w:rPr>
          <w:spacing w:val="10"/>
          <w:w w:val="95"/>
        </w:rPr>
        <w:t xml:space="preserve"> </w:t>
      </w:r>
      <w:r>
        <w:rPr>
          <w:w w:val="95"/>
        </w:rPr>
        <w:t>under</w:t>
      </w:r>
      <w:r>
        <w:rPr>
          <w:spacing w:val="10"/>
          <w:w w:val="95"/>
        </w:rPr>
        <w:t xml:space="preserve"> </w:t>
      </w:r>
      <w:r>
        <w:rPr>
          <w:w w:val="95"/>
        </w:rPr>
        <w:t>the</w:t>
      </w:r>
    </w:p>
    <w:p w14:paraId="02F54596" w14:textId="77777777" w:rsidR="00BB4C49" w:rsidRDefault="00DC0BFC">
      <w:pPr>
        <w:pStyle w:val="BodyText"/>
        <w:spacing w:before="154"/>
        <w:ind w:left="110"/>
      </w:pPr>
      <w:r>
        <w:rPr>
          <w:rFonts w:ascii="Trebuchet MS" w:hAnsi="Trebuchet MS"/>
          <w:sz w:val="12"/>
        </w:rPr>
        <w:t xml:space="preserve">332    </w:t>
      </w:r>
      <w:r>
        <w:rPr>
          <w:rFonts w:ascii="Trebuchet MS" w:hAnsi="Trebuchet MS"/>
          <w:spacing w:val="19"/>
          <w:sz w:val="12"/>
        </w:rPr>
        <w:t xml:space="preserve"> </w:t>
      </w:r>
      <w:r>
        <w:rPr>
          <w:w w:val="95"/>
        </w:rPr>
        <w:t>Elsevier’s</w:t>
      </w:r>
      <w:r>
        <w:rPr>
          <w:spacing w:val="14"/>
          <w:w w:val="95"/>
        </w:rPr>
        <w:t xml:space="preserve"> </w:t>
      </w:r>
      <w:r>
        <w:rPr>
          <w:w w:val="95"/>
        </w:rPr>
        <w:t>“Research4Life”</w:t>
      </w:r>
      <w:r>
        <w:rPr>
          <w:spacing w:val="13"/>
          <w:w w:val="95"/>
        </w:rPr>
        <w:t xml:space="preserve"> </w:t>
      </w:r>
      <w:r>
        <w:rPr>
          <w:w w:val="95"/>
        </w:rPr>
        <w:t>program</w:t>
      </w:r>
      <w:r>
        <w:rPr>
          <w:spacing w:val="13"/>
          <w:w w:val="95"/>
        </w:rPr>
        <w:t xml:space="preserve"> </w:t>
      </w:r>
      <w:r>
        <w:rPr>
          <w:w w:val="95"/>
        </w:rPr>
        <w:t>(Table</w:t>
      </w:r>
      <w:r>
        <w:rPr>
          <w:spacing w:val="14"/>
          <w:w w:val="95"/>
        </w:rPr>
        <w:t xml:space="preserve"> </w:t>
      </w:r>
      <w:r>
        <w:rPr>
          <w:w w:val="95"/>
        </w:rPr>
        <w:t>A1).</w:t>
      </w:r>
      <w:r>
        <w:rPr>
          <w:spacing w:val="38"/>
          <w:w w:val="95"/>
        </w:rPr>
        <w:t xml:space="preserve"> </w:t>
      </w:r>
      <w:r>
        <w:rPr>
          <w:w w:val="95"/>
        </w:rPr>
        <w:t>We</w:t>
      </w:r>
      <w:r>
        <w:rPr>
          <w:spacing w:val="13"/>
          <w:w w:val="95"/>
        </w:rPr>
        <w:t xml:space="preserve"> </w:t>
      </w:r>
      <w:r>
        <w:rPr>
          <w:w w:val="95"/>
        </w:rPr>
        <w:t>suggest</w:t>
      </w:r>
      <w:r>
        <w:rPr>
          <w:spacing w:val="14"/>
          <w:w w:val="95"/>
        </w:rPr>
        <w:t xml:space="preserve"> </w:t>
      </w:r>
      <w:r>
        <w:rPr>
          <w:w w:val="95"/>
        </w:rPr>
        <w:t>there</w:t>
      </w:r>
      <w:r>
        <w:rPr>
          <w:spacing w:val="13"/>
          <w:w w:val="95"/>
        </w:rPr>
        <w:t xml:space="preserve"> </w:t>
      </w:r>
      <w:r>
        <w:rPr>
          <w:w w:val="95"/>
        </w:rPr>
        <w:t>are</w:t>
      </w:r>
      <w:r>
        <w:rPr>
          <w:spacing w:val="14"/>
          <w:w w:val="95"/>
        </w:rPr>
        <w:t xml:space="preserve"> </w:t>
      </w:r>
      <w:r>
        <w:rPr>
          <w:w w:val="95"/>
        </w:rPr>
        <w:t>at</w:t>
      </w:r>
      <w:r>
        <w:rPr>
          <w:spacing w:val="14"/>
          <w:w w:val="95"/>
        </w:rPr>
        <w:t xml:space="preserve"> </w:t>
      </w:r>
      <w:r>
        <w:rPr>
          <w:w w:val="95"/>
        </w:rPr>
        <w:t>least</w:t>
      </w:r>
      <w:r>
        <w:rPr>
          <w:spacing w:val="13"/>
          <w:w w:val="95"/>
        </w:rPr>
        <w:t xml:space="preserve"> </w:t>
      </w:r>
      <w:r>
        <w:rPr>
          <w:w w:val="95"/>
        </w:rPr>
        <w:t>four</w:t>
      </w:r>
      <w:r>
        <w:rPr>
          <w:spacing w:val="14"/>
          <w:w w:val="95"/>
        </w:rPr>
        <w:t xml:space="preserve"> </w:t>
      </w:r>
      <w:r>
        <w:rPr>
          <w:w w:val="95"/>
        </w:rPr>
        <w:t>potential</w:t>
      </w:r>
    </w:p>
    <w:p w14:paraId="167B3574" w14:textId="77777777" w:rsidR="00BB4C49" w:rsidRDefault="00DC0BFC">
      <w:pPr>
        <w:pStyle w:val="BodyText"/>
        <w:spacing w:before="154"/>
        <w:ind w:left="110"/>
      </w:pPr>
      <w:r>
        <w:rPr>
          <w:rFonts w:ascii="Trebuchet MS"/>
          <w:sz w:val="12"/>
        </w:rPr>
        <w:t xml:space="preserve">333    </w:t>
      </w:r>
      <w:r>
        <w:rPr>
          <w:rFonts w:ascii="Trebuchet MS"/>
          <w:spacing w:val="19"/>
          <w:sz w:val="12"/>
        </w:rPr>
        <w:t xml:space="preserve"> </w:t>
      </w:r>
      <w:r>
        <w:rPr>
          <w:spacing w:val="-1"/>
        </w:rPr>
        <w:t>explanations</w:t>
      </w:r>
      <w:r>
        <w:rPr>
          <w:spacing w:val="-9"/>
        </w:rPr>
        <w:t xml:space="preserve"> </w:t>
      </w:r>
      <w:r>
        <w:rPr>
          <w:spacing w:val="-1"/>
        </w:rPr>
        <w:t>for</w:t>
      </w:r>
      <w:r>
        <w:rPr>
          <w:spacing w:val="-9"/>
        </w:rPr>
        <w:t xml:space="preserve"> </w:t>
      </w:r>
      <w:r>
        <w:rPr>
          <w:spacing w:val="-1"/>
        </w:rPr>
        <w:t>this.</w:t>
      </w:r>
      <w:r>
        <w:rPr>
          <w:spacing w:val="7"/>
        </w:rPr>
        <w:t xml:space="preserve"> </w:t>
      </w:r>
      <w:r>
        <w:rPr>
          <w:spacing w:val="-1"/>
        </w:rPr>
        <w:t>The</w:t>
      </w:r>
      <w:r>
        <w:rPr>
          <w:spacing w:val="-9"/>
        </w:rPr>
        <w:t xml:space="preserve"> </w:t>
      </w:r>
      <w:r>
        <w:rPr>
          <w:spacing w:val="-1"/>
        </w:rPr>
        <w:t>first</w:t>
      </w:r>
      <w:r>
        <w:rPr>
          <w:spacing w:val="-10"/>
        </w:rPr>
        <w:t xml:space="preserve"> </w:t>
      </w:r>
      <w:r>
        <w:rPr>
          <w:spacing w:val="-1"/>
        </w:rPr>
        <w:t>is</w:t>
      </w:r>
      <w:r>
        <w:rPr>
          <w:spacing w:val="-9"/>
        </w:rPr>
        <w:t xml:space="preserve"> </w:t>
      </w:r>
      <w:r>
        <w:rPr>
          <w:spacing w:val="-1"/>
        </w:rPr>
        <w:t>that</w:t>
      </w:r>
      <w:r>
        <w:rPr>
          <w:spacing w:val="-10"/>
        </w:rPr>
        <w:t xml:space="preserve"> </w:t>
      </w:r>
      <w:r>
        <w:rPr>
          <w:spacing w:val="-1"/>
        </w:rPr>
        <w:t>publisher</w:t>
      </w:r>
      <w:r>
        <w:rPr>
          <w:spacing w:val="-10"/>
        </w:rPr>
        <w:t xml:space="preserve"> </w:t>
      </w:r>
      <w:r>
        <w:t>policies</w:t>
      </w:r>
      <w:r>
        <w:rPr>
          <w:spacing w:val="-9"/>
        </w:rPr>
        <w:t xml:space="preserve"> </w:t>
      </w:r>
      <w:r>
        <w:t>for</w:t>
      </w:r>
      <w:r>
        <w:rPr>
          <w:spacing w:val="-10"/>
        </w:rPr>
        <w:t xml:space="preserve"> </w:t>
      </w:r>
      <w:r>
        <w:t>waiving</w:t>
      </w:r>
      <w:r>
        <w:rPr>
          <w:spacing w:val="-10"/>
        </w:rPr>
        <w:t xml:space="preserve"> </w:t>
      </w:r>
      <w:r>
        <w:t>APCs</w:t>
      </w:r>
      <w:r>
        <w:rPr>
          <w:spacing w:val="-10"/>
        </w:rPr>
        <w:t xml:space="preserve"> </w:t>
      </w:r>
      <w:r>
        <w:t>can</w:t>
      </w:r>
      <w:r>
        <w:rPr>
          <w:spacing w:val="-9"/>
        </w:rPr>
        <w:t xml:space="preserve"> </w:t>
      </w:r>
      <w:r>
        <w:t>be</w:t>
      </w:r>
      <w:r>
        <w:rPr>
          <w:spacing w:val="-10"/>
        </w:rPr>
        <w:t xml:space="preserve"> </w:t>
      </w:r>
      <w:r>
        <w:t>quite</w:t>
      </w:r>
    </w:p>
    <w:p w14:paraId="0FBE7232" w14:textId="5B9A5D8B" w:rsidR="00BB4C49" w:rsidRDefault="00DC0BFC">
      <w:pPr>
        <w:pStyle w:val="BodyText"/>
        <w:spacing w:before="155"/>
        <w:ind w:left="110"/>
      </w:pPr>
      <w:r>
        <w:rPr>
          <w:rFonts w:ascii="Trebuchet MS"/>
          <w:sz w:val="12"/>
        </w:rPr>
        <w:t xml:space="preserve">334    </w:t>
      </w:r>
      <w:r>
        <w:rPr>
          <w:rFonts w:ascii="Trebuchet MS"/>
          <w:spacing w:val="19"/>
          <w:sz w:val="12"/>
        </w:rPr>
        <w:t xml:space="preserve"> </w:t>
      </w:r>
      <w:r>
        <w:rPr>
          <w:w w:val="95"/>
        </w:rPr>
        <w:t>restrictive.</w:t>
      </w:r>
      <w:r>
        <w:rPr>
          <w:spacing w:val="35"/>
          <w:w w:val="95"/>
        </w:rPr>
        <w:t xml:space="preserve"> </w:t>
      </w:r>
      <w:r>
        <w:rPr>
          <w:w w:val="95"/>
        </w:rPr>
        <w:t>For</w:t>
      </w:r>
      <w:r>
        <w:rPr>
          <w:spacing w:val="11"/>
          <w:w w:val="95"/>
        </w:rPr>
        <w:t xml:space="preserve"> </w:t>
      </w:r>
      <w:r>
        <w:rPr>
          <w:w w:val="95"/>
        </w:rPr>
        <w:t>instance,</w:t>
      </w:r>
      <w:r>
        <w:rPr>
          <w:spacing w:val="12"/>
          <w:w w:val="95"/>
        </w:rPr>
        <w:t xml:space="preserve"> </w:t>
      </w:r>
      <w:r>
        <w:rPr>
          <w:w w:val="95"/>
        </w:rPr>
        <w:t>the</w:t>
      </w:r>
      <w:r>
        <w:rPr>
          <w:spacing w:val="12"/>
          <w:w w:val="95"/>
        </w:rPr>
        <w:t xml:space="preserve"> </w:t>
      </w:r>
      <w:r>
        <w:rPr>
          <w:w w:val="95"/>
        </w:rPr>
        <w:t>publisher</w:t>
      </w:r>
      <w:r>
        <w:rPr>
          <w:spacing w:val="10"/>
          <w:w w:val="95"/>
        </w:rPr>
        <w:t xml:space="preserve"> </w:t>
      </w:r>
      <w:r>
        <w:rPr>
          <w:w w:val="95"/>
        </w:rPr>
        <w:t>of</w:t>
      </w:r>
      <w:r>
        <w:rPr>
          <w:spacing w:val="12"/>
          <w:w w:val="95"/>
        </w:rPr>
        <w:t xml:space="preserve"> </w:t>
      </w:r>
      <w:r>
        <w:rPr>
          <w:w w:val="95"/>
        </w:rPr>
        <w:t>the</w:t>
      </w:r>
      <w:r>
        <w:rPr>
          <w:spacing w:val="11"/>
          <w:w w:val="95"/>
        </w:rPr>
        <w:t xml:space="preserve"> </w:t>
      </w:r>
      <w:r>
        <w:rPr>
          <w:w w:val="95"/>
        </w:rPr>
        <w:t>OA</w:t>
      </w:r>
      <w:r>
        <w:rPr>
          <w:spacing w:val="11"/>
          <w:w w:val="95"/>
        </w:rPr>
        <w:t xml:space="preserve"> </w:t>
      </w:r>
      <w:ins w:id="268" w:author="Smith,Audrey Culver" w:date="2021-02-22T15:12:00Z">
        <w:r w:rsidR="00BF76DB">
          <w:rPr>
            <w:spacing w:val="11"/>
            <w:w w:val="95"/>
          </w:rPr>
          <w:t xml:space="preserve">Mirror </w:t>
        </w:r>
      </w:ins>
      <w:r>
        <w:rPr>
          <w:w w:val="95"/>
        </w:rPr>
        <w:t>journals</w:t>
      </w:r>
      <w:r>
        <w:rPr>
          <w:spacing w:val="12"/>
          <w:w w:val="95"/>
        </w:rPr>
        <w:t xml:space="preserve"> </w:t>
      </w:r>
      <w:r>
        <w:rPr>
          <w:w w:val="95"/>
        </w:rPr>
        <w:t>included</w:t>
      </w:r>
      <w:r>
        <w:rPr>
          <w:spacing w:val="10"/>
          <w:w w:val="95"/>
        </w:rPr>
        <w:t xml:space="preserve"> </w:t>
      </w:r>
      <w:r>
        <w:rPr>
          <w:w w:val="95"/>
        </w:rPr>
        <w:t>in</w:t>
      </w:r>
      <w:r>
        <w:rPr>
          <w:spacing w:val="11"/>
          <w:w w:val="95"/>
        </w:rPr>
        <w:t xml:space="preserve"> </w:t>
      </w:r>
      <w:r>
        <w:rPr>
          <w:w w:val="95"/>
        </w:rPr>
        <w:t>our</w:t>
      </w:r>
      <w:r>
        <w:rPr>
          <w:spacing w:val="12"/>
          <w:w w:val="95"/>
        </w:rPr>
        <w:t xml:space="preserve"> </w:t>
      </w:r>
      <w:r>
        <w:rPr>
          <w:w w:val="95"/>
        </w:rPr>
        <w:t>review</w:t>
      </w:r>
      <w:r>
        <w:rPr>
          <w:spacing w:val="11"/>
          <w:w w:val="95"/>
        </w:rPr>
        <w:t xml:space="preserve"> </w:t>
      </w:r>
      <w:r>
        <w:rPr>
          <w:w w:val="95"/>
        </w:rPr>
        <w:t>will</w:t>
      </w:r>
      <w:r>
        <w:rPr>
          <w:spacing w:val="11"/>
          <w:w w:val="95"/>
        </w:rPr>
        <w:t xml:space="preserve"> </w:t>
      </w:r>
      <w:r>
        <w:rPr>
          <w:w w:val="95"/>
        </w:rPr>
        <w:t>only</w:t>
      </w:r>
    </w:p>
    <w:p w14:paraId="182FA47C" w14:textId="77777777" w:rsidR="00BB4C49" w:rsidRDefault="00DC0BFC">
      <w:pPr>
        <w:pStyle w:val="BodyText"/>
        <w:spacing w:before="154"/>
        <w:ind w:left="110"/>
      </w:pPr>
      <w:r>
        <w:rPr>
          <w:rFonts w:ascii="Trebuchet MS"/>
          <w:sz w:val="12"/>
        </w:rPr>
        <w:t xml:space="preserve">335    </w:t>
      </w:r>
      <w:r>
        <w:rPr>
          <w:rFonts w:ascii="Trebuchet MS"/>
          <w:spacing w:val="11"/>
          <w:sz w:val="12"/>
        </w:rPr>
        <w:t xml:space="preserve"> </w:t>
      </w:r>
      <w:r>
        <w:rPr>
          <w:spacing w:val="-1"/>
        </w:rPr>
        <w:t>waive</w:t>
      </w:r>
      <w:r>
        <w:rPr>
          <w:spacing w:val="-9"/>
        </w:rPr>
        <w:t xml:space="preserve"> </w:t>
      </w:r>
      <w:r>
        <w:rPr>
          <w:spacing w:val="-1"/>
        </w:rPr>
        <w:t>APCs</w:t>
      </w:r>
      <w:r>
        <w:rPr>
          <w:spacing w:val="-9"/>
        </w:rPr>
        <w:t xml:space="preserve"> </w:t>
      </w:r>
      <w:r>
        <w:rPr>
          <w:spacing w:val="-1"/>
        </w:rPr>
        <w:t>in</w:t>
      </w:r>
      <w:r>
        <w:rPr>
          <w:spacing w:val="-9"/>
        </w:rPr>
        <w:t xml:space="preserve"> </w:t>
      </w:r>
      <w:r>
        <w:rPr>
          <w:spacing w:val="-1"/>
        </w:rPr>
        <w:t>cases</w:t>
      </w:r>
      <w:r>
        <w:rPr>
          <w:spacing w:val="-9"/>
        </w:rPr>
        <w:t xml:space="preserve"> </w:t>
      </w:r>
      <w:r>
        <w:rPr>
          <w:spacing w:val="-1"/>
        </w:rPr>
        <w:t>where</w:t>
      </w:r>
      <w:r>
        <w:rPr>
          <w:spacing w:val="-9"/>
        </w:rPr>
        <w:t xml:space="preserve"> </w:t>
      </w:r>
      <w:r>
        <w:rPr>
          <w:spacing w:val="-1"/>
        </w:rPr>
        <w:t>every</w:t>
      </w:r>
      <w:r>
        <w:rPr>
          <w:spacing w:val="-10"/>
        </w:rPr>
        <w:t xml:space="preserve"> </w:t>
      </w:r>
      <w:r>
        <w:rPr>
          <w:spacing w:val="-1"/>
        </w:rPr>
        <w:t>co-author</w:t>
      </w:r>
      <w:r>
        <w:rPr>
          <w:spacing w:val="-10"/>
        </w:rPr>
        <w:t xml:space="preserve"> </w:t>
      </w:r>
      <w:r>
        <w:rPr>
          <w:spacing w:val="-1"/>
        </w:rPr>
        <w:t>of</w:t>
      </w:r>
      <w:r>
        <w:rPr>
          <w:spacing w:val="-9"/>
        </w:rPr>
        <w:t xml:space="preserve"> </w:t>
      </w:r>
      <w:r>
        <w:rPr>
          <w:spacing w:val="-1"/>
        </w:rPr>
        <w:t>an</w:t>
      </w:r>
      <w:r>
        <w:rPr>
          <w:spacing w:val="-9"/>
        </w:rPr>
        <w:t xml:space="preserve"> </w:t>
      </w:r>
      <w:r>
        <w:rPr>
          <w:spacing w:val="-1"/>
        </w:rPr>
        <w:t>article</w:t>
      </w:r>
      <w:r>
        <w:rPr>
          <w:spacing w:val="-9"/>
        </w:rPr>
        <w:t xml:space="preserve"> </w:t>
      </w:r>
      <w:r>
        <w:rPr>
          <w:spacing w:val="-1"/>
        </w:rPr>
        <w:t>is</w:t>
      </w:r>
      <w:r>
        <w:rPr>
          <w:spacing w:val="-10"/>
        </w:rPr>
        <w:t xml:space="preserve"> </w:t>
      </w:r>
      <w:r>
        <w:rPr>
          <w:spacing w:val="-1"/>
        </w:rPr>
        <w:t>based</w:t>
      </w:r>
      <w:r>
        <w:rPr>
          <w:spacing w:val="-9"/>
        </w:rPr>
        <w:t xml:space="preserve"> </w:t>
      </w:r>
      <w:r>
        <w:t>in</w:t>
      </w:r>
      <w:r>
        <w:rPr>
          <w:spacing w:val="-9"/>
        </w:rPr>
        <w:t xml:space="preserve"> </w:t>
      </w:r>
      <w:r>
        <w:t>a</w:t>
      </w:r>
      <w:r>
        <w:rPr>
          <w:spacing w:val="-10"/>
        </w:rPr>
        <w:t xml:space="preserve"> </w:t>
      </w:r>
      <w:r>
        <w:t>country</w:t>
      </w:r>
      <w:r>
        <w:rPr>
          <w:spacing w:val="-10"/>
        </w:rPr>
        <w:t xml:space="preserve"> </w:t>
      </w:r>
      <w:r>
        <w:t>that</w:t>
      </w:r>
      <w:r>
        <w:rPr>
          <w:spacing w:val="-10"/>
        </w:rPr>
        <w:t xml:space="preserve"> </w:t>
      </w:r>
      <w:r>
        <w:t>is</w:t>
      </w:r>
    </w:p>
    <w:p w14:paraId="76C5E4FD" w14:textId="77777777" w:rsidR="00BB4C49" w:rsidRDefault="00BB4C49">
      <w:pPr>
        <w:sectPr w:rsidR="00BB4C49">
          <w:pgSz w:w="12240" w:h="15840"/>
          <w:pgMar w:top="1320" w:right="1240" w:bottom="280" w:left="940" w:header="649" w:footer="0" w:gutter="0"/>
          <w:cols w:space="720"/>
        </w:sectPr>
      </w:pPr>
    </w:p>
    <w:p w14:paraId="20EEA3BD" w14:textId="77777777" w:rsidR="00BB4C49" w:rsidRDefault="00DC0BFC">
      <w:pPr>
        <w:pStyle w:val="BodyText"/>
        <w:spacing w:before="171"/>
        <w:ind w:left="110"/>
      </w:pPr>
      <w:r>
        <w:rPr>
          <w:rFonts w:ascii="Trebuchet MS"/>
          <w:sz w:val="12"/>
        </w:rPr>
        <w:lastRenderedPageBreak/>
        <w:t xml:space="preserve">336    </w:t>
      </w:r>
      <w:r>
        <w:rPr>
          <w:rFonts w:ascii="Trebuchet MS"/>
          <w:spacing w:val="11"/>
          <w:sz w:val="12"/>
        </w:rPr>
        <w:t xml:space="preserve"> </w:t>
      </w:r>
      <w:r>
        <w:rPr>
          <w:w w:val="95"/>
        </w:rPr>
        <w:t>waiver-eligible</w:t>
      </w:r>
      <w:r>
        <w:rPr>
          <w:spacing w:val="17"/>
          <w:w w:val="95"/>
        </w:rPr>
        <w:t xml:space="preserve"> </w:t>
      </w:r>
      <w:r>
        <w:rPr>
          <w:w w:val="95"/>
        </w:rPr>
        <w:t>(Elsevier,</w:t>
      </w:r>
      <w:r>
        <w:rPr>
          <w:spacing w:val="16"/>
          <w:w w:val="95"/>
        </w:rPr>
        <w:t xml:space="preserve"> </w:t>
      </w:r>
      <w:r>
        <w:rPr>
          <w:w w:val="95"/>
        </w:rPr>
        <w:t>2020).</w:t>
      </w:r>
      <w:r>
        <w:rPr>
          <w:spacing w:val="42"/>
          <w:w w:val="95"/>
        </w:rPr>
        <w:t xml:space="preserve"> </w:t>
      </w:r>
      <w:r>
        <w:rPr>
          <w:w w:val="95"/>
        </w:rPr>
        <w:t>Many</w:t>
      </w:r>
      <w:r>
        <w:rPr>
          <w:spacing w:val="16"/>
          <w:w w:val="95"/>
        </w:rPr>
        <w:t xml:space="preserve"> </w:t>
      </w:r>
      <w:r>
        <w:rPr>
          <w:w w:val="95"/>
        </w:rPr>
        <w:t>of</w:t>
      </w:r>
      <w:r>
        <w:rPr>
          <w:spacing w:val="16"/>
          <w:w w:val="95"/>
        </w:rPr>
        <w:t xml:space="preserve"> </w:t>
      </w:r>
      <w:r>
        <w:rPr>
          <w:w w:val="95"/>
        </w:rPr>
        <w:t>the</w:t>
      </w:r>
      <w:r>
        <w:rPr>
          <w:spacing w:val="17"/>
          <w:w w:val="95"/>
        </w:rPr>
        <w:t xml:space="preserve"> </w:t>
      </w:r>
      <w:r>
        <w:rPr>
          <w:w w:val="95"/>
        </w:rPr>
        <w:t>articles</w:t>
      </w:r>
      <w:r>
        <w:rPr>
          <w:spacing w:val="16"/>
          <w:w w:val="95"/>
        </w:rPr>
        <w:t xml:space="preserve"> </w:t>
      </w:r>
      <w:r>
        <w:rPr>
          <w:w w:val="95"/>
        </w:rPr>
        <w:t>in</w:t>
      </w:r>
      <w:r>
        <w:rPr>
          <w:spacing w:val="16"/>
          <w:w w:val="95"/>
        </w:rPr>
        <w:t xml:space="preserve"> </w:t>
      </w:r>
      <w:r>
        <w:rPr>
          <w:w w:val="95"/>
        </w:rPr>
        <w:t>our</w:t>
      </w:r>
      <w:r>
        <w:rPr>
          <w:spacing w:val="17"/>
          <w:w w:val="95"/>
        </w:rPr>
        <w:t xml:space="preserve"> </w:t>
      </w:r>
      <w:r>
        <w:rPr>
          <w:w w:val="95"/>
        </w:rPr>
        <w:t>dataset</w:t>
      </w:r>
      <w:r>
        <w:rPr>
          <w:spacing w:val="16"/>
          <w:w w:val="95"/>
        </w:rPr>
        <w:t xml:space="preserve"> </w:t>
      </w:r>
      <w:r>
        <w:rPr>
          <w:w w:val="95"/>
        </w:rPr>
        <w:t>with</w:t>
      </w:r>
      <w:r>
        <w:rPr>
          <w:spacing w:val="17"/>
          <w:w w:val="95"/>
        </w:rPr>
        <w:t xml:space="preserve"> </w:t>
      </w:r>
      <w:r>
        <w:rPr>
          <w:w w:val="95"/>
        </w:rPr>
        <w:t>first</w:t>
      </w:r>
      <w:r>
        <w:rPr>
          <w:spacing w:val="17"/>
          <w:w w:val="95"/>
        </w:rPr>
        <w:t xml:space="preserve"> </w:t>
      </w:r>
      <w:r>
        <w:rPr>
          <w:w w:val="95"/>
        </w:rPr>
        <w:t>authors</w:t>
      </w:r>
      <w:r>
        <w:rPr>
          <w:spacing w:val="15"/>
          <w:w w:val="95"/>
        </w:rPr>
        <w:t xml:space="preserve"> </w:t>
      </w:r>
      <w:r>
        <w:rPr>
          <w:w w:val="95"/>
        </w:rPr>
        <w:t>based</w:t>
      </w:r>
    </w:p>
    <w:p w14:paraId="7E0C5DCD" w14:textId="77777777" w:rsidR="00BB4C49" w:rsidRDefault="00DC0BFC">
      <w:pPr>
        <w:pStyle w:val="BodyText"/>
        <w:spacing w:before="154"/>
        <w:ind w:left="110"/>
      </w:pPr>
      <w:r>
        <w:rPr>
          <w:rFonts w:ascii="Trebuchet MS"/>
          <w:sz w:val="12"/>
        </w:rPr>
        <w:t xml:space="preserve">337    </w:t>
      </w:r>
      <w:r>
        <w:rPr>
          <w:rFonts w:ascii="Trebuchet MS"/>
          <w:spacing w:val="19"/>
          <w:sz w:val="12"/>
        </w:rPr>
        <w:t xml:space="preserve"> </w:t>
      </w:r>
      <w:r>
        <w:rPr>
          <w:w w:val="95"/>
        </w:rPr>
        <w:t>in</w:t>
      </w:r>
      <w:r>
        <w:rPr>
          <w:spacing w:val="13"/>
          <w:w w:val="95"/>
        </w:rPr>
        <w:t xml:space="preserve"> </w:t>
      </w:r>
      <w:r>
        <w:rPr>
          <w:w w:val="95"/>
        </w:rPr>
        <w:t>low-income</w:t>
      </w:r>
      <w:r>
        <w:rPr>
          <w:spacing w:val="13"/>
          <w:w w:val="95"/>
        </w:rPr>
        <w:t xml:space="preserve"> </w:t>
      </w:r>
      <w:r>
        <w:rPr>
          <w:w w:val="95"/>
        </w:rPr>
        <w:t>countries</w:t>
      </w:r>
      <w:r>
        <w:rPr>
          <w:spacing w:val="13"/>
          <w:w w:val="95"/>
        </w:rPr>
        <w:t xml:space="preserve"> </w:t>
      </w:r>
      <w:r>
        <w:rPr>
          <w:w w:val="95"/>
        </w:rPr>
        <w:t>had</w:t>
      </w:r>
      <w:r>
        <w:rPr>
          <w:spacing w:val="13"/>
          <w:w w:val="95"/>
        </w:rPr>
        <w:t xml:space="preserve"> </w:t>
      </w:r>
      <w:r>
        <w:rPr>
          <w:w w:val="95"/>
        </w:rPr>
        <w:t>international</w:t>
      </w:r>
      <w:r>
        <w:rPr>
          <w:spacing w:val="14"/>
          <w:w w:val="95"/>
        </w:rPr>
        <w:t xml:space="preserve"> </w:t>
      </w:r>
      <w:r>
        <w:rPr>
          <w:w w:val="95"/>
        </w:rPr>
        <w:t>collaborators</w:t>
      </w:r>
      <w:r>
        <w:rPr>
          <w:spacing w:val="13"/>
          <w:w w:val="95"/>
        </w:rPr>
        <w:t xml:space="preserve"> </w:t>
      </w:r>
      <w:r>
        <w:rPr>
          <w:w w:val="95"/>
        </w:rPr>
        <w:t>in</w:t>
      </w:r>
      <w:r>
        <w:rPr>
          <w:spacing w:val="13"/>
          <w:w w:val="95"/>
        </w:rPr>
        <w:t xml:space="preserve"> </w:t>
      </w:r>
      <w:r>
        <w:rPr>
          <w:w w:val="95"/>
        </w:rPr>
        <w:t>locations</w:t>
      </w:r>
      <w:r>
        <w:rPr>
          <w:spacing w:val="13"/>
          <w:w w:val="95"/>
        </w:rPr>
        <w:t xml:space="preserve"> </w:t>
      </w:r>
      <w:r>
        <w:rPr>
          <w:w w:val="95"/>
        </w:rPr>
        <w:t>that</w:t>
      </w:r>
      <w:r>
        <w:rPr>
          <w:spacing w:val="13"/>
          <w:w w:val="95"/>
        </w:rPr>
        <w:t xml:space="preserve"> </w:t>
      </w:r>
      <w:r>
        <w:rPr>
          <w:w w:val="95"/>
        </w:rPr>
        <w:t>rendered</w:t>
      </w:r>
      <w:r>
        <w:rPr>
          <w:spacing w:val="13"/>
          <w:w w:val="95"/>
        </w:rPr>
        <w:t xml:space="preserve"> </w:t>
      </w:r>
      <w:r>
        <w:rPr>
          <w:w w:val="95"/>
        </w:rPr>
        <w:t>the</w:t>
      </w:r>
    </w:p>
    <w:p w14:paraId="3B778100" w14:textId="77777777" w:rsidR="00BB4C49" w:rsidRDefault="00DC0BFC">
      <w:pPr>
        <w:pStyle w:val="BodyText"/>
        <w:spacing w:before="154"/>
        <w:ind w:left="110"/>
      </w:pPr>
      <w:r>
        <w:rPr>
          <w:rFonts w:ascii="Trebuchet MS"/>
          <w:sz w:val="12"/>
        </w:rPr>
        <w:t xml:space="preserve">338    </w:t>
      </w:r>
      <w:r>
        <w:rPr>
          <w:rFonts w:ascii="Trebuchet MS"/>
          <w:spacing w:val="19"/>
          <w:sz w:val="12"/>
        </w:rPr>
        <w:t xml:space="preserve"> </w:t>
      </w:r>
      <w:r>
        <w:rPr>
          <w:w w:val="95"/>
        </w:rPr>
        <w:t>articles</w:t>
      </w:r>
      <w:r>
        <w:rPr>
          <w:spacing w:val="12"/>
          <w:w w:val="95"/>
        </w:rPr>
        <w:t xml:space="preserve"> </w:t>
      </w:r>
      <w:r>
        <w:rPr>
          <w:w w:val="95"/>
        </w:rPr>
        <w:t>ineligible</w:t>
      </w:r>
      <w:r>
        <w:rPr>
          <w:spacing w:val="12"/>
          <w:w w:val="95"/>
        </w:rPr>
        <w:t xml:space="preserve"> </w:t>
      </w:r>
      <w:r>
        <w:rPr>
          <w:w w:val="95"/>
        </w:rPr>
        <w:t>for</w:t>
      </w:r>
      <w:r>
        <w:rPr>
          <w:spacing w:val="11"/>
          <w:w w:val="95"/>
        </w:rPr>
        <w:t xml:space="preserve"> </w:t>
      </w:r>
      <w:r>
        <w:rPr>
          <w:w w:val="95"/>
        </w:rPr>
        <w:t>discounted</w:t>
      </w:r>
      <w:r>
        <w:rPr>
          <w:spacing w:val="12"/>
          <w:w w:val="95"/>
        </w:rPr>
        <w:t xml:space="preserve"> </w:t>
      </w:r>
      <w:r>
        <w:rPr>
          <w:w w:val="95"/>
        </w:rPr>
        <w:t>or</w:t>
      </w:r>
      <w:r>
        <w:rPr>
          <w:spacing w:val="12"/>
          <w:w w:val="95"/>
        </w:rPr>
        <w:t xml:space="preserve"> </w:t>
      </w:r>
      <w:r>
        <w:rPr>
          <w:w w:val="95"/>
        </w:rPr>
        <w:t>free</w:t>
      </w:r>
      <w:r>
        <w:rPr>
          <w:spacing w:val="10"/>
          <w:w w:val="95"/>
        </w:rPr>
        <w:t xml:space="preserve"> </w:t>
      </w:r>
      <w:r>
        <w:rPr>
          <w:w w:val="95"/>
        </w:rPr>
        <w:t>publication</w:t>
      </w:r>
      <w:r>
        <w:rPr>
          <w:spacing w:val="12"/>
          <w:w w:val="95"/>
        </w:rPr>
        <w:t xml:space="preserve"> </w:t>
      </w:r>
      <w:r>
        <w:rPr>
          <w:w w:val="95"/>
        </w:rPr>
        <w:t>(see</w:t>
      </w:r>
      <w:r>
        <w:rPr>
          <w:spacing w:val="11"/>
          <w:w w:val="95"/>
        </w:rPr>
        <w:t xml:space="preserve"> </w:t>
      </w:r>
      <w:r>
        <w:rPr>
          <w:w w:val="95"/>
        </w:rPr>
        <w:t>also</w:t>
      </w:r>
      <w:r>
        <w:rPr>
          <w:spacing w:val="11"/>
          <w:w w:val="95"/>
        </w:rPr>
        <w:t xml:space="preserve"> </w:t>
      </w:r>
      <w:r>
        <w:rPr>
          <w:w w:val="95"/>
        </w:rPr>
        <w:t>Gray,</w:t>
      </w:r>
      <w:r>
        <w:rPr>
          <w:spacing w:val="12"/>
          <w:w w:val="95"/>
        </w:rPr>
        <w:t xml:space="preserve"> </w:t>
      </w:r>
      <w:r>
        <w:rPr>
          <w:w w:val="95"/>
        </w:rPr>
        <w:t>2020).</w:t>
      </w:r>
      <w:r>
        <w:rPr>
          <w:spacing w:val="35"/>
          <w:w w:val="95"/>
        </w:rPr>
        <w:t xml:space="preserve"> </w:t>
      </w:r>
      <w:r>
        <w:rPr>
          <w:w w:val="95"/>
        </w:rPr>
        <w:t>Second,</w:t>
      </w:r>
      <w:r>
        <w:rPr>
          <w:spacing w:val="11"/>
          <w:w w:val="95"/>
        </w:rPr>
        <w:t xml:space="preserve"> </w:t>
      </w:r>
      <w:r>
        <w:rPr>
          <w:w w:val="95"/>
        </w:rPr>
        <w:t>it</w:t>
      </w:r>
      <w:r>
        <w:rPr>
          <w:spacing w:val="12"/>
          <w:w w:val="95"/>
        </w:rPr>
        <w:t xml:space="preserve"> </w:t>
      </w:r>
      <w:r>
        <w:rPr>
          <w:w w:val="95"/>
        </w:rPr>
        <w:t>may</w:t>
      </w:r>
      <w:r>
        <w:rPr>
          <w:spacing w:val="12"/>
          <w:w w:val="95"/>
        </w:rPr>
        <w:t xml:space="preserve"> </w:t>
      </w:r>
      <w:r>
        <w:rPr>
          <w:w w:val="95"/>
        </w:rPr>
        <w:t>be</w:t>
      </w:r>
    </w:p>
    <w:p w14:paraId="729CBCD5" w14:textId="77777777" w:rsidR="00BB4C49" w:rsidRDefault="00DC0BFC">
      <w:pPr>
        <w:pStyle w:val="BodyText"/>
        <w:spacing w:before="155"/>
        <w:ind w:left="110"/>
      </w:pPr>
      <w:r>
        <w:rPr>
          <w:rFonts w:ascii="Trebuchet MS"/>
          <w:sz w:val="12"/>
        </w:rPr>
        <w:t xml:space="preserve">339    </w:t>
      </w:r>
      <w:r>
        <w:rPr>
          <w:rFonts w:ascii="Trebuchet MS"/>
          <w:spacing w:val="19"/>
          <w:sz w:val="12"/>
        </w:rPr>
        <w:t xml:space="preserve"> </w:t>
      </w:r>
      <w:r>
        <w:rPr>
          <w:w w:val="95"/>
        </w:rPr>
        <w:t>that</w:t>
      </w:r>
      <w:r>
        <w:rPr>
          <w:spacing w:val="13"/>
          <w:w w:val="95"/>
        </w:rPr>
        <w:t xml:space="preserve"> </w:t>
      </w:r>
      <w:r>
        <w:rPr>
          <w:w w:val="95"/>
        </w:rPr>
        <w:t>authors</w:t>
      </w:r>
      <w:r>
        <w:rPr>
          <w:spacing w:val="13"/>
          <w:w w:val="95"/>
        </w:rPr>
        <w:t xml:space="preserve"> </w:t>
      </w:r>
      <w:r>
        <w:rPr>
          <w:w w:val="95"/>
        </w:rPr>
        <w:t>were</w:t>
      </w:r>
      <w:r>
        <w:rPr>
          <w:spacing w:val="13"/>
          <w:w w:val="95"/>
        </w:rPr>
        <w:t xml:space="preserve"> </w:t>
      </w:r>
      <w:r>
        <w:rPr>
          <w:w w:val="95"/>
        </w:rPr>
        <w:t>unaware</w:t>
      </w:r>
      <w:r>
        <w:rPr>
          <w:spacing w:val="14"/>
          <w:w w:val="95"/>
        </w:rPr>
        <w:t xml:space="preserve"> </w:t>
      </w:r>
      <w:r>
        <w:rPr>
          <w:w w:val="95"/>
        </w:rPr>
        <w:t>waivers</w:t>
      </w:r>
      <w:r>
        <w:rPr>
          <w:spacing w:val="13"/>
          <w:w w:val="95"/>
        </w:rPr>
        <w:t xml:space="preserve"> </w:t>
      </w:r>
      <w:r>
        <w:rPr>
          <w:w w:val="95"/>
        </w:rPr>
        <w:t>existed</w:t>
      </w:r>
      <w:r>
        <w:rPr>
          <w:spacing w:val="13"/>
          <w:w w:val="95"/>
        </w:rPr>
        <w:t xml:space="preserve"> </w:t>
      </w:r>
      <w:r>
        <w:rPr>
          <w:w w:val="95"/>
        </w:rPr>
        <w:t>or</w:t>
      </w:r>
      <w:r>
        <w:rPr>
          <w:spacing w:val="13"/>
          <w:w w:val="95"/>
        </w:rPr>
        <w:t xml:space="preserve"> </w:t>
      </w:r>
      <w:r>
        <w:rPr>
          <w:w w:val="95"/>
        </w:rPr>
        <w:t>that</w:t>
      </w:r>
      <w:r>
        <w:rPr>
          <w:spacing w:val="12"/>
          <w:w w:val="95"/>
        </w:rPr>
        <w:t xml:space="preserve"> </w:t>
      </w:r>
      <w:r>
        <w:rPr>
          <w:w w:val="95"/>
        </w:rPr>
        <w:t>journal</w:t>
      </w:r>
      <w:r>
        <w:rPr>
          <w:spacing w:val="13"/>
          <w:w w:val="95"/>
        </w:rPr>
        <w:t xml:space="preserve"> </w:t>
      </w:r>
      <w:r>
        <w:rPr>
          <w:w w:val="95"/>
        </w:rPr>
        <w:t>or</w:t>
      </w:r>
      <w:r>
        <w:rPr>
          <w:spacing w:val="13"/>
          <w:w w:val="95"/>
        </w:rPr>
        <w:t xml:space="preserve"> </w:t>
      </w:r>
      <w:r>
        <w:rPr>
          <w:w w:val="95"/>
        </w:rPr>
        <w:t>publisher</w:t>
      </w:r>
      <w:r>
        <w:rPr>
          <w:spacing w:val="12"/>
          <w:w w:val="95"/>
        </w:rPr>
        <w:t xml:space="preserve"> </w:t>
      </w:r>
      <w:r>
        <w:rPr>
          <w:w w:val="95"/>
        </w:rPr>
        <w:t>sta</w:t>
      </w:r>
      <w:r>
        <w:rPr>
          <w:rFonts w:ascii="Arial"/>
          <w:w w:val="95"/>
        </w:rPr>
        <w:t>ff</w:t>
      </w:r>
      <w:r>
        <w:rPr>
          <w:rFonts w:ascii="Arial"/>
          <w:spacing w:val="7"/>
          <w:w w:val="95"/>
        </w:rPr>
        <w:t xml:space="preserve"> </w:t>
      </w:r>
      <w:r>
        <w:rPr>
          <w:w w:val="95"/>
        </w:rPr>
        <w:t>failed</w:t>
      </w:r>
      <w:r>
        <w:rPr>
          <w:spacing w:val="12"/>
          <w:w w:val="95"/>
        </w:rPr>
        <w:t xml:space="preserve"> </w:t>
      </w:r>
      <w:r>
        <w:rPr>
          <w:w w:val="95"/>
        </w:rPr>
        <w:t>to</w:t>
      </w:r>
    </w:p>
    <w:p w14:paraId="02051D6F" w14:textId="77777777" w:rsidR="00BB4C49" w:rsidRDefault="00DC0BFC">
      <w:pPr>
        <w:pStyle w:val="BodyText"/>
        <w:spacing w:before="154"/>
        <w:ind w:left="110"/>
      </w:pPr>
      <w:r>
        <w:rPr>
          <w:rFonts w:ascii="Trebuchet MS"/>
          <w:sz w:val="12"/>
        </w:rPr>
        <w:t xml:space="preserve">340    </w:t>
      </w:r>
      <w:r>
        <w:rPr>
          <w:rFonts w:ascii="Trebuchet MS"/>
          <w:spacing w:val="19"/>
          <w:sz w:val="12"/>
        </w:rPr>
        <w:t xml:space="preserve"> </w:t>
      </w:r>
      <w:r>
        <w:rPr>
          <w:w w:val="95"/>
        </w:rPr>
        <w:t>recognize</w:t>
      </w:r>
      <w:r>
        <w:rPr>
          <w:spacing w:val="15"/>
          <w:w w:val="95"/>
        </w:rPr>
        <w:t xml:space="preserve"> </w:t>
      </w:r>
      <w:r>
        <w:rPr>
          <w:w w:val="95"/>
        </w:rPr>
        <w:t>their</w:t>
      </w:r>
      <w:r>
        <w:rPr>
          <w:spacing w:val="13"/>
          <w:w w:val="95"/>
        </w:rPr>
        <w:t xml:space="preserve"> </w:t>
      </w:r>
      <w:r>
        <w:rPr>
          <w:w w:val="95"/>
        </w:rPr>
        <w:t>eligibility</w:t>
      </w:r>
      <w:r>
        <w:rPr>
          <w:spacing w:val="15"/>
          <w:w w:val="95"/>
        </w:rPr>
        <w:t xml:space="preserve"> </w:t>
      </w:r>
      <w:r>
        <w:rPr>
          <w:w w:val="95"/>
        </w:rPr>
        <w:t>and</w:t>
      </w:r>
      <w:r>
        <w:rPr>
          <w:spacing w:val="13"/>
          <w:w w:val="95"/>
        </w:rPr>
        <w:t xml:space="preserve"> </w:t>
      </w:r>
      <w:r>
        <w:rPr>
          <w:w w:val="95"/>
        </w:rPr>
        <w:t>o</w:t>
      </w:r>
      <w:r>
        <w:rPr>
          <w:rFonts w:ascii="Arial"/>
          <w:w w:val="95"/>
        </w:rPr>
        <w:t>ff</w:t>
      </w:r>
      <w:r>
        <w:rPr>
          <w:w w:val="95"/>
        </w:rPr>
        <w:t>er</w:t>
      </w:r>
      <w:r>
        <w:rPr>
          <w:spacing w:val="14"/>
          <w:w w:val="95"/>
        </w:rPr>
        <w:t xml:space="preserve"> </w:t>
      </w:r>
      <w:r>
        <w:rPr>
          <w:w w:val="95"/>
        </w:rPr>
        <w:t>to</w:t>
      </w:r>
      <w:r>
        <w:rPr>
          <w:spacing w:val="15"/>
          <w:w w:val="95"/>
        </w:rPr>
        <w:t xml:space="preserve"> </w:t>
      </w:r>
      <w:r>
        <w:rPr>
          <w:w w:val="95"/>
        </w:rPr>
        <w:t>transfer</w:t>
      </w:r>
      <w:r>
        <w:rPr>
          <w:spacing w:val="14"/>
          <w:w w:val="95"/>
        </w:rPr>
        <w:t xml:space="preserve"> </w:t>
      </w:r>
      <w:r>
        <w:rPr>
          <w:w w:val="95"/>
        </w:rPr>
        <w:t>their</w:t>
      </w:r>
      <w:r>
        <w:rPr>
          <w:spacing w:val="14"/>
          <w:w w:val="95"/>
        </w:rPr>
        <w:t xml:space="preserve"> </w:t>
      </w:r>
      <w:r>
        <w:rPr>
          <w:w w:val="95"/>
        </w:rPr>
        <w:t>submission</w:t>
      </w:r>
      <w:r>
        <w:rPr>
          <w:spacing w:val="14"/>
          <w:w w:val="95"/>
        </w:rPr>
        <w:t xml:space="preserve"> </w:t>
      </w:r>
      <w:r>
        <w:rPr>
          <w:w w:val="95"/>
        </w:rPr>
        <w:t>to</w:t>
      </w:r>
      <w:r>
        <w:rPr>
          <w:spacing w:val="15"/>
          <w:w w:val="95"/>
        </w:rPr>
        <w:t xml:space="preserve"> </w:t>
      </w:r>
      <w:r>
        <w:rPr>
          <w:w w:val="95"/>
        </w:rPr>
        <w:t>the</w:t>
      </w:r>
      <w:r>
        <w:rPr>
          <w:spacing w:val="14"/>
          <w:w w:val="95"/>
        </w:rPr>
        <w:t xml:space="preserve"> </w:t>
      </w:r>
      <w:r>
        <w:rPr>
          <w:w w:val="95"/>
        </w:rPr>
        <w:t>OA</w:t>
      </w:r>
      <w:r>
        <w:rPr>
          <w:spacing w:val="14"/>
          <w:w w:val="95"/>
        </w:rPr>
        <w:t xml:space="preserve"> </w:t>
      </w:r>
      <w:r>
        <w:rPr>
          <w:w w:val="95"/>
        </w:rPr>
        <w:t>Mirror</w:t>
      </w:r>
      <w:r>
        <w:rPr>
          <w:spacing w:val="14"/>
          <w:w w:val="95"/>
        </w:rPr>
        <w:t xml:space="preserve"> </w:t>
      </w:r>
      <w:r>
        <w:rPr>
          <w:w w:val="95"/>
        </w:rPr>
        <w:t>(Lawson,</w:t>
      </w:r>
    </w:p>
    <w:p w14:paraId="1946EE17" w14:textId="77777777" w:rsidR="00BB4C49" w:rsidRDefault="00DC0BFC">
      <w:pPr>
        <w:pStyle w:val="BodyText"/>
        <w:spacing w:before="154"/>
        <w:ind w:left="110"/>
      </w:pPr>
      <w:r>
        <w:rPr>
          <w:rFonts w:ascii="Trebuchet MS"/>
          <w:sz w:val="12"/>
        </w:rPr>
        <w:t xml:space="preserve">341    </w:t>
      </w:r>
      <w:r>
        <w:rPr>
          <w:rFonts w:ascii="Trebuchet MS"/>
          <w:spacing w:val="13"/>
          <w:sz w:val="12"/>
        </w:rPr>
        <w:t xml:space="preserve"> </w:t>
      </w:r>
      <w:r>
        <w:rPr>
          <w:w w:val="95"/>
        </w:rPr>
        <w:t>2015).</w:t>
      </w:r>
      <w:r>
        <w:rPr>
          <w:spacing w:val="29"/>
          <w:w w:val="95"/>
        </w:rPr>
        <w:t xml:space="preserve"> </w:t>
      </w:r>
      <w:r>
        <w:rPr>
          <w:w w:val="95"/>
        </w:rPr>
        <w:t>Third,</w:t>
      </w:r>
      <w:r>
        <w:rPr>
          <w:spacing w:val="8"/>
          <w:w w:val="95"/>
        </w:rPr>
        <w:t xml:space="preserve"> </w:t>
      </w:r>
      <w:r>
        <w:rPr>
          <w:w w:val="95"/>
        </w:rPr>
        <w:t>authors</w:t>
      </w:r>
      <w:r>
        <w:rPr>
          <w:spacing w:val="7"/>
          <w:w w:val="95"/>
        </w:rPr>
        <w:t xml:space="preserve"> </w:t>
      </w:r>
      <w:r>
        <w:rPr>
          <w:w w:val="95"/>
        </w:rPr>
        <w:t>may</w:t>
      </w:r>
      <w:r>
        <w:rPr>
          <w:spacing w:val="8"/>
          <w:w w:val="95"/>
        </w:rPr>
        <w:t xml:space="preserve"> </w:t>
      </w:r>
      <w:r>
        <w:rPr>
          <w:w w:val="95"/>
        </w:rPr>
        <w:t>have</w:t>
      </w:r>
      <w:r>
        <w:rPr>
          <w:spacing w:val="7"/>
          <w:w w:val="95"/>
        </w:rPr>
        <w:t xml:space="preserve"> </w:t>
      </w:r>
      <w:r>
        <w:rPr>
          <w:w w:val="95"/>
        </w:rPr>
        <w:t>been</w:t>
      </w:r>
      <w:r>
        <w:rPr>
          <w:spacing w:val="7"/>
          <w:w w:val="95"/>
        </w:rPr>
        <w:t xml:space="preserve"> </w:t>
      </w:r>
      <w:r>
        <w:rPr>
          <w:w w:val="95"/>
        </w:rPr>
        <w:t>aware</w:t>
      </w:r>
      <w:r>
        <w:rPr>
          <w:spacing w:val="7"/>
          <w:w w:val="95"/>
        </w:rPr>
        <w:t xml:space="preserve"> </w:t>
      </w:r>
      <w:r>
        <w:rPr>
          <w:w w:val="95"/>
        </w:rPr>
        <w:t>of</w:t>
      </w:r>
      <w:r>
        <w:rPr>
          <w:spacing w:val="7"/>
          <w:w w:val="95"/>
        </w:rPr>
        <w:t xml:space="preserve"> </w:t>
      </w:r>
      <w:r>
        <w:rPr>
          <w:w w:val="95"/>
        </w:rPr>
        <w:t>the</w:t>
      </w:r>
      <w:r>
        <w:rPr>
          <w:spacing w:val="8"/>
          <w:w w:val="95"/>
        </w:rPr>
        <w:t xml:space="preserve"> </w:t>
      </w:r>
      <w:r>
        <w:rPr>
          <w:w w:val="95"/>
        </w:rPr>
        <w:t>option</w:t>
      </w:r>
      <w:r>
        <w:rPr>
          <w:spacing w:val="6"/>
          <w:w w:val="95"/>
        </w:rPr>
        <w:t xml:space="preserve"> </w:t>
      </w:r>
      <w:r>
        <w:rPr>
          <w:w w:val="95"/>
        </w:rPr>
        <w:t>to</w:t>
      </w:r>
      <w:r>
        <w:rPr>
          <w:spacing w:val="8"/>
          <w:w w:val="95"/>
        </w:rPr>
        <w:t xml:space="preserve"> </w:t>
      </w:r>
      <w:r>
        <w:rPr>
          <w:w w:val="95"/>
        </w:rPr>
        <w:t>publish</w:t>
      </w:r>
      <w:r>
        <w:rPr>
          <w:spacing w:val="7"/>
          <w:w w:val="95"/>
        </w:rPr>
        <w:t xml:space="preserve"> </w:t>
      </w:r>
      <w:r>
        <w:rPr>
          <w:w w:val="95"/>
        </w:rPr>
        <w:t>in</w:t>
      </w:r>
      <w:r>
        <w:rPr>
          <w:spacing w:val="7"/>
          <w:w w:val="95"/>
        </w:rPr>
        <w:t xml:space="preserve"> </w:t>
      </w:r>
      <w:r>
        <w:rPr>
          <w:w w:val="95"/>
        </w:rPr>
        <w:t>Mirror</w:t>
      </w:r>
      <w:r>
        <w:rPr>
          <w:spacing w:val="8"/>
          <w:w w:val="95"/>
        </w:rPr>
        <w:t xml:space="preserve"> </w:t>
      </w:r>
      <w:r>
        <w:rPr>
          <w:w w:val="95"/>
        </w:rPr>
        <w:t>journals</w:t>
      </w:r>
      <w:r>
        <w:rPr>
          <w:spacing w:val="7"/>
          <w:w w:val="95"/>
        </w:rPr>
        <w:t xml:space="preserve"> </w:t>
      </w:r>
      <w:r>
        <w:rPr>
          <w:w w:val="95"/>
        </w:rPr>
        <w:t>at</w:t>
      </w:r>
      <w:r>
        <w:rPr>
          <w:spacing w:val="7"/>
          <w:w w:val="95"/>
        </w:rPr>
        <w:t xml:space="preserve"> </w:t>
      </w:r>
      <w:r>
        <w:rPr>
          <w:w w:val="95"/>
        </w:rPr>
        <w:t>no</w:t>
      </w:r>
    </w:p>
    <w:p w14:paraId="512895C3" w14:textId="77777777" w:rsidR="00BB4C49" w:rsidRDefault="00DC0BFC">
      <w:pPr>
        <w:pStyle w:val="BodyText"/>
        <w:spacing w:before="155"/>
        <w:ind w:left="110"/>
      </w:pPr>
      <w:r>
        <w:rPr>
          <w:rFonts w:ascii="Trebuchet MS" w:hAnsi="Trebuchet MS"/>
          <w:sz w:val="12"/>
        </w:rPr>
        <w:t xml:space="preserve">342    </w:t>
      </w:r>
      <w:r>
        <w:rPr>
          <w:rFonts w:ascii="Trebuchet MS" w:hAnsi="Trebuchet MS"/>
          <w:spacing w:val="19"/>
          <w:sz w:val="12"/>
        </w:rPr>
        <w:t xml:space="preserve"> </w:t>
      </w:r>
      <w:r>
        <w:rPr>
          <w:w w:val="95"/>
        </w:rPr>
        <w:t>expense,</w:t>
      </w:r>
      <w:r>
        <w:rPr>
          <w:spacing w:val="12"/>
          <w:w w:val="95"/>
        </w:rPr>
        <w:t xml:space="preserve"> </w:t>
      </w:r>
      <w:r>
        <w:rPr>
          <w:w w:val="95"/>
        </w:rPr>
        <w:t>but</w:t>
      </w:r>
      <w:r>
        <w:rPr>
          <w:spacing w:val="12"/>
          <w:w w:val="95"/>
        </w:rPr>
        <w:t xml:space="preserve"> </w:t>
      </w:r>
      <w:r>
        <w:rPr>
          <w:w w:val="95"/>
        </w:rPr>
        <w:t>nevertheless</w:t>
      </w:r>
      <w:r>
        <w:rPr>
          <w:spacing w:val="12"/>
          <w:w w:val="95"/>
        </w:rPr>
        <w:t xml:space="preserve"> </w:t>
      </w:r>
      <w:r>
        <w:rPr>
          <w:w w:val="95"/>
        </w:rPr>
        <w:t>opted</w:t>
      </w:r>
      <w:r>
        <w:rPr>
          <w:spacing w:val="11"/>
          <w:w w:val="95"/>
        </w:rPr>
        <w:t xml:space="preserve"> </w:t>
      </w:r>
      <w:r>
        <w:rPr>
          <w:w w:val="95"/>
        </w:rPr>
        <w:t>for</w:t>
      </w:r>
      <w:r>
        <w:rPr>
          <w:spacing w:val="11"/>
          <w:w w:val="95"/>
        </w:rPr>
        <w:t xml:space="preserve"> </w:t>
      </w:r>
      <w:r>
        <w:rPr>
          <w:w w:val="95"/>
        </w:rPr>
        <w:t>publishing</w:t>
      </w:r>
      <w:r>
        <w:rPr>
          <w:spacing w:val="12"/>
          <w:w w:val="95"/>
        </w:rPr>
        <w:t xml:space="preserve"> </w:t>
      </w:r>
      <w:r>
        <w:rPr>
          <w:w w:val="95"/>
        </w:rPr>
        <w:t>in</w:t>
      </w:r>
      <w:r>
        <w:rPr>
          <w:spacing w:val="12"/>
          <w:w w:val="95"/>
        </w:rPr>
        <w:t xml:space="preserve"> </w:t>
      </w:r>
      <w:r>
        <w:rPr>
          <w:w w:val="95"/>
        </w:rPr>
        <w:t>the</w:t>
      </w:r>
      <w:r>
        <w:rPr>
          <w:spacing w:val="12"/>
          <w:w w:val="95"/>
        </w:rPr>
        <w:t xml:space="preserve"> </w:t>
      </w:r>
      <w:r>
        <w:rPr>
          <w:w w:val="95"/>
        </w:rPr>
        <w:t>Parent</w:t>
      </w:r>
      <w:r>
        <w:rPr>
          <w:spacing w:val="11"/>
          <w:w w:val="95"/>
        </w:rPr>
        <w:t xml:space="preserve"> </w:t>
      </w:r>
      <w:r>
        <w:rPr>
          <w:w w:val="95"/>
        </w:rPr>
        <w:t>outlets</w:t>
      </w:r>
      <w:r>
        <w:rPr>
          <w:spacing w:val="11"/>
          <w:w w:val="95"/>
        </w:rPr>
        <w:t xml:space="preserve"> </w:t>
      </w:r>
      <w:r>
        <w:rPr>
          <w:w w:val="95"/>
        </w:rPr>
        <w:t>–</w:t>
      </w:r>
      <w:r>
        <w:rPr>
          <w:spacing w:val="12"/>
          <w:w w:val="95"/>
        </w:rPr>
        <w:t xml:space="preserve"> </w:t>
      </w:r>
      <w:r>
        <w:rPr>
          <w:w w:val="95"/>
        </w:rPr>
        <w:t>perhaps</w:t>
      </w:r>
      <w:r>
        <w:rPr>
          <w:spacing w:val="12"/>
          <w:w w:val="95"/>
        </w:rPr>
        <w:t xml:space="preserve"> </w:t>
      </w:r>
      <w:r>
        <w:rPr>
          <w:w w:val="95"/>
        </w:rPr>
        <w:t>because</w:t>
      </w:r>
      <w:r>
        <w:rPr>
          <w:spacing w:val="11"/>
          <w:w w:val="95"/>
        </w:rPr>
        <w:t xml:space="preserve"> </w:t>
      </w:r>
      <w:r>
        <w:rPr>
          <w:w w:val="95"/>
        </w:rPr>
        <w:t>they</w:t>
      </w:r>
    </w:p>
    <w:p w14:paraId="1D064D88" w14:textId="77777777" w:rsidR="00BB4C49" w:rsidRDefault="00DC0BFC">
      <w:pPr>
        <w:pStyle w:val="BodyText"/>
        <w:spacing w:before="154"/>
        <w:ind w:left="110"/>
      </w:pPr>
      <w:r>
        <w:rPr>
          <w:rFonts w:ascii="Trebuchet MS"/>
          <w:sz w:val="12"/>
        </w:rPr>
        <w:t xml:space="preserve">343    </w:t>
      </w:r>
      <w:r>
        <w:rPr>
          <w:rFonts w:ascii="Trebuchet MS"/>
          <w:spacing w:val="13"/>
          <w:sz w:val="12"/>
        </w:rPr>
        <w:t xml:space="preserve"> </w:t>
      </w:r>
      <w:r>
        <w:rPr>
          <w:w w:val="95"/>
        </w:rPr>
        <w:t>view</w:t>
      </w:r>
      <w:r>
        <w:rPr>
          <w:spacing w:val="12"/>
          <w:w w:val="95"/>
        </w:rPr>
        <w:t xml:space="preserve"> </w:t>
      </w:r>
      <w:r>
        <w:rPr>
          <w:w w:val="95"/>
        </w:rPr>
        <w:t>these</w:t>
      </w:r>
      <w:r>
        <w:rPr>
          <w:spacing w:val="12"/>
          <w:w w:val="95"/>
        </w:rPr>
        <w:t xml:space="preserve"> </w:t>
      </w:r>
      <w:r>
        <w:rPr>
          <w:w w:val="95"/>
        </w:rPr>
        <w:t>as</w:t>
      </w:r>
      <w:r>
        <w:rPr>
          <w:spacing w:val="12"/>
          <w:w w:val="95"/>
        </w:rPr>
        <w:t xml:space="preserve"> </w:t>
      </w:r>
      <w:r>
        <w:rPr>
          <w:w w:val="95"/>
        </w:rPr>
        <w:t>more</w:t>
      </w:r>
      <w:r>
        <w:rPr>
          <w:spacing w:val="12"/>
          <w:w w:val="95"/>
        </w:rPr>
        <w:t xml:space="preserve"> </w:t>
      </w:r>
      <w:r>
        <w:rPr>
          <w:w w:val="95"/>
        </w:rPr>
        <w:t>prestigious</w:t>
      </w:r>
      <w:r>
        <w:rPr>
          <w:spacing w:val="12"/>
          <w:w w:val="95"/>
        </w:rPr>
        <w:t xml:space="preserve"> </w:t>
      </w:r>
      <w:r>
        <w:rPr>
          <w:w w:val="95"/>
        </w:rPr>
        <w:t>(</w:t>
      </w:r>
      <w:proofErr w:type="spellStart"/>
      <w:r>
        <w:rPr>
          <w:w w:val="95"/>
        </w:rPr>
        <w:t>Ellers</w:t>
      </w:r>
      <w:proofErr w:type="spellEnd"/>
      <w:r>
        <w:rPr>
          <w:w w:val="95"/>
        </w:rPr>
        <w:t>,</w:t>
      </w:r>
      <w:r>
        <w:rPr>
          <w:spacing w:val="11"/>
          <w:w w:val="95"/>
        </w:rPr>
        <w:t xml:space="preserve"> </w:t>
      </w:r>
      <w:r>
        <w:rPr>
          <w:w w:val="95"/>
        </w:rPr>
        <w:t>Crowther,</w:t>
      </w:r>
      <w:r>
        <w:rPr>
          <w:spacing w:val="12"/>
          <w:w w:val="95"/>
        </w:rPr>
        <w:t xml:space="preserve"> </w:t>
      </w:r>
      <w:r>
        <w:rPr>
          <w:w w:val="95"/>
        </w:rPr>
        <w:t>&amp;</w:t>
      </w:r>
      <w:r>
        <w:rPr>
          <w:spacing w:val="11"/>
          <w:w w:val="95"/>
        </w:rPr>
        <w:t xml:space="preserve"> </w:t>
      </w:r>
      <w:r>
        <w:rPr>
          <w:w w:val="95"/>
        </w:rPr>
        <w:t>Harvey,</w:t>
      </w:r>
      <w:r>
        <w:rPr>
          <w:spacing w:val="12"/>
          <w:w w:val="95"/>
        </w:rPr>
        <w:t xml:space="preserve"> </w:t>
      </w:r>
      <w:r>
        <w:rPr>
          <w:w w:val="95"/>
        </w:rPr>
        <w:t>2017).</w:t>
      </w:r>
      <w:r>
        <w:rPr>
          <w:spacing w:val="35"/>
          <w:w w:val="95"/>
        </w:rPr>
        <w:t xml:space="preserve"> </w:t>
      </w:r>
      <w:r>
        <w:rPr>
          <w:w w:val="95"/>
        </w:rPr>
        <w:t>Finally,</w:t>
      </w:r>
      <w:r>
        <w:rPr>
          <w:spacing w:val="12"/>
          <w:w w:val="95"/>
        </w:rPr>
        <w:t xml:space="preserve"> </w:t>
      </w:r>
      <w:r>
        <w:rPr>
          <w:w w:val="95"/>
        </w:rPr>
        <w:t>even</w:t>
      </w:r>
      <w:r>
        <w:rPr>
          <w:spacing w:val="12"/>
          <w:w w:val="95"/>
        </w:rPr>
        <w:t xml:space="preserve"> </w:t>
      </w:r>
      <w:r>
        <w:rPr>
          <w:w w:val="95"/>
        </w:rPr>
        <w:t>large</w:t>
      </w:r>
    </w:p>
    <w:p w14:paraId="15D91F45" w14:textId="77777777" w:rsidR="00BB4C49" w:rsidRDefault="00DC0BFC">
      <w:pPr>
        <w:pStyle w:val="BodyText"/>
        <w:spacing w:before="155"/>
        <w:ind w:left="110"/>
      </w:pPr>
      <w:r>
        <w:rPr>
          <w:rFonts w:ascii="Trebuchet MS"/>
          <w:sz w:val="12"/>
        </w:rPr>
        <w:t xml:space="preserve">344    </w:t>
      </w:r>
      <w:r>
        <w:rPr>
          <w:rFonts w:ascii="Trebuchet MS"/>
          <w:spacing w:val="19"/>
          <w:sz w:val="12"/>
        </w:rPr>
        <w:t xml:space="preserve"> </w:t>
      </w:r>
      <w:r>
        <w:rPr>
          <w:w w:val="95"/>
        </w:rPr>
        <w:t>discounts</w:t>
      </w:r>
      <w:r>
        <w:rPr>
          <w:spacing w:val="16"/>
          <w:w w:val="95"/>
        </w:rPr>
        <w:t xml:space="preserve"> </w:t>
      </w:r>
      <w:r>
        <w:rPr>
          <w:w w:val="95"/>
        </w:rPr>
        <w:t>on</w:t>
      </w:r>
      <w:r>
        <w:rPr>
          <w:spacing w:val="16"/>
          <w:w w:val="95"/>
        </w:rPr>
        <w:t xml:space="preserve"> </w:t>
      </w:r>
      <w:r>
        <w:rPr>
          <w:w w:val="95"/>
        </w:rPr>
        <w:t>APCs</w:t>
      </w:r>
      <w:r>
        <w:rPr>
          <w:spacing w:val="16"/>
          <w:w w:val="95"/>
        </w:rPr>
        <w:t xml:space="preserve"> </w:t>
      </w:r>
      <w:r>
        <w:rPr>
          <w:w w:val="95"/>
        </w:rPr>
        <w:t>are</w:t>
      </w:r>
      <w:r>
        <w:rPr>
          <w:spacing w:val="15"/>
          <w:w w:val="95"/>
        </w:rPr>
        <w:t xml:space="preserve"> </w:t>
      </w:r>
      <w:r>
        <w:rPr>
          <w:w w:val="95"/>
        </w:rPr>
        <w:t>unlikely</w:t>
      </w:r>
      <w:r>
        <w:rPr>
          <w:spacing w:val="15"/>
          <w:w w:val="95"/>
        </w:rPr>
        <w:t xml:space="preserve"> </w:t>
      </w:r>
      <w:r>
        <w:rPr>
          <w:w w:val="95"/>
        </w:rPr>
        <w:t>to</w:t>
      </w:r>
      <w:r>
        <w:rPr>
          <w:spacing w:val="16"/>
          <w:w w:val="95"/>
        </w:rPr>
        <w:t xml:space="preserve"> </w:t>
      </w:r>
      <w:r>
        <w:rPr>
          <w:w w:val="95"/>
        </w:rPr>
        <w:t>be</w:t>
      </w:r>
      <w:r>
        <w:rPr>
          <w:spacing w:val="16"/>
          <w:w w:val="95"/>
        </w:rPr>
        <w:t xml:space="preserve"> </w:t>
      </w:r>
      <w:r>
        <w:rPr>
          <w:w w:val="95"/>
        </w:rPr>
        <w:t>su</w:t>
      </w:r>
      <w:r>
        <w:rPr>
          <w:rFonts w:ascii="Arial"/>
          <w:w w:val="95"/>
        </w:rPr>
        <w:t>ffi</w:t>
      </w:r>
      <w:r>
        <w:rPr>
          <w:w w:val="95"/>
        </w:rPr>
        <w:t>cient</w:t>
      </w:r>
      <w:r>
        <w:rPr>
          <w:spacing w:val="15"/>
          <w:w w:val="95"/>
        </w:rPr>
        <w:t xml:space="preserve"> </w:t>
      </w:r>
      <w:r>
        <w:rPr>
          <w:w w:val="95"/>
        </w:rPr>
        <w:t>for</w:t>
      </w:r>
      <w:r>
        <w:rPr>
          <w:spacing w:val="15"/>
          <w:w w:val="95"/>
        </w:rPr>
        <w:t xml:space="preserve"> </w:t>
      </w:r>
      <w:r>
        <w:rPr>
          <w:w w:val="95"/>
        </w:rPr>
        <w:t>many</w:t>
      </w:r>
      <w:r>
        <w:rPr>
          <w:spacing w:val="16"/>
          <w:w w:val="95"/>
        </w:rPr>
        <w:t xml:space="preserve"> </w:t>
      </w:r>
      <w:r>
        <w:rPr>
          <w:w w:val="95"/>
        </w:rPr>
        <w:t>authors</w:t>
      </w:r>
      <w:r>
        <w:rPr>
          <w:spacing w:val="16"/>
          <w:w w:val="95"/>
        </w:rPr>
        <w:t xml:space="preserve"> </w:t>
      </w:r>
      <w:r>
        <w:rPr>
          <w:w w:val="95"/>
        </w:rPr>
        <w:t>(</w:t>
      </w:r>
      <w:proofErr w:type="spellStart"/>
      <w:r>
        <w:rPr>
          <w:w w:val="95"/>
        </w:rPr>
        <w:t>Iyandemye</w:t>
      </w:r>
      <w:proofErr w:type="spellEnd"/>
      <w:r>
        <w:rPr>
          <w:spacing w:val="16"/>
          <w:w w:val="95"/>
        </w:rPr>
        <w:t xml:space="preserve"> </w:t>
      </w:r>
      <w:r>
        <w:rPr>
          <w:w w:val="95"/>
        </w:rPr>
        <w:t>&amp;</w:t>
      </w:r>
      <w:r>
        <w:rPr>
          <w:spacing w:val="15"/>
          <w:w w:val="95"/>
        </w:rPr>
        <w:t xml:space="preserve"> </w:t>
      </w:r>
      <w:r>
        <w:rPr>
          <w:w w:val="95"/>
        </w:rPr>
        <w:t>Thomas,</w:t>
      </w:r>
    </w:p>
    <w:p w14:paraId="45914AC5" w14:textId="77777777" w:rsidR="00BB4C49" w:rsidRDefault="00DC0BFC">
      <w:pPr>
        <w:pStyle w:val="BodyText"/>
        <w:spacing w:before="154"/>
        <w:ind w:left="110"/>
      </w:pPr>
      <w:r>
        <w:rPr>
          <w:rFonts w:ascii="Trebuchet MS"/>
          <w:sz w:val="12"/>
        </w:rPr>
        <w:t xml:space="preserve">345    </w:t>
      </w:r>
      <w:r>
        <w:rPr>
          <w:rFonts w:ascii="Trebuchet MS"/>
          <w:spacing w:val="13"/>
          <w:sz w:val="12"/>
        </w:rPr>
        <w:t xml:space="preserve"> </w:t>
      </w:r>
      <w:r>
        <w:rPr>
          <w:spacing w:val="-1"/>
        </w:rPr>
        <w:t>2019).</w:t>
      </w:r>
      <w:r>
        <w:rPr>
          <w:spacing w:val="8"/>
        </w:rPr>
        <w:t xml:space="preserve"> </w:t>
      </w:r>
      <w:r>
        <w:rPr>
          <w:spacing w:val="-1"/>
        </w:rPr>
        <w:t>This</w:t>
      </w:r>
      <w:r>
        <w:rPr>
          <w:spacing w:val="-9"/>
        </w:rPr>
        <w:t xml:space="preserve"> </w:t>
      </w:r>
      <w:r>
        <w:rPr>
          <w:spacing w:val="-1"/>
        </w:rPr>
        <w:t>is</w:t>
      </w:r>
      <w:r>
        <w:rPr>
          <w:spacing w:val="-9"/>
        </w:rPr>
        <w:t xml:space="preserve"> </w:t>
      </w:r>
      <w:r>
        <w:rPr>
          <w:spacing w:val="-1"/>
        </w:rPr>
        <w:t>almost</w:t>
      </w:r>
      <w:r>
        <w:rPr>
          <w:spacing w:val="-10"/>
        </w:rPr>
        <w:t xml:space="preserve"> </w:t>
      </w:r>
      <w:r>
        <w:rPr>
          <w:spacing w:val="-1"/>
        </w:rPr>
        <w:t>certainly</w:t>
      </w:r>
      <w:r>
        <w:rPr>
          <w:spacing w:val="-10"/>
        </w:rPr>
        <w:t xml:space="preserve"> </w:t>
      </w:r>
      <w:r>
        <w:t>true</w:t>
      </w:r>
      <w:r>
        <w:rPr>
          <w:spacing w:val="-9"/>
        </w:rPr>
        <w:t xml:space="preserve"> </w:t>
      </w:r>
      <w:r>
        <w:t>for</w:t>
      </w:r>
      <w:r>
        <w:rPr>
          <w:spacing w:val="-10"/>
        </w:rPr>
        <w:t xml:space="preserve"> </w:t>
      </w:r>
      <w:r>
        <w:t>authors</w:t>
      </w:r>
      <w:r>
        <w:rPr>
          <w:spacing w:val="-9"/>
        </w:rPr>
        <w:t xml:space="preserve"> </w:t>
      </w:r>
      <w:r>
        <w:t>in</w:t>
      </w:r>
      <w:r>
        <w:rPr>
          <w:spacing w:val="-10"/>
        </w:rPr>
        <w:t xml:space="preserve"> </w:t>
      </w:r>
      <w:r>
        <w:t>countries</w:t>
      </w:r>
      <w:r>
        <w:rPr>
          <w:spacing w:val="-9"/>
        </w:rPr>
        <w:t xml:space="preserve"> </w:t>
      </w:r>
      <w:r>
        <w:t>that</w:t>
      </w:r>
      <w:r>
        <w:rPr>
          <w:spacing w:val="-10"/>
        </w:rPr>
        <w:t xml:space="preserve"> </w:t>
      </w:r>
      <w:r>
        <w:t>are</w:t>
      </w:r>
      <w:r>
        <w:rPr>
          <w:spacing w:val="-9"/>
        </w:rPr>
        <w:t xml:space="preserve"> </w:t>
      </w:r>
      <w:r>
        <w:t>bizarrely</w:t>
      </w:r>
      <w:r>
        <w:rPr>
          <w:spacing w:val="-9"/>
        </w:rPr>
        <w:t xml:space="preserve"> </w:t>
      </w:r>
      <w:r>
        <w:t>o</w:t>
      </w:r>
      <w:r>
        <w:rPr>
          <w:rFonts w:ascii="Arial"/>
        </w:rPr>
        <w:t>ff</w:t>
      </w:r>
      <w:r>
        <w:t>ered</w:t>
      </w:r>
      <w:r>
        <w:rPr>
          <w:spacing w:val="-10"/>
        </w:rPr>
        <w:t xml:space="preserve"> </w:t>
      </w:r>
      <w:r>
        <w:t>only</w:t>
      </w:r>
    </w:p>
    <w:p w14:paraId="71EE43F3" w14:textId="77777777" w:rsidR="00BB4C49" w:rsidRDefault="00DC0BFC">
      <w:pPr>
        <w:pStyle w:val="BodyText"/>
        <w:spacing w:before="154"/>
        <w:ind w:left="110"/>
      </w:pPr>
      <w:r>
        <w:rPr>
          <w:rFonts w:ascii="Trebuchet MS"/>
          <w:sz w:val="12"/>
        </w:rPr>
        <w:t xml:space="preserve">346    </w:t>
      </w:r>
      <w:r>
        <w:rPr>
          <w:rFonts w:ascii="Trebuchet MS"/>
          <w:spacing w:val="19"/>
          <w:sz w:val="12"/>
        </w:rPr>
        <w:t xml:space="preserve"> </w:t>
      </w:r>
      <w:r>
        <w:rPr>
          <w:w w:val="95"/>
        </w:rPr>
        <w:t>partial</w:t>
      </w:r>
      <w:r>
        <w:rPr>
          <w:spacing w:val="16"/>
          <w:w w:val="95"/>
        </w:rPr>
        <w:t xml:space="preserve"> </w:t>
      </w:r>
      <w:r>
        <w:rPr>
          <w:w w:val="95"/>
        </w:rPr>
        <w:t>discounts</w:t>
      </w:r>
      <w:r>
        <w:rPr>
          <w:spacing w:val="17"/>
          <w:w w:val="95"/>
        </w:rPr>
        <w:t xml:space="preserve"> </w:t>
      </w:r>
      <w:r>
        <w:rPr>
          <w:w w:val="95"/>
        </w:rPr>
        <w:t>(e.g.,</w:t>
      </w:r>
      <w:r>
        <w:rPr>
          <w:spacing w:val="16"/>
          <w:w w:val="95"/>
        </w:rPr>
        <w:t xml:space="preserve"> </w:t>
      </w:r>
      <w:r>
        <w:rPr>
          <w:w w:val="95"/>
        </w:rPr>
        <w:t>Honduras,</w:t>
      </w:r>
      <w:r>
        <w:rPr>
          <w:spacing w:val="16"/>
          <w:w w:val="95"/>
        </w:rPr>
        <w:t xml:space="preserve"> </w:t>
      </w:r>
      <w:r>
        <w:rPr>
          <w:w w:val="95"/>
        </w:rPr>
        <w:t>Guatemala)</w:t>
      </w:r>
      <w:r>
        <w:rPr>
          <w:spacing w:val="16"/>
          <w:w w:val="95"/>
        </w:rPr>
        <w:t xml:space="preserve"> </w:t>
      </w:r>
      <w:r>
        <w:rPr>
          <w:w w:val="95"/>
        </w:rPr>
        <w:t>despite</w:t>
      </w:r>
      <w:r>
        <w:rPr>
          <w:spacing w:val="17"/>
          <w:w w:val="95"/>
        </w:rPr>
        <w:t xml:space="preserve"> </w:t>
      </w:r>
      <w:r>
        <w:rPr>
          <w:w w:val="95"/>
        </w:rPr>
        <w:t>socioeconomic</w:t>
      </w:r>
      <w:r>
        <w:rPr>
          <w:spacing w:val="16"/>
          <w:w w:val="95"/>
        </w:rPr>
        <w:t xml:space="preserve"> </w:t>
      </w:r>
      <w:r>
        <w:rPr>
          <w:w w:val="95"/>
        </w:rPr>
        <w:t>conditions</w:t>
      </w:r>
      <w:r>
        <w:rPr>
          <w:spacing w:val="17"/>
          <w:w w:val="95"/>
        </w:rPr>
        <w:t xml:space="preserve"> </w:t>
      </w:r>
      <w:r>
        <w:rPr>
          <w:w w:val="95"/>
        </w:rPr>
        <w:t>that</w:t>
      </w:r>
      <w:r>
        <w:rPr>
          <w:spacing w:val="17"/>
          <w:w w:val="95"/>
        </w:rPr>
        <w:t xml:space="preserve"> </w:t>
      </w:r>
      <w:r>
        <w:rPr>
          <w:w w:val="95"/>
        </w:rPr>
        <w:t>are</w:t>
      </w:r>
    </w:p>
    <w:p w14:paraId="5CB1C00E" w14:textId="77777777" w:rsidR="00BB4C49" w:rsidRDefault="00DC0BFC">
      <w:pPr>
        <w:pStyle w:val="BodyText"/>
        <w:spacing w:before="155"/>
        <w:ind w:left="110"/>
      </w:pPr>
      <w:r>
        <w:rPr>
          <w:rFonts w:ascii="Trebuchet MS"/>
          <w:sz w:val="12"/>
        </w:rPr>
        <w:t xml:space="preserve">347    </w:t>
      </w:r>
      <w:r>
        <w:rPr>
          <w:rFonts w:ascii="Trebuchet MS"/>
          <w:spacing w:val="19"/>
          <w:sz w:val="12"/>
        </w:rPr>
        <w:t xml:space="preserve"> </w:t>
      </w:r>
      <w:r>
        <w:rPr>
          <w:w w:val="95"/>
        </w:rPr>
        <w:t>similar</w:t>
      </w:r>
      <w:r>
        <w:rPr>
          <w:spacing w:val="14"/>
          <w:w w:val="95"/>
        </w:rPr>
        <w:t xml:space="preserve"> </w:t>
      </w:r>
      <w:r>
        <w:rPr>
          <w:w w:val="95"/>
        </w:rPr>
        <w:t>to</w:t>
      </w:r>
      <w:r>
        <w:rPr>
          <w:spacing w:val="15"/>
          <w:w w:val="95"/>
        </w:rPr>
        <w:t xml:space="preserve"> </w:t>
      </w:r>
      <w:r>
        <w:rPr>
          <w:w w:val="95"/>
        </w:rPr>
        <w:t>those</w:t>
      </w:r>
      <w:r>
        <w:rPr>
          <w:spacing w:val="14"/>
          <w:w w:val="95"/>
        </w:rPr>
        <w:t xml:space="preserve"> </w:t>
      </w:r>
      <w:r>
        <w:rPr>
          <w:w w:val="95"/>
        </w:rPr>
        <w:t>in</w:t>
      </w:r>
      <w:r>
        <w:rPr>
          <w:spacing w:val="14"/>
          <w:w w:val="95"/>
        </w:rPr>
        <w:t xml:space="preserve"> </w:t>
      </w:r>
      <w:r>
        <w:rPr>
          <w:w w:val="95"/>
        </w:rPr>
        <w:t>nearby</w:t>
      </w:r>
      <w:r>
        <w:rPr>
          <w:spacing w:val="14"/>
          <w:w w:val="95"/>
        </w:rPr>
        <w:t xml:space="preserve"> </w:t>
      </w:r>
      <w:r>
        <w:rPr>
          <w:w w:val="95"/>
        </w:rPr>
        <w:t>countries</w:t>
      </w:r>
      <w:r>
        <w:rPr>
          <w:spacing w:val="14"/>
          <w:w w:val="95"/>
        </w:rPr>
        <w:t xml:space="preserve"> </w:t>
      </w:r>
      <w:r>
        <w:rPr>
          <w:w w:val="95"/>
        </w:rPr>
        <w:t>where</w:t>
      </w:r>
      <w:r>
        <w:rPr>
          <w:spacing w:val="15"/>
          <w:w w:val="95"/>
        </w:rPr>
        <w:t xml:space="preserve"> </w:t>
      </w:r>
      <w:r>
        <w:rPr>
          <w:w w:val="95"/>
        </w:rPr>
        <w:t>authors</w:t>
      </w:r>
      <w:r>
        <w:rPr>
          <w:spacing w:val="15"/>
          <w:w w:val="95"/>
        </w:rPr>
        <w:t xml:space="preserve"> </w:t>
      </w:r>
      <w:r>
        <w:rPr>
          <w:w w:val="95"/>
        </w:rPr>
        <w:t>can</w:t>
      </w:r>
      <w:r>
        <w:rPr>
          <w:spacing w:val="13"/>
          <w:w w:val="95"/>
        </w:rPr>
        <w:t xml:space="preserve"> </w:t>
      </w:r>
      <w:r>
        <w:rPr>
          <w:w w:val="95"/>
        </w:rPr>
        <w:t>publish</w:t>
      </w:r>
      <w:r>
        <w:rPr>
          <w:spacing w:val="15"/>
          <w:w w:val="95"/>
        </w:rPr>
        <w:t xml:space="preserve"> </w:t>
      </w:r>
      <w:r>
        <w:rPr>
          <w:w w:val="95"/>
        </w:rPr>
        <w:t>OA</w:t>
      </w:r>
      <w:r>
        <w:rPr>
          <w:spacing w:val="14"/>
          <w:w w:val="95"/>
        </w:rPr>
        <w:t xml:space="preserve"> </w:t>
      </w:r>
      <w:r>
        <w:rPr>
          <w:w w:val="95"/>
        </w:rPr>
        <w:t>at</w:t>
      </w:r>
      <w:r>
        <w:rPr>
          <w:spacing w:val="14"/>
          <w:w w:val="95"/>
        </w:rPr>
        <w:t xml:space="preserve"> </w:t>
      </w:r>
      <w:r>
        <w:rPr>
          <w:w w:val="95"/>
        </w:rPr>
        <w:t>no</w:t>
      </w:r>
      <w:r>
        <w:rPr>
          <w:spacing w:val="14"/>
          <w:w w:val="95"/>
        </w:rPr>
        <w:t xml:space="preserve"> </w:t>
      </w:r>
      <w:r>
        <w:rPr>
          <w:w w:val="95"/>
        </w:rPr>
        <w:t>expense</w:t>
      </w:r>
      <w:r>
        <w:rPr>
          <w:spacing w:val="15"/>
          <w:w w:val="95"/>
        </w:rPr>
        <w:t xml:space="preserve"> </w:t>
      </w:r>
      <w:r>
        <w:rPr>
          <w:w w:val="95"/>
        </w:rPr>
        <w:t>(e.g</w:t>
      </w:r>
      <w:proofErr w:type="gramStart"/>
      <w:r>
        <w:rPr>
          <w:w w:val="95"/>
        </w:rPr>
        <w:t>.,</w:t>
      </w:r>
      <w:proofErr w:type="gramEnd"/>
    </w:p>
    <w:p w14:paraId="2A21BFD0" w14:textId="77777777" w:rsidR="00BB4C49" w:rsidRDefault="00DC0BFC">
      <w:pPr>
        <w:pStyle w:val="BodyText"/>
        <w:spacing w:before="154"/>
        <w:ind w:left="110"/>
      </w:pPr>
      <w:r>
        <w:rPr>
          <w:rFonts w:ascii="Trebuchet MS"/>
          <w:sz w:val="12"/>
        </w:rPr>
        <w:t xml:space="preserve">348    </w:t>
      </w:r>
      <w:r>
        <w:rPr>
          <w:rFonts w:ascii="Trebuchet MS"/>
          <w:spacing w:val="19"/>
          <w:sz w:val="12"/>
        </w:rPr>
        <w:t xml:space="preserve"> </w:t>
      </w:r>
      <w:r>
        <w:rPr>
          <w:w w:val="95"/>
        </w:rPr>
        <w:t>Nicaragua,</w:t>
      </w:r>
      <w:r>
        <w:rPr>
          <w:spacing w:val="13"/>
          <w:w w:val="95"/>
        </w:rPr>
        <w:t xml:space="preserve"> </w:t>
      </w:r>
      <w:r>
        <w:rPr>
          <w:w w:val="95"/>
        </w:rPr>
        <w:t>Table</w:t>
      </w:r>
      <w:r>
        <w:rPr>
          <w:spacing w:val="14"/>
          <w:w w:val="95"/>
        </w:rPr>
        <w:t xml:space="preserve"> </w:t>
      </w:r>
      <w:r>
        <w:rPr>
          <w:w w:val="95"/>
        </w:rPr>
        <w:t>A1).</w:t>
      </w:r>
      <w:r>
        <w:rPr>
          <w:spacing w:val="37"/>
          <w:w w:val="95"/>
        </w:rPr>
        <w:t xml:space="preserve"> </w:t>
      </w:r>
      <w:r>
        <w:rPr>
          <w:w w:val="95"/>
        </w:rPr>
        <w:t>In</w:t>
      </w:r>
      <w:r>
        <w:rPr>
          <w:spacing w:val="12"/>
          <w:w w:val="95"/>
        </w:rPr>
        <w:t xml:space="preserve"> </w:t>
      </w:r>
      <w:r>
        <w:rPr>
          <w:w w:val="95"/>
        </w:rPr>
        <w:t>absolute</w:t>
      </w:r>
      <w:r>
        <w:rPr>
          <w:spacing w:val="14"/>
          <w:w w:val="95"/>
        </w:rPr>
        <w:t xml:space="preserve"> </w:t>
      </w:r>
      <w:r>
        <w:rPr>
          <w:w w:val="95"/>
        </w:rPr>
        <w:t>terms,</w:t>
      </w:r>
      <w:r>
        <w:rPr>
          <w:spacing w:val="13"/>
          <w:w w:val="95"/>
        </w:rPr>
        <w:t xml:space="preserve"> </w:t>
      </w:r>
      <w:r>
        <w:rPr>
          <w:w w:val="95"/>
        </w:rPr>
        <w:t>however,</w:t>
      </w:r>
      <w:r>
        <w:rPr>
          <w:spacing w:val="13"/>
          <w:w w:val="95"/>
        </w:rPr>
        <w:t xml:space="preserve"> </w:t>
      </w:r>
      <w:r>
        <w:rPr>
          <w:w w:val="95"/>
        </w:rPr>
        <w:t>the</w:t>
      </w:r>
      <w:r>
        <w:rPr>
          <w:spacing w:val="14"/>
          <w:w w:val="95"/>
        </w:rPr>
        <w:t xml:space="preserve"> </w:t>
      </w:r>
      <w:r>
        <w:rPr>
          <w:w w:val="95"/>
        </w:rPr>
        <w:t>minimal</w:t>
      </w:r>
      <w:r>
        <w:rPr>
          <w:spacing w:val="13"/>
          <w:w w:val="95"/>
        </w:rPr>
        <w:t xml:space="preserve"> </w:t>
      </w:r>
      <w:r>
        <w:rPr>
          <w:w w:val="95"/>
        </w:rPr>
        <w:t>benefit</w:t>
      </w:r>
      <w:r>
        <w:rPr>
          <w:spacing w:val="12"/>
          <w:w w:val="95"/>
        </w:rPr>
        <w:t xml:space="preserve"> </w:t>
      </w:r>
      <w:r>
        <w:rPr>
          <w:w w:val="95"/>
        </w:rPr>
        <w:t>of</w:t>
      </w:r>
      <w:r>
        <w:rPr>
          <w:spacing w:val="14"/>
          <w:w w:val="95"/>
        </w:rPr>
        <w:t xml:space="preserve"> </w:t>
      </w:r>
      <w:r>
        <w:rPr>
          <w:w w:val="95"/>
        </w:rPr>
        <w:t>partial</w:t>
      </w:r>
      <w:r>
        <w:rPr>
          <w:spacing w:val="14"/>
          <w:w w:val="95"/>
        </w:rPr>
        <w:t xml:space="preserve"> </w:t>
      </w:r>
      <w:r>
        <w:rPr>
          <w:w w:val="95"/>
        </w:rPr>
        <w:t>waivers</w:t>
      </w:r>
    </w:p>
    <w:p w14:paraId="6BC86986" w14:textId="77777777" w:rsidR="00BB4C49" w:rsidRDefault="00DC0BFC">
      <w:pPr>
        <w:pStyle w:val="BodyText"/>
        <w:spacing w:before="154"/>
        <w:ind w:left="110"/>
      </w:pPr>
      <w:r>
        <w:rPr>
          <w:rFonts w:ascii="Trebuchet MS" w:hAnsi="Trebuchet MS"/>
          <w:sz w:val="12"/>
        </w:rPr>
        <w:t xml:space="preserve">349    </w:t>
      </w:r>
      <w:r>
        <w:rPr>
          <w:rFonts w:ascii="Trebuchet MS" w:hAnsi="Trebuchet MS"/>
          <w:spacing w:val="19"/>
          <w:sz w:val="12"/>
        </w:rPr>
        <w:t xml:space="preserve"> </w:t>
      </w:r>
      <w:r>
        <w:rPr>
          <w:w w:val="95"/>
        </w:rPr>
        <w:t>may</w:t>
      </w:r>
      <w:r>
        <w:rPr>
          <w:spacing w:val="6"/>
          <w:w w:val="95"/>
        </w:rPr>
        <w:t xml:space="preserve"> </w:t>
      </w:r>
      <w:r>
        <w:rPr>
          <w:w w:val="95"/>
        </w:rPr>
        <w:t>be</w:t>
      </w:r>
      <w:r>
        <w:rPr>
          <w:spacing w:val="7"/>
          <w:w w:val="95"/>
        </w:rPr>
        <w:t xml:space="preserve"> </w:t>
      </w:r>
      <w:r>
        <w:rPr>
          <w:w w:val="95"/>
        </w:rPr>
        <w:t>most</w:t>
      </w:r>
      <w:r>
        <w:rPr>
          <w:spacing w:val="6"/>
          <w:w w:val="95"/>
        </w:rPr>
        <w:t xml:space="preserve"> </w:t>
      </w:r>
      <w:r>
        <w:rPr>
          <w:w w:val="95"/>
        </w:rPr>
        <w:t>pronounced</w:t>
      </w:r>
      <w:r>
        <w:rPr>
          <w:spacing w:val="6"/>
          <w:w w:val="95"/>
        </w:rPr>
        <w:t xml:space="preserve"> </w:t>
      </w:r>
      <w:r>
        <w:rPr>
          <w:w w:val="95"/>
        </w:rPr>
        <w:t>for</w:t>
      </w:r>
      <w:r>
        <w:rPr>
          <w:spacing w:val="6"/>
          <w:w w:val="95"/>
        </w:rPr>
        <w:t xml:space="preserve"> </w:t>
      </w:r>
      <w:r>
        <w:rPr>
          <w:w w:val="95"/>
        </w:rPr>
        <w:t>authors</w:t>
      </w:r>
      <w:r>
        <w:rPr>
          <w:spacing w:val="7"/>
          <w:w w:val="95"/>
        </w:rPr>
        <w:t xml:space="preserve"> </w:t>
      </w:r>
      <w:r>
        <w:rPr>
          <w:w w:val="95"/>
        </w:rPr>
        <w:t>in</w:t>
      </w:r>
      <w:r>
        <w:rPr>
          <w:spacing w:val="6"/>
          <w:w w:val="95"/>
        </w:rPr>
        <w:t xml:space="preserve"> </w:t>
      </w:r>
      <w:r>
        <w:rPr>
          <w:w w:val="95"/>
        </w:rPr>
        <w:t>middle</w:t>
      </w:r>
      <w:r>
        <w:rPr>
          <w:spacing w:val="7"/>
          <w:w w:val="95"/>
        </w:rPr>
        <w:t xml:space="preserve"> </w:t>
      </w:r>
      <w:r>
        <w:rPr>
          <w:w w:val="95"/>
        </w:rPr>
        <w:t>income</w:t>
      </w:r>
      <w:r>
        <w:rPr>
          <w:spacing w:val="6"/>
          <w:w w:val="95"/>
        </w:rPr>
        <w:t xml:space="preserve"> </w:t>
      </w:r>
      <w:r>
        <w:rPr>
          <w:w w:val="95"/>
        </w:rPr>
        <w:t>countries</w:t>
      </w:r>
      <w:r>
        <w:rPr>
          <w:spacing w:val="7"/>
          <w:w w:val="95"/>
        </w:rPr>
        <w:t xml:space="preserve"> </w:t>
      </w:r>
      <w:r>
        <w:rPr>
          <w:w w:val="95"/>
        </w:rPr>
        <w:t>–</w:t>
      </w:r>
      <w:r>
        <w:rPr>
          <w:spacing w:val="6"/>
          <w:w w:val="95"/>
        </w:rPr>
        <w:t xml:space="preserve"> </w:t>
      </w:r>
      <w:r>
        <w:rPr>
          <w:w w:val="95"/>
        </w:rPr>
        <w:t>especially</w:t>
      </w:r>
      <w:r>
        <w:rPr>
          <w:spacing w:val="7"/>
          <w:w w:val="95"/>
        </w:rPr>
        <w:t xml:space="preserve"> </w:t>
      </w:r>
      <w:r>
        <w:rPr>
          <w:w w:val="95"/>
        </w:rPr>
        <w:t>when</w:t>
      </w:r>
      <w:r>
        <w:rPr>
          <w:spacing w:val="5"/>
          <w:w w:val="95"/>
        </w:rPr>
        <w:t xml:space="preserve"> </w:t>
      </w:r>
      <w:r>
        <w:rPr>
          <w:w w:val="95"/>
        </w:rPr>
        <w:t>they</w:t>
      </w:r>
    </w:p>
    <w:p w14:paraId="02852727" w14:textId="77777777" w:rsidR="00BB4C49" w:rsidRDefault="00DC0BFC">
      <w:pPr>
        <w:pStyle w:val="BodyText"/>
        <w:spacing w:before="155"/>
        <w:ind w:left="110"/>
      </w:pPr>
      <w:r>
        <w:rPr>
          <w:rFonts w:ascii="Trebuchet MS"/>
          <w:sz w:val="12"/>
        </w:rPr>
        <w:t xml:space="preserve">350    </w:t>
      </w:r>
      <w:r>
        <w:rPr>
          <w:rFonts w:ascii="Trebuchet MS"/>
          <w:spacing w:val="19"/>
          <w:sz w:val="12"/>
        </w:rPr>
        <w:t xml:space="preserve"> </w:t>
      </w:r>
      <w:r>
        <w:rPr>
          <w:w w:val="95"/>
        </w:rPr>
        <w:t>engage</w:t>
      </w:r>
      <w:r>
        <w:rPr>
          <w:spacing w:val="6"/>
          <w:w w:val="95"/>
        </w:rPr>
        <w:t xml:space="preserve"> </w:t>
      </w:r>
      <w:r>
        <w:rPr>
          <w:w w:val="95"/>
        </w:rPr>
        <w:t>in</w:t>
      </w:r>
      <w:r>
        <w:rPr>
          <w:spacing w:val="6"/>
          <w:w w:val="95"/>
        </w:rPr>
        <w:t xml:space="preserve"> </w:t>
      </w:r>
      <w:r>
        <w:rPr>
          <w:w w:val="95"/>
        </w:rPr>
        <w:t>productive</w:t>
      </w:r>
      <w:r>
        <w:rPr>
          <w:spacing w:val="6"/>
          <w:w w:val="95"/>
        </w:rPr>
        <w:t xml:space="preserve"> </w:t>
      </w:r>
      <w:r>
        <w:rPr>
          <w:w w:val="95"/>
        </w:rPr>
        <w:t>collaborate</w:t>
      </w:r>
      <w:r>
        <w:rPr>
          <w:spacing w:val="6"/>
          <w:w w:val="95"/>
        </w:rPr>
        <w:t xml:space="preserve"> </w:t>
      </w:r>
      <w:r>
        <w:rPr>
          <w:w w:val="95"/>
        </w:rPr>
        <w:t>with</w:t>
      </w:r>
      <w:r>
        <w:rPr>
          <w:spacing w:val="6"/>
          <w:w w:val="95"/>
        </w:rPr>
        <w:t xml:space="preserve"> </w:t>
      </w:r>
      <w:r>
        <w:rPr>
          <w:w w:val="95"/>
        </w:rPr>
        <w:t>scientists</w:t>
      </w:r>
      <w:r>
        <w:rPr>
          <w:spacing w:val="6"/>
          <w:w w:val="95"/>
        </w:rPr>
        <w:t xml:space="preserve"> </w:t>
      </w:r>
      <w:r>
        <w:rPr>
          <w:w w:val="95"/>
        </w:rPr>
        <w:t>based</w:t>
      </w:r>
      <w:r>
        <w:rPr>
          <w:spacing w:val="6"/>
          <w:w w:val="95"/>
        </w:rPr>
        <w:t xml:space="preserve"> </w:t>
      </w:r>
      <w:r>
        <w:rPr>
          <w:w w:val="95"/>
        </w:rPr>
        <w:t>in</w:t>
      </w:r>
      <w:r>
        <w:rPr>
          <w:spacing w:val="5"/>
          <w:w w:val="95"/>
        </w:rPr>
        <w:t xml:space="preserve"> </w:t>
      </w:r>
      <w:r>
        <w:rPr>
          <w:w w:val="95"/>
        </w:rPr>
        <w:t>middle-income</w:t>
      </w:r>
      <w:r>
        <w:rPr>
          <w:spacing w:val="6"/>
          <w:w w:val="95"/>
        </w:rPr>
        <w:t xml:space="preserve"> </w:t>
      </w:r>
      <w:r>
        <w:rPr>
          <w:w w:val="95"/>
        </w:rPr>
        <w:t>countries</w:t>
      </w:r>
      <w:r>
        <w:rPr>
          <w:spacing w:val="6"/>
          <w:w w:val="95"/>
        </w:rPr>
        <w:t xml:space="preserve"> </w:t>
      </w:r>
      <w:r>
        <w:rPr>
          <w:w w:val="95"/>
        </w:rPr>
        <w:t>such</w:t>
      </w:r>
      <w:r>
        <w:rPr>
          <w:spacing w:val="6"/>
          <w:w w:val="95"/>
        </w:rPr>
        <w:t xml:space="preserve"> </w:t>
      </w:r>
      <w:r>
        <w:rPr>
          <w:w w:val="95"/>
        </w:rPr>
        <w:t>as</w:t>
      </w:r>
    </w:p>
    <w:p w14:paraId="493BC52E" w14:textId="77777777" w:rsidR="00BB4C49" w:rsidRDefault="00DC0BFC">
      <w:pPr>
        <w:pStyle w:val="BodyText"/>
        <w:spacing w:before="154"/>
        <w:ind w:left="110"/>
      </w:pPr>
      <w:r>
        <w:rPr>
          <w:rFonts w:ascii="Trebuchet MS"/>
          <w:sz w:val="12"/>
        </w:rPr>
        <w:t xml:space="preserve">351    </w:t>
      </w:r>
      <w:r>
        <w:rPr>
          <w:rFonts w:ascii="Trebuchet MS"/>
          <w:spacing w:val="19"/>
          <w:sz w:val="12"/>
        </w:rPr>
        <w:t xml:space="preserve"> </w:t>
      </w:r>
      <w:r>
        <w:rPr>
          <w:spacing w:val="-1"/>
        </w:rPr>
        <w:t>Brazil,</w:t>
      </w:r>
      <w:r>
        <w:rPr>
          <w:spacing w:val="-10"/>
        </w:rPr>
        <w:t xml:space="preserve"> </w:t>
      </w:r>
      <w:r>
        <w:rPr>
          <w:spacing w:val="-1"/>
        </w:rPr>
        <w:t>Mexico,</w:t>
      </w:r>
      <w:r>
        <w:rPr>
          <w:spacing w:val="-9"/>
        </w:rPr>
        <w:t xml:space="preserve"> </w:t>
      </w:r>
      <w:r>
        <w:rPr>
          <w:spacing w:val="-1"/>
        </w:rPr>
        <w:t>South</w:t>
      </w:r>
      <w:r>
        <w:rPr>
          <w:spacing w:val="-10"/>
        </w:rPr>
        <w:t xml:space="preserve"> </w:t>
      </w:r>
      <w:r>
        <w:rPr>
          <w:spacing w:val="-1"/>
        </w:rPr>
        <w:t>Africa,</w:t>
      </w:r>
      <w:r>
        <w:rPr>
          <w:spacing w:val="-10"/>
        </w:rPr>
        <w:t xml:space="preserve"> </w:t>
      </w:r>
      <w:r>
        <w:rPr>
          <w:spacing w:val="-1"/>
        </w:rPr>
        <w:t>and</w:t>
      </w:r>
      <w:r>
        <w:rPr>
          <w:spacing w:val="-9"/>
        </w:rPr>
        <w:t xml:space="preserve"> </w:t>
      </w:r>
      <w:r>
        <w:rPr>
          <w:spacing w:val="-1"/>
        </w:rPr>
        <w:t>Malaysia</w:t>
      </w:r>
      <w:r>
        <w:rPr>
          <w:spacing w:val="-9"/>
        </w:rPr>
        <w:t xml:space="preserve"> </w:t>
      </w:r>
      <w:r>
        <w:rPr>
          <w:spacing w:val="-1"/>
        </w:rPr>
        <w:t>(Smith,</w:t>
      </w:r>
      <w:r>
        <w:rPr>
          <w:spacing w:val="-10"/>
        </w:rPr>
        <w:t xml:space="preserve"> </w:t>
      </w:r>
      <w:r>
        <w:rPr>
          <w:spacing w:val="-1"/>
        </w:rPr>
        <w:t>Weinberger,</w:t>
      </w:r>
      <w:r>
        <w:rPr>
          <w:spacing w:val="-9"/>
        </w:rPr>
        <w:t xml:space="preserve"> </w:t>
      </w:r>
      <w:proofErr w:type="spellStart"/>
      <w:r>
        <w:rPr>
          <w:spacing w:val="-1"/>
        </w:rPr>
        <w:t>Bruna</w:t>
      </w:r>
      <w:proofErr w:type="spellEnd"/>
      <w:r>
        <w:rPr>
          <w:spacing w:val="-1"/>
        </w:rPr>
        <w:t>,</w:t>
      </w:r>
      <w:r>
        <w:rPr>
          <w:spacing w:val="-10"/>
        </w:rPr>
        <w:t xml:space="preserve"> </w:t>
      </w:r>
      <w:r>
        <w:rPr>
          <w:spacing w:val="-1"/>
        </w:rPr>
        <w:t>&amp;</w:t>
      </w:r>
      <w:r>
        <w:rPr>
          <w:spacing w:val="-10"/>
        </w:rPr>
        <w:t xml:space="preserve"> </w:t>
      </w:r>
      <w:proofErr w:type="spellStart"/>
      <w:r>
        <w:t>Allesina</w:t>
      </w:r>
      <w:proofErr w:type="spellEnd"/>
      <w:r>
        <w:t>,</w:t>
      </w:r>
      <w:r>
        <w:rPr>
          <w:spacing w:val="-9"/>
        </w:rPr>
        <w:t xml:space="preserve"> </w:t>
      </w:r>
      <w:r>
        <w:t>2014)</w:t>
      </w:r>
    </w:p>
    <w:p w14:paraId="15085088" w14:textId="77777777" w:rsidR="00BB4C49" w:rsidRDefault="00DC0BFC">
      <w:pPr>
        <w:pStyle w:val="BodyText"/>
        <w:spacing w:before="154"/>
        <w:ind w:left="110"/>
      </w:pPr>
      <w:r>
        <w:rPr>
          <w:rFonts w:ascii="Trebuchet MS"/>
          <w:sz w:val="12"/>
        </w:rPr>
        <w:t xml:space="preserve">352    </w:t>
      </w:r>
      <w:r>
        <w:rPr>
          <w:rFonts w:ascii="Trebuchet MS"/>
          <w:spacing w:val="19"/>
          <w:sz w:val="12"/>
        </w:rPr>
        <w:t xml:space="preserve"> </w:t>
      </w:r>
      <w:r>
        <w:rPr>
          <w:w w:val="95"/>
        </w:rPr>
        <w:t>that</w:t>
      </w:r>
      <w:r>
        <w:rPr>
          <w:spacing w:val="7"/>
          <w:w w:val="95"/>
        </w:rPr>
        <w:t xml:space="preserve"> </w:t>
      </w:r>
      <w:r>
        <w:rPr>
          <w:w w:val="95"/>
        </w:rPr>
        <w:t>are</w:t>
      </w:r>
      <w:r>
        <w:rPr>
          <w:spacing w:val="7"/>
          <w:w w:val="95"/>
        </w:rPr>
        <w:t xml:space="preserve"> </w:t>
      </w:r>
      <w:r>
        <w:rPr>
          <w:w w:val="95"/>
        </w:rPr>
        <w:t>ineligible</w:t>
      </w:r>
      <w:r>
        <w:rPr>
          <w:spacing w:val="7"/>
          <w:w w:val="95"/>
        </w:rPr>
        <w:t xml:space="preserve"> </w:t>
      </w:r>
      <w:r>
        <w:rPr>
          <w:w w:val="95"/>
        </w:rPr>
        <w:t>for</w:t>
      </w:r>
      <w:r>
        <w:rPr>
          <w:spacing w:val="7"/>
          <w:w w:val="95"/>
        </w:rPr>
        <w:t xml:space="preserve"> </w:t>
      </w:r>
      <w:r>
        <w:rPr>
          <w:w w:val="95"/>
        </w:rPr>
        <w:t>waivers</w:t>
      </w:r>
      <w:r>
        <w:rPr>
          <w:spacing w:val="7"/>
          <w:w w:val="95"/>
        </w:rPr>
        <w:t xml:space="preserve"> </w:t>
      </w:r>
      <w:r>
        <w:rPr>
          <w:w w:val="95"/>
        </w:rPr>
        <w:t>despite</w:t>
      </w:r>
      <w:r>
        <w:rPr>
          <w:spacing w:val="7"/>
          <w:w w:val="95"/>
        </w:rPr>
        <w:t xml:space="preserve"> </w:t>
      </w:r>
      <w:r>
        <w:rPr>
          <w:w w:val="95"/>
        </w:rPr>
        <w:t>challenging</w:t>
      </w:r>
      <w:r>
        <w:rPr>
          <w:spacing w:val="7"/>
          <w:w w:val="95"/>
        </w:rPr>
        <w:t xml:space="preserve"> </w:t>
      </w:r>
      <w:r>
        <w:rPr>
          <w:w w:val="95"/>
        </w:rPr>
        <w:t>economic</w:t>
      </w:r>
      <w:r>
        <w:rPr>
          <w:spacing w:val="7"/>
          <w:w w:val="95"/>
        </w:rPr>
        <w:t xml:space="preserve"> </w:t>
      </w:r>
      <w:r>
        <w:rPr>
          <w:w w:val="95"/>
        </w:rPr>
        <w:t>conditions</w:t>
      </w:r>
      <w:r>
        <w:rPr>
          <w:spacing w:val="7"/>
          <w:w w:val="95"/>
        </w:rPr>
        <w:t xml:space="preserve"> </w:t>
      </w:r>
      <w:r>
        <w:rPr>
          <w:w w:val="95"/>
        </w:rPr>
        <w:t>(</w:t>
      </w:r>
      <w:proofErr w:type="spellStart"/>
      <w:r>
        <w:rPr>
          <w:w w:val="95"/>
        </w:rPr>
        <w:t>Ciocca</w:t>
      </w:r>
      <w:proofErr w:type="spellEnd"/>
      <w:r>
        <w:rPr>
          <w:spacing w:val="7"/>
          <w:w w:val="95"/>
        </w:rPr>
        <w:t xml:space="preserve"> </w:t>
      </w:r>
      <w:r>
        <w:rPr>
          <w:w w:val="95"/>
        </w:rPr>
        <w:t>&amp;</w:t>
      </w:r>
      <w:r>
        <w:rPr>
          <w:spacing w:val="7"/>
          <w:w w:val="95"/>
        </w:rPr>
        <w:t xml:space="preserve"> </w:t>
      </w:r>
      <w:r>
        <w:rPr>
          <w:w w:val="95"/>
        </w:rPr>
        <w:t>Delgado,</w:t>
      </w:r>
    </w:p>
    <w:p w14:paraId="7B061B37" w14:textId="77777777" w:rsidR="00BB4C49" w:rsidRDefault="00DC0BFC">
      <w:pPr>
        <w:pStyle w:val="BodyText"/>
        <w:spacing w:before="155"/>
        <w:ind w:left="110"/>
      </w:pPr>
      <w:r>
        <w:rPr>
          <w:rFonts w:ascii="Trebuchet MS"/>
          <w:sz w:val="12"/>
        </w:rPr>
        <w:t xml:space="preserve">353    </w:t>
      </w:r>
      <w:r>
        <w:rPr>
          <w:rFonts w:ascii="Trebuchet MS"/>
          <w:spacing w:val="13"/>
          <w:sz w:val="12"/>
        </w:rPr>
        <w:t xml:space="preserve"> </w:t>
      </w:r>
      <w:r>
        <w:rPr>
          <w:w w:val="95"/>
        </w:rPr>
        <w:t>2017).</w:t>
      </w:r>
      <w:r>
        <w:rPr>
          <w:spacing w:val="31"/>
          <w:w w:val="95"/>
        </w:rPr>
        <w:t xml:space="preserve"> </w:t>
      </w:r>
      <w:r>
        <w:rPr>
          <w:w w:val="95"/>
        </w:rPr>
        <w:t>Regardless</w:t>
      </w:r>
      <w:r>
        <w:rPr>
          <w:spacing w:val="9"/>
          <w:w w:val="95"/>
        </w:rPr>
        <w:t xml:space="preserve"> </w:t>
      </w:r>
      <w:r>
        <w:rPr>
          <w:w w:val="95"/>
        </w:rPr>
        <w:t>of</w:t>
      </w:r>
      <w:r>
        <w:rPr>
          <w:spacing w:val="9"/>
          <w:w w:val="95"/>
        </w:rPr>
        <w:t xml:space="preserve"> </w:t>
      </w:r>
      <w:r>
        <w:rPr>
          <w:w w:val="95"/>
        </w:rPr>
        <w:t>the</w:t>
      </w:r>
      <w:r>
        <w:rPr>
          <w:spacing w:val="9"/>
          <w:w w:val="95"/>
        </w:rPr>
        <w:t xml:space="preserve"> </w:t>
      </w:r>
      <w:r>
        <w:rPr>
          <w:w w:val="95"/>
        </w:rPr>
        <w:t>mechanism,</w:t>
      </w:r>
      <w:r>
        <w:rPr>
          <w:spacing w:val="8"/>
          <w:w w:val="95"/>
        </w:rPr>
        <w:t xml:space="preserve"> </w:t>
      </w:r>
      <w:r>
        <w:rPr>
          <w:w w:val="95"/>
        </w:rPr>
        <w:t>our</w:t>
      </w:r>
      <w:r>
        <w:rPr>
          <w:spacing w:val="8"/>
          <w:w w:val="95"/>
        </w:rPr>
        <w:t xml:space="preserve"> </w:t>
      </w:r>
      <w:r>
        <w:rPr>
          <w:w w:val="95"/>
        </w:rPr>
        <w:t>results</w:t>
      </w:r>
      <w:r>
        <w:rPr>
          <w:spacing w:val="9"/>
          <w:w w:val="95"/>
        </w:rPr>
        <w:t xml:space="preserve"> </w:t>
      </w:r>
      <w:r>
        <w:rPr>
          <w:w w:val="95"/>
        </w:rPr>
        <w:t>suggest</w:t>
      </w:r>
      <w:r>
        <w:rPr>
          <w:spacing w:val="8"/>
          <w:w w:val="95"/>
        </w:rPr>
        <w:t xml:space="preserve"> </w:t>
      </w:r>
      <w:r>
        <w:rPr>
          <w:w w:val="95"/>
        </w:rPr>
        <w:t>that</w:t>
      </w:r>
      <w:r>
        <w:rPr>
          <w:spacing w:val="8"/>
          <w:w w:val="95"/>
        </w:rPr>
        <w:t xml:space="preserve"> </w:t>
      </w:r>
      <w:r>
        <w:rPr>
          <w:w w:val="95"/>
        </w:rPr>
        <w:t>waiver</w:t>
      </w:r>
      <w:r>
        <w:rPr>
          <w:spacing w:val="8"/>
          <w:w w:val="95"/>
        </w:rPr>
        <w:t xml:space="preserve"> </w:t>
      </w:r>
      <w:r>
        <w:rPr>
          <w:w w:val="95"/>
        </w:rPr>
        <w:t>programs</w:t>
      </w:r>
      <w:r>
        <w:rPr>
          <w:spacing w:val="9"/>
          <w:w w:val="95"/>
        </w:rPr>
        <w:t xml:space="preserve"> </w:t>
      </w:r>
      <w:r>
        <w:rPr>
          <w:w w:val="95"/>
        </w:rPr>
        <w:t>designed</w:t>
      </w:r>
      <w:r>
        <w:rPr>
          <w:spacing w:val="8"/>
          <w:w w:val="95"/>
        </w:rPr>
        <w:t xml:space="preserve"> </w:t>
      </w:r>
      <w:r>
        <w:rPr>
          <w:w w:val="95"/>
        </w:rPr>
        <w:t>to</w:t>
      </w:r>
    </w:p>
    <w:p w14:paraId="344EF475" w14:textId="77777777" w:rsidR="00BB4C49" w:rsidRDefault="00DC0BFC">
      <w:pPr>
        <w:pStyle w:val="BodyText"/>
        <w:spacing w:before="154"/>
        <w:ind w:left="110"/>
      </w:pPr>
      <w:r>
        <w:rPr>
          <w:rFonts w:ascii="Trebuchet MS"/>
          <w:sz w:val="12"/>
        </w:rPr>
        <w:t xml:space="preserve">354    </w:t>
      </w:r>
      <w:r>
        <w:rPr>
          <w:rFonts w:ascii="Trebuchet MS"/>
          <w:spacing w:val="19"/>
          <w:sz w:val="12"/>
        </w:rPr>
        <w:t xml:space="preserve"> </w:t>
      </w:r>
      <w:r>
        <w:rPr>
          <w:spacing w:val="-1"/>
        </w:rPr>
        <w:t>increase</w:t>
      </w:r>
      <w:r>
        <w:rPr>
          <w:spacing w:val="-9"/>
        </w:rPr>
        <w:t xml:space="preserve"> </w:t>
      </w:r>
      <w:r>
        <w:rPr>
          <w:spacing w:val="-1"/>
        </w:rPr>
        <w:t>the</w:t>
      </w:r>
      <w:r>
        <w:rPr>
          <w:spacing w:val="-9"/>
        </w:rPr>
        <w:t xml:space="preserve"> </w:t>
      </w:r>
      <w:r>
        <w:rPr>
          <w:spacing w:val="-1"/>
        </w:rPr>
        <w:t>representation</w:t>
      </w:r>
      <w:r>
        <w:rPr>
          <w:spacing w:val="-9"/>
        </w:rPr>
        <w:t xml:space="preserve"> </w:t>
      </w:r>
      <w:r>
        <w:rPr>
          <w:spacing w:val="-1"/>
        </w:rPr>
        <w:t>of</w:t>
      </w:r>
      <w:r>
        <w:rPr>
          <w:spacing w:val="-9"/>
        </w:rPr>
        <w:t xml:space="preserve"> </w:t>
      </w:r>
      <w:r>
        <w:rPr>
          <w:spacing w:val="-1"/>
        </w:rPr>
        <w:t>scientists</w:t>
      </w:r>
      <w:r>
        <w:rPr>
          <w:spacing w:val="-9"/>
        </w:rPr>
        <w:t xml:space="preserve"> </w:t>
      </w:r>
      <w:r>
        <w:rPr>
          <w:spacing w:val="-1"/>
        </w:rPr>
        <w:t>from</w:t>
      </w:r>
      <w:r>
        <w:rPr>
          <w:spacing w:val="-9"/>
        </w:rPr>
        <w:t xml:space="preserve"> </w:t>
      </w:r>
      <w:r>
        <w:rPr>
          <w:spacing w:val="-1"/>
        </w:rPr>
        <w:t>the</w:t>
      </w:r>
      <w:r>
        <w:rPr>
          <w:spacing w:val="-9"/>
        </w:rPr>
        <w:t xml:space="preserve"> </w:t>
      </w:r>
      <w:r>
        <w:rPr>
          <w:spacing w:val="-1"/>
        </w:rPr>
        <w:t>Global</w:t>
      </w:r>
      <w:r>
        <w:rPr>
          <w:spacing w:val="-10"/>
        </w:rPr>
        <w:t xml:space="preserve"> </w:t>
      </w:r>
      <w:r>
        <w:rPr>
          <w:spacing w:val="-1"/>
        </w:rPr>
        <w:t>South</w:t>
      </w:r>
      <w:r>
        <w:rPr>
          <w:spacing w:val="-10"/>
        </w:rPr>
        <w:t xml:space="preserve"> </w:t>
      </w:r>
      <w:r>
        <w:rPr>
          <w:spacing w:val="-1"/>
        </w:rPr>
        <w:t>in</w:t>
      </w:r>
      <w:r>
        <w:rPr>
          <w:spacing w:val="-9"/>
        </w:rPr>
        <w:t xml:space="preserve"> </w:t>
      </w:r>
      <w:r>
        <w:rPr>
          <w:spacing w:val="-1"/>
        </w:rPr>
        <w:t>the</w:t>
      </w:r>
      <w:r>
        <w:rPr>
          <w:spacing w:val="-9"/>
        </w:rPr>
        <w:t xml:space="preserve"> </w:t>
      </w:r>
      <w:r>
        <w:rPr>
          <w:spacing w:val="-1"/>
        </w:rPr>
        <w:t>OA</w:t>
      </w:r>
      <w:r>
        <w:rPr>
          <w:spacing w:val="-9"/>
        </w:rPr>
        <w:t xml:space="preserve"> </w:t>
      </w:r>
      <w:r>
        <w:rPr>
          <w:spacing w:val="-1"/>
        </w:rPr>
        <w:t>literature</w:t>
      </w:r>
      <w:r>
        <w:rPr>
          <w:spacing w:val="-9"/>
        </w:rPr>
        <w:t xml:space="preserve"> </w:t>
      </w:r>
      <w:r>
        <w:t>by</w:t>
      </w:r>
    </w:p>
    <w:p w14:paraId="5405007F" w14:textId="1A738A06" w:rsidR="00BB4C49" w:rsidRDefault="00DC0BFC">
      <w:pPr>
        <w:pStyle w:val="BodyText"/>
        <w:spacing w:before="155"/>
        <w:ind w:left="110"/>
      </w:pPr>
      <w:r>
        <w:rPr>
          <w:rFonts w:ascii="Trebuchet MS"/>
          <w:sz w:val="12"/>
        </w:rPr>
        <w:t xml:space="preserve">355    </w:t>
      </w:r>
      <w:r>
        <w:rPr>
          <w:rFonts w:ascii="Trebuchet MS"/>
          <w:spacing w:val="19"/>
          <w:sz w:val="12"/>
        </w:rPr>
        <w:t xml:space="preserve"> </w:t>
      </w:r>
      <w:r>
        <w:rPr>
          <w:w w:val="95"/>
        </w:rPr>
        <w:t>reducing</w:t>
      </w:r>
      <w:r>
        <w:rPr>
          <w:spacing w:val="4"/>
          <w:w w:val="95"/>
        </w:rPr>
        <w:t xml:space="preserve"> </w:t>
      </w:r>
      <w:r>
        <w:rPr>
          <w:w w:val="95"/>
        </w:rPr>
        <w:t>APCs</w:t>
      </w:r>
      <w:r>
        <w:rPr>
          <w:spacing w:val="4"/>
          <w:w w:val="95"/>
        </w:rPr>
        <w:t xml:space="preserve"> </w:t>
      </w:r>
      <w:r>
        <w:rPr>
          <w:w w:val="95"/>
        </w:rPr>
        <w:t>have</w:t>
      </w:r>
      <w:r>
        <w:rPr>
          <w:spacing w:val="4"/>
          <w:w w:val="95"/>
        </w:rPr>
        <w:t xml:space="preserve"> </w:t>
      </w:r>
      <w:r>
        <w:rPr>
          <w:w w:val="95"/>
        </w:rPr>
        <w:t>at</w:t>
      </w:r>
      <w:r>
        <w:rPr>
          <w:spacing w:val="3"/>
          <w:w w:val="95"/>
        </w:rPr>
        <w:t xml:space="preserve"> </w:t>
      </w:r>
      <w:r>
        <w:rPr>
          <w:w w:val="95"/>
        </w:rPr>
        <w:t>best</w:t>
      </w:r>
      <w:r>
        <w:rPr>
          <w:spacing w:val="4"/>
          <w:w w:val="95"/>
        </w:rPr>
        <w:t xml:space="preserve"> </w:t>
      </w:r>
      <w:r>
        <w:rPr>
          <w:w w:val="95"/>
        </w:rPr>
        <w:t>failed</w:t>
      </w:r>
      <w:r>
        <w:rPr>
          <w:spacing w:val="4"/>
          <w:w w:val="95"/>
        </w:rPr>
        <w:t xml:space="preserve"> </w:t>
      </w:r>
      <w:r>
        <w:rPr>
          <w:w w:val="95"/>
        </w:rPr>
        <w:t>to</w:t>
      </w:r>
      <w:r>
        <w:rPr>
          <w:spacing w:val="4"/>
          <w:w w:val="95"/>
        </w:rPr>
        <w:t xml:space="preserve"> </w:t>
      </w:r>
      <w:r>
        <w:rPr>
          <w:w w:val="95"/>
        </w:rPr>
        <w:t>do</w:t>
      </w:r>
      <w:r>
        <w:rPr>
          <w:spacing w:val="3"/>
          <w:w w:val="95"/>
        </w:rPr>
        <w:t xml:space="preserve"> </w:t>
      </w:r>
      <w:proofErr w:type="gramStart"/>
      <w:r>
        <w:rPr>
          <w:w w:val="95"/>
        </w:rPr>
        <w:t>so,</w:t>
      </w:r>
      <w:proofErr w:type="gramEnd"/>
      <w:r>
        <w:rPr>
          <w:spacing w:val="5"/>
          <w:w w:val="95"/>
        </w:rPr>
        <w:t xml:space="preserve"> </w:t>
      </w:r>
      <w:r>
        <w:rPr>
          <w:w w:val="95"/>
        </w:rPr>
        <w:t>and</w:t>
      </w:r>
      <w:r>
        <w:rPr>
          <w:spacing w:val="4"/>
          <w:w w:val="95"/>
        </w:rPr>
        <w:t xml:space="preserve"> </w:t>
      </w:r>
      <w:r>
        <w:rPr>
          <w:w w:val="95"/>
        </w:rPr>
        <w:t>at</w:t>
      </w:r>
      <w:r>
        <w:rPr>
          <w:spacing w:val="3"/>
          <w:w w:val="95"/>
        </w:rPr>
        <w:t xml:space="preserve"> </w:t>
      </w:r>
      <w:r>
        <w:rPr>
          <w:w w:val="95"/>
        </w:rPr>
        <w:t>worst</w:t>
      </w:r>
      <w:r>
        <w:rPr>
          <w:spacing w:val="4"/>
          <w:w w:val="95"/>
        </w:rPr>
        <w:t xml:space="preserve"> </w:t>
      </w:r>
      <w:ins w:id="269" w:author="Smith,Audrey Culver" w:date="2021-02-22T15:13:00Z">
        <w:r w:rsidR="00BF76DB">
          <w:rPr>
            <w:spacing w:val="4"/>
            <w:w w:val="95"/>
          </w:rPr>
          <w:t xml:space="preserve">have </w:t>
        </w:r>
      </w:ins>
      <w:r>
        <w:rPr>
          <w:w w:val="95"/>
        </w:rPr>
        <w:t>had</w:t>
      </w:r>
      <w:r>
        <w:rPr>
          <w:spacing w:val="4"/>
          <w:w w:val="95"/>
        </w:rPr>
        <w:t xml:space="preserve"> </w:t>
      </w:r>
      <w:r>
        <w:rPr>
          <w:w w:val="95"/>
        </w:rPr>
        <w:t>the</w:t>
      </w:r>
      <w:r>
        <w:rPr>
          <w:spacing w:val="4"/>
          <w:w w:val="95"/>
        </w:rPr>
        <w:t xml:space="preserve"> </w:t>
      </w:r>
      <w:r>
        <w:rPr>
          <w:w w:val="95"/>
        </w:rPr>
        <w:t>opposite</w:t>
      </w:r>
      <w:r>
        <w:rPr>
          <w:spacing w:val="3"/>
          <w:w w:val="95"/>
        </w:rPr>
        <w:t xml:space="preserve"> </w:t>
      </w:r>
      <w:r>
        <w:rPr>
          <w:w w:val="95"/>
        </w:rPr>
        <w:t>e</w:t>
      </w:r>
      <w:r>
        <w:rPr>
          <w:rFonts w:ascii="Arial"/>
          <w:w w:val="95"/>
        </w:rPr>
        <w:t>ff</w:t>
      </w:r>
      <w:r>
        <w:rPr>
          <w:w w:val="95"/>
        </w:rPr>
        <w:t>ect.</w:t>
      </w:r>
      <w:r>
        <w:rPr>
          <w:spacing w:val="28"/>
          <w:w w:val="95"/>
        </w:rPr>
        <w:t xml:space="preserve"> </w:t>
      </w:r>
      <w:r>
        <w:rPr>
          <w:w w:val="95"/>
        </w:rPr>
        <w:t>Finally,</w:t>
      </w:r>
      <w:r>
        <w:rPr>
          <w:spacing w:val="5"/>
          <w:w w:val="95"/>
        </w:rPr>
        <w:t xml:space="preserve"> </w:t>
      </w:r>
      <w:r>
        <w:rPr>
          <w:w w:val="95"/>
        </w:rPr>
        <w:t>our</w:t>
      </w:r>
    </w:p>
    <w:p w14:paraId="5EF0F9BA" w14:textId="77777777" w:rsidR="00BB4C49" w:rsidRDefault="00DC0BFC">
      <w:pPr>
        <w:pStyle w:val="BodyText"/>
        <w:spacing w:before="154"/>
        <w:ind w:left="110"/>
      </w:pPr>
      <w:r>
        <w:rPr>
          <w:rFonts w:ascii="Trebuchet MS"/>
          <w:sz w:val="12"/>
        </w:rPr>
        <w:t xml:space="preserve">356    </w:t>
      </w:r>
      <w:r>
        <w:rPr>
          <w:rFonts w:ascii="Trebuchet MS"/>
          <w:spacing w:val="19"/>
          <w:sz w:val="12"/>
        </w:rPr>
        <w:t xml:space="preserve"> </w:t>
      </w:r>
      <w:r>
        <w:rPr>
          <w:w w:val="95"/>
        </w:rPr>
        <w:t>results</w:t>
      </w:r>
      <w:r>
        <w:rPr>
          <w:spacing w:val="6"/>
          <w:w w:val="95"/>
        </w:rPr>
        <w:t xml:space="preserve"> </w:t>
      </w:r>
      <w:r>
        <w:rPr>
          <w:w w:val="95"/>
        </w:rPr>
        <w:t>also</w:t>
      </w:r>
      <w:r>
        <w:rPr>
          <w:spacing w:val="5"/>
          <w:w w:val="95"/>
        </w:rPr>
        <w:t xml:space="preserve"> </w:t>
      </w:r>
      <w:r>
        <w:rPr>
          <w:w w:val="95"/>
        </w:rPr>
        <w:t>suggest</w:t>
      </w:r>
      <w:r>
        <w:rPr>
          <w:spacing w:val="5"/>
          <w:w w:val="95"/>
        </w:rPr>
        <w:t xml:space="preserve"> </w:t>
      </w:r>
      <w:r>
        <w:rPr>
          <w:w w:val="95"/>
        </w:rPr>
        <w:t>there</w:t>
      </w:r>
      <w:r>
        <w:rPr>
          <w:spacing w:val="5"/>
          <w:w w:val="95"/>
        </w:rPr>
        <w:t xml:space="preserve"> </w:t>
      </w:r>
      <w:r>
        <w:rPr>
          <w:w w:val="95"/>
        </w:rPr>
        <w:t>are</w:t>
      </w:r>
      <w:r>
        <w:rPr>
          <w:spacing w:val="5"/>
          <w:w w:val="95"/>
        </w:rPr>
        <w:t xml:space="preserve"> </w:t>
      </w:r>
      <w:r>
        <w:rPr>
          <w:w w:val="95"/>
        </w:rPr>
        <w:t>some</w:t>
      </w:r>
      <w:r>
        <w:rPr>
          <w:spacing w:val="6"/>
          <w:w w:val="95"/>
        </w:rPr>
        <w:t xml:space="preserve"> </w:t>
      </w:r>
      <w:r>
        <w:rPr>
          <w:w w:val="95"/>
        </w:rPr>
        <w:t>important</w:t>
      </w:r>
      <w:r>
        <w:rPr>
          <w:spacing w:val="5"/>
          <w:w w:val="95"/>
        </w:rPr>
        <w:t xml:space="preserve"> </w:t>
      </w:r>
      <w:r>
        <w:rPr>
          <w:w w:val="95"/>
        </w:rPr>
        <w:t>di</w:t>
      </w:r>
      <w:r>
        <w:rPr>
          <w:rFonts w:ascii="Arial"/>
          <w:w w:val="95"/>
        </w:rPr>
        <w:t>ff</w:t>
      </w:r>
      <w:r>
        <w:rPr>
          <w:w w:val="95"/>
        </w:rPr>
        <w:t>erences</w:t>
      </w:r>
      <w:r>
        <w:rPr>
          <w:spacing w:val="5"/>
          <w:w w:val="95"/>
        </w:rPr>
        <w:t xml:space="preserve"> </w:t>
      </w:r>
      <w:r>
        <w:rPr>
          <w:w w:val="95"/>
        </w:rPr>
        <w:t>in</w:t>
      </w:r>
      <w:r>
        <w:rPr>
          <w:spacing w:val="5"/>
          <w:w w:val="95"/>
        </w:rPr>
        <w:t xml:space="preserve"> </w:t>
      </w:r>
      <w:r>
        <w:rPr>
          <w:w w:val="95"/>
        </w:rPr>
        <w:t>the</w:t>
      </w:r>
      <w:r>
        <w:rPr>
          <w:spacing w:val="6"/>
          <w:w w:val="95"/>
        </w:rPr>
        <w:t xml:space="preserve"> </w:t>
      </w:r>
      <w:r>
        <w:rPr>
          <w:w w:val="95"/>
        </w:rPr>
        <w:t>way</w:t>
      </w:r>
      <w:r>
        <w:rPr>
          <w:spacing w:val="5"/>
          <w:w w:val="95"/>
        </w:rPr>
        <w:t xml:space="preserve"> </w:t>
      </w:r>
      <w:r>
        <w:rPr>
          <w:w w:val="95"/>
        </w:rPr>
        <w:t>authors</w:t>
      </w:r>
      <w:r>
        <w:rPr>
          <w:spacing w:val="5"/>
          <w:w w:val="95"/>
        </w:rPr>
        <w:t xml:space="preserve"> </w:t>
      </w:r>
      <w:r>
        <w:rPr>
          <w:w w:val="95"/>
        </w:rPr>
        <w:t>perceive</w:t>
      </w:r>
      <w:r>
        <w:rPr>
          <w:spacing w:val="5"/>
          <w:w w:val="95"/>
        </w:rPr>
        <w:t xml:space="preserve"> </w:t>
      </w:r>
      <w:r>
        <w:rPr>
          <w:w w:val="95"/>
        </w:rPr>
        <w:t>Parent</w:t>
      </w:r>
    </w:p>
    <w:p w14:paraId="5DA93C7F" w14:textId="77777777" w:rsidR="00BB4C49" w:rsidRDefault="00DC0BFC">
      <w:pPr>
        <w:pStyle w:val="BodyText"/>
        <w:spacing w:before="154"/>
        <w:ind w:left="110"/>
      </w:pPr>
      <w:r>
        <w:rPr>
          <w:rFonts w:ascii="Trebuchet MS"/>
          <w:sz w:val="12"/>
        </w:rPr>
        <w:t xml:space="preserve">357    </w:t>
      </w:r>
      <w:r>
        <w:rPr>
          <w:rFonts w:ascii="Trebuchet MS"/>
          <w:spacing w:val="19"/>
          <w:sz w:val="12"/>
        </w:rPr>
        <w:t xml:space="preserve"> </w:t>
      </w:r>
      <w:r>
        <w:rPr>
          <w:w w:val="95"/>
        </w:rPr>
        <w:t>and</w:t>
      </w:r>
      <w:r>
        <w:rPr>
          <w:spacing w:val="8"/>
          <w:w w:val="95"/>
        </w:rPr>
        <w:t xml:space="preserve"> </w:t>
      </w:r>
      <w:r>
        <w:rPr>
          <w:w w:val="95"/>
        </w:rPr>
        <w:t>Mirror</w:t>
      </w:r>
      <w:r>
        <w:rPr>
          <w:spacing w:val="7"/>
          <w:w w:val="95"/>
        </w:rPr>
        <w:t xml:space="preserve"> </w:t>
      </w:r>
      <w:r>
        <w:rPr>
          <w:w w:val="95"/>
        </w:rPr>
        <w:t>journals.</w:t>
      </w:r>
      <w:r>
        <w:rPr>
          <w:spacing w:val="29"/>
          <w:w w:val="95"/>
        </w:rPr>
        <w:t xml:space="preserve"> </w:t>
      </w:r>
      <w:r>
        <w:rPr>
          <w:w w:val="95"/>
        </w:rPr>
        <w:t>That</w:t>
      </w:r>
      <w:r>
        <w:rPr>
          <w:spacing w:val="6"/>
          <w:w w:val="95"/>
        </w:rPr>
        <w:t xml:space="preserve"> </w:t>
      </w:r>
      <w:r>
        <w:rPr>
          <w:w w:val="95"/>
        </w:rPr>
        <w:t>there</w:t>
      </w:r>
      <w:r>
        <w:rPr>
          <w:spacing w:val="8"/>
          <w:w w:val="95"/>
        </w:rPr>
        <w:t xml:space="preserve"> </w:t>
      </w:r>
      <w:r>
        <w:rPr>
          <w:w w:val="95"/>
        </w:rPr>
        <w:t>are</w:t>
      </w:r>
      <w:r>
        <w:rPr>
          <w:spacing w:val="7"/>
          <w:w w:val="95"/>
        </w:rPr>
        <w:t xml:space="preserve"> </w:t>
      </w:r>
      <w:r>
        <w:rPr>
          <w:w w:val="95"/>
        </w:rPr>
        <w:t>some</w:t>
      </w:r>
      <w:r>
        <w:rPr>
          <w:spacing w:val="7"/>
          <w:w w:val="95"/>
        </w:rPr>
        <w:t xml:space="preserve"> </w:t>
      </w:r>
      <w:r>
        <w:rPr>
          <w:w w:val="95"/>
        </w:rPr>
        <w:t>OA</w:t>
      </w:r>
      <w:r>
        <w:rPr>
          <w:spacing w:val="7"/>
          <w:w w:val="95"/>
        </w:rPr>
        <w:t xml:space="preserve"> </w:t>
      </w:r>
      <w:r>
        <w:rPr>
          <w:w w:val="95"/>
        </w:rPr>
        <w:t>articles</w:t>
      </w:r>
      <w:r>
        <w:rPr>
          <w:spacing w:val="7"/>
          <w:w w:val="95"/>
        </w:rPr>
        <w:t xml:space="preserve"> </w:t>
      </w:r>
      <w:r>
        <w:rPr>
          <w:w w:val="95"/>
        </w:rPr>
        <w:t>by</w:t>
      </w:r>
      <w:r>
        <w:rPr>
          <w:spacing w:val="8"/>
          <w:w w:val="95"/>
        </w:rPr>
        <w:t xml:space="preserve"> </w:t>
      </w:r>
      <w:r>
        <w:rPr>
          <w:w w:val="95"/>
        </w:rPr>
        <w:t>authors</w:t>
      </w:r>
      <w:r>
        <w:rPr>
          <w:spacing w:val="8"/>
          <w:w w:val="95"/>
        </w:rPr>
        <w:t xml:space="preserve"> </w:t>
      </w:r>
      <w:r>
        <w:rPr>
          <w:w w:val="95"/>
        </w:rPr>
        <w:t>from</w:t>
      </w:r>
      <w:r>
        <w:rPr>
          <w:spacing w:val="6"/>
          <w:w w:val="95"/>
        </w:rPr>
        <w:t xml:space="preserve"> </w:t>
      </w:r>
      <w:r>
        <w:rPr>
          <w:w w:val="95"/>
        </w:rPr>
        <w:t>low-income</w:t>
      </w:r>
      <w:r>
        <w:rPr>
          <w:spacing w:val="7"/>
          <w:w w:val="95"/>
        </w:rPr>
        <w:t xml:space="preserve"> </w:t>
      </w:r>
      <w:r>
        <w:rPr>
          <w:w w:val="95"/>
        </w:rPr>
        <w:t>countries</w:t>
      </w:r>
    </w:p>
    <w:p w14:paraId="4082AB81" w14:textId="77777777" w:rsidR="00BB4C49" w:rsidRDefault="00DC0BFC">
      <w:pPr>
        <w:pStyle w:val="BodyText"/>
        <w:spacing w:before="155"/>
        <w:ind w:left="110"/>
      </w:pPr>
      <w:r>
        <w:rPr>
          <w:rFonts w:ascii="Trebuchet MS"/>
          <w:sz w:val="12"/>
        </w:rPr>
        <w:t xml:space="preserve">358    </w:t>
      </w:r>
      <w:r>
        <w:rPr>
          <w:rFonts w:ascii="Trebuchet MS"/>
          <w:spacing w:val="19"/>
          <w:sz w:val="12"/>
        </w:rPr>
        <w:t xml:space="preserve"> </w:t>
      </w:r>
      <w:r>
        <w:rPr>
          <w:w w:val="95"/>
        </w:rPr>
        <w:t>in</w:t>
      </w:r>
      <w:r>
        <w:rPr>
          <w:spacing w:val="13"/>
          <w:w w:val="95"/>
        </w:rPr>
        <w:t xml:space="preserve"> </w:t>
      </w:r>
      <w:r>
        <w:rPr>
          <w:w w:val="95"/>
        </w:rPr>
        <w:t>Parent</w:t>
      </w:r>
      <w:r>
        <w:rPr>
          <w:spacing w:val="12"/>
          <w:w w:val="95"/>
        </w:rPr>
        <w:t xml:space="preserve"> </w:t>
      </w:r>
      <w:r>
        <w:rPr>
          <w:w w:val="95"/>
        </w:rPr>
        <w:t>journals</w:t>
      </w:r>
      <w:r>
        <w:rPr>
          <w:spacing w:val="13"/>
          <w:w w:val="95"/>
        </w:rPr>
        <w:t xml:space="preserve"> </w:t>
      </w:r>
      <w:r>
        <w:rPr>
          <w:w w:val="95"/>
        </w:rPr>
        <w:t>but</w:t>
      </w:r>
      <w:r>
        <w:rPr>
          <w:spacing w:val="13"/>
          <w:w w:val="95"/>
        </w:rPr>
        <w:t xml:space="preserve"> </w:t>
      </w:r>
      <w:r>
        <w:rPr>
          <w:w w:val="95"/>
        </w:rPr>
        <w:t>none</w:t>
      </w:r>
      <w:r>
        <w:rPr>
          <w:spacing w:val="13"/>
          <w:w w:val="95"/>
        </w:rPr>
        <w:t xml:space="preserve"> </w:t>
      </w:r>
      <w:r>
        <w:rPr>
          <w:w w:val="95"/>
        </w:rPr>
        <w:t>in</w:t>
      </w:r>
      <w:r>
        <w:rPr>
          <w:spacing w:val="13"/>
          <w:w w:val="95"/>
        </w:rPr>
        <w:t xml:space="preserve"> </w:t>
      </w:r>
      <w:r>
        <w:rPr>
          <w:w w:val="95"/>
        </w:rPr>
        <w:t>Mirror</w:t>
      </w:r>
      <w:r>
        <w:rPr>
          <w:spacing w:val="13"/>
          <w:w w:val="95"/>
        </w:rPr>
        <w:t xml:space="preserve"> </w:t>
      </w:r>
      <w:r>
        <w:rPr>
          <w:w w:val="95"/>
        </w:rPr>
        <w:t>journals</w:t>
      </w:r>
      <w:r>
        <w:rPr>
          <w:spacing w:val="13"/>
          <w:w w:val="95"/>
        </w:rPr>
        <w:t xml:space="preserve"> </w:t>
      </w:r>
      <w:r>
        <w:rPr>
          <w:w w:val="95"/>
        </w:rPr>
        <w:t>suggests</w:t>
      </w:r>
      <w:r>
        <w:rPr>
          <w:spacing w:val="13"/>
          <w:w w:val="95"/>
        </w:rPr>
        <w:t xml:space="preserve"> </w:t>
      </w:r>
      <w:r>
        <w:rPr>
          <w:w w:val="95"/>
        </w:rPr>
        <w:t>a</w:t>
      </w:r>
      <w:r>
        <w:rPr>
          <w:spacing w:val="13"/>
          <w:w w:val="95"/>
        </w:rPr>
        <w:t xml:space="preserve"> </w:t>
      </w:r>
      <w:r>
        <w:rPr>
          <w:w w:val="95"/>
        </w:rPr>
        <w:t>clear</w:t>
      </w:r>
      <w:r>
        <w:rPr>
          <w:spacing w:val="12"/>
          <w:w w:val="95"/>
        </w:rPr>
        <w:t xml:space="preserve"> </w:t>
      </w:r>
      <w:r>
        <w:rPr>
          <w:w w:val="95"/>
        </w:rPr>
        <w:t>preference</w:t>
      </w:r>
      <w:r>
        <w:rPr>
          <w:spacing w:val="13"/>
          <w:w w:val="95"/>
        </w:rPr>
        <w:t xml:space="preserve"> </w:t>
      </w:r>
      <w:r>
        <w:rPr>
          <w:w w:val="95"/>
        </w:rPr>
        <w:t>for</w:t>
      </w:r>
      <w:r>
        <w:rPr>
          <w:spacing w:val="14"/>
          <w:w w:val="95"/>
        </w:rPr>
        <w:t xml:space="preserve"> </w:t>
      </w:r>
      <w:r>
        <w:rPr>
          <w:w w:val="95"/>
        </w:rPr>
        <w:t>more</w:t>
      </w:r>
    </w:p>
    <w:p w14:paraId="6FFA45C2" w14:textId="77777777" w:rsidR="00BB4C49" w:rsidRDefault="00DC0BFC">
      <w:pPr>
        <w:pStyle w:val="BodyText"/>
        <w:spacing w:before="154"/>
        <w:ind w:left="110"/>
      </w:pPr>
      <w:r>
        <w:rPr>
          <w:rFonts w:ascii="Trebuchet MS"/>
          <w:sz w:val="12"/>
        </w:rPr>
        <w:t xml:space="preserve">359    </w:t>
      </w:r>
      <w:r>
        <w:rPr>
          <w:rFonts w:ascii="Trebuchet MS"/>
          <w:spacing w:val="19"/>
          <w:sz w:val="12"/>
        </w:rPr>
        <w:t xml:space="preserve"> </w:t>
      </w:r>
      <w:r>
        <w:rPr>
          <w:w w:val="95"/>
        </w:rPr>
        <w:t>established</w:t>
      </w:r>
      <w:r>
        <w:rPr>
          <w:spacing w:val="16"/>
          <w:w w:val="95"/>
        </w:rPr>
        <w:t xml:space="preserve"> </w:t>
      </w:r>
      <w:r>
        <w:rPr>
          <w:w w:val="95"/>
        </w:rPr>
        <w:t>titles.</w:t>
      </w:r>
      <w:r>
        <w:rPr>
          <w:spacing w:val="41"/>
          <w:w w:val="95"/>
        </w:rPr>
        <w:t xml:space="preserve"> </w:t>
      </w:r>
      <w:r>
        <w:rPr>
          <w:w w:val="95"/>
        </w:rPr>
        <w:t>The</w:t>
      </w:r>
      <w:r>
        <w:rPr>
          <w:spacing w:val="17"/>
          <w:w w:val="95"/>
        </w:rPr>
        <w:t xml:space="preserve"> </w:t>
      </w:r>
      <w:r w:rsidRPr="00BF76DB">
        <w:rPr>
          <w:w w:val="95"/>
          <w:highlight w:val="yellow"/>
          <w:rPrChange w:id="270" w:author="Smith,Audrey Culver" w:date="2021-02-22T15:15:00Z">
            <w:rPr>
              <w:w w:val="95"/>
            </w:rPr>
          </w:rPrChange>
        </w:rPr>
        <w:t>same</w:t>
      </w:r>
      <w:r>
        <w:rPr>
          <w:spacing w:val="17"/>
          <w:w w:val="95"/>
        </w:rPr>
        <w:t xml:space="preserve"> </w:t>
      </w:r>
      <w:r>
        <w:rPr>
          <w:w w:val="95"/>
        </w:rPr>
        <w:t>appears</w:t>
      </w:r>
      <w:r>
        <w:rPr>
          <w:spacing w:val="16"/>
          <w:w w:val="95"/>
        </w:rPr>
        <w:t xml:space="preserve"> </w:t>
      </w:r>
      <w:r>
        <w:rPr>
          <w:w w:val="95"/>
        </w:rPr>
        <w:t>to</w:t>
      </w:r>
      <w:r>
        <w:rPr>
          <w:spacing w:val="16"/>
          <w:w w:val="95"/>
        </w:rPr>
        <w:t xml:space="preserve"> </w:t>
      </w:r>
      <w:r>
        <w:rPr>
          <w:w w:val="95"/>
        </w:rPr>
        <w:t>be</w:t>
      </w:r>
      <w:r>
        <w:rPr>
          <w:spacing w:val="17"/>
          <w:w w:val="95"/>
        </w:rPr>
        <w:t xml:space="preserve"> </w:t>
      </w:r>
      <w:r>
        <w:rPr>
          <w:w w:val="95"/>
        </w:rPr>
        <w:t>true</w:t>
      </w:r>
      <w:r>
        <w:rPr>
          <w:spacing w:val="16"/>
          <w:w w:val="95"/>
        </w:rPr>
        <w:t xml:space="preserve"> </w:t>
      </w:r>
      <w:r>
        <w:rPr>
          <w:w w:val="95"/>
        </w:rPr>
        <w:t>for</w:t>
      </w:r>
      <w:r>
        <w:rPr>
          <w:spacing w:val="16"/>
          <w:w w:val="95"/>
        </w:rPr>
        <w:t xml:space="preserve"> </w:t>
      </w:r>
      <w:r>
        <w:rPr>
          <w:w w:val="95"/>
        </w:rPr>
        <w:t>authors</w:t>
      </w:r>
      <w:r>
        <w:rPr>
          <w:spacing w:val="17"/>
          <w:w w:val="95"/>
        </w:rPr>
        <w:t xml:space="preserve"> </w:t>
      </w:r>
      <w:r>
        <w:rPr>
          <w:w w:val="95"/>
        </w:rPr>
        <w:t>in</w:t>
      </w:r>
      <w:r>
        <w:rPr>
          <w:spacing w:val="16"/>
          <w:w w:val="95"/>
        </w:rPr>
        <w:t xml:space="preserve"> </w:t>
      </w:r>
      <w:r>
        <w:rPr>
          <w:w w:val="95"/>
        </w:rPr>
        <w:t>the</w:t>
      </w:r>
      <w:r>
        <w:rPr>
          <w:spacing w:val="17"/>
          <w:w w:val="95"/>
        </w:rPr>
        <w:t xml:space="preserve"> </w:t>
      </w:r>
      <w:r>
        <w:rPr>
          <w:w w:val="95"/>
        </w:rPr>
        <w:t>high-</w:t>
      </w:r>
      <w:r>
        <w:rPr>
          <w:spacing w:val="17"/>
          <w:w w:val="95"/>
        </w:rPr>
        <w:t xml:space="preserve"> </w:t>
      </w:r>
      <w:r>
        <w:rPr>
          <w:w w:val="95"/>
        </w:rPr>
        <w:t>and</w:t>
      </w:r>
      <w:r>
        <w:rPr>
          <w:spacing w:val="16"/>
          <w:w w:val="95"/>
        </w:rPr>
        <w:t xml:space="preserve"> </w:t>
      </w:r>
      <w:r>
        <w:rPr>
          <w:w w:val="95"/>
        </w:rPr>
        <w:t>middle-income</w:t>
      </w:r>
    </w:p>
    <w:p w14:paraId="6F5311C5" w14:textId="77777777" w:rsidR="00BB4C49" w:rsidRDefault="00DC0BFC">
      <w:pPr>
        <w:pStyle w:val="BodyText"/>
        <w:spacing w:before="154"/>
        <w:ind w:left="110"/>
      </w:pPr>
      <w:r>
        <w:rPr>
          <w:rFonts w:ascii="Trebuchet MS"/>
          <w:sz w:val="12"/>
        </w:rPr>
        <w:t xml:space="preserve">360    </w:t>
      </w:r>
      <w:r>
        <w:rPr>
          <w:rFonts w:ascii="Trebuchet MS"/>
          <w:spacing w:val="19"/>
          <w:sz w:val="12"/>
        </w:rPr>
        <w:t xml:space="preserve"> </w:t>
      </w:r>
      <w:r>
        <w:rPr>
          <w:w w:val="95"/>
        </w:rPr>
        <w:t>countries</w:t>
      </w:r>
      <w:r>
        <w:rPr>
          <w:spacing w:val="4"/>
          <w:w w:val="95"/>
        </w:rPr>
        <w:t xml:space="preserve"> </w:t>
      </w:r>
      <w:r>
        <w:rPr>
          <w:w w:val="95"/>
        </w:rPr>
        <w:t>where</w:t>
      </w:r>
      <w:r>
        <w:rPr>
          <w:spacing w:val="3"/>
          <w:w w:val="95"/>
        </w:rPr>
        <w:t xml:space="preserve"> </w:t>
      </w:r>
      <w:r>
        <w:rPr>
          <w:w w:val="95"/>
        </w:rPr>
        <w:t>OA</w:t>
      </w:r>
      <w:r>
        <w:rPr>
          <w:spacing w:val="3"/>
          <w:w w:val="95"/>
        </w:rPr>
        <w:t xml:space="preserve"> </w:t>
      </w:r>
      <w:r>
        <w:rPr>
          <w:w w:val="95"/>
        </w:rPr>
        <w:t>publishing</w:t>
      </w:r>
      <w:r>
        <w:rPr>
          <w:spacing w:val="4"/>
          <w:w w:val="95"/>
        </w:rPr>
        <w:t xml:space="preserve"> </w:t>
      </w:r>
      <w:r>
        <w:rPr>
          <w:w w:val="95"/>
        </w:rPr>
        <w:t>is</w:t>
      </w:r>
      <w:r>
        <w:rPr>
          <w:spacing w:val="3"/>
          <w:w w:val="95"/>
        </w:rPr>
        <w:t xml:space="preserve"> </w:t>
      </w:r>
      <w:r>
        <w:rPr>
          <w:w w:val="95"/>
        </w:rPr>
        <w:t>well-established</w:t>
      </w:r>
      <w:r>
        <w:rPr>
          <w:spacing w:val="3"/>
          <w:w w:val="95"/>
        </w:rPr>
        <w:t xml:space="preserve"> </w:t>
      </w:r>
      <w:r>
        <w:rPr>
          <w:w w:val="95"/>
        </w:rPr>
        <w:t>-</w:t>
      </w:r>
      <w:r>
        <w:rPr>
          <w:spacing w:val="4"/>
          <w:w w:val="95"/>
        </w:rPr>
        <w:t xml:space="preserve"> </w:t>
      </w:r>
      <w:r>
        <w:rPr>
          <w:w w:val="95"/>
        </w:rPr>
        <w:t>authors</w:t>
      </w:r>
      <w:r>
        <w:rPr>
          <w:spacing w:val="3"/>
          <w:w w:val="95"/>
        </w:rPr>
        <w:t xml:space="preserve"> </w:t>
      </w:r>
      <w:r>
        <w:rPr>
          <w:w w:val="95"/>
        </w:rPr>
        <w:t>in</w:t>
      </w:r>
      <w:r>
        <w:rPr>
          <w:spacing w:val="3"/>
          <w:w w:val="95"/>
        </w:rPr>
        <w:t xml:space="preserve"> </w:t>
      </w:r>
      <w:r>
        <w:rPr>
          <w:w w:val="95"/>
        </w:rPr>
        <w:t>these</w:t>
      </w:r>
      <w:r>
        <w:rPr>
          <w:spacing w:val="4"/>
          <w:w w:val="95"/>
        </w:rPr>
        <w:t xml:space="preserve"> </w:t>
      </w:r>
      <w:r>
        <w:rPr>
          <w:w w:val="95"/>
        </w:rPr>
        <w:t>countries</w:t>
      </w:r>
      <w:r>
        <w:rPr>
          <w:spacing w:val="3"/>
          <w:w w:val="95"/>
        </w:rPr>
        <w:t xml:space="preserve"> </w:t>
      </w:r>
      <w:r>
        <w:rPr>
          <w:w w:val="95"/>
        </w:rPr>
        <w:t>publish</w:t>
      </w:r>
      <w:r>
        <w:rPr>
          <w:spacing w:val="3"/>
          <w:w w:val="95"/>
        </w:rPr>
        <w:t xml:space="preserve"> </w:t>
      </w:r>
      <w:r>
        <w:rPr>
          <w:w w:val="95"/>
        </w:rPr>
        <w:t>more</w:t>
      </w:r>
    </w:p>
    <w:p w14:paraId="60DD9ACA" w14:textId="77777777" w:rsidR="00BB4C49" w:rsidRDefault="00DC0BFC">
      <w:pPr>
        <w:pStyle w:val="BodyText"/>
        <w:spacing w:before="155"/>
        <w:ind w:left="110"/>
      </w:pPr>
      <w:r>
        <w:rPr>
          <w:rFonts w:ascii="Trebuchet MS"/>
          <w:sz w:val="12"/>
        </w:rPr>
        <w:t xml:space="preserve">361    </w:t>
      </w:r>
      <w:r>
        <w:rPr>
          <w:rFonts w:ascii="Trebuchet MS"/>
          <w:spacing w:val="19"/>
          <w:sz w:val="12"/>
        </w:rPr>
        <w:t xml:space="preserve"> </w:t>
      </w:r>
      <w:r>
        <w:rPr>
          <w:w w:val="95"/>
        </w:rPr>
        <w:t>OA</w:t>
      </w:r>
      <w:r>
        <w:rPr>
          <w:spacing w:val="7"/>
          <w:w w:val="95"/>
        </w:rPr>
        <w:t xml:space="preserve"> </w:t>
      </w:r>
      <w:r>
        <w:rPr>
          <w:w w:val="95"/>
        </w:rPr>
        <w:t>papers</w:t>
      </w:r>
      <w:r>
        <w:rPr>
          <w:spacing w:val="7"/>
          <w:w w:val="95"/>
        </w:rPr>
        <w:t xml:space="preserve"> </w:t>
      </w:r>
      <w:r>
        <w:rPr>
          <w:w w:val="95"/>
        </w:rPr>
        <w:t>in</w:t>
      </w:r>
      <w:r>
        <w:rPr>
          <w:spacing w:val="7"/>
          <w:w w:val="95"/>
        </w:rPr>
        <w:t xml:space="preserve"> </w:t>
      </w:r>
      <w:r>
        <w:rPr>
          <w:w w:val="95"/>
        </w:rPr>
        <w:t>Mirror</w:t>
      </w:r>
      <w:r>
        <w:rPr>
          <w:spacing w:val="7"/>
          <w:w w:val="95"/>
        </w:rPr>
        <w:t xml:space="preserve"> </w:t>
      </w:r>
      <w:r>
        <w:rPr>
          <w:w w:val="95"/>
        </w:rPr>
        <w:t>journals</w:t>
      </w:r>
      <w:r>
        <w:rPr>
          <w:spacing w:val="7"/>
          <w:w w:val="95"/>
        </w:rPr>
        <w:t xml:space="preserve"> </w:t>
      </w:r>
      <w:r>
        <w:rPr>
          <w:w w:val="95"/>
        </w:rPr>
        <w:t>than</w:t>
      </w:r>
      <w:r>
        <w:rPr>
          <w:spacing w:val="7"/>
          <w:w w:val="95"/>
        </w:rPr>
        <w:t xml:space="preserve"> </w:t>
      </w:r>
      <w:r>
        <w:rPr>
          <w:w w:val="95"/>
        </w:rPr>
        <w:t>their</w:t>
      </w:r>
      <w:r>
        <w:rPr>
          <w:spacing w:val="7"/>
          <w:w w:val="95"/>
        </w:rPr>
        <w:t xml:space="preserve"> </w:t>
      </w:r>
      <w:r>
        <w:rPr>
          <w:w w:val="95"/>
        </w:rPr>
        <w:t>respective</w:t>
      </w:r>
      <w:r>
        <w:rPr>
          <w:spacing w:val="7"/>
          <w:w w:val="95"/>
        </w:rPr>
        <w:t xml:space="preserve"> </w:t>
      </w:r>
      <w:r>
        <w:rPr>
          <w:w w:val="95"/>
        </w:rPr>
        <w:t>Parents</w:t>
      </w:r>
      <w:r>
        <w:rPr>
          <w:spacing w:val="7"/>
          <w:w w:val="95"/>
        </w:rPr>
        <w:t xml:space="preserve"> </w:t>
      </w:r>
      <w:r>
        <w:rPr>
          <w:w w:val="95"/>
        </w:rPr>
        <w:t>(Fig</w:t>
      </w:r>
      <w:r>
        <w:rPr>
          <w:spacing w:val="6"/>
          <w:w w:val="95"/>
        </w:rPr>
        <w:t xml:space="preserve"> </w:t>
      </w:r>
      <w:r>
        <w:rPr>
          <w:w w:val="95"/>
        </w:rPr>
        <w:t>6).</w:t>
      </w:r>
      <w:r>
        <w:rPr>
          <w:spacing w:val="31"/>
          <w:w w:val="95"/>
        </w:rPr>
        <w:t xml:space="preserve"> </w:t>
      </w:r>
      <w:r>
        <w:rPr>
          <w:w w:val="95"/>
        </w:rPr>
        <w:t>This</w:t>
      </w:r>
      <w:r>
        <w:rPr>
          <w:spacing w:val="7"/>
          <w:w w:val="95"/>
        </w:rPr>
        <w:t xml:space="preserve"> </w:t>
      </w:r>
      <w:r>
        <w:rPr>
          <w:w w:val="95"/>
        </w:rPr>
        <w:t>skew</w:t>
      </w:r>
      <w:r>
        <w:rPr>
          <w:spacing w:val="7"/>
          <w:w w:val="95"/>
        </w:rPr>
        <w:t xml:space="preserve"> </w:t>
      </w:r>
      <w:r>
        <w:rPr>
          <w:w w:val="95"/>
        </w:rPr>
        <w:t>is</w:t>
      </w:r>
      <w:r>
        <w:rPr>
          <w:spacing w:val="7"/>
          <w:w w:val="95"/>
        </w:rPr>
        <w:t xml:space="preserve"> </w:t>
      </w:r>
      <w:r>
        <w:rPr>
          <w:w w:val="95"/>
        </w:rPr>
        <w:t>also</w:t>
      </w:r>
      <w:r>
        <w:rPr>
          <w:spacing w:val="6"/>
          <w:w w:val="95"/>
        </w:rPr>
        <w:t xml:space="preserve"> </w:t>
      </w:r>
      <w:r>
        <w:rPr>
          <w:w w:val="95"/>
        </w:rPr>
        <w:t>notable</w:t>
      </w:r>
    </w:p>
    <w:p w14:paraId="30882AB3" w14:textId="77777777" w:rsidR="00BB4C49" w:rsidRDefault="00DC0BFC">
      <w:pPr>
        <w:pStyle w:val="BodyText"/>
        <w:spacing w:before="154"/>
        <w:ind w:left="110"/>
      </w:pPr>
      <w:r>
        <w:rPr>
          <w:rFonts w:ascii="Trebuchet MS"/>
          <w:sz w:val="12"/>
        </w:rPr>
        <w:t xml:space="preserve">362    </w:t>
      </w:r>
      <w:r>
        <w:rPr>
          <w:rFonts w:ascii="Trebuchet MS"/>
          <w:spacing w:val="19"/>
          <w:sz w:val="12"/>
        </w:rPr>
        <w:t xml:space="preserve"> </w:t>
      </w:r>
      <w:r>
        <w:rPr>
          <w:w w:val="95"/>
        </w:rPr>
        <w:t>given</w:t>
      </w:r>
      <w:r>
        <w:rPr>
          <w:spacing w:val="-2"/>
          <w:w w:val="95"/>
        </w:rPr>
        <w:t xml:space="preserve"> </w:t>
      </w:r>
      <w:r>
        <w:rPr>
          <w:w w:val="95"/>
        </w:rPr>
        <w:t>that</w:t>
      </w:r>
      <w:r>
        <w:rPr>
          <w:spacing w:val="-3"/>
          <w:w w:val="95"/>
        </w:rPr>
        <w:t xml:space="preserve"> </w:t>
      </w:r>
      <w:r>
        <w:rPr>
          <w:w w:val="95"/>
        </w:rPr>
        <w:t>Gold-OA</w:t>
      </w:r>
      <w:r>
        <w:rPr>
          <w:spacing w:val="-2"/>
          <w:w w:val="95"/>
        </w:rPr>
        <w:t xml:space="preserve"> </w:t>
      </w:r>
      <w:r>
        <w:rPr>
          <w:w w:val="95"/>
        </w:rPr>
        <w:t>publication</w:t>
      </w:r>
      <w:r>
        <w:rPr>
          <w:spacing w:val="-3"/>
          <w:w w:val="95"/>
        </w:rPr>
        <w:t xml:space="preserve"> </w:t>
      </w:r>
      <w:r>
        <w:rPr>
          <w:w w:val="95"/>
        </w:rPr>
        <w:t>is</w:t>
      </w:r>
      <w:r>
        <w:rPr>
          <w:spacing w:val="-2"/>
          <w:w w:val="95"/>
        </w:rPr>
        <w:t xml:space="preserve"> </w:t>
      </w:r>
      <w:r>
        <w:rPr>
          <w:w w:val="95"/>
        </w:rPr>
        <w:t>increasingly</w:t>
      </w:r>
      <w:r>
        <w:rPr>
          <w:spacing w:val="-2"/>
          <w:w w:val="95"/>
        </w:rPr>
        <w:t xml:space="preserve"> </w:t>
      </w:r>
      <w:r>
        <w:rPr>
          <w:w w:val="95"/>
        </w:rPr>
        <w:t>required</w:t>
      </w:r>
      <w:r>
        <w:rPr>
          <w:spacing w:val="-3"/>
          <w:w w:val="95"/>
        </w:rPr>
        <w:t xml:space="preserve"> </w:t>
      </w:r>
      <w:r>
        <w:rPr>
          <w:w w:val="95"/>
        </w:rPr>
        <w:t>by</w:t>
      </w:r>
      <w:r>
        <w:rPr>
          <w:spacing w:val="-3"/>
          <w:w w:val="95"/>
        </w:rPr>
        <w:t xml:space="preserve"> </w:t>
      </w:r>
      <w:r>
        <w:rPr>
          <w:w w:val="95"/>
        </w:rPr>
        <w:t>many</w:t>
      </w:r>
      <w:r>
        <w:rPr>
          <w:spacing w:val="-3"/>
          <w:w w:val="95"/>
        </w:rPr>
        <w:t xml:space="preserve"> </w:t>
      </w:r>
      <w:r>
        <w:rPr>
          <w:w w:val="95"/>
        </w:rPr>
        <w:t>of</w:t>
      </w:r>
      <w:r>
        <w:rPr>
          <w:spacing w:val="-2"/>
          <w:w w:val="95"/>
        </w:rPr>
        <w:t xml:space="preserve"> </w:t>
      </w:r>
      <w:r>
        <w:rPr>
          <w:w w:val="95"/>
        </w:rPr>
        <w:t>funders</w:t>
      </w:r>
      <w:r>
        <w:rPr>
          <w:spacing w:val="-2"/>
          <w:w w:val="95"/>
        </w:rPr>
        <w:t xml:space="preserve"> </w:t>
      </w:r>
      <w:r>
        <w:rPr>
          <w:w w:val="95"/>
        </w:rPr>
        <w:t>in</w:t>
      </w:r>
      <w:r>
        <w:rPr>
          <w:spacing w:val="-3"/>
          <w:w w:val="95"/>
        </w:rPr>
        <w:t xml:space="preserve"> </w:t>
      </w:r>
      <w:r>
        <w:rPr>
          <w:w w:val="95"/>
        </w:rPr>
        <w:t>some</w:t>
      </w:r>
      <w:r>
        <w:rPr>
          <w:spacing w:val="-2"/>
          <w:w w:val="95"/>
        </w:rPr>
        <w:t xml:space="preserve"> </w:t>
      </w:r>
      <w:r>
        <w:rPr>
          <w:w w:val="95"/>
        </w:rPr>
        <w:t>of</w:t>
      </w:r>
      <w:r>
        <w:rPr>
          <w:spacing w:val="-2"/>
          <w:w w:val="95"/>
        </w:rPr>
        <w:t xml:space="preserve"> </w:t>
      </w:r>
      <w:r>
        <w:rPr>
          <w:w w:val="95"/>
        </w:rPr>
        <w:t>these</w:t>
      </w:r>
    </w:p>
    <w:p w14:paraId="72DADD68" w14:textId="77777777" w:rsidR="00BB4C49" w:rsidRDefault="00BB4C49">
      <w:pPr>
        <w:sectPr w:rsidR="00BB4C49">
          <w:pgSz w:w="12240" w:h="15840"/>
          <w:pgMar w:top="1320" w:right="1240" w:bottom="280" w:left="940" w:header="649" w:footer="0" w:gutter="0"/>
          <w:cols w:space="720"/>
        </w:sectPr>
      </w:pPr>
    </w:p>
    <w:p w14:paraId="516CCA74" w14:textId="77777777" w:rsidR="00BB4C49" w:rsidRDefault="00DC0BFC">
      <w:pPr>
        <w:pStyle w:val="BodyText"/>
        <w:spacing w:before="171"/>
        <w:ind w:left="110"/>
      </w:pPr>
      <w:r>
        <w:rPr>
          <w:rFonts w:ascii="Trebuchet MS"/>
          <w:sz w:val="12"/>
        </w:rPr>
        <w:lastRenderedPageBreak/>
        <w:t xml:space="preserve">363    </w:t>
      </w:r>
      <w:r>
        <w:rPr>
          <w:rFonts w:ascii="Trebuchet MS"/>
          <w:spacing w:val="19"/>
          <w:sz w:val="12"/>
        </w:rPr>
        <w:t xml:space="preserve"> </w:t>
      </w:r>
      <w:r>
        <w:rPr>
          <w:w w:val="95"/>
        </w:rPr>
        <w:t>countries</w:t>
      </w:r>
      <w:r>
        <w:rPr>
          <w:spacing w:val="12"/>
          <w:w w:val="95"/>
        </w:rPr>
        <w:t xml:space="preserve"> </w:t>
      </w:r>
      <w:r>
        <w:rPr>
          <w:w w:val="95"/>
        </w:rPr>
        <w:t>(e.g.,</w:t>
      </w:r>
      <w:r>
        <w:rPr>
          <w:spacing w:val="11"/>
          <w:w w:val="95"/>
        </w:rPr>
        <w:t xml:space="preserve"> </w:t>
      </w:r>
      <w:r>
        <w:rPr>
          <w:w w:val="95"/>
        </w:rPr>
        <w:t>the</w:t>
      </w:r>
      <w:r>
        <w:rPr>
          <w:spacing w:val="12"/>
          <w:w w:val="95"/>
        </w:rPr>
        <w:t xml:space="preserve"> </w:t>
      </w:r>
      <w:r>
        <w:rPr>
          <w:w w:val="95"/>
        </w:rPr>
        <w:t>UK),</w:t>
      </w:r>
      <w:r>
        <w:rPr>
          <w:spacing w:val="11"/>
          <w:w w:val="95"/>
        </w:rPr>
        <w:t xml:space="preserve"> </w:t>
      </w:r>
      <w:r>
        <w:rPr>
          <w:w w:val="95"/>
        </w:rPr>
        <w:t>which</w:t>
      </w:r>
      <w:r>
        <w:rPr>
          <w:spacing w:val="12"/>
          <w:w w:val="95"/>
        </w:rPr>
        <w:t xml:space="preserve"> </w:t>
      </w:r>
      <w:r>
        <w:rPr>
          <w:w w:val="95"/>
        </w:rPr>
        <w:t>has</w:t>
      </w:r>
      <w:r>
        <w:rPr>
          <w:spacing w:val="11"/>
          <w:w w:val="95"/>
        </w:rPr>
        <w:t xml:space="preserve"> </w:t>
      </w:r>
      <w:r>
        <w:rPr>
          <w:w w:val="95"/>
        </w:rPr>
        <w:t>led</w:t>
      </w:r>
      <w:r>
        <w:rPr>
          <w:spacing w:val="11"/>
          <w:w w:val="95"/>
        </w:rPr>
        <w:t xml:space="preserve"> </w:t>
      </w:r>
      <w:r>
        <w:rPr>
          <w:w w:val="95"/>
        </w:rPr>
        <w:t>to</w:t>
      </w:r>
      <w:r>
        <w:rPr>
          <w:spacing w:val="11"/>
          <w:w w:val="95"/>
        </w:rPr>
        <w:t xml:space="preserve"> </w:t>
      </w:r>
      <w:r>
        <w:rPr>
          <w:w w:val="95"/>
        </w:rPr>
        <w:t>increased</w:t>
      </w:r>
      <w:r>
        <w:rPr>
          <w:spacing w:val="11"/>
          <w:w w:val="95"/>
        </w:rPr>
        <w:t xml:space="preserve"> </w:t>
      </w:r>
      <w:r>
        <w:rPr>
          <w:w w:val="95"/>
        </w:rPr>
        <w:t>marketing</w:t>
      </w:r>
      <w:r>
        <w:rPr>
          <w:spacing w:val="11"/>
          <w:w w:val="95"/>
        </w:rPr>
        <w:t xml:space="preserve"> </w:t>
      </w:r>
      <w:r>
        <w:rPr>
          <w:w w:val="95"/>
        </w:rPr>
        <w:t>e</w:t>
      </w:r>
      <w:r>
        <w:rPr>
          <w:rFonts w:ascii="Arial"/>
          <w:w w:val="95"/>
        </w:rPr>
        <w:t>ff</w:t>
      </w:r>
      <w:r>
        <w:rPr>
          <w:w w:val="95"/>
        </w:rPr>
        <w:t>orts</w:t>
      </w:r>
      <w:r>
        <w:rPr>
          <w:spacing w:val="11"/>
          <w:w w:val="95"/>
        </w:rPr>
        <w:t xml:space="preserve"> </w:t>
      </w:r>
      <w:r>
        <w:rPr>
          <w:w w:val="95"/>
        </w:rPr>
        <w:t>by</w:t>
      </w:r>
      <w:r>
        <w:rPr>
          <w:spacing w:val="11"/>
          <w:w w:val="95"/>
        </w:rPr>
        <w:t xml:space="preserve"> </w:t>
      </w:r>
      <w:r>
        <w:rPr>
          <w:w w:val="95"/>
        </w:rPr>
        <w:t>Elsevier</w:t>
      </w:r>
      <w:r>
        <w:rPr>
          <w:spacing w:val="12"/>
          <w:w w:val="95"/>
        </w:rPr>
        <w:t xml:space="preserve"> </w:t>
      </w:r>
      <w:r>
        <w:rPr>
          <w:w w:val="95"/>
        </w:rPr>
        <w:t>promoting</w:t>
      </w:r>
    </w:p>
    <w:p w14:paraId="559F9EBA" w14:textId="77777777" w:rsidR="00BB4C49" w:rsidRDefault="00DC0BFC">
      <w:pPr>
        <w:pStyle w:val="BodyText"/>
        <w:spacing w:before="154"/>
        <w:ind w:left="110"/>
      </w:pPr>
      <w:r>
        <w:rPr>
          <w:rFonts w:ascii="Trebuchet MS"/>
          <w:sz w:val="12"/>
        </w:rPr>
        <w:t xml:space="preserve">364    </w:t>
      </w:r>
      <w:r>
        <w:rPr>
          <w:rFonts w:ascii="Trebuchet MS"/>
          <w:spacing w:val="19"/>
          <w:sz w:val="12"/>
        </w:rPr>
        <w:t xml:space="preserve"> </w:t>
      </w:r>
      <w:r>
        <w:rPr>
          <w:w w:val="95"/>
        </w:rPr>
        <w:t>Mirror</w:t>
      </w:r>
      <w:r>
        <w:rPr>
          <w:spacing w:val="18"/>
          <w:w w:val="95"/>
        </w:rPr>
        <w:t xml:space="preserve"> </w:t>
      </w:r>
      <w:r>
        <w:rPr>
          <w:w w:val="95"/>
        </w:rPr>
        <w:t>journals.</w:t>
      </w:r>
      <w:r>
        <w:rPr>
          <w:spacing w:val="43"/>
          <w:w w:val="95"/>
        </w:rPr>
        <w:t xml:space="preserve"> </w:t>
      </w:r>
      <w:r>
        <w:rPr>
          <w:w w:val="95"/>
        </w:rPr>
        <w:t>Finally,</w:t>
      </w:r>
      <w:r>
        <w:rPr>
          <w:spacing w:val="18"/>
          <w:w w:val="95"/>
        </w:rPr>
        <w:t xml:space="preserve"> </w:t>
      </w:r>
      <w:r>
        <w:rPr>
          <w:w w:val="95"/>
        </w:rPr>
        <w:t>the</w:t>
      </w:r>
      <w:r>
        <w:rPr>
          <w:spacing w:val="18"/>
          <w:w w:val="95"/>
        </w:rPr>
        <w:t xml:space="preserve"> </w:t>
      </w:r>
      <w:r>
        <w:rPr>
          <w:w w:val="95"/>
        </w:rPr>
        <w:t>results</w:t>
      </w:r>
      <w:r>
        <w:rPr>
          <w:spacing w:val="18"/>
          <w:w w:val="95"/>
        </w:rPr>
        <w:t xml:space="preserve"> </w:t>
      </w:r>
      <w:r>
        <w:rPr>
          <w:w w:val="95"/>
        </w:rPr>
        <w:t>suggest</w:t>
      </w:r>
      <w:r>
        <w:rPr>
          <w:spacing w:val="18"/>
          <w:w w:val="95"/>
        </w:rPr>
        <w:t xml:space="preserve"> </w:t>
      </w:r>
      <w:r>
        <w:rPr>
          <w:w w:val="95"/>
        </w:rPr>
        <w:t>authors</w:t>
      </w:r>
      <w:r>
        <w:rPr>
          <w:spacing w:val="18"/>
          <w:w w:val="95"/>
        </w:rPr>
        <w:t xml:space="preserve"> </w:t>
      </w:r>
      <w:r>
        <w:rPr>
          <w:w w:val="95"/>
        </w:rPr>
        <w:t>in</w:t>
      </w:r>
      <w:r>
        <w:rPr>
          <w:spacing w:val="18"/>
          <w:w w:val="95"/>
        </w:rPr>
        <w:t xml:space="preserve"> </w:t>
      </w:r>
      <w:r>
        <w:rPr>
          <w:w w:val="95"/>
        </w:rPr>
        <w:t>China</w:t>
      </w:r>
      <w:r>
        <w:rPr>
          <w:spacing w:val="17"/>
          <w:w w:val="95"/>
        </w:rPr>
        <w:t xml:space="preserve"> </w:t>
      </w:r>
      <w:r>
        <w:rPr>
          <w:w w:val="95"/>
        </w:rPr>
        <w:t>and</w:t>
      </w:r>
      <w:r>
        <w:rPr>
          <w:spacing w:val="18"/>
          <w:w w:val="95"/>
        </w:rPr>
        <w:t xml:space="preserve"> </w:t>
      </w:r>
      <w:r>
        <w:rPr>
          <w:w w:val="95"/>
        </w:rPr>
        <w:t>the</w:t>
      </w:r>
      <w:r>
        <w:rPr>
          <w:spacing w:val="19"/>
          <w:w w:val="95"/>
        </w:rPr>
        <w:t xml:space="preserve"> </w:t>
      </w:r>
      <w:r>
        <w:rPr>
          <w:w w:val="95"/>
        </w:rPr>
        <w:t>USA</w:t>
      </w:r>
      <w:r>
        <w:rPr>
          <w:spacing w:val="17"/>
          <w:w w:val="95"/>
        </w:rPr>
        <w:t xml:space="preserve"> </w:t>
      </w:r>
      <w:r>
        <w:rPr>
          <w:w w:val="95"/>
        </w:rPr>
        <w:t>either</w:t>
      </w:r>
      <w:r>
        <w:rPr>
          <w:spacing w:val="18"/>
          <w:w w:val="95"/>
        </w:rPr>
        <w:t xml:space="preserve"> </w:t>
      </w:r>
      <w:r>
        <w:rPr>
          <w:w w:val="95"/>
        </w:rPr>
        <w:t>remain</w:t>
      </w:r>
    </w:p>
    <w:p w14:paraId="6799368F" w14:textId="34F48764" w:rsidR="00BB4C49" w:rsidRDefault="00DC0BFC">
      <w:pPr>
        <w:pStyle w:val="BodyText"/>
        <w:spacing w:before="154"/>
        <w:ind w:left="110"/>
      </w:pPr>
      <w:r>
        <w:rPr>
          <w:rFonts w:ascii="Trebuchet MS" w:hAnsi="Trebuchet MS"/>
          <w:sz w:val="12"/>
        </w:rPr>
        <w:t xml:space="preserve">365    </w:t>
      </w:r>
      <w:r>
        <w:rPr>
          <w:rFonts w:ascii="Trebuchet MS" w:hAnsi="Trebuchet MS"/>
          <w:spacing w:val="11"/>
          <w:sz w:val="12"/>
        </w:rPr>
        <w:t xml:space="preserve"> </w:t>
      </w:r>
      <w:r>
        <w:rPr>
          <w:w w:val="95"/>
        </w:rPr>
        <w:t>wary</w:t>
      </w:r>
      <w:r>
        <w:rPr>
          <w:spacing w:val="8"/>
          <w:w w:val="95"/>
        </w:rPr>
        <w:t xml:space="preserve"> </w:t>
      </w:r>
      <w:r>
        <w:rPr>
          <w:w w:val="95"/>
        </w:rPr>
        <w:t>of</w:t>
      </w:r>
      <w:r>
        <w:rPr>
          <w:spacing w:val="9"/>
          <w:w w:val="95"/>
        </w:rPr>
        <w:t xml:space="preserve"> </w:t>
      </w:r>
      <w:r>
        <w:rPr>
          <w:w w:val="95"/>
        </w:rPr>
        <w:t>OA</w:t>
      </w:r>
      <w:r>
        <w:rPr>
          <w:spacing w:val="9"/>
          <w:w w:val="95"/>
        </w:rPr>
        <w:t xml:space="preserve"> </w:t>
      </w:r>
      <w:r>
        <w:rPr>
          <w:w w:val="95"/>
        </w:rPr>
        <w:t>publication</w:t>
      </w:r>
      <w:r>
        <w:rPr>
          <w:spacing w:val="9"/>
          <w:w w:val="95"/>
        </w:rPr>
        <w:t xml:space="preserve"> </w:t>
      </w:r>
      <w:r>
        <w:rPr>
          <w:w w:val="95"/>
        </w:rPr>
        <w:t>or</w:t>
      </w:r>
      <w:r>
        <w:rPr>
          <w:spacing w:val="8"/>
          <w:w w:val="95"/>
        </w:rPr>
        <w:t xml:space="preserve"> </w:t>
      </w:r>
      <w:r>
        <w:rPr>
          <w:w w:val="95"/>
        </w:rPr>
        <w:t>do</w:t>
      </w:r>
      <w:ins w:id="271" w:author="Smith,Audrey Culver" w:date="2021-02-22T15:16:00Z">
        <w:r w:rsidR="00BF76DB">
          <w:rPr>
            <w:w w:val="95"/>
          </w:rPr>
          <w:t xml:space="preserve"> not</w:t>
        </w:r>
      </w:ins>
      <w:del w:id="272" w:author="Smith,Audrey Culver" w:date="2021-02-22T15:16:00Z">
        <w:r w:rsidDel="00BF76DB">
          <w:rPr>
            <w:w w:val="95"/>
          </w:rPr>
          <w:delText>n’t</w:delText>
        </w:r>
      </w:del>
      <w:r>
        <w:rPr>
          <w:spacing w:val="9"/>
          <w:w w:val="95"/>
        </w:rPr>
        <w:t xml:space="preserve"> </w:t>
      </w:r>
      <w:r>
        <w:rPr>
          <w:w w:val="95"/>
        </w:rPr>
        <w:t>find</w:t>
      </w:r>
      <w:r>
        <w:rPr>
          <w:spacing w:val="8"/>
          <w:w w:val="95"/>
        </w:rPr>
        <w:t xml:space="preserve"> </w:t>
      </w:r>
      <w:r>
        <w:rPr>
          <w:w w:val="95"/>
        </w:rPr>
        <w:t>the</w:t>
      </w:r>
      <w:r>
        <w:rPr>
          <w:spacing w:val="9"/>
          <w:w w:val="95"/>
        </w:rPr>
        <w:t xml:space="preserve"> </w:t>
      </w:r>
      <w:r>
        <w:rPr>
          <w:w w:val="95"/>
        </w:rPr>
        <w:t>incentives</w:t>
      </w:r>
      <w:r>
        <w:rPr>
          <w:spacing w:val="9"/>
          <w:w w:val="95"/>
        </w:rPr>
        <w:t xml:space="preserve"> </w:t>
      </w:r>
      <w:r>
        <w:rPr>
          <w:w w:val="95"/>
        </w:rPr>
        <w:t>for</w:t>
      </w:r>
      <w:r>
        <w:rPr>
          <w:spacing w:val="8"/>
          <w:w w:val="95"/>
        </w:rPr>
        <w:t xml:space="preserve"> </w:t>
      </w:r>
      <w:r>
        <w:rPr>
          <w:w w:val="95"/>
        </w:rPr>
        <w:t>publishing</w:t>
      </w:r>
      <w:r>
        <w:rPr>
          <w:spacing w:val="9"/>
          <w:w w:val="95"/>
        </w:rPr>
        <w:t xml:space="preserve"> </w:t>
      </w:r>
      <w:r>
        <w:rPr>
          <w:w w:val="95"/>
        </w:rPr>
        <w:t>OA</w:t>
      </w:r>
      <w:r>
        <w:rPr>
          <w:spacing w:val="8"/>
          <w:w w:val="95"/>
        </w:rPr>
        <w:t xml:space="preserve"> </w:t>
      </w:r>
      <w:r>
        <w:rPr>
          <w:w w:val="95"/>
        </w:rPr>
        <w:t>particularly</w:t>
      </w:r>
    </w:p>
    <w:p w14:paraId="7BCF08DA" w14:textId="77777777" w:rsidR="00BB4C49" w:rsidRDefault="00DC0BFC">
      <w:pPr>
        <w:pStyle w:val="BodyText"/>
        <w:spacing w:before="155"/>
        <w:ind w:left="110"/>
      </w:pPr>
      <w:r>
        <w:rPr>
          <w:rFonts w:ascii="Trebuchet MS"/>
          <w:sz w:val="12"/>
        </w:rPr>
        <w:t xml:space="preserve">366    </w:t>
      </w:r>
      <w:r>
        <w:rPr>
          <w:rFonts w:ascii="Trebuchet MS"/>
          <w:spacing w:val="19"/>
          <w:sz w:val="12"/>
        </w:rPr>
        <w:t xml:space="preserve"> </w:t>
      </w:r>
      <w:r>
        <w:rPr>
          <w:w w:val="95"/>
        </w:rPr>
        <w:t>compelling.</w:t>
      </w:r>
      <w:r>
        <w:rPr>
          <w:spacing w:val="38"/>
          <w:w w:val="95"/>
        </w:rPr>
        <w:t xml:space="preserve"> </w:t>
      </w:r>
      <w:r>
        <w:rPr>
          <w:w w:val="95"/>
        </w:rPr>
        <w:t>When</w:t>
      </w:r>
      <w:r>
        <w:rPr>
          <w:spacing w:val="14"/>
          <w:w w:val="95"/>
        </w:rPr>
        <w:t xml:space="preserve"> </w:t>
      </w:r>
      <w:r>
        <w:rPr>
          <w:w w:val="95"/>
        </w:rPr>
        <w:t>these</w:t>
      </w:r>
      <w:r>
        <w:rPr>
          <w:spacing w:val="14"/>
          <w:w w:val="95"/>
        </w:rPr>
        <w:t xml:space="preserve"> </w:t>
      </w:r>
      <w:r>
        <w:rPr>
          <w:w w:val="95"/>
        </w:rPr>
        <w:t>authors</w:t>
      </w:r>
      <w:r>
        <w:rPr>
          <w:spacing w:val="14"/>
          <w:w w:val="95"/>
        </w:rPr>
        <w:t xml:space="preserve"> </w:t>
      </w:r>
      <w:r>
        <w:rPr>
          <w:w w:val="95"/>
        </w:rPr>
        <w:t>have</w:t>
      </w:r>
      <w:r>
        <w:rPr>
          <w:spacing w:val="14"/>
          <w:w w:val="95"/>
        </w:rPr>
        <w:t xml:space="preserve"> </w:t>
      </w:r>
      <w:r>
        <w:rPr>
          <w:w w:val="95"/>
        </w:rPr>
        <w:t>opted</w:t>
      </w:r>
      <w:r>
        <w:rPr>
          <w:spacing w:val="13"/>
          <w:w w:val="95"/>
        </w:rPr>
        <w:t xml:space="preserve"> </w:t>
      </w:r>
      <w:r>
        <w:rPr>
          <w:w w:val="95"/>
        </w:rPr>
        <w:t>for</w:t>
      </w:r>
      <w:r>
        <w:rPr>
          <w:spacing w:val="13"/>
          <w:w w:val="95"/>
        </w:rPr>
        <w:t xml:space="preserve"> </w:t>
      </w:r>
      <w:r>
        <w:rPr>
          <w:w w:val="95"/>
        </w:rPr>
        <w:t>OA,</w:t>
      </w:r>
      <w:r>
        <w:rPr>
          <w:spacing w:val="14"/>
          <w:w w:val="95"/>
        </w:rPr>
        <w:t xml:space="preserve"> </w:t>
      </w:r>
      <w:r>
        <w:rPr>
          <w:w w:val="95"/>
        </w:rPr>
        <w:t>the</w:t>
      </w:r>
      <w:r>
        <w:rPr>
          <w:spacing w:val="13"/>
          <w:w w:val="95"/>
        </w:rPr>
        <w:t xml:space="preserve"> </w:t>
      </w:r>
      <w:r>
        <w:rPr>
          <w:w w:val="95"/>
        </w:rPr>
        <w:t>clearly</w:t>
      </w:r>
      <w:r>
        <w:rPr>
          <w:spacing w:val="14"/>
          <w:w w:val="95"/>
        </w:rPr>
        <w:t xml:space="preserve"> </w:t>
      </w:r>
      <w:r>
        <w:rPr>
          <w:w w:val="95"/>
        </w:rPr>
        <w:t>prefer</w:t>
      </w:r>
      <w:r>
        <w:rPr>
          <w:spacing w:val="14"/>
          <w:w w:val="95"/>
        </w:rPr>
        <w:t xml:space="preserve"> </w:t>
      </w:r>
      <w:r>
        <w:rPr>
          <w:w w:val="95"/>
        </w:rPr>
        <w:t>established</w:t>
      </w:r>
      <w:r>
        <w:rPr>
          <w:spacing w:val="13"/>
          <w:w w:val="95"/>
        </w:rPr>
        <w:t xml:space="preserve"> </w:t>
      </w:r>
      <w:r>
        <w:rPr>
          <w:w w:val="95"/>
        </w:rPr>
        <w:t>Parent</w:t>
      </w:r>
    </w:p>
    <w:p w14:paraId="50938B88" w14:textId="77777777" w:rsidR="00BB4C49" w:rsidRDefault="00DC0BFC">
      <w:pPr>
        <w:pStyle w:val="BodyText"/>
        <w:spacing w:before="154"/>
        <w:ind w:left="110"/>
      </w:pPr>
      <w:r>
        <w:rPr>
          <w:rFonts w:ascii="Trebuchet MS"/>
          <w:sz w:val="12"/>
        </w:rPr>
        <w:t xml:space="preserve">367    </w:t>
      </w:r>
      <w:r>
        <w:rPr>
          <w:rFonts w:ascii="Trebuchet MS"/>
          <w:spacing w:val="19"/>
          <w:sz w:val="12"/>
        </w:rPr>
        <w:t xml:space="preserve"> </w:t>
      </w:r>
      <w:r>
        <w:rPr>
          <w:w w:val="95"/>
        </w:rPr>
        <w:t>journals</w:t>
      </w:r>
      <w:r>
        <w:rPr>
          <w:spacing w:val="12"/>
          <w:w w:val="95"/>
        </w:rPr>
        <w:t xml:space="preserve"> </w:t>
      </w:r>
      <w:r>
        <w:rPr>
          <w:w w:val="95"/>
        </w:rPr>
        <w:t>over</w:t>
      </w:r>
      <w:r>
        <w:rPr>
          <w:spacing w:val="10"/>
          <w:w w:val="95"/>
        </w:rPr>
        <w:t xml:space="preserve"> </w:t>
      </w:r>
      <w:r>
        <w:rPr>
          <w:w w:val="95"/>
        </w:rPr>
        <w:t>the</w:t>
      </w:r>
      <w:r>
        <w:rPr>
          <w:spacing w:val="11"/>
          <w:w w:val="95"/>
        </w:rPr>
        <w:t xml:space="preserve"> </w:t>
      </w:r>
      <w:r>
        <w:rPr>
          <w:w w:val="95"/>
        </w:rPr>
        <w:t>recently</w:t>
      </w:r>
      <w:r>
        <w:rPr>
          <w:spacing w:val="12"/>
          <w:w w:val="95"/>
        </w:rPr>
        <w:t xml:space="preserve"> </w:t>
      </w:r>
      <w:r>
        <w:rPr>
          <w:w w:val="95"/>
        </w:rPr>
        <w:t>established</w:t>
      </w:r>
      <w:r>
        <w:rPr>
          <w:spacing w:val="11"/>
          <w:w w:val="95"/>
        </w:rPr>
        <w:t xml:space="preserve"> </w:t>
      </w:r>
      <w:r>
        <w:rPr>
          <w:w w:val="95"/>
        </w:rPr>
        <w:t>Mirrors.</w:t>
      </w:r>
    </w:p>
    <w:p w14:paraId="475CAF75" w14:textId="77777777" w:rsidR="00BB4C49" w:rsidRDefault="00BB4C49">
      <w:pPr>
        <w:pStyle w:val="BodyText"/>
        <w:spacing w:before="8"/>
        <w:rPr>
          <w:sz w:val="21"/>
        </w:rPr>
      </w:pPr>
    </w:p>
    <w:p w14:paraId="49C3E72E" w14:textId="77777777" w:rsidR="00BB4C49" w:rsidRDefault="00DC0BFC">
      <w:pPr>
        <w:pStyle w:val="Heading2"/>
        <w:tabs>
          <w:tab w:val="left" w:pos="1112"/>
        </w:tabs>
        <w:spacing w:before="121"/>
      </w:pPr>
      <w:r>
        <w:rPr>
          <w:rFonts w:ascii="Trebuchet MS"/>
          <w:b w:val="0"/>
          <w:sz w:val="12"/>
        </w:rPr>
        <w:t xml:space="preserve">368    </w:t>
      </w:r>
      <w:r>
        <w:rPr>
          <w:rFonts w:ascii="Trebuchet MS"/>
          <w:b w:val="0"/>
          <w:spacing w:val="19"/>
          <w:sz w:val="12"/>
        </w:rPr>
        <w:t xml:space="preserve"> </w:t>
      </w:r>
      <w:r>
        <w:rPr>
          <w:w w:val="110"/>
        </w:rPr>
        <w:t>4.1</w:t>
      </w:r>
      <w:r>
        <w:rPr>
          <w:w w:val="110"/>
        </w:rPr>
        <w:tab/>
      </w:r>
      <w:r>
        <w:rPr>
          <w:spacing w:val="-1"/>
          <w:w w:val="110"/>
        </w:rPr>
        <w:t>Caveats</w:t>
      </w:r>
      <w:r>
        <w:rPr>
          <w:spacing w:val="-6"/>
          <w:w w:val="110"/>
        </w:rPr>
        <w:t xml:space="preserve"> </w:t>
      </w:r>
      <w:r>
        <w:rPr>
          <w:spacing w:val="-1"/>
          <w:w w:val="110"/>
        </w:rPr>
        <w:t>and</w:t>
      </w:r>
      <w:r>
        <w:rPr>
          <w:spacing w:val="-6"/>
          <w:w w:val="110"/>
        </w:rPr>
        <w:t xml:space="preserve"> </w:t>
      </w:r>
      <w:r>
        <w:rPr>
          <w:spacing w:val="-1"/>
          <w:w w:val="110"/>
        </w:rPr>
        <w:t>Future</w:t>
      </w:r>
      <w:r>
        <w:rPr>
          <w:spacing w:val="-6"/>
          <w:w w:val="110"/>
        </w:rPr>
        <w:t xml:space="preserve"> </w:t>
      </w:r>
      <w:r>
        <w:rPr>
          <w:spacing w:val="-1"/>
          <w:w w:val="110"/>
        </w:rPr>
        <w:t>Directions</w:t>
      </w:r>
    </w:p>
    <w:p w14:paraId="7B88BB14" w14:textId="77777777" w:rsidR="00BB4C49" w:rsidRDefault="00BB4C49">
      <w:pPr>
        <w:pStyle w:val="BodyText"/>
        <w:spacing w:before="11"/>
        <w:rPr>
          <w:b/>
          <w:sz w:val="22"/>
        </w:rPr>
      </w:pPr>
    </w:p>
    <w:p w14:paraId="477DF9A2" w14:textId="77777777" w:rsidR="00BB4C49" w:rsidRDefault="00DC0BFC">
      <w:pPr>
        <w:pStyle w:val="BodyText"/>
        <w:tabs>
          <w:tab w:val="left" w:pos="1075"/>
        </w:tabs>
        <w:ind w:left="110"/>
      </w:pPr>
      <w:r>
        <w:rPr>
          <w:rFonts w:ascii="Trebuchet MS"/>
          <w:sz w:val="12"/>
        </w:rPr>
        <w:t>369</w:t>
      </w:r>
      <w:r>
        <w:rPr>
          <w:rFonts w:ascii="Trebuchet MS"/>
          <w:sz w:val="12"/>
        </w:rPr>
        <w:tab/>
      </w:r>
      <w:r>
        <w:rPr>
          <w:w w:val="95"/>
        </w:rPr>
        <w:t>Inference</w:t>
      </w:r>
      <w:r>
        <w:rPr>
          <w:spacing w:val="-1"/>
          <w:w w:val="95"/>
        </w:rPr>
        <w:t xml:space="preserve"> </w:t>
      </w:r>
      <w:r>
        <w:rPr>
          <w:w w:val="95"/>
        </w:rPr>
        <w:t>in</w:t>
      </w:r>
      <w:r>
        <w:rPr>
          <w:spacing w:val="-1"/>
          <w:w w:val="95"/>
        </w:rPr>
        <w:t xml:space="preserve"> </w:t>
      </w:r>
      <w:r>
        <w:rPr>
          <w:w w:val="95"/>
        </w:rPr>
        <w:t>bibliometric</w:t>
      </w:r>
      <w:r>
        <w:rPr>
          <w:spacing w:val="-1"/>
          <w:w w:val="95"/>
        </w:rPr>
        <w:t xml:space="preserve"> </w:t>
      </w:r>
      <w:r>
        <w:rPr>
          <w:w w:val="95"/>
        </w:rPr>
        <w:t>studies</w:t>
      </w:r>
      <w:r>
        <w:rPr>
          <w:spacing w:val="-1"/>
          <w:w w:val="95"/>
        </w:rPr>
        <w:t xml:space="preserve"> </w:t>
      </w:r>
      <w:r>
        <w:rPr>
          <w:w w:val="95"/>
        </w:rPr>
        <w:t>must</w:t>
      </w:r>
      <w:r>
        <w:rPr>
          <w:spacing w:val="-1"/>
          <w:w w:val="95"/>
        </w:rPr>
        <w:t xml:space="preserve"> </w:t>
      </w:r>
      <w:r>
        <w:rPr>
          <w:w w:val="95"/>
        </w:rPr>
        <w:t>be</w:t>
      </w:r>
      <w:r>
        <w:rPr>
          <w:spacing w:val="-1"/>
          <w:w w:val="95"/>
        </w:rPr>
        <w:t xml:space="preserve"> </w:t>
      </w:r>
      <w:r>
        <w:rPr>
          <w:w w:val="95"/>
        </w:rPr>
        <w:t>drawn</w:t>
      </w:r>
      <w:r>
        <w:rPr>
          <w:spacing w:val="-1"/>
          <w:w w:val="95"/>
        </w:rPr>
        <w:t xml:space="preserve"> </w:t>
      </w:r>
      <w:r>
        <w:rPr>
          <w:w w:val="95"/>
        </w:rPr>
        <w:t>with</w:t>
      </w:r>
      <w:r>
        <w:rPr>
          <w:spacing w:val="-1"/>
          <w:w w:val="95"/>
        </w:rPr>
        <w:t xml:space="preserve"> </w:t>
      </w:r>
      <w:r>
        <w:rPr>
          <w:w w:val="95"/>
        </w:rPr>
        <w:t>care,</w:t>
      </w:r>
      <w:r>
        <w:rPr>
          <w:spacing w:val="-1"/>
          <w:w w:val="95"/>
        </w:rPr>
        <w:t xml:space="preserve"> </w:t>
      </w:r>
      <w:r>
        <w:rPr>
          <w:w w:val="95"/>
        </w:rPr>
        <w:t>as</w:t>
      </w:r>
      <w:r>
        <w:rPr>
          <w:spacing w:val="-1"/>
          <w:w w:val="95"/>
        </w:rPr>
        <w:t xml:space="preserve"> </w:t>
      </w:r>
      <w:r>
        <w:rPr>
          <w:w w:val="95"/>
        </w:rPr>
        <w:t>patterns</w:t>
      </w:r>
      <w:r>
        <w:rPr>
          <w:spacing w:val="-1"/>
          <w:w w:val="95"/>
        </w:rPr>
        <w:t xml:space="preserve"> </w:t>
      </w:r>
      <w:r>
        <w:rPr>
          <w:w w:val="95"/>
        </w:rPr>
        <w:t>such</w:t>
      </w:r>
      <w:r>
        <w:rPr>
          <w:spacing w:val="-1"/>
          <w:w w:val="95"/>
        </w:rPr>
        <w:t xml:space="preserve"> </w:t>
      </w:r>
      <w:r>
        <w:rPr>
          <w:w w:val="95"/>
        </w:rPr>
        <w:t>as</w:t>
      </w:r>
      <w:r>
        <w:rPr>
          <w:spacing w:val="-1"/>
          <w:w w:val="95"/>
        </w:rPr>
        <w:t xml:space="preserve"> </w:t>
      </w:r>
      <w:r>
        <w:rPr>
          <w:w w:val="95"/>
        </w:rPr>
        <w:t>those</w:t>
      </w:r>
      <w:r>
        <w:rPr>
          <w:spacing w:val="-1"/>
          <w:w w:val="95"/>
        </w:rPr>
        <w:t xml:space="preserve"> </w:t>
      </w:r>
      <w:r>
        <w:rPr>
          <w:w w:val="95"/>
        </w:rPr>
        <w:t>we</w:t>
      </w:r>
    </w:p>
    <w:p w14:paraId="46DE8FFF" w14:textId="77777777" w:rsidR="00BB4C49" w:rsidRDefault="00DC0BFC">
      <w:pPr>
        <w:pStyle w:val="BodyText"/>
        <w:spacing w:before="155"/>
        <w:ind w:left="110"/>
      </w:pPr>
      <w:r>
        <w:rPr>
          <w:rFonts w:ascii="Trebuchet MS"/>
          <w:sz w:val="12"/>
        </w:rPr>
        <w:t xml:space="preserve">370    </w:t>
      </w:r>
      <w:r>
        <w:rPr>
          <w:rFonts w:ascii="Trebuchet MS"/>
          <w:spacing w:val="19"/>
          <w:sz w:val="12"/>
        </w:rPr>
        <w:t xml:space="preserve"> </w:t>
      </w:r>
      <w:r>
        <w:rPr>
          <w:w w:val="95"/>
        </w:rPr>
        <w:t>documented</w:t>
      </w:r>
      <w:r>
        <w:rPr>
          <w:spacing w:val="3"/>
          <w:w w:val="95"/>
        </w:rPr>
        <w:t xml:space="preserve"> </w:t>
      </w:r>
      <w:r>
        <w:rPr>
          <w:w w:val="95"/>
        </w:rPr>
        <w:t>are</w:t>
      </w:r>
      <w:r>
        <w:rPr>
          <w:spacing w:val="3"/>
          <w:w w:val="95"/>
        </w:rPr>
        <w:t xml:space="preserve"> </w:t>
      </w:r>
      <w:r>
        <w:rPr>
          <w:w w:val="95"/>
        </w:rPr>
        <w:t>the</w:t>
      </w:r>
      <w:r>
        <w:rPr>
          <w:spacing w:val="2"/>
          <w:w w:val="95"/>
        </w:rPr>
        <w:t xml:space="preserve"> </w:t>
      </w:r>
      <w:r>
        <w:rPr>
          <w:w w:val="95"/>
        </w:rPr>
        <w:t>result</w:t>
      </w:r>
      <w:r>
        <w:rPr>
          <w:spacing w:val="2"/>
          <w:w w:val="95"/>
        </w:rPr>
        <w:t xml:space="preserve"> </w:t>
      </w:r>
      <w:r>
        <w:rPr>
          <w:w w:val="95"/>
        </w:rPr>
        <w:t>of</w:t>
      </w:r>
      <w:r>
        <w:rPr>
          <w:spacing w:val="3"/>
          <w:w w:val="95"/>
        </w:rPr>
        <w:t xml:space="preserve"> </w:t>
      </w:r>
      <w:r>
        <w:rPr>
          <w:w w:val="95"/>
        </w:rPr>
        <w:t>a</w:t>
      </w:r>
      <w:r>
        <w:rPr>
          <w:spacing w:val="2"/>
          <w:w w:val="95"/>
        </w:rPr>
        <w:t xml:space="preserve"> </w:t>
      </w:r>
      <w:r>
        <w:rPr>
          <w:w w:val="95"/>
        </w:rPr>
        <w:t>complex</w:t>
      </w:r>
      <w:r>
        <w:rPr>
          <w:spacing w:val="1"/>
          <w:w w:val="95"/>
        </w:rPr>
        <w:t xml:space="preserve"> </w:t>
      </w:r>
      <w:r>
        <w:rPr>
          <w:w w:val="95"/>
        </w:rPr>
        <w:t>combination</w:t>
      </w:r>
      <w:r>
        <w:rPr>
          <w:spacing w:val="3"/>
          <w:w w:val="95"/>
        </w:rPr>
        <w:t xml:space="preserve"> </w:t>
      </w:r>
      <w:r>
        <w:rPr>
          <w:w w:val="95"/>
        </w:rPr>
        <w:t>of</w:t>
      </w:r>
      <w:r>
        <w:rPr>
          <w:spacing w:val="3"/>
          <w:w w:val="95"/>
        </w:rPr>
        <w:t xml:space="preserve"> </w:t>
      </w:r>
      <w:r>
        <w:rPr>
          <w:w w:val="95"/>
        </w:rPr>
        <w:t>pre-submission</w:t>
      </w:r>
      <w:r>
        <w:rPr>
          <w:spacing w:val="2"/>
          <w:w w:val="95"/>
        </w:rPr>
        <w:t xml:space="preserve"> </w:t>
      </w:r>
      <w:r>
        <w:rPr>
          <w:w w:val="95"/>
        </w:rPr>
        <w:t>decisions</w:t>
      </w:r>
      <w:r>
        <w:rPr>
          <w:spacing w:val="3"/>
          <w:w w:val="95"/>
        </w:rPr>
        <w:t xml:space="preserve"> </w:t>
      </w:r>
      <w:r>
        <w:rPr>
          <w:w w:val="95"/>
        </w:rPr>
        <w:t>by</w:t>
      </w:r>
      <w:r>
        <w:rPr>
          <w:spacing w:val="2"/>
          <w:w w:val="95"/>
        </w:rPr>
        <w:t xml:space="preserve"> </w:t>
      </w:r>
      <w:r>
        <w:rPr>
          <w:w w:val="95"/>
        </w:rPr>
        <w:t>authors</w:t>
      </w:r>
    </w:p>
    <w:p w14:paraId="634702CD" w14:textId="77777777" w:rsidR="00BB4C49" w:rsidRDefault="00DC0BFC">
      <w:pPr>
        <w:pStyle w:val="BodyText"/>
        <w:spacing w:before="154"/>
        <w:ind w:left="110"/>
      </w:pPr>
      <w:r>
        <w:rPr>
          <w:rFonts w:ascii="Trebuchet MS"/>
          <w:sz w:val="12"/>
        </w:rPr>
        <w:t xml:space="preserve">371    </w:t>
      </w:r>
      <w:r>
        <w:rPr>
          <w:rFonts w:ascii="Trebuchet MS"/>
          <w:spacing w:val="19"/>
          <w:sz w:val="12"/>
        </w:rPr>
        <w:t xml:space="preserve"> </w:t>
      </w:r>
      <w:r>
        <w:rPr>
          <w:w w:val="95"/>
        </w:rPr>
        <w:t>and</w:t>
      </w:r>
      <w:r>
        <w:rPr>
          <w:spacing w:val="6"/>
          <w:w w:val="95"/>
        </w:rPr>
        <w:t xml:space="preserve"> </w:t>
      </w:r>
      <w:r>
        <w:rPr>
          <w:w w:val="95"/>
        </w:rPr>
        <w:t>post-submission</w:t>
      </w:r>
      <w:r>
        <w:rPr>
          <w:spacing w:val="5"/>
          <w:w w:val="95"/>
        </w:rPr>
        <w:t xml:space="preserve"> </w:t>
      </w:r>
      <w:r>
        <w:rPr>
          <w:w w:val="95"/>
        </w:rPr>
        <w:t>decisions</w:t>
      </w:r>
      <w:r>
        <w:rPr>
          <w:spacing w:val="7"/>
          <w:w w:val="95"/>
        </w:rPr>
        <w:t xml:space="preserve"> </w:t>
      </w:r>
      <w:r>
        <w:rPr>
          <w:w w:val="95"/>
        </w:rPr>
        <w:t>by</w:t>
      </w:r>
      <w:r>
        <w:rPr>
          <w:spacing w:val="5"/>
          <w:w w:val="95"/>
        </w:rPr>
        <w:t xml:space="preserve"> </w:t>
      </w:r>
      <w:r>
        <w:rPr>
          <w:w w:val="95"/>
        </w:rPr>
        <w:t>editors.</w:t>
      </w:r>
      <w:r>
        <w:rPr>
          <w:spacing w:val="28"/>
          <w:w w:val="95"/>
        </w:rPr>
        <w:t xml:space="preserve"> </w:t>
      </w:r>
      <w:r>
        <w:rPr>
          <w:w w:val="95"/>
        </w:rPr>
        <w:t>Comparing</w:t>
      </w:r>
      <w:r>
        <w:rPr>
          <w:spacing w:val="6"/>
          <w:w w:val="95"/>
        </w:rPr>
        <w:t xml:space="preserve"> </w:t>
      </w:r>
      <w:r>
        <w:rPr>
          <w:w w:val="95"/>
        </w:rPr>
        <w:t>OA</w:t>
      </w:r>
      <w:r>
        <w:rPr>
          <w:spacing w:val="5"/>
          <w:w w:val="95"/>
        </w:rPr>
        <w:t xml:space="preserve"> </w:t>
      </w:r>
      <w:r>
        <w:rPr>
          <w:w w:val="95"/>
        </w:rPr>
        <w:t>articles</w:t>
      </w:r>
      <w:r>
        <w:rPr>
          <w:spacing w:val="7"/>
          <w:w w:val="95"/>
        </w:rPr>
        <w:t xml:space="preserve"> </w:t>
      </w:r>
      <w:r>
        <w:rPr>
          <w:w w:val="95"/>
        </w:rPr>
        <w:t>published</w:t>
      </w:r>
      <w:r>
        <w:rPr>
          <w:spacing w:val="6"/>
          <w:w w:val="95"/>
        </w:rPr>
        <w:t xml:space="preserve"> </w:t>
      </w:r>
      <w:r>
        <w:rPr>
          <w:w w:val="95"/>
        </w:rPr>
        <w:t>in</w:t>
      </w:r>
      <w:r>
        <w:rPr>
          <w:spacing w:val="6"/>
          <w:w w:val="95"/>
        </w:rPr>
        <w:t xml:space="preserve"> </w:t>
      </w:r>
      <w:r>
        <w:rPr>
          <w:w w:val="95"/>
        </w:rPr>
        <w:t>Mirror</w:t>
      </w:r>
    </w:p>
    <w:p w14:paraId="36435228" w14:textId="77777777" w:rsidR="00BB4C49" w:rsidRDefault="00DC0BFC">
      <w:pPr>
        <w:pStyle w:val="BodyText"/>
        <w:spacing w:before="155"/>
        <w:ind w:left="110"/>
      </w:pPr>
      <w:r>
        <w:rPr>
          <w:rFonts w:ascii="Trebuchet MS"/>
          <w:sz w:val="12"/>
        </w:rPr>
        <w:t xml:space="preserve">372    </w:t>
      </w:r>
      <w:r>
        <w:rPr>
          <w:rFonts w:ascii="Trebuchet MS"/>
          <w:spacing w:val="19"/>
          <w:sz w:val="12"/>
        </w:rPr>
        <w:t xml:space="preserve"> </w:t>
      </w:r>
      <w:r>
        <w:rPr>
          <w:w w:val="95"/>
        </w:rPr>
        <w:t>journals</w:t>
      </w:r>
      <w:r>
        <w:rPr>
          <w:spacing w:val="14"/>
          <w:w w:val="95"/>
        </w:rPr>
        <w:t xml:space="preserve"> </w:t>
      </w:r>
      <w:r>
        <w:rPr>
          <w:w w:val="95"/>
        </w:rPr>
        <w:t>to</w:t>
      </w:r>
      <w:r>
        <w:rPr>
          <w:spacing w:val="15"/>
          <w:w w:val="95"/>
        </w:rPr>
        <w:t xml:space="preserve"> </w:t>
      </w:r>
      <w:r>
        <w:rPr>
          <w:w w:val="95"/>
        </w:rPr>
        <w:t>those</w:t>
      </w:r>
      <w:r>
        <w:rPr>
          <w:spacing w:val="14"/>
          <w:w w:val="95"/>
        </w:rPr>
        <w:t xml:space="preserve"> </w:t>
      </w:r>
      <w:r>
        <w:rPr>
          <w:w w:val="95"/>
        </w:rPr>
        <w:t>published</w:t>
      </w:r>
      <w:r>
        <w:rPr>
          <w:spacing w:val="13"/>
          <w:w w:val="95"/>
        </w:rPr>
        <w:t xml:space="preserve"> </w:t>
      </w:r>
      <w:r>
        <w:rPr>
          <w:w w:val="95"/>
        </w:rPr>
        <w:t>in</w:t>
      </w:r>
      <w:r>
        <w:rPr>
          <w:spacing w:val="14"/>
          <w:w w:val="95"/>
        </w:rPr>
        <w:t xml:space="preserve"> </w:t>
      </w:r>
      <w:r>
        <w:rPr>
          <w:w w:val="95"/>
        </w:rPr>
        <w:t>Parent</w:t>
      </w:r>
      <w:r>
        <w:rPr>
          <w:spacing w:val="14"/>
          <w:w w:val="95"/>
        </w:rPr>
        <w:t xml:space="preserve"> </w:t>
      </w:r>
      <w:r>
        <w:rPr>
          <w:w w:val="95"/>
        </w:rPr>
        <w:t>journals</w:t>
      </w:r>
      <w:r>
        <w:rPr>
          <w:spacing w:val="15"/>
          <w:w w:val="95"/>
        </w:rPr>
        <w:t xml:space="preserve"> </w:t>
      </w:r>
      <w:r>
        <w:rPr>
          <w:w w:val="95"/>
        </w:rPr>
        <w:t>allows</w:t>
      </w:r>
      <w:r>
        <w:rPr>
          <w:spacing w:val="14"/>
          <w:w w:val="95"/>
        </w:rPr>
        <w:t xml:space="preserve"> </w:t>
      </w:r>
      <w:r>
        <w:rPr>
          <w:w w:val="95"/>
        </w:rPr>
        <w:t>us</w:t>
      </w:r>
      <w:r>
        <w:rPr>
          <w:spacing w:val="14"/>
          <w:w w:val="95"/>
        </w:rPr>
        <w:t xml:space="preserve"> </w:t>
      </w:r>
      <w:r>
        <w:rPr>
          <w:w w:val="95"/>
        </w:rPr>
        <w:t>to</w:t>
      </w:r>
      <w:r>
        <w:rPr>
          <w:spacing w:val="14"/>
          <w:w w:val="95"/>
        </w:rPr>
        <w:t xml:space="preserve"> </w:t>
      </w:r>
      <w:r>
        <w:rPr>
          <w:w w:val="95"/>
        </w:rPr>
        <w:t>control</w:t>
      </w:r>
      <w:r>
        <w:rPr>
          <w:spacing w:val="14"/>
          <w:w w:val="95"/>
        </w:rPr>
        <w:t xml:space="preserve"> </w:t>
      </w:r>
      <w:r>
        <w:rPr>
          <w:w w:val="95"/>
        </w:rPr>
        <w:t>for</w:t>
      </w:r>
      <w:r>
        <w:rPr>
          <w:spacing w:val="14"/>
          <w:w w:val="95"/>
        </w:rPr>
        <w:t xml:space="preserve"> </w:t>
      </w:r>
      <w:r>
        <w:rPr>
          <w:w w:val="95"/>
        </w:rPr>
        <w:t>many</w:t>
      </w:r>
      <w:r>
        <w:rPr>
          <w:spacing w:val="13"/>
          <w:w w:val="95"/>
        </w:rPr>
        <w:t xml:space="preserve"> </w:t>
      </w:r>
      <w:r>
        <w:rPr>
          <w:w w:val="95"/>
        </w:rPr>
        <w:t>of</w:t>
      </w:r>
      <w:r>
        <w:rPr>
          <w:spacing w:val="14"/>
          <w:w w:val="95"/>
        </w:rPr>
        <w:t xml:space="preserve"> </w:t>
      </w:r>
      <w:r>
        <w:rPr>
          <w:w w:val="95"/>
        </w:rPr>
        <w:t>the</w:t>
      </w:r>
      <w:r>
        <w:rPr>
          <w:spacing w:val="14"/>
          <w:w w:val="95"/>
        </w:rPr>
        <w:t xml:space="preserve"> </w:t>
      </w:r>
      <w:r>
        <w:rPr>
          <w:w w:val="95"/>
        </w:rPr>
        <w:t>factors</w:t>
      </w:r>
    </w:p>
    <w:p w14:paraId="4FB3A0A5" w14:textId="354431AD" w:rsidR="00BB4C49" w:rsidRDefault="00DC0BFC">
      <w:pPr>
        <w:pStyle w:val="BodyText"/>
        <w:spacing w:before="154"/>
        <w:ind w:left="110"/>
      </w:pPr>
      <w:r>
        <w:rPr>
          <w:rFonts w:ascii="Trebuchet MS"/>
          <w:sz w:val="12"/>
        </w:rPr>
        <w:t xml:space="preserve">373    </w:t>
      </w:r>
      <w:r>
        <w:rPr>
          <w:rFonts w:ascii="Trebuchet MS"/>
          <w:spacing w:val="19"/>
          <w:sz w:val="12"/>
        </w:rPr>
        <w:t xml:space="preserve"> </w:t>
      </w:r>
      <w:r>
        <w:rPr>
          <w:spacing w:val="-2"/>
        </w:rPr>
        <w:t>that</w:t>
      </w:r>
      <w:r>
        <w:rPr>
          <w:spacing w:val="-10"/>
        </w:rPr>
        <w:t xml:space="preserve"> </w:t>
      </w:r>
      <w:r>
        <w:rPr>
          <w:spacing w:val="-2"/>
        </w:rPr>
        <w:t>shape</w:t>
      </w:r>
      <w:r>
        <w:rPr>
          <w:spacing w:val="-9"/>
        </w:rPr>
        <w:t xml:space="preserve"> </w:t>
      </w:r>
      <w:r>
        <w:rPr>
          <w:spacing w:val="-1"/>
        </w:rPr>
        <w:t>these</w:t>
      </w:r>
      <w:r>
        <w:rPr>
          <w:spacing w:val="-9"/>
        </w:rPr>
        <w:t xml:space="preserve"> </w:t>
      </w:r>
      <w:r>
        <w:rPr>
          <w:spacing w:val="-1"/>
        </w:rPr>
        <w:t>decisions.</w:t>
      </w:r>
      <w:r>
        <w:rPr>
          <w:spacing w:val="8"/>
        </w:rPr>
        <w:t xml:space="preserve"> </w:t>
      </w:r>
      <w:r>
        <w:rPr>
          <w:spacing w:val="-1"/>
        </w:rPr>
        <w:t>Most</w:t>
      </w:r>
      <w:r>
        <w:rPr>
          <w:spacing w:val="-10"/>
        </w:rPr>
        <w:t xml:space="preserve"> </w:t>
      </w:r>
      <w:r>
        <w:rPr>
          <w:spacing w:val="-1"/>
        </w:rPr>
        <w:t>notably,</w:t>
      </w:r>
      <w:r>
        <w:rPr>
          <w:spacing w:val="-10"/>
        </w:rPr>
        <w:t xml:space="preserve"> </w:t>
      </w:r>
      <w:r>
        <w:rPr>
          <w:spacing w:val="-1"/>
        </w:rPr>
        <w:t>the</w:t>
      </w:r>
      <w:r>
        <w:rPr>
          <w:spacing w:val="-9"/>
        </w:rPr>
        <w:t xml:space="preserve"> </w:t>
      </w:r>
      <w:r>
        <w:rPr>
          <w:spacing w:val="-1"/>
        </w:rPr>
        <w:t>journals</w:t>
      </w:r>
      <w:r>
        <w:rPr>
          <w:spacing w:val="-9"/>
        </w:rPr>
        <w:t xml:space="preserve"> </w:t>
      </w:r>
      <w:r>
        <w:rPr>
          <w:spacing w:val="-1"/>
        </w:rPr>
        <w:t>in</w:t>
      </w:r>
      <w:r>
        <w:rPr>
          <w:spacing w:val="-10"/>
        </w:rPr>
        <w:t xml:space="preserve"> </w:t>
      </w:r>
      <w:r>
        <w:rPr>
          <w:spacing w:val="-1"/>
        </w:rPr>
        <w:t>a</w:t>
      </w:r>
      <w:r>
        <w:rPr>
          <w:spacing w:val="-9"/>
        </w:rPr>
        <w:t xml:space="preserve"> </w:t>
      </w:r>
      <w:r>
        <w:rPr>
          <w:spacing w:val="-1"/>
        </w:rPr>
        <w:t>Mirror</w:t>
      </w:r>
      <w:ins w:id="273" w:author="Smith,Audrey Culver" w:date="2021-02-22T15:19:00Z">
        <w:r w:rsidR="00000485">
          <w:rPr>
            <w:spacing w:val="-10"/>
          </w:rPr>
          <w:t>-</w:t>
        </w:r>
        <w:proofErr w:type="spellStart"/>
        <w:r w:rsidR="00000485">
          <w:rPr>
            <w:spacing w:val="-10"/>
          </w:rPr>
          <w:t>Parent</w:t>
        </w:r>
      </w:ins>
      <w:del w:id="274" w:author="Smith,Audrey Culver" w:date="2021-02-22T15:19:00Z">
        <w:r w:rsidDel="00000485">
          <w:rPr>
            <w:spacing w:val="-10"/>
          </w:rPr>
          <w:delText xml:space="preserve"> </w:delText>
        </w:r>
      </w:del>
      <w:r>
        <w:rPr>
          <w:spacing w:val="-1"/>
        </w:rPr>
        <w:t>pair</w:t>
      </w:r>
      <w:proofErr w:type="spellEnd"/>
      <w:r>
        <w:rPr>
          <w:spacing w:val="-10"/>
        </w:rPr>
        <w:t xml:space="preserve"> </w:t>
      </w:r>
      <w:r>
        <w:rPr>
          <w:spacing w:val="-1"/>
        </w:rPr>
        <w:t>have</w:t>
      </w:r>
      <w:r>
        <w:rPr>
          <w:spacing w:val="-9"/>
        </w:rPr>
        <w:t xml:space="preserve"> </w:t>
      </w:r>
      <w:r>
        <w:rPr>
          <w:spacing w:val="-1"/>
        </w:rPr>
        <w:t>identical</w:t>
      </w:r>
    </w:p>
    <w:p w14:paraId="3926CB29" w14:textId="77777777" w:rsidR="00BB4C49" w:rsidRDefault="00DC0BFC">
      <w:pPr>
        <w:pStyle w:val="BodyText"/>
        <w:spacing w:before="154"/>
        <w:ind w:left="110"/>
      </w:pPr>
      <w:r>
        <w:rPr>
          <w:rFonts w:ascii="Trebuchet MS"/>
          <w:sz w:val="12"/>
        </w:rPr>
        <w:t xml:space="preserve">374    </w:t>
      </w:r>
      <w:r>
        <w:rPr>
          <w:rFonts w:ascii="Trebuchet MS"/>
          <w:spacing w:val="19"/>
          <w:sz w:val="12"/>
        </w:rPr>
        <w:t xml:space="preserve"> </w:t>
      </w:r>
      <w:r>
        <w:rPr>
          <w:w w:val="95"/>
        </w:rPr>
        <w:t>editorial</w:t>
      </w:r>
      <w:r>
        <w:rPr>
          <w:spacing w:val="9"/>
          <w:w w:val="95"/>
        </w:rPr>
        <w:t xml:space="preserve"> </w:t>
      </w:r>
      <w:r>
        <w:rPr>
          <w:w w:val="95"/>
        </w:rPr>
        <w:t>boards,</w:t>
      </w:r>
      <w:r>
        <w:rPr>
          <w:spacing w:val="10"/>
          <w:w w:val="95"/>
        </w:rPr>
        <w:t xml:space="preserve"> </w:t>
      </w:r>
      <w:r>
        <w:rPr>
          <w:w w:val="95"/>
        </w:rPr>
        <w:t>editorial</w:t>
      </w:r>
      <w:r>
        <w:rPr>
          <w:spacing w:val="9"/>
          <w:w w:val="95"/>
        </w:rPr>
        <w:t xml:space="preserve"> </w:t>
      </w:r>
      <w:r>
        <w:rPr>
          <w:w w:val="95"/>
        </w:rPr>
        <w:t>philosophy,</w:t>
      </w:r>
      <w:r>
        <w:rPr>
          <w:spacing w:val="10"/>
          <w:w w:val="95"/>
        </w:rPr>
        <w:t xml:space="preserve"> </w:t>
      </w:r>
      <w:r>
        <w:rPr>
          <w:w w:val="95"/>
        </w:rPr>
        <w:t>and</w:t>
      </w:r>
      <w:r>
        <w:rPr>
          <w:spacing w:val="9"/>
          <w:w w:val="95"/>
        </w:rPr>
        <w:t xml:space="preserve"> </w:t>
      </w:r>
      <w:r>
        <w:rPr>
          <w:w w:val="95"/>
        </w:rPr>
        <w:t>publication</w:t>
      </w:r>
      <w:r>
        <w:rPr>
          <w:spacing w:val="9"/>
          <w:w w:val="95"/>
        </w:rPr>
        <w:t xml:space="preserve"> </w:t>
      </w:r>
      <w:r>
        <w:rPr>
          <w:w w:val="95"/>
        </w:rPr>
        <w:t>priorities.</w:t>
      </w:r>
      <w:r>
        <w:rPr>
          <w:spacing w:val="32"/>
          <w:w w:val="95"/>
        </w:rPr>
        <w:t xml:space="preserve"> </w:t>
      </w:r>
      <w:r>
        <w:rPr>
          <w:w w:val="95"/>
        </w:rPr>
        <w:t>While</w:t>
      </w:r>
      <w:r>
        <w:rPr>
          <w:spacing w:val="10"/>
          <w:w w:val="95"/>
        </w:rPr>
        <w:t xml:space="preserve"> </w:t>
      </w:r>
      <w:r>
        <w:rPr>
          <w:w w:val="95"/>
        </w:rPr>
        <w:t>any</w:t>
      </w:r>
      <w:r>
        <w:rPr>
          <w:spacing w:val="10"/>
          <w:w w:val="95"/>
        </w:rPr>
        <w:t xml:space="preserve"> </w:t>
      </w:r>
      <w:r>
        <w:rPr>
          <w:w w:val="95"/>
        </w:rPr>
        <w:t>implicit</w:t>
      </w:r>
      <w:r>
        <w:rPr>
          <w:spacing w:val="9"/>
          <w:w w:val="95"/>
        </w:rPr>
        <w:t xml:space="preserve"> </w:t>
      </w:r>
      <w:r>
        <w:rPr>
          <w:w w:val="95"/>
        </w:rPr>
        <w:t>biases</w:t>
      </w:r>
    </w:p>
    <w:p w14:paraId="204CA8FB" w14:textId="77777777" w:rsidR="00BB4C49" w:rsidRDefault="00DC0BFC">
      <w:pPr>
        <w:pStyle w:val="BodyText"/>
        <w:spacing w:before="155"/>
        <w:ind w:left="110"/>
      </w:pPr>
      <w:r>
        <w:rPr>
          <w:rFonts w:ascii="Trebuchet MS"/>
          <w:sz w:val="12"/>
        </w:rPr>
        <w:t xml:space="preserve">375    </w:t>
      </w:r>
      <w:r>
        <w:rPr>
          <w:rFonts w:ascii="Trebuchet MS"/>
          <w:spacing w:val="19"/>
          <w:sz w:val="12"/>
        </w:rPr>
        <w:t xml:space="preserve"> </w:t>
      </w:r>
      <w:r>
        <w:rPr>
          <w:w w:val="95"/>
        </w:rPr>
        <w:t>held</w:t>
      </w:r>
      <w:r>
        <w:rPr>
          <w:spacing w:val="5"/>
          <w:w w:val="95"/>
        </w:rPr>
        <w:t xml:space="preserve"> </w:t>
      </w:r>
      <w:r>
        <w:rPr>
          <w:w w:val="95"/>
        </w:rPr>
        <w:t>by</w:t>
      </w:r>
      <w:r>
        <w:rPr>
          <w:spacing w:val="6"/>
          <w:w w:val="95"/>
        </w:rPr>
        <w:t xml:space="preserve"> </w:t>
      </w:r>
      <w:r>
        <w:rPr>
          <w:w w:val="95"/>
        </w:rPr>
        <w:t>editors</w:t>
      </w:r>
      <w:r>
        <w:rPr>
          <w:spacing w:val="6"/>
          <w:w w:val="95"/>
        </w:rPr>
        <w:t xml:space="preserve"> </w:t>
      </w:r>
      <w:r>
        <w:rPr>
          <w:w w:val="95"/>
        </w:rPr>
        <w:t>against</w:t>
      </w:r>
      <w:r>
        <w:rPr>
          <w:spacing w:val="4"/>
          <w:w w:val="95"/>
        </w:rPr>
        <w:t xml:space="preserve"> </w:t>
      </w:r>
      <w:r>
        <w:rPr>
          <w:w w:val="95"/>
        </w:rPr>
        <w:t>authors</w:t>
      </w:r>
      <w:r>
        <w:rPr>
          <w:spacing w:val="6"/>
          <w:w w:val="95"/>
        </w:rPr>
        <w:t xml:space="preserve"> </w:t>
      </w:r>
      <w:r>
        <w:rPr>
          <w:w w:val="95"/>
        </w:rPr>
        <w:t>from</w:t>
      </w:r>
      <w:r>
        <w:rPr>
          <w:spacing w:val="6"/>
          <w:w w:val="95"/>
        </w:rPr>
        <w:t xml:space="preserve"> </w:t>
      </w:r>
      <w:r>
        <w:rPr>
          <w:w w:val="95"/>
        </w:rPr>
        <w:t>particular</w:t>
      </w:r>
      <w:r>
        <w:rPr>
          <w:spacing w:val="5"/>
          <w:w w:val="95"/>
        </w:rPr>
        <w:t xml:space="preserve"> </w:t>
      </w:r>
      <w:r>
        <w:rPr>
          <w:w w:val="95"/>
        </w:rPr>
        <w:t>countries</w:t>
      </w:r>
      <w:r>
        <w:rPr>
          <w:spacing w:val="5"/>
          <w:w w:val="95"/>
        </w:rPr>
        <w:t xml:space="preserve"> </w:t>
      </w:r>
      <w:r>
        <w:rPr>
          <w:w w:val="95"/>
        </w:rPr>
        <w:t>would</w:t>
      </w:r>
      <w:r>
        <w:rPr>
          <w:spacing w:val="5"/>
          <w:w w:val="95"/>
        </w:rPr>
        <w:t xml:space="preserve"> </w:t>
      </w:r>
      <w:r>
        <w:rPr>
          <w:w w:val="95"/>
        </w:rPr>
        <w:t>undoubtedly</w:t>
      </w:r>
      <w:r>
        <w:rPr>
          <w:spacing w:val="5"/>
          <w:w w:val="95"/>
        </w:rPr>
        <w:t xml:space="preserve"> </w:t>
      </w:r>
      <w:r>
        <w:rPr>
          <w:w w:val="95"/>
        </w:rPr>
        <w:t>reduce</w:t>
      </w:r>
      <w:r>
        <w:rPr>
          <w:spacing w:val="6"/>
          <w:w w:val="95"/>
        </w:rPr>
        <w:t xml:space="preserve"> </w:t>
      </w:r>
      <w:r>
        <w:rPr>
          <w:w w:val="95"/>
        </w:rPr>
        <w:t>the</w:t>
      </w:r>
    </w:p>
    <w:p w14:paraId="37FB6ACB" w14:textId="77777777" w:rsidR="00BB4C49" w:rsidRDefault="00DC0BFC">
      <w:pPr>
        <w:pStyle w:val="BodyText"/>
        <w:spacing w:before="154"/>
        <w:ind w:left="110"/>
      </w:pPr>
      <w:r>
        <w:rPr>
          <w:rFonts w:ascii="Trebuchet MS"/>
          <w:sz w:val="12"/>
        </w:rPr>
        <w:t xml:space="preserve">376    </w:t>
      </w:r>
      <w:r>
        <w:rPr>
          <w:rFonts w:ascii="Trebuchet MS"/>
          <w:spacing w:val="19"/>
          <w:sz w:val="12"/>
        </w:rPr>
        <w:t xml:space="preserve"> </w:t>
      </w:r>
      <w:r>
        <w:rPr>
          <w:spacing w:val="-1"/>
          <w:w w:val="95"/>
        </w:rPr>
        <w:t>overall</w:t>
      </w:r>
      <w:r>
        <w:rPr>
          <w:spacing w:val="-10"/>
          <w:w w:val="95"/>
        </w:rPr>
        <w:t xml:space="preserve"> </w:t>
      </w:r>
      <w:r>
        <w:rPr>
          <w:w w:val="95"/>
        </w:rPr>
        <w:t>representation</w:t>
      </w:r>
      <w:r>
        <w:rPr>
          <w:spacing w:val="-9"/>
          <w:w w:val="95"/>
        </w:rPr>
        <w:t xml:space="preserve"> </w:t>
      </w:r>
      <w:r>
        <w:rPr>
          <w:w w:val="95"/>
        </w:rPr>
        <w:t>of</w:t>
      </w:r>
      <w:r>
        <w:rPr>
          <w:spacing w:val="-10"/>
          <w:w w:val="95"/>
        </w:rPr>
        <w:t xml:space="preserve"> </w:t>
      </w:r>
      <w:r>
        <w:rPr>
          <w:w w:val="95"/>
        </w:rPr>
        <w:t>these</w:t>
      </w:r>
      <w:r>
        <w:rPr>
          <w:spacing w:val="-10"/>
          <w:w w:val="95"/>
        </w:rPr>
        <w:t xml:space="preserve"> </w:t>
      </w:r>
      <w:r>
        <w:rPr>
          <w:w w:val="95"/>
        </w:rPr>
        <w:t>countries</w:t>
      </w:r>
      <w:r>
        <w:rPr>
          <w:spacing w:val="-10"/>
          <w:w w:val="95"/>
        </w:rPr>
        <w:t xml:space="preserve"> </w:t>
      </w:r>
      <w:r>
        <w:rPr>
          <w:w w:val="95"/>
        </w:rPr>
        <w:t>in</w:t>
      </w:r>
      <w:r>
        <w:rPr>
          <w:spacing w:val="-10"/>
          <w:w w:val="95"/>
        </w:rPr>
        <w:t xml:space="preserve"> </w:t>
      </w:r>
      <w:r>
        <w:rPr>
          <w:w w:val="95"/>
        </w:rPr>
        <w:t>the</w:t>
      </w:r>
      <w:r>
        <w:rPr>
          <w:spacing w:val="-10"/>
          <w:w w:val="95"/>
        </w:rPr>
        <w:t xml:space="preserve"> </w:t>
      </w:r>
      <w:r>
        <w:rPr>
          <w:w w:val="95"/>
        </w:rPr>
        <w:t>literature,</w:t>
      </w:r>
      <w:r>
        <w:rPr>
          <w:spacing w:val="-9"/>
          <w:w w:val="95"/>
        </w:rPr>
        <w:t xml:space="preserve"> </w:t>
      </w:r>
      <w:r>
        <w:rPr>
          <w:w w:val="95"/>
        </w:rPr>
        <w:t>the</w:t>
      </w:r>
      <w:r>
        <w:rPr>
          <w:spacing w:val="-10"/>
          <w:w w:val="95"/>
        </w:rPr>
        <w:t xml:space="preserve"> </w:t>
      </w:r>
      <w:r>
        <w:rPr>
          <w:w w:val="95"/>
        </w:rPr>
        <w:t>reduction</w:t>
      </w:r>
      <w:r>
        <w:rPr>
          <w:spacing w:val="-10"/>
          <w:w w:val="95"/>
        </w:rPr>
        <w:t xml:space="preserve"> </w:t>
      </w:r>
      <w:r>
        <w:rPr>
          <w:w w:val="95"/>
        </w:rPr>
        <w:t>would</w:t>
      </w:r>
      <w:r>
        <w:rPr>
          <w:spacing w:val="-10"/>
          <w:w w:val="95"/>
        </w:rPr>
        <w:t xml:space="preserve"> </w:t>
      </w:r>
      <w:r>
        <w:rPr>
          <w:w w:val="95"/>
        </w:rPr>
        <w:t>be</w:t>
      </w:r>
      <w:r>
        <w:rPr>
          <w:spacing w:val="-9"/>
          <w:w w:val="95"/>
        </w:rPr>
        <w:t xml:space="preserve"> </w:t>
      </w:r>
      <w:r>
        <w:rPr>
          <w:w w:val="95"/>
        </w:rPr>
        <w:t>independent</w:t>
      </w:r>
    </w:p>
    <w:p w14:paraId="433CBDC5" w14:textId="77777777" w:rsidR="00BB4C49" w:rsidRDefault="00DC0BFC">
      <w:pPr>
        <w:pStyle w:val="BodyText"/>
        <w:spacing w:before="154"/>
        <w:ind w:left="110"/>
      </w:pPr>
      <w:proofErr w:type="gramStart"/>
      <w:r>
        <w:rPr>
          <w:rFonts w:ascii="Trebuchet MS"/>
          <w:sz w:val="12"/>
        </w:rPr>
        <w:t>377</w:t>
      </w:r>
      <w:proofErr w:type="gramEnd"/>
      <w:r>
        <w:rPr>
          <w:rFonts w:ascii="Trebuchet MS"/>
          <w:sz w:val="12"/>
        </w:rPr>
        <w:t xml:space="preserve">    </w:t>
      </w:r>
      <w:r>
        <w:rPr>
          <w:rFonts w:ascii="Trebuchet MS"/>
          <w:spacing w:val="19"/>
          <w:sz w:val="12"/>
        </w:rPr>
        <w:t xml:space="preserve"> </w:t>
      </w:r>
      <w:r>
        <w:rPr>
          <w:w w:val="95"/>
        </w:rPr>
        <w:t>of</w:t>
      </w:r>
      <w:r>
        <w:rPr>
          <w:spacing w:val="11"/>
          <w:w w:val="95"/>
        </w:rPr>
        <w:t xml:space="preserve"> </w:t>
      </w:r>
      <w:r>
        <w:rPr>
          <w:w w:val="95"/>
        </w:rPr>
        <w:t>the</w:t>
      </w:r>
      <w:r>
        <w:rPr>
          <w:spacing w:val="12"/>
          <w:w w:val="95"/>
        </w:rPr>
        <w:t xml:space="preserve"> </w:t>
      </w:r>
      <w:r>
        <w:rPr>
          <w:w w:val="95"/>
        </w:rPr>
        <w:t>journal</w:t>
      </w:r>
      <w:r>
        <w:rPr>
          <w:spacing w:val="10"/>
          <w:w w:val="95"/>
        </w:rPr>
        <w:t xml:space="preserve"> </w:t>
      </w:r>
      <w:r>
        <w:rPr>
          <w:w w:val="95"/>
        </w:rPr>
        <w:t>access</w:t>
      </w:r>
      <w:r>
        <w:rPr>
          <w:spacing w:val="11"/>
          <w:w w:val="95"/>
        </w:rPr>
        <w:t xml:space="preserve"> </w:t>
      </w:r>
      <w:r>
        <w:rPr>
          <w:w w:val="95"/>
        </w:rPr>
        <w:t>category.</w:t>
      </w:r>
      <w:r>
        <w:rPr>
          <w:spacing w:val="34"/>
          <w:w w:val="95"/>
        </w:rPr>
        <w:t xml:space="preserve"> </w:t>
      </w:r>
      <w:r>
        <w:rPr>
          <w:w w:val="95"/>
        </w:rPr>
        <w:t>As</w:t>
      </w:r>
      <w:r>
        <w:rPr>
          <w:spacing w:val="11"/>
          <w:w w:val="95"/>
        </w:rPr>
        <w:t xml:space="preserve"> </w:t>
      </w:r>
      <w:r>
        <w:rPr>
          <w:w w:val="95"/>
        </w:rPr>
        <w:t>such,</w:t>
      </w:r>
      <w:r>
        <w:rPr>
          <w:spacing w:val="10"/>
          <w:w w:val="95"/>
        </w:rPr>
        <w:t xml:space="preserve"> </w:t>
      </w:r>
      <w:r>
        <w:rPr>
          <w:w w:val="95"/>
        </w:rPr>
        <w:t>we</w:t>
      </w:r>
      <w:r>
        <w:rPr>
          <w:spacing w:val="11"/>
          <w:w w:val="95"/>
        </w:rPr>
        <w:t xml:space="preserve"> </w:t>
      </w:r>
      <w:r>
        <w:rPr>
          <w:w w:val="95"/>
        </w:rPr>
        <w:t>believe</w:t>
      </w:r>
      <w:r>
        <w:rPr>
          <w:spacing w:val="11"/>
          <w:w w:val="95"/>
        </w:rPr>
        <w:t xml:space="preserve"> </w:t>
      </w:r>
      <w:r>
        <w:rPr>
          <w:w w:val="95"/>
        </w:rPr>
        <w:t>our</w:t>
      </w:r>
      <w:r>
        <w:rPr>
          <w:spacing w:val="10"/>
          <w:w w:val="95"/>
        </w:rPr>
        <w:t xml:space="preserve"> </w:t>
      </w:r>
      <w:r>
        <w:rPr>
          <w:w w:val="95"/>
        </w:rPr>
        <w:t>results</w:t>
      </w:r>
      <w:r>
        <w:rPr>
          <w:spacing w:val="12"/>
          <w:w w:val="95"/>
        </w:rPr>
        <w:t xml:space="preserve"> </w:t>
      </w:r>
      <w:r>
        <w:rPr>
          <w:w w:val="95"/>
        </w:rPr>
        <w:t>reflect</w:t>
      </w:r>
      <w:r>
        <w:rPr>
          <w:spacing w:val="11"/>
          <w:w w:val="95"/>
        </w:rPr>
        <w:t xml:space="preserve"> </w:t>
      </w:r>
      <w:r>
        <w:rPr>
          <w:w w:val="95"/>
        </w:rPr>
        <w:t>the</w:t>
      </w:r>
      <w:r>
        <w:rPr>
          <w:spacing w:val="11"/>
          <w:w w:val="95"/>
        </w:rPr>
        <w:t xml:space="preserve"> </w:t>
      </w:r>
      <w:r>
        <w:rPr>
          <w:w w:val="95"/>
        </w:rPr>
        <w:t>outcome</w:t>
      </w:r>
      <w:r>
        <w:rPr>
          <w:spacing w:val="11"/>
          <w:w w:val="95"/>
        </w:rPr>
        <w:t xml:space="preserve"> </w:t>
      </w:r>
      <w:r>
        <w:rPr>
          <w:w w:val="95"/>
        </w:rPr>
        <w:t>of</w:t>
      </w:r>
    </w:p>
    <w:p w14:paraId="0C49081C" w14:textId="77777777" w:rsidR="00BB4C49" w:rsidRDefault="00DC0BFC">
      <w:pPr>
        <w:pStyle w:val="BodyText"/>
        <w:spacing w:before="155"/>
        <w:ind w:left="110"/>
      </w:pPr>
      <w:r>
        <w:rPr>
          <w:rFonts w:ascii="Trebuchet MS"/>
          <w:sz w:val="12"/>
        </w:rPr>
        <w:t xml:space="preserve">378    </w:t>
      </w:r>
      <w:r>
        <w:rPr>
          <w:rFonts w:ascii="Trebuchet MS"/>
          <w:spacing w:val="19"/>
          <w:sz w:val="12"/>
        </w:rPr>
        <w:t xml:space="preserve"> </w:t>
      </w:r>
      <w:r>
        <w:rPr>
          <w:w w:val="95"/>
        </w:rPr>
        <w:t>pre-submission</w:t>
      </w:r>
      <w:r>
        <w:rPr>
          <w:spacing w:val="12"/>
          <w:w w:val="95"/>
        </w:rPr>
        <w:t xml:space="preserve"> </w:t>
      </w:r>
      <w:r>
        <w:rPr>
          <w:w w:val="95"/>
        </w:rPr>
        <w:t>decisions</w:t>
      </w:r>
      <w:r>
        <w:rPr>
          <w:spacing w:val="13"/>
          <w:w w:val="95"/>
        </w:rPr>
        <w:t xml:space="preserve"> </w:t>
      </w:r>
      <w:r>
        <w:rPr>
          <w:w w:val="95"/>
        </w:rPr>
        <w:t>by</w:t>
      </w:r>
      <w:r>
        <w:rPr>
          <w:spacing w:val="13"/>
          <w:w w:val="95"/>
        </w:rPr>
        <w:t xml:space="preserve"> </w:t>
      </w:r>
      <w:r>
        <w:rPr>
          <w:w w:val="95"/>
        </w:rPr>
        <w:t>authors</w:t>
      </w:r>
      <w:r>
        <w:rPr>
          <w:spacing w:val="13"/>
          <w:w w:val="95"/>
        </w:rPr>
        <w:t xml:space="preserve"> </w:t>
      </w:r>
      <w:r>
        <w:rPr>
          <w:w w:val="95"/>
        </w:rPr>
        <w:t>and</w:t>
      </w:r>
      <w:r>
        <w:rPr>
          <w:spacing w:val="13"/>
          <w:w w:val="95"/>
        </w:rPr>
        <w:t xml:space="preserve"> </w:t>
      </w:r>
      <w:r>
        <w:rPr>
          <w:w w:val="95"/>
        </w:rPr>
        <w:t>are</w:t>
      </w:r>
      <w:r>
        <w:rPr>
          <w:spacing w:val="13"/>
          <w:w w:val="95"/>
        </w:rPr>
        <w:t xml:space="preserve"> </w:t>
      </w:r>
      <w:r>
        <w:rPr>
          <w:w w:val="95"/>
        </w:rPr>
        <w:t>consistent</w:t>
      </w:r>
      <w:r>
        <w:rPr>
          <w:spacing w:val="12"/>
          <w:w w:val="95"/>
        </w:rPr>
        <w:t xml:space="preserve"> </w:t>
      </w:r>
      <w:r>
        <w:rPr>
          <w:w w:val="95"/>
        </w:rPr>
        <w:t>with</w:t>
      </w:r>
      <w:r>
        <w:rPr>
          <w:spacing w:val="12"/>
          <w:w w:val="95"/>
        </w:rPr>
        <w:t xml:space="preserve"> </w:t>
      </w:r>
      <w:r>
        <w:rPr>
          <w:w w:val="95"/>
        </w:rPr>
        <w:t>APCs</w:t>
      </w:r>
      <w:r>
        <w:rPr>
          <w:spacing w:val="13"/>
          <w:w w:val="95"/>
        </w:rPr>
        <w:t xml:space="preserve"> </w:t>
      </w:r>
      <w:r>
        <w:rPr>
          <w:w w:val="95"/>
        </w:rPr>
        <w:t>being</w:t>
      </w:r>
      <w:r>
        <w:rPr>
          <w:spacing w:val="12"/>
          <w:w w:val="95"/>
        </w:rPr>
        <w:t xml:space="preserve"> </w:t>
      </w:r>
      <w:r>
        <w:rPr>
          <w:w w:val="95"/>
        </w:rPr>
        <w:t>a</w:t>
      </w:r>
      <w:r>
        <w:rPr>
          <w:spacing w:val="12"/>
          <w:w w:val="95"/>
        </w:rPr>
        <w:t xml:space="preserve"> </w:t>
      </w:r>
      <w:r>
        <w:rPr>
          <w:w w:val="95"/>
        </w:rPr>
        <w:t>central</w:t>
      </w:r>
    </w:p>
    <w:p w14:paraId="68C8CFF8" w14:textId="1C64B508" w:rsidR="00BB4C49" w:rsidRDefault="00DC0BFC">
      <w:pPr>
        <w:pStyle w:val="BodyText"/>
        <w:spacing w:before="154"/>
        <w:ind w:left="110"/>
      </w:pPr>
      <w:proofErr w:type="gramStart"/>
      <w:r>
        <w:rPr>
          <w:rFonts w:ascii="Trebuchet MS" w:hAnsi="Trebuchet MS"/>
          <w:sz w:val="12"/>
        </w:rPr>
        <w:t>379</w:t>
      </w:r>
      <w:proofErr w:type="gramEnd"/>
      <w:r>
        <w:rPr>
          <w:rFonts w:ascii="Trebuchet MS" w:hAnsi="Trebuchet MS"/>
          <w:sz w:val="12"/>
        </w:rPr>
        <w:t xml:space="preserve">    </w:t>
      </w:r>
      <w:r>
        <w:rPr>
          <w:rFonts w:ascii="Trebuchet MS" w:hAnsi="Trebuchet MS"/>
          <w:spacing w:val="19"/>
          <w:sz w:val="12"/>
        </w:rPr>
        <w:t xml:space="preserve"> </w:t>
      </w:r>
      <w:ins w:id="275" w:author="Smith,Audrey Culver" w:date="2021-02-22T15:20:00Z">
        <w:r w:rsidR="00000485" w:rsidRPr="00000485">
          <w:rPr>
            <w:spacing w:val="19"/>
            <w:rPrChange w:id="276" w:author="Smith,Audrey Culver" w:date="2021-02-22T15:21:00Z">
              <w:rPr>
                <w:rFonts w:ascii="Trebuchet MS" w:hAnsi="Trebuchet MS"/>
                <w:spacing w:val="19"/>
                <w:sz w:val="12"/>
              </w:rPr>
            </w:rPrChange>
          </w:rPr>
          <w:t xml:space="preserve">underlying </w:t>
        </w:r>
      </w:ins>
      <w:r>
        <w:rPr>
          <w:w w:val="95"/>
        </w:rPr>
        <w:t>mechanism</w:t>
      </w:r>
      <w:r>
        <w:rPr>
          <w:spacing w:val="2"/>
          <w:w w:val="95"/>
        </w:rPr>
        <w:t xml:space="preserve"> </w:t>
      </w:r>
      <w:ins w:id="277" w:author="Smith,Audrey Culver" w:date="2021-02-22T15:21:00Z">
        <w:r w:rsidR="00000485">
          <w:rPr>
            <w:w w:val="95"/>
          </w:rPr>
          <w:t>influencing such decisions</w:t>
        </w:r>
      </w:ins>
      <w:del w:id="278" w:author="Smith,Audrey Culver" w:date="2021-02-22T15:21:00Z">
        <w:r w:rsidDel="00000485">
          <w:rPr>
            <w:w w:val="95"/>
          </w:rPr>
          <w:delText>underlying</w:delText>
        </w:r>
        <w:r w:rsidDel="00000485">
          <w:rPr>
            <w:spacing w:val="2"/>
            <w:w w:val="95"/>
          </w:rPr>
          <w:delText xml:space="preserve"> </w:delText>
        </w:r>
        <w:r w:rsidDel="00000485">
          <w:rPr>
            <w:w w:val="95"/>
          </w:rPr>
          <w:delText>them</w:delText>
        </w:r>
      </w:del>
      <w:r>
        <w:rPr>
          <w:spacing w:val="2"/>
          <w:w w:val="95"/>
        </w:rPr>
        <w:t xml:space="preserve"> </w:t>
      </w:r>
      <w:r>
        <w:rPr>
          <w:w w:val="95"/>
        </w:rPr>
        <w:t>(</w:t>
      </w:r>
      <w:proofErr w:type="spellStart"/>
      <w:r>
        <w:rPr>
          <w:w w:val="95"/>
        </w:rPr>
        <w:t>Ciocca</w:t>
      </w:r>
      <w:proofErr w:type="spellEnd"/>
      <w:r>
        <w:rPr>
          <w:spacing w:val="2"/>
          <w:w w:val="95"/>
        </w:rPr>
        <w:t xml:space="preserve"> </w:t>
      </w:r>
      <w:r>
        <w:rPr>
          <w:w w:val="95"/>
        </w:rPr>
        <w:t>&amp;</w:t>
      </w:r>
      <w:r>
        <w:rPr>
          <w:spacing w:val="2"/>
          <w:w w:val="95"/>
        </w:rPr>
        <w:t xml:space="preserve"> </w:t>
      </w:r>
      <w:r>
        <w:rPr>
          <w:w w:val="95"/>
        </w:rPr>
        <w:t>Delgado,</w:t>
      </w:r>
      <w:r>
        <w:rPr>
          <w:spacing w:val="2"/>
          <w:w w:val="95"/>
        </w:rPr>
        <w:t xml:space="preserve"> </w:t>
      </w:r>
      <w:r>
        <w:rPr>
          <w:w w:val="95"/>
        </w:rPr>
        <w:t>2017;</w:t>
      </w:r>
      <w:r>
        <w:rPr>
          <w:spacing w:val="4"/>
          <w:w w:val="95"/>
        </w:rPr>
        <w:t xml:space="preserve"> </w:t>
      </w:r>
      <w:r>
        <w:rPr>
          <w:w w:val="95"/>
        </w:rPr>
        <w:t>Solomon</w:t>
      </w:r>
      <w:r>
        <w:rPr>
          <w:spacing w:val="2"/>
          <w:w w:val="95"/>
        </w:rPr>
        <w:t xml:space="preserve"> </w:t>
      </w:r>
      <w:r>
        <w:rPr>
          <w:w w:val="95"/>
        </w:rPr>
        <w:t>&amp;</w:t>
      </w:r>
      <w:r>
        <w:rPr>
          <w:spacing w:val="2"/>
          <w:w w:val="95"/>
        </w:rPr>
        <w:t xml:space="preserve"> </w:t>
      </w:r>
      <w:proofErr w:type="spellStart"/>
      <w:r>
        <w:rPr>
          <w:w w:val="95"/>
        </w:rPr>
        <w:t>Björk</w:t>
      </w:r>
      <w:proofErr w:type="spellEnd"/>
      <w:r>
        <w:rPr>
          <w:w w:val="95"/>
        </w:rPr>
        <w:t>,</w:t>
      </w:r>
      <w:r>
        <w:rPr>
          <w:spacing w:val="2"/>
          <w:w w:val="95"/>
        </w:rPr>
        <w:t xml:space="preserve"> </w:t>
      </w:r>
      <w:r>
        <w:rPr>
          <w:w w:val="95"/>
        </w:rPr>
        <w:t>2012a).</w:t>
      </w:r>
      <w:r>
        <w:rPr>
          <w:spacing w:val="25"/>
          <w:w w:val="95"/>
        </w:rPr>
        <w:t xml:space="preserve"> </w:t>
      </w:r>
      <w:r>
        <w:rPr>
          <w:w w:val="95"/>
        </w:rPr>
        <w:t>Our</w:t>
      </w:r>
      <w:r>
        <w:rPr>
          <w:spacing w:val="3"/>
          <w:w w:val="95"/>
        </w:rPr>
        <w:t xml:space="preserve"> </w:t>
      </w:r>
      <w:r>
        <w:rPr>
          <w:w w:val="95"/>
        </w:rPr>
        <w:t>results</w:t>
      </w:r>
    </w:p>
    <w:p w14:paraId="7ADF46F7" w14:textId="77777777" w:rsidR="00BB4C49" w:rsidRDefault="00DC0BFC">
      <w:pPr>
        <w:pStyle w:val="BodyText"/>
        <w:spacing w:before="155"/>
        <w:ind w:left="110"/>
      </w:pPr>
      <w:r>
        <w:rPr>
          <w:rFonts w:ascii="Trebuchet MS"/>
          <w:sz w:val="12"/>
        </w:rPr>
        <w:t xml:space="preserve">380    </w:t>
      </w:r>
      <w:r>
        <w:rPr>
          <w:rFonts w:ascii="Trebuchet MS"/>
          <w:spacing w:val="19"/>
          <w:sz w:val="12"/>
        </w:rPr>
        <w:t xml:space="preserve"> </w:t>
      </w:r>
      <w:r>
        <w:rPr>
          <w:w w:val="95"/>
        </w:rPr>
        <w:t>also</w:t>
      </w:r>
      <w:r>
        <w:rPr>
          <w:spacing w:val="-4"/>
          <w:w w:val="95"/>
        </w:rPr>
        <w:t xml:space="preserve"> </w:t>
      </w:r>
      <w:r>
        <w:rPr>
          <w:w w:val="95"/>
        </w:rPr>
        <w:t>suggest</w:t>
      </w:r>
      <w:r>
        <w:rPr>
          <w:spacing w:val="-4"/>
          <w:w w:val="95"/>
        </w:rPr>
        <w:t xml:space="preserve"> </w:t>
      </w:r>
      <w:r>
        <w:rPr>
          <w:w w:val="95"/>
        </w:rPr>
        <w:t>several</w:t>
      </w:r>
      <w:r>
        <w:rPr>
          <w:spacing w:val="-4"/>
          <w:w w:val="95"/>
        </w:rPr>
        <w:t xml:space="preserve"> </w:t>
      </w:r>
      <w:r>
        <w:rPr>
          <w:w w:val="95"/>
        </w:rPr>
        <w:t>promising</w:t>
      </w:r>
      <w:r>
        <w:rPr>
          <w:spacing w:val="-3"/>
          <w:w w:val="95"/>
        </w:rPr>
        <w:t xml:space="preserve"> </w:t>
      </w:r>
      <w:r>
        <w:rPr>
          <w:w w:val="95"/>
        </w:rPr>
        <w:t>directions</w:t>
      </w:r>
      <w:r>
        <w:rPr>
          <w:spacing w:val="-4"/>
          <w:w w:val="95"/>
        </w:rPr>
        <w:t xml:space="preserve"> </w:t>
      </w:r>
      <w:r>
        <w:rPr>
          <w:w w:val="95"/>
        </w:rPr>
        <w:t>for</w:t>
      </w:r>
      <w:r>
        <w:rPr>
          <w:spacing w:val="-4"/>
          <w:w w:val="95"/>
        </w:rPr>
        <w:t xml:space="preserve"> </w:t>
      </w:r>
      <w:r>
        <w:rPr>
          <w:w w:val="95"/>
        </w:rPr>
        <w:t>future</w:t>
      </w:r>
      <w:r>
        <w:rPr>
          <w:spacing w:val="-4"/>
          <w:w w:val="95"/>
        </w:rPr>
        <w:t xml:space="preserve"> </w:t>
      </w:r>
      <w:r>
        <w:rPr>
          <w:w w:val="95"/>
        </w:rPr>
        <w:t>research.</w:t>
      </w:r>
      <w:r>
        <w:rPr>
          <w:spacing w:val="15"/>
          <w:w w:val="95"/>
        </w:rPr>
        <w:t xml:space="preserve"> </w:t>
      </w:r>
      <w:r>
        <w:rPr>
          <w:w w:val="95"/>
        </w:rPr>
        <w:t>The</w:t>
      </w:r>
      <w:r>
        <w:rPr>
          <w:spacing w:val="-4"/>
          <w:w w:val="95"/>
        </w:rPr>
        <w:t xml:space="preserve"> </w:t>
      </w:r>
      <w:r>
        <w:rPr>
          <w:w w:val="95"/>
        </w:rPr>
        <w:t>first</w:t>
      </w:r>
      <w:r>
        <w:rPr>
          <w:spacing w:val="-4"/>
          <w:w w:val="95"/>
        </w:rPr>
        <w:t xml:space="preserve"> </w:t>
      </w:r>
      <w:r>
        <w:rPr>
          <w:w w:val="95"/>
        </w:rPr>
        <w:t>is</w:t>
      </w:r>
      <w:r>
        <w:rPr>
          <w:spacing w:val="-4"/>
          <w:w w:val="95"/>
        </w:rPr>
        <w:t xml:space="preserve"> </w:t>
      </w:r>
      <w:r>
        <w:rPr>
          <w:w w:val="95"/>
        </w:rPr>
        <w:t>to</w:t>
      </w:r>
      <w:r>
        <w:rPr>
          <w:spacing w:val="-4"/>
          <w:w w:val="95"/>
        </w:rPr>
        <w:t xml:space="preserve"> </w:t>
      </w:r>
      <w:r>
        <w:rPr>
          <w:w w:val="95"/>
        </w:rPr>
        <w:t>investigate</w:t>
      </w:r>
      <w:r>
        <w:rPr>
          <w:spacing w:val="-4"/>
          <w:w w:val="95"/>
        </w:rPr>
        <w:t xml:space="preserve"> </w:t>
      </w:r>
      <w:r>
        <w:rPr>
          <w:w w:val="95"/>
        </w:rPr>
        <w:t>why</w:t>
      </w:r>
      <w:r>
        <w:rPr>
          <w:spacing w:val="-4"/>
          <w:w w:val="95"/>
        </w:rPr>
        <w:t xml:space="preserve"> </w:t>
      </w:r>
      <w:r>
        <w:rPr>
          <w:w w:val="95"/>
        </w:rPr>
        <w:t>it</w:t>
      </w:r>
    </w:p>
    <w:p w14:paraId="62B264D2" w14:textId="77777777" w:rsidR="00BB4C49" w:rsidRDefault="00DC0BFC">
      <w:pPr>
        <w:pStyle w:val="BodyText"/>
        <w:spacing w:before="154"/>
        <w:ind w:left="110"/>
      </w:pPr>
      <w:r>
        <w:rPr>
          <w:rFonts w:ascii="Trebuchet MS"/>
          <w:sz w:val="12"/>
        </w:rPr>
        <w:t xml:space="preserve">381    </w:t>
      </w:r>
      <w:r>
        <w:rPr>
          <w:rFonts w:ascii="Trebuchet MS"/>
          <w:spacing w:val="19"/>
          <w:sz w:val="12"/>
        </w:rPr>
        <w:t xml:space="preserve"> </w:t>
      </w:r>
      <w:r>
        <w:rPr>
          <w:w w:val="95"/>
        </w:rPr>
        <w:t>appears</w:t>
      </w:r>
      <w:r>
        <w:rPr>
          <w:spacing w:val="9"/>
          <w:w w:val="95"/>
        </w:rPr>
        <w:t xml:space="preserve"> </w:t>
      </w:r>
      <w:r>
        <w:rPr>
          <w:w w:val="95"/>
        </w:rPr>
        <w:t>scientists</w:t>
      </w:r>
      <w:r>
        <w:rPr>
          <w:spacing w:val="8"/>
          <w:w w:val="95"/>
        </w:rPr>
        <w:t xml:space="preserve"> </w:t>
      </w:r>
      <w:r>
        <w:rPr>
          <w:w w:val="95"/>
        </w:rPr>
        <w:t>in</w:t>
      </w:r>
      <w:r>
        <w:rPr>
          <w:spacing w:val="8"/>
          <w:w w:val="95"/>
        </w:rPr>
        <w:t xml:space="preserve"> </w:t>
      </w:r>
      <w:r>
        <w:rPr>
          <w:w w:val="95"/>
        </w:rPr>
        <w:t>some</w:t>
      </w:r>
      <w:r>
        <w:rPr>
          <w:spacing w:val="9"/>
          <w:w w:val="95"/>
        </w:rPr>
        <w:t xml:space="preserve"> </w:t>
      </w:r>
      <w:r>
        <w:rPr>
          <w:w w:val="95"/>
        </w:rPr>
        <w:t>middle-</w:t>
      </w:r>
      <w:r>
        <w:rPr>
          <w:spacing w:val="8"/>
          <w:w w:val="95"/>
        </w:rPr>
        <w:t xml:space="preserve"> </w:t>
      </w:r>
      <w:r>
        <w:rPr>
          <w:w w:val="95"/>
        </w:rPr>
        <w:t>and</w:t>
      </w:r>
      <w:r>
        <w:rPr>
          <w:spacing w:val="8"/>
          <w:w w:val="95"/>
        </w:rPr>
        <w:t xml:space="preserve"> </w:t>
      </w:r>
      <w:r>
        <w:rPr>
          <w:w w:val="95"/>
        </w:rPr>
        <w:t>low-income</w:t>
      </w:r>
      <w:r>
        <w:rPr>
          <w:spacing w:val="8"/>
          <w:w w:val="95"/>
        </w:rPr>
        <w:t xml:space="preserve"> </w:t>
      </w:r>
      <w:r>
        <w:rPr>
          <w:w w:val="95"/>
        </w:rPr>
        <w:t>countries,</w:t>
      </w:r>
      <w:r>
        <w:rPr>
          <w:spacing w:val="8"/>
          <w:w w:val="95"/>
        </w:rPr>
        <w:t xml:space="preserve"> </w:t>
      </w:r>
      <w:r>
        <w:rPr>
          <w:w w:val="95"/>
        </w:rPr>
        <w:t>especially</w:t>
      </w:r>
      <w:r>
        <w:rPr>
          <w:spacing w:val="8"/>
          <w:w w:val="95"/>
        </w:rPr>
        <w:t xml:space="preserve"> </w:t>
      </w:r>
      <w:r>
        <w:rPr>
          <w:w w:val="95"/>
        </w:rPr>
        <w:t>China</w:t>
      </w:r>
      <w:r>
        <w:rPr>
          <w:spacing w:val="8"/>
          <w:w w:val="95"/>
        </w:rPr>
        <w:t xml:space="preserve"> </w:t>
      </w:r>
      <w:r>
        <w:rPr>
          <w:w w:val="95"/>
        </w:rPr>
        <w:t>and</w:t>
      </w:r>
      <w:r>
        <w:rPr>
          <w:spacing w:val="8"/>
          <w:w w:val="95"/>
        </w:rPr>
        <w:t xml:space="preserve"> </w:t>
      </w:r>
      <w:r>
        <w:rPr>
          <w:w w:val="95"/>
        </w:rPr>
        <w:t>Brazil,</w:t>
      </w:r>
    </w:p>
    <w:p w14:paraId="70D2A620" w14:textId="77777777" w:rsidR="00BB4C49" w:rsidRDefault="00DC0BFC">
      <w:pPr>
        <w:pStyle w:val="BodyText"/>
        <w:spacing w:before="154"/>
        <w:ind w:left="110"/>
      </w:pPr>
      <w:r>
        <w:rPr>
          <w:rFonts w:ascii="Trebuchet MS"/>
          <w:sz w:val="12"/>
        </w:rPr>
        <w:t xml:space="preserve">382    </w:t>
      </w:r>
      <w:r>
        <w:rPr>
          <w:rFonts w:ascii="Trebuchet MS"/>
          <w:spacing w:val="19"/>
          <w:sz w:val="12"/>
        </w:rPr>
        <w:t xml:space="preserve"> </w:t>
      </w:r>
      <w:r>
        <w:rPr>
          <w:spacing w:val="-1"/>
          <w:w w:val="95"/>
        </w:rPr>
        <w:t>overwhelmingly</w:t>
      </w:r>
      <w:r>
        <w:rPr>
          <w:spacing w:val="-6"/>
          <w:w w:val="95"/>
        </w:rPr>
        <w:t xml:space="preserve"> </w:t>
      </w:r>
      <w:r>
        <w:rPr>
          <w:spacing w:val="-1"/>
          <w:w w:val="95"/>
        </w:rPr>
        <w:t>prefer</w:t>
      </w:r>
      <w:r>
        <w:rPr>
          <w:spacing w:val="-7"/>
          <w:w w:val="95"/>
        </w:rPr>
        <w:t xml:space="preserve"> </w:t>
      </w:r>
      <w:r>
        <w:rPr>
          <w:w w:val="95"/>
        </w:rPr>
        <w:t>to</w:t>
      </w:r>
      <w:r>
        <w:rPr>
          <w:spacing w:val="-6"/>
          <w:w w:val="95"/>
        </w:rPr>
        <w:t xml:space="preserve"> </w:t>
      </w:r>
      <w:r>
        <w:rPr>
          <w:w w:val="95"/>
        </w:rPr>
        <w:t>publish</w:t>
      </w:r>
      <w:r>
        <w:rPr>
          <w:spacing w:val="-6"/>
          <w:w w:val="95"/>
        </w:rPr>
        <w:t xml:space="preserve"> </w:t>
      </w:r>
      <w:r>
        <w:rPr>
          <w:w w:val="95"/>
        </w:rPr>
        <w:t>in</w:t>
      </w:r>
      <w:r>
        <w:rPr>
          <w:spacing w:val="-7"/>
          <w:w w:val="95"/>
        </w:rPr>
        <w:t xml:space="preserve"> </w:t>
      </w:r>
      <w:r>
        <w:rPr>
          <w:w w:val="95"/>
        </w:rPr>
        <w:t>subscription</w:t>
      </w:r>
      <w:r>
        <w:rPr>
          <w:spacing w:val="-7"/>
          <w:w w:val="95"/>
        </w:rPr>
        <w:t xml:space="preserve"> </w:t>
      </w:r>
      <w:r>
        <w:rPr>
          <w:w w:val="95"/>
        </w:rPr>
        <w:t>journals</w:t>
      </w:r>
      <w:r>
        <w:rPr>
          <w:spacing w:val="-5"/>
          <w:w w:val="95"/>
        </w:rPr>
        <w:t xml:space="preserve"> </w:t>
      </w:r>
      <w:r>
        <w:rPr>
          <w:w w:val="95"/>
        </w:rPr>
        <w:t>despite</w:t>
      </w:r>
      <w:r>
        <w:rPr>
          <w:spacing w:val="-6"/>
          <w:w w:val="95"/>
        </w:rPr>
        <w:t xml:space="preserve"> </w:t>
      </w:r>
      <w:r>
        <w:rPr>
          <w:w w:val="95"/>
        </w:rPr>
        <w:t>the</w:t>
      </w:r>
      <w:r>
        <w:rPr>
          <w:spacing w:val="-6"/>
          <w:w w:val="95"/>
        </w:rPr>
        <w:t xml:space="preserve"> </w:t>
      </w:r>
      <w:r>
        <w:rPr>
          <w:w w:val="95"/>
        </w:rPr>
        <w:t>apparent</w:t>
      </w:r>
      <w:r>
        <w:rPr>
          <w:spacing w:val="-7"/>
          <w:w w:val="95"/>
        </w:rPr>
        <w:t xml:space="preserve"> </w:t>
      </w:r>
      <w:r>
        <w:rPr>
          <w:w w:val="95"/>
        </w:rPr>
        <w:t>availability</w:t>
      </w:r>
      <w:r>
        <w:rPr>
          <w:spacing w:val="-6"/>
          <w:w w:val="95"/>
        </w:rPr>
        <w:t xml:space="preserve"> </w:t>
      </w:r>
      <w:r>
        <w:rPr>
          <w:w w:val="95"/>
        </w:rPr>
        <w:t>of</w:t>
      </w:r>
    </w:p>
    <w:p w14:paraId="5C3C11A9" w14:textId="77777777" w:rsidR="00BB4C49" w:rsidRDefault="00DC0BFC">
      <w:pPr>
        <w:pStyle w:val="BodyText"/>
        <w:spacing w:before="155"/>
        <w:ind w:left="110"/>
      </w:pPr>
      <w:r>
        <w:rPr>
          <w:rFonts w:ascii="Trebuchet MS"/>
          <w:sz w:val="12"/>
        </w:rPr>
        <w:t xml:space="preserve">383    </w:t>
      </w:r>
      <w:r>
        <w:rPr>
          <w:rFonts w:ascii="Trebuchet MS"/>
          <w:spacing w:val="19"/>
          <w:sz w:val="12"/>
        </w:rPr>
        <w:t xml:space="preserve"> </w:t>
      </w:r>
      <w:r>
        <w:rPr>
          <w:w w:val="95"/>
        </w:rPr>
        <w:t>funds</w:t>
      </w:r>
      <w:r>
        <w:rPr>
          <w:spacing w:val="12"/>
          <w:w w:val="95"/>
        </w:rPr>
        <w:t xml:space="preserve"> </w:t>
      </w:r>
      <w:r>
        <w:rPr>
          <w:w w:val="95"/>
        </w:rPr>
        <w:t>to</w:t>
      </w:r>
      <w:r>
        <w:rPr>
          <w:spacing w:val="11"/>
          <w:w w:val="95"/>
        </w:rPr>
        <w:t xml:space="preserve"> </w:t>
      </w:r>
      <w:r>
        <w:rPr>
          <w:w w:val="95"/>
        </w:rPr>
        <w:t>defray</w:t>
      </w:r>
      <w:r>
        <w:rPr>
          <w:spacing w:val="11"/>
          <w:w w:val="95"/>
        </w:rPr>
        <w:t xml:space="preserve"> </w:t>
      </w:r>
      <w:r>
        <w:rPr>
          <w:w w:val="95"/>
        </w:rPr>
        <w:t>APCs.</w:t>
      </w:r>
      <w:r>
        <w:rPr>
          <w:spacing w:val="34"/>
          <w:w w:val="95"/>
        </w:rPr>
        <w:t xml:space="preserve"> </w:t>
      </w:r>
      <w:r>
        <w:rPr>
          <w:w w:val="95"/>
        </w:rPr>
        <w:t>These</w:t>
      </w:r>
      <w:r>
        <w:rPr>
          <w:spacing w:val="11"/>
          <w:w w:val="95"/>
        </w:rPr>
        <w:t xml:space="preserve"> </w:t>
      </w:r>
      <w:r>
        <w:rPr>
          <w:w w:val="95"/>
        </w:rPr>
        <w:t>academic</w:t>
      </w:r>
      <w:r>
        <w:rPr>
          <w:spacing w:val="11"/>
          <w:w w:val="95"/>
        </w:rPr>
        <w:t xml:space="preserve"> </w:t>
      </w:r>
      <w:r>
        <w:rPr>
          <w:w w:val="95"/>
        </w:rPr>
        <w:t>communities</w:t>
      </w:r>
      <w:r>
        <w:rPr>
          <w:spacing w:val="11"/>
          <w:w w:val="95"/>
        </w:rPr>
        <w:t xml:space="preserve"> </w:t>
      </w:r>
      <w:r>
        <w:rPr>
          <w:w w:val="95"/>
        </w:rPr>
        <w:t>might</w:t>
      </w:r>
      <w:r>
        <w:rPr>
          <w:spacing w:val="12"/>
          <w:w w:val="95"/>
        </w:rPr>
        <w:t xml:space="preserve"> </w:t>
      </w:r>
      <w:r>
        <w:rPr>
          <w:w w:val="95"/>
        </w:rPr>
        <w:t>consider</w:t>
      </w:r>
      <w:r>
        <w:rPr>
          <w:spacing w:val="10"/>
          <w:w w:val="95"/>
        </w:rPr>
        <w:t xml:space="preserve"> </w:t>
      </w:r>
      <w:r>
        <w:rPr>
          <w:w w:val="95"/>
        </w:rPr>
        <w:t>open</w:t>
      </w:r>
      <w:r>
        <w:rPr>
          <w:spacing w:val="11"/>
          <w:w w:val="95"/>
        </w:rPr>
        <w:t xml:space="preserve"> </w:t>
      </w:r>
      <w:r>
        <w:rPr>
          <w:w w:val="95"/>
        </w:rPr>
        <w:t>access</w:t>
      </w:r>
      <w:r>
        <w:rPr>
          <w:spacing w:val="11"/>
          <w:w w:val="95"/>
        </w:rPr>
        <w:t xml:space="preserve"> </w:t>
      </w:r>
      <w:r>
        <w:rPr>
          <w:w w:val="95"/>
        </w:rPr>
        <w:t>mirrors</w:t>
      </w:r>
      <w:r>
        <w:rPr>
          <w:spacing w:val="11"/>
          <w:w w:val="95"/>
        </w:rPr>
        <w:t xml:space="preserve"> </w:t>
      </w:r>
      <w:r>
        <w:rPr>
          <w:w w:val="95"/>
        </w:rPr>
        <w:t>to</w:t>
      </w:r>
    </w:p>
    <w:p w14:paraId="077E59F0" w14:textId="77777777" w:rsidR="00BB4C49" w:rsidRDefault="00DC0BFC">
      <w:pPr>
        <w:pStyle w:val="BodyText"/>
        <w:spacing w:before="154"/>
        <w:ind w:left="110"/>
      </w:pPr>
      <w:r>
        <w:rPr>
          <w:rFonts w:ascii="Trebuchet MS"/>
          <w:sz w:val="12"/>
        </w:rPr>
        <w:t xml:space="preserve">384    </w:t>
      </w:r>
      <w:r>
        <w:rPr>
          <w:rFonts w:ascii="Trebuchet MS"/>
          <w:spacing w:val="19"/>
          <w:sz w:val="12"/>
        </w:rPr>
        <w:t xml:space="preserve"> </w:t>
      </w:r>
      <w:r>
        <w:rPr>
          <w:w w:val="95"/>
        </w:rPr>
        <w:t>be</w:t>
      </w:r>
      <w:r>
        <w:rPr>
          <w:spacing w:val="-8"/>
          <w:w w:val="95"/>
        </w:rPr>
        <w:t xml:space="preserve"> </w:t>
      </w:r>
      <w:r>
        <w:rPr>
          <w:w w:val="95"/>
        </w:rPr>
        <w:t>of</w:t>
      </w:r>
      <w:r>
        <w:rPr>
          <w:spacing w:val="-8"/>
          <w:w w:val="95"/>
        </w:rPr>
        <w:t xml:space="preserve"> </w:t>
      </w:r>
      <w:r>
        <w:rPr>
          <w:w w:val="95"/>
        </w:rPr>
        <w:t>lower</w:t>
      </w:r>
      <w:r>
        <w:rPr>
          <w:spacing w:val="-8"/>
          <w:w w:val="95"/>
        </w:rPr>
        <w:t xml:space="preserve"> </w:t>
      </w:r>
      <w:r>
        <w:rPr>
          <w:w w:val="95"/>
        </w:rPr>
        <w:t>quality,</w:t>
      </w:r>
      <w:r>
        <w:rPr>
          <w:spacing w:val="-9"/>
          <w:w w:val="95"/>
        </w:rPr>
        <w:t xml:space="preserve"> </w:t>
      </w:r>
      <w:r>
        <w:rPr>
          <w:w w:val="95"/>
        </w:rPr>
        <w:t>regardless</w:t>
      </w:r>
      <w:r>
        <w:rPr>
          <w:spacing w:val="-8"/>
          <w:w w:val="95"/>
        </w:rPr>
        <w:t xml:space="preserve"> </w:t>
      </w:r>
      <w:r>
        <w:rPr>
          <w:w w:val="95"/>
        </w:rPr>
        <w:t>of</w:t>
      </w:r>
      <w:r>
        <w:rPr>
          <w:spacing w:val="-8"/>
          <w:w w:val="95"/>
        </w:rPr>
        <w:t xml:space="preserve"> </w:t>
      </w:r>
      <w:r>
        <w:rPr>
          <w:w w:val="95"/>
        </w:rPr>
        <w:t>their</w:t>
      </w:r>
      <w:r>
        <w:rPr>
          <w:spacing w:val="-8"/>
          <w:w w:val="95"/>
        </w:rPr>
        <w:t xml:space="preserve"> </w:t>
      </w:r>
      <w:r>
        <w:rPr>
          <w:w w:val="95"/>
        </w:rPr>
        <w:t>a</w:t>
      </w:r>
      <w:r>
        <w:rPr>
          <w:rFonts w:ascii="Arial"/>
          <w:w w:val="95"/>
        </w:rPr>
        <w:t>ffi</w:t>
      </w:r>
      <w:r>
        <w:rPr>
          <w:w w:val="95"/>
        </w:rPr>
        <w:t>liation</w:t>
      </w:r>
      <w:r>
        <w:rPr>
          <w:spacing w:val="-9"/>
          <w:w w:val="95"/>
        </w:rPr>
        <w:t xml:space="preserve"> </w:t>
      </w:r>
      <w:r>
        <w:rPr>
          <w:w w:val="95"/>
        </w:rPr>
        <w:t>with</w:t>
      </w:r>
      <w:r>
        <w:rPr>
          <w:spacing w:val="-8"/>
          <w:w w:val="95"/>
        </w:rPr>
        <w:t xml:space="preserve"> </w:t>
      </w:r>
      <w:r>
        <w:rPr>
          <w:w w:val="95"/>
        </w:rPr>
        <w:t>a</w:t>
      </w:r>
      <w:r>
        <w:rPr>
          <w:spacing w:val="-8"/>
          <w:w w:val="95"/>
        </w:rPr>
        <w:t xml:space="preserve"> </w:t>
      </w:r>
      <w:r>
        <w:rPr>
          <w:w w:val="95"/>
        </w:rPr>
        <w:t>known</w:t>
      </w:r>
      <w:r>
        <w:rPr>
          <w:spacing w:val="-8"/>
          <w:w w:val="95"/>
        </w:rPr>
        <w:t xml:space="preserve"> </w:t>
      </w:r>
      <w:r>
        <w:rPr>
          <w:w w:val="95"/>
        </w:rPr>
        <w:t>academic</w:t>
      </w:r>
      <w:r>
        <w:rPr>
          <w:spacing w:val="-9"/>
          <w:w w:val="95"/>
        </w:rPr>
        <w:t xml:space="preserve"> </w:t>
      </w:r>
      <w:r>
        <w:rPr>
          <w:w w:val="95"/>
        </w:rPr>
        <w:t>society,</w:t>
      </w:r>
      <w:r>
        <w:rPr>
          <w:spacing w:val="-8"/>
          <w:w w:val="95"/>
        </w:rPr>
        <w:t xml:space="preserve"> </w:t>
      </w:r>
      <w:r>
        <w:rPr>
          <w:w w:val="95"/>
        </w:rPr>
        <w:t>publisher,</w:t>
      </w:r>
      <w:r>
        <w:rPr>
          <w:spacing w:val="-8"/>
          <w:w w:val="95"/>
        </w:rPr>
        <w:t xml:space="preserve"> </w:t>
      </w:r>
      <w:r>
        <w:rPr>
          <w:w w:val="95"/>
        </w:rPr>
        <w:t>or</w:t>
      </w:r>
    </w:p>
    <w:p w14:paraId="154D01FD" w14:textId="77777777" w:rsidR="00BB4C49" w:rsidRDefault="00DC0BFC">
      <w:pPr>
        <w:pStyle w:val="BodyText"/>
        <w:spacing w:before="154"/>
        <w:ind w:left="110"/>
      </w:pPr>
      <w:r>
        <w:rPr>
          <w:rFonts w:ascii="Trebuchet MS"/>
          <w:sz w:val="12"/>
        </w:rPr>
        <w:t xml:space="preserve">385    </w:t>
      </w:r>
      <w:r>
        <w:rPr>
          <w:rFonts w:ascii="Trebuchet MS"/>
          <w:spacing w:val="19"/>
          <w:sz w:val="12"/>
        </w:rPr>
        <w:t xml:space="preserve"> </w:t>
      </w:r>
      <w:r>
        <w:rPr>
          <w:w w:val="95"/>
        </w:rPr>
        <w:t>connection to an established subscription</w:t>
      </w:r>
      <w:r>
        <w:rPr>
          <w:spacing w:val="-1"/>
          <w:w w:val="95"/>
        </w:rPr>
        <w:t xml:space="preserve"> </w:t>
      </w:r>
      <w:r>
        <w:rPr>
          <w:w w:val="95"/>
        </w:rPr>
        <w:t>journal (</w:t>
      </w:r>
      <w:proofErr w:type="spellStart"/>
      <w:r>
        <w:rPr>
          <w:w w:val="95"/>
        </w:rPr>
        <w:t>Editage</w:t>
      </w:r>
      <w:proofErr w:type="spellEnd"/>
      <w:r>
        <w:rPr>
          <w:w w:val="95"/>
        </w:rPr>
        <w:t>,</w:t>
      </w:r>
      <w:r>
        <w:rPr>
          <w:spacing w:val="1"/>
          <w:w w:val="95"/>
        </w:rPr>
        <w:t xml:space="preserve"> </w:t>
      </w:r>
      <w:r>
        <w:rPr>
          <w:w w:val="95"/>
        </w:rPr>
        <w:t>2018).</w:t>
      </w:r>
      <w:r>
        <w:rPr>
          <w:spacing w:val="22"/>
          <w:w w:val="95"/>
        </w:rPr>
        <w:t xml:space="preserve"> </w:t>
      </w:r>
      <w:r>
        <w:rPr>
          <w:w w:val="95"/>
        </w:rPr>
        <w:t>Alternatively,</w:t>
      </w:r>
      <w:r>
        <w:rPr>
          <w:spacing w:val="1"/>
          <w:w w:val="95"/>
        </w:rPr>
        <w:t xml:space="preserve"> </w:t>
      </w:r>
      <w:r>
        <w:rPr>
          <w:w w:val="95"/>
        </w:rPr>
        <w:t>authors</w:t>
      </w:r>
      <w:r>
        <w:rPr>
          <w:spacing w:val="-1"/>
          <w:w w:val="95"/>
        </w:rPr>
        <w:t xml:space="preserve"> </w:t>
      </w:r>
      <w:r>
        <w:rPr>
          <w:w w:val="95"/>
        </w:rPr>
        <w:t>may</w:t>
      </w:r>
    </w:p>
    <w:p w14:paraId="46520A6C" w14:textId="77777777" w:rsidR="00BB4C49" w:rsidRDefault="00DC0BFC">
      <w:pPr>
        <w:pStyle w:val="BodyText"/>
        <w:spacing w:before="155"/>
        <w:ind w:left="110"/>
      </w:pPr>
      <w:r>
        <w:rPr>
          <w:rFonts w:ascii="Trebuchet MS"/>
          <w:sz w:val="12"/>
        </w:rPr>
        <w:t xml:space="preserve">386    </w:t>
      </w:r>
      <w:r>
        <w:rPr>
          <w:rFonts w:ascii="Trebuchet MS"/>
          <w:spacing w:val="19"/>
          <w:sz w:val="12"/>
        </w:rPr>
        <w:t xml:space="preserve"> </w:t>
      </w:r>
      <w:r>
        <w:rPr>
          <w:spacing w:val="-1"/>
        </w:rPr>
        <w:t>be</w:t>
      </w:r>
      <w:r>
        <w:rPr>
          <w:spacing w:val="-9"/>
        </w:rPr>
        <w:t xml:space="preserve"> </w:t>
      </w:r>
      <w:r>
        <w:rPr>
          <w:spacing w:val="-1"/>
        </w:rPr>
        <w:t>hesitant</w:t>
      </w:r>
      <w:r>
        <w:rPr>
          <w:spacing w:val="-9"/>
        </w:rPr>
        <w:t xml:space="preserve"> </w:t>
      </w:r>
      <w:r>
        <w:rPr>
          <w:spacing w:val="-1"/>
        </w:rPr>
        <w:t>to</w:t>
      </w:r>
      <w:r>
        <w:rPr>
          <w:spacing w:val="-10"/>
        </w:rPr>
        <w:t xml:space="preserve"> </w:t>
      </w:r>
      <w:r>
        <w:rPr>
          <w:spacing w:val="-1"/>
        </w:rPr>
        <w:t>consider</w:t>
      </w:r>
      <w:r>
        <w:rPr>
          <w:spacing w:val="-10"/>
        </w:rPr>
        <w:t xml:space="preserve"> </w:t>
      </w:r>
      <w:r>
        <w:rPr>
          <w:spacing w:val="-1"/>
        </w:rPr>
        <w:t>them</w:t>
      </w:r>
      <w:r>
        <w:rPr>
          <w:spacing w:val="-9"/>
        </w:rPr>
        <w:t xml:space="preserve"> </w:t>
      </w:r>
      <w:r>
        <w:rPr>
          <w:spacing w:val="-1"/>
        </w:rPr>
        <w:t>as</w:t>
      </w:r>
      <w:r>
        <w:rPr>
          <w:spacing w:val="-9"/>
        </w:rPr>
        <w:t xml:space="preserve"> </w:t>
      </w:r>
      <w:r>
        <w:rPr>
          <w:spacing w:val="-1"/>
        </w:rPr>
        <w:t>outlets</w:t>
      </w:r>
      <w:r>
        <w:rPr>
          <w:spacing w:val="-10"/>
        </w:rPr>
        <w:t xml:space="preserve"> </w:t>
      </w:r>
      <w:r>
        <w:rPr>
          <w:spacing w:val="-1"/>
        </w:rPr>
        <w:t>for</w:t>
      </w:r>
      <w:r>
        <w:rPr>
          <w:spacing w:val="-9"/>
        </w:rPr>
        <w:t xml:space="preserve"> </w:t>
      </w:r>
      <w:r>
        <w:rPr>
          <w:spacing w:val="-1"/>
        </w:rPr>
        <w:t>their</w:t>
      </w:r>
      <w:r>
        <w:rPr>
          <w:spacing w:val="-10"/>
        </w:rPr>
        <w:t xml:space="preserve"> </w:t>
      </w:r>
      <w:r>
        <w:rPr>
          <w:spacing w:val="-1"/>
        </w:rPr>
        <w:t>work</w:t>
      </w:r>
      <w:r>
        <w:rPr>
          <w:spacing w:val="-10"/>
        </w:rPr>
        <w:t xml:space="preserve"> </w:t>
      </w:r>
      <w:r>
        <w:rPr>
          <w:spacing w:val="-1"/>
        </w:rPr>
        <w:t>because</w:t>
      </w:r>
      <w:r>
        <w:rPr>
          <w:spacing w:val="-9"/>
        </w:rPr>
        <w:t xml:space="preserve"> </w:t>
      </w:r>
      <w:r>
        <w:rPr>
          <w:spacing w:val="-1"/>
        </w:rPr>
        <w:t>they</w:t>
      </w:r>
      <w:r>
        <w:rPr>
          <w:spacing w:val="-9"/>
        </w:rPr>
        <w:t xml:space="preserve"> </w:t>
      </w:r>
      <w:r>
        <w:rPr>
          <w:spacing w:val="-1"/>
        </w:rPr>
        <w:t>do</w:t>
      </w:r>
      <w:r>
        <w:rPr>
          <w:spacing w:val="-10"/>
        </w:rPr>
        <w:t xml:space="preserve"> </w:t>
      </w:r>
      <w:r>
        <w:rPr>
          <w:spacing w:val="-1"/>
        </w:rPr>
        <w:t>not</w:t>
      </w:r>
      <w:r>
        <w:rPr>
          <w:spacing w:val="-10"/>
        </w:rPr>
        <w:t xml:space="preserve"> </w:t>
      </w:r>
      <w:r>
        <w:rPr>
          <w:spacing w:val="-1"/>
        </w:rPr>
        <w:t>yet</w:t>
      </w:r>
      <w:r>
        <w:rPr>
          <w:spacing w:val="-9"/>
        </w:rPr>
        <w:t xml:space="preserve"> </w:t>
      </w:r>
      <w:r>
        <w:t>have</w:t>
      </w:r>
      <w:r>
        <w:rPr>
          <w:spacing w:val="-9"/>
        </w:rPr>
        <w:t xml:space="preserve"> </w:t>
      </w:r>
      <w:r>
        <w:t>impact</w:t>
      </w:r>
    </w:p>
    <w:p w14:paraId="54669DF6" w14:textId="77777777" w:rsidR="00BB4C49" w:rsidRDefault="00DC0BFC">
      <w:pPr>
        <w:pStyle w:val="BodyText"/>
        <w:spacing w:before="154"/>
        <w:ind w:left="110"/>
      </w:pPr>
      <w:r>
        <w:rPr>
          <w:rFonts w:ascii="Trebuchet MS"/>
          <w:sz w:val="12"/>
        </w:rPr>
        <w:t xml:space="preserve">387    </w:t>
      </w:r>
      <w:r>
        <w:rPr>
          <w:rFonts w:ascii="Trebuchet MS"/>
          <w:spacing w:val="19"/>
          <w:sz w:val="12"/>
        </w:rPr>
        <w:t xml:space="preserve"> </w:t>
      </w:r>
      <w:r>
        <w:rPr>
          <w:w w:val="95"/>
        </w:rPr>
        <w:t>factors</w:t>
      </w:r>
      <w:r>
        <w:rPr>
          <w:spacing w:val="16"/>
          <w:w w:val="95"/>
        </w:rPr>
        <w:t xml:space="preserve"> </w:t>
      </w:r>
      <w:r>
        <w:rPr>
          <w:w w:val="95"/>
        </w:rPr>
        <w:t>or</w:t>
      </w:r>
      <w:r>
        <w:rPr>
          <w:spacing w:val="16"/>
          <w:w w:val="95"/>
        </w:rPr>
        <w:t xml:space="preserve"> </w:t>
      </w:r>
      <w:r>
        <w:rPr>
          <w:w w:val="95"/>
        </w:rPr>
        <w:t>other</w:t>
      </w:r>
      <w:r>
        <w:rPr>
          <w:spacing w:val="14"/>
          <w:w w:val="95"/>
        </w:rPr>
        <w:t xml:space="preserve"> </w:t>
      </w:r>
      <w:r>
        <w:rPr>
          <w:w w:val="95"/>
        </w:rPr>
        <w:t>metrics</w:t>
      </w:r>
      <w:r>
        <w:rPr>
          <w:spacing w:val="16"/>
          <w:w w:val="95"/>
        </w:rPr>
        <w:t xml:space="preserve"> </w:t>
      </w:r>
      <w:r>
        <w:rPr>
          <w:w w:val="95"/>
        </w:rPr>
        <w:t>used</w:t>
      </w:r>
      <w:r>
        <w:rPr>
          <w:spacing w:val="15"/>
          <w:w w:val="95"/>
        </w:rPr>
        <w:t xml:space="preserve"> </w:t>
      </w:r>
      <w:r>
        <w:rPr>
          <w:w w:val="95"/>
        </w:rPr>
        <w:t>by</w:t>
      </w:r>
      <w:r>
        <w:rPr>
          <w:spacing w:val="16"/>
          <w:w w:val="95"/>
        </w:rPr>
        <w:t xml:space="preserve"> </w:t>
      </w:r>
      <w:r>
        <w:rPr>
          <w:w w:val="95"/>
        </w:rPr>
        <w:t>their</w:t>
      </w:r>
      <w:r>
        <w:rPr>
          <w:spacing w:val="15"/>
          <w:w w:val="95"/>
        </w:rPr>
        <w:t xml:space="preserve"> </w:t>
      </w:r>
      <w:r>
        <w:rPr>
          <w:w w:val="95"/>
        </w:rPr>
        <w:t>institutions</w:t>
      </w:r>
      <w:r>
        <w:rPr>
          <w:spacing w:val="15"/>
          <w:w w:val="95"/>
        </w:rPr>
        <w:t xml:space="preserve"> </w:t>
      </w:r>
      <w:r>
        <w:rPr>
          <w:w w:val="95"/>
        </w:rPr>
        <w:t>in</w:t>
      </w:r>
      <w:r>
        <w:rPr>
          <w:spacing w:val="16"/>
          <w:w w:val="95"/>
        </w:rPr>
        <w:t xml:space="preserve"> </w:t>
      </w:r>
      <w:r>
        <w:rPr>
          <w:w w:val="95"/>
        </w:rPr>
        <w:t>program</w:t>
      </w:r>
      <w:r>
        <w:rPr>
          <w:spacing w:val="15"/>
          <w:w w:val="95"/>
        </w:rPr>
        <w:t xml:space="preserve"> </w:t>
      </w:r>
      <w:r>
        <w:rPr>
          <w:w w:val="95"/>
        </w:rPr>
        <w:t>evaluation</w:t>
      </w:r>
      <w:r>
        <w:rPr>
          <w:spacing w:val="15"/>
          <w:w w:val="95"/>
        </w:rPr>
        <w:t xml:space="preserve"> </w:t>
      </w:r>
      <w:r>
        <w:rPr>
          <w:w w:val="95"/>
        </w:rPr>
        <w:t>(Appel,</w:t>
      </w:r>
      <w:r>
        <w:rPr>
          <w:spacing w:val="15"/>
          <w:w w:val="95"/>
        </w:rPr>
        <w:t xml:space="preserve"> </w:t>
      </w:r>
      <w:proofErr w:type="spellStart"/>
      <w:r>
        <w:rPr>
          <w:w w:val="95"/>
        </w:rPr>
        <w:t>Albagli</w:t>
      </w:r>
      <w:proofErr w:type="spellEnd"/>
      <w:r>
        <w:rPr>
          <w:w w:val="95"/>
        </w:rPr>
        <w:t>,</w:t>
      </w:r>
    </w:p>
    <w:p w14:paraId="7FC6C034" w14:textId="77777777" w:rsidR="00BB4C49" w:rsidRDefault="00DC0BFC">
      <w:pPr>
        <w:pStyle w:val="BodyText"/>
        <w:spacing w:before="154"/>
        <w:ind w:left="110"/>
      </w:pPr>
      <w:r>
        <w:rPr>
          <w:rFonts w:ascii="Trebuchet MS"/>
          <w:sz w:val="12"/>
        </w:rPr>
        <w:t xml:space="preserve">388    </w:t>
      </w:r>
      <w:r>
        <w:rPr>
          <w:rFonts w:ascii="Trebuchet MS"/>
          <w:spacing w:val="10"/>
          <w:sz w:val="12"/>
        </w:rPr>
        <w:t xml:space="preserve"> </w:t>
      </w:r>
      <w:r>
        <w:rPr>
          <w:w w:val="95"/>
        </w:rPr>
        <w:t>Appel,</w:t>
      </w:r>
      <w:r>
        <w:rPr>
          <w:spacing w:val="12"/>
          <w:w w:val="95"/>
        </w:rPr>
        <w:t xml:space="preserve"> </w:t>
      </w:r>
      <w:r>
        <w:rPr>
          <w:w w:val="95"/>
        </w:rPr>
        <w:t>&amp;</w:t>
      </w:r>
      <w:r>
        <w:rPr>
          <w:spacing w:val="11"/>
          <w:w w:val="95"/>
        </w:rPr>
        <w:t xml:space="preserve"> </w:t>
      </w:r>
      <w:proofErr w:type="spellStart"/>
      <w:r>
        <w:rPr>
          <w:w w:val="95"/>
        </w:rPr>
        <w:t>Albagli</w:t>
      </w:r>
      <w:proofErr w:type="spellEnd"/>
      <w:r>
        <w:rPr>
          <w:w w:val="95"/>
        </w:rPr>
        <w:t>,</w:t>
      </w:r>
      <w:r>
        <w:rPr>
          <w:spacing w:val="11"/>
          <w:w w:val="95"/>
        </w:rPr>
        <w:t xml:space="preserve"> </w:t>
      </w:r>
      <w:r>
        <w:rPr>
          <w:w w:val="95"/>
        </w:rPr>
        <w:t>2019;</w:t>
      </w:r>
      <w:r>
        <w:rPr>
          <w:spacing w:val="13"/>
          <w:w w:val="95"/>
        </w:rPr>
        <w:t xml:space="preserve"> </w:t>
      </w:r>
      <w:proofErr w:type="spellStart"/>
      <w:r>
        <w:rPr>
          <w:w w:val="95"/>
        </w:rPr>
        <w:t>Pavan</w:t>
      </w:r>
      <w:proofErr w:type="spellEnd"/>
      <w:r>
        <w:rPr>
          <w:spacing w:val="12"/>
          <w:w w:val="95"/>
        </w:rPr>
        <w:t xml:space="preserve"> </w:t>
      </w:r>
      <w:r>
        <w:rPr>
          <w:w w:val="95"/>
        </w:rPr>
        <w:t>&amp;</w:t>
      </w:r>
      <w:r>
        <w:rPr>
          <w:spacing w:val="11"/>
          <w:w w:val="95"/>
        </w:rPr>
        <w:t xml:space="preserve"> </w:t>
      </w:r>
      <w:r>
        <w:rPr>
          <w:w w:val="95"/>
        </w:rPr>
        <w:t>Barbosa,</w:t>
      </w:r>
      <w:r>
        <w:rPr>
          <w:spacing w:val="12"/>
          <w:w w:val="95"/>
        </w:rPr>
        <w:t xml:space="preserve"> </w:t>
      </w:r>
      <w:r>
        <w:rPr>
          <w:w w:val="95"/>
        </w:rPr>
        <w:t>2018;</w:t>
      </w:r>
      <w:r>
        <w:rPr>
          <w:spacing w:val="13"/>
          <w:w w:val="95"/>
        </w:rPr>
        <w:t xml:space="preserve"> </w:t>
      </w:r>
      <w:r>
        <w:rPr>
          <w:w w:val="95"/>
        </w:rPr>
        <w:t>Xu</w:t>
      </w:r>
      <w:r>
        <w:rPr>
          <w:spacing w:val="11"/>
          <w:w w:val="95"/>
        </w:rPr>
        <w:t xml:space="preserve"> </w:t>
      </w:r>
      <w:r>
        <w:rPr>
          <w:w w:val="95"/>
        </w:rPr>
        <w:t>et</w:t>
      </w:r>
      <w:r>
        <w:rPr>
          <w:spacing w:val="12"/>
          <w:w w:val="95"/>
        </w:rPr>
        <w:t xml:space="preserve"> </w:t>
      </w:r>
      <w:r>
        <w:rPr>
          <w:w w:val="95"/>
        </w:rPr>
        <w:t>al.,</w:t>
      </w:r>
      <w:r>
        <w:rPr>
          <w:spacing w:val="12"/>
          <w:w w:val="95"/>
        </w:rPr>
        <w:t xml:space="preserve"> </w:t>
      </w:r>
      <w:r>
        <w:rPr>
          <w:w w:val="95"/>
        </w:rPr>
        <w:t>2020).</w:t>
      </w:r>
      <w:r>
        <w:rPr>
          <w:spacing w:val="37"/>
          <w:w w:val="95"/>
        </w:rPr>
        <w:t xml:space="preserve"> </w:t>
      </w:r>
      <w:r>
        <w:rPr>
          <w:w w:val="95"/>
        </w:rPr>
        <w:t>Second,</w:t>
      </w:r>
      <w:r>
        <w:rPr>
          <w:spacing w:val="12"/>
          <w:w w:val="95"/>
        </w:rPr>
        <w:t xml:space="preserve"> </w:t>
      </w:r>
      <w:r>
        <w:rPr>
          <w:w w:val="95"/>
        </w:rPr>
        <w:t>our</w:t>
      </w:r>
      <w:r>
        <w:rPr>
          <w:spacing w:val="12"/>
          <w:w w:val="95"/>
        </w:rPr>
        <w:t xml:space="preserve"> </w:t>
      </w:r>
      <w:r>
        <w:rPr>
          <w:w w:val="95"/>
        </w:rPr>
        <w:t>results</w:t>
      </w:r>
      <w:r>
        <w:rPr>
          <w:spacing w:val="11"/>
          <w:w w:val="95"/>
        </w:rPr>
        <w:t xml:space="preserve"> </w:t>
      </w:r>
      <w:r>
        <w:rPr>
          <w:w w:val="95"/>
        </w:rPr>
        <w:t>suggest</w:t>
      </w:r>
    </w:p>
    <w:p w14:paraId="06C882EE" w14:textId="77777777" w:rsidR="00BB4C49" w:rsidRDefault="00BB4C49">
      <w:pPr>
        <w:sectPr w:rsidR="00BB4C49">
          <w:pgSz w:w="12240" w:h="15840"/>
          <w:pgMar w:top="1320" w:right="1240" w:bottom="280" w:left="940" w:header="649" w:footer="0" w:gutter="0"/>
          <w:cols w:space="720"/>
        </w:sectPr>
      </w:pPr>
    </w:p>
    <w:p w14:paraId="555397A3" w14:textId="77777777" w:rsidR="00BB4C49" w:rsidRDefault="00DC0BFC">
      <w:pPr>
        <w:pStyle w:val="BodyText"/>
        <w:spacing w:before="171"/>
        <w:ind w:left="110"/>
      </w:pPr>
      <w:r>
        <w:rPr>
          <w:rFonts w:ascii="Trebuchet MS"/>
          <w:sz w:val="12"/>
        </w:rPr>
        <w:lastRenderedPageBreak/>
        <w:t xml:space="preserve">389    </w:t>
      </w:r>
      <w:r>
        <w:rPr>
          <w:rFonts w:ascii="Trebuchet MS"/>
          <w:spacing w:val="19"/>
          <w:sz w:val="12"/>
        </w:rPr>
        <w:t xml:space="preserve"> </w:t>
      </w:r>
      <w:r>
        <w:rPr>
          <w:w w:val="95"/>
        </w:rPr>
        <w:t>there</w:t>
      </w:r>
      <w:r>
        <w:rPr>
          <w:spacing w:val="5"/>
          <w:w w:val="95"/>
        </w:rPr>
        <w:t xml:space="preserve"> </w:t>
      </w:r>
      <w:r>
        <w:rPr>
          <w:w w:val="95"/>
        </w:rPr>
        <w:t>is</w:t>
      </w:r>
      <w:r>
        <w:rPr>
          <w:spacing w:val="5"/>
          <w:w w:val="95"/>
        </w:rPr>
        <w:t xml:space="preserve"> </w:t>
      </w:r>
      <w:r>
        <w:rPr>
          <w:w w:val="95"/>
        </w:rPr>
        <w:t>a</w:t>
      </w:r>
      <w:r>
        <w:rPr>
          <w:spacing w:val="4"/>
          <w:w w:val="95"/>
        </w:rPr>
        <w:t xml:space="preserve"> </w:t>
      </w:r>
      <w:r>
        <w:rPr>
          <w:w w:val="95"/>
        </w:rPr>
        <w:t>need</w:t>
      </w:r>
      <w:r>
        <w:rPr>
          <w:spacing w:val="5"/>
          <w:w w:val="95"/>
        </w:rPr>
        <w:t xml:space="preserve"> </w:t>
      </w:r>
      <w:r>
        <w:rPr>
          <w:w w:val="95"/>
        </w:rPr>
        <w:t>for</w:t>
      </w:r>
      <w:r>
        <w:rPr>
          <w:spacing w:val="4"/>
          <w:w w:val="95"/>
        </w:rPr>
        <w:t xml:space="preserve"> </w:t>
      </w:r>
      <w:r>
        <w:rPr>
          <w:w w:val="95"/>
        </w:rPr>
        <w:t>research</w:t>
      </w:r>
      <w:r>
        <w:rPr>
          <w:spacing w:val="5"/>
          <w:w w:val="95"/>
        </w:rPr>
        <w:t xml:space="preserve"> </w:t>
      </w:r>
      <w:r>
        <w:rPr>
          <w:w w:val="95"/>
        </w:rPr>
        <w:t>on</w:t>
      </w:r>
      <w:r>
        <w:rPr>
          <w:spacing w:val="5"/>
          <w:w w:val="95"/>
        </w:rPr>
        <w:t xml:space="preserve"> </w:t>
      </w:r>
      <w:r>
        <w:rPr>
          <w:w w:val="95"/>
        </w:rPr>
        <w:t>how</w:t>
      </w:r>
      <w:r>
        <w:rPr>
          <w:spacing w:val="4"/>
          <w:w w:val="95"/>
        </w:rPr>
        <w:t xml:space="preserve"> </w:t>
      </w:r>
      <w:r>
        <w:rPr>
          <w:w w:val="95"/>
        </w:rPr>
        <w:t>to</w:t>
      </w:r>
      <w:r>
        <w:rPr>
          <w:spacing w:val="5"/>
          <w:w w:val="95"/>
        </w:rPr>
        <w:t xml:space="preserve"> </w:t>
      </w:r>
      <w:r>
        <w:rPr>
          <w:w w:val="95"/>
        </w:rPr>
        <w:t>make</w:t>
      </w:r>
      <w:r>
        <w:rPr>
          <w:spacing w:val="5"/>
          <w:w w:val="95"/>
        </w:rPr>
        <w:t xml:space="preserve"> </w:t>
      </w:r>
      <w:r>
        <w:rPr>
          <w:w w:val="95"/>
        </w:rPr>
        <w:t>waiver</w:t>
      </w:r>
      <w:r>
        <w:rPr>
          <w:spacing w:val="4"/>
          <w:w w:val="95"/>
        </w:rPr>
        <w:t xml:space="preserve"> </w:t>
      </w:r>
      <w:r>
        <w:rPr>
          <w:w w:val="95"/>
        </w:rPr>
        <w:t>programs</w:t>
      </w:r>
      <w:r>
        <w:rPr>
          <w:spacing w:val="5"/>
          <w:w w:val="95"/>
        </w:rPr>
        <w:t xml:space="preserve"> </w:t>
      </w:r>
      <w:r>
        <w:rPr>
          <w:w w:val="95"/>
        </w:rPr>
        <w:t>more</w:t>
      </w:r>
      <w:r>
        <w:rPr>
          <w:spacing w:val="4"/>
          <w:w w:val="95"/>
        </w:rPr>
        <w:t xml:space="preserve"> </w:t>
      </w:r>
      <w:r>
        <w:rPr>
          <w:w w:val="95"/>
        </w:rPr>
        <w:t>e</w:t>
      </w:r>
      <w:r>
        <w:rPr>
          <w:rFonts w:ascii="Arial"/>
          <w:w w:val="95"/>
        </w:rPr>
        <w:t>ff</w:t>
      </w:r>
      <w:r>
        <w:rPr>
          <w:w w:val="95"/>
        </w:rPr>
        <w:t>ective,</w:t>
      </w:r>
      <w:r>
        <w:rPr>
          <w:spacing w:val="5"/>
          <w:w w:val="95"/>
        </w:rPr>
        <w:t xml:space="preserve"> </w:t>
      </w:r>
      <w:r>
        <w:rPr>
          <w:w w:val="95"/>
        </w:rPr>
        <w:t>with</w:t>
      </w:r>
      <w:r>
        <w:rPr>
          <w:spacing w:val="5"/>
          <w:w w:val="95"/>
        </w:rPr>
        <w:t xml:space="preserve"> </w:t>
      </w:r>
      <w:r>
        <w:rPr>
          <w:w w:val="95"/>
        </w:rPr>
        <w:t>particular</w:t>
      </w:r>
    </w:p>
    <w:p w14:paraId="02ED2461" w14:textId="46AC1951" w:rsidR="00BB4C49" w:rsidRDefault="00DC0BFC">
      <w:pPr>
        <w:pStyle w:val="BodyText"/>
        <w:spacing w:before="154"/>
        <w:ind w:left="110"/>
      </w:pPr>
      <w:proofErr w:type="gramStart"/>
      <w:r>
        <w:rPr>
          <w:rFonts w:ascii="Trebuchet MS"/>
          <w:sz w:val="12"/>
        </w:rPr>
        <w:t>390</w:t>
      </w:r>
      <w:proofErr w:type="gramEnd"/>
      <w:r>
        <w:rPr>
          <w:rFonts w:ascii="Trebuchet MS"/>
          <w:sz w:val="12"/>
        </w:rPr>
        <w:t xml:space="preserve">    </w:t>
      </w:r>
      <w:r>
        <w:rPr>
          <w:rFonts w:ascii="Trebuchet MS"/>
          <w:spacing w:val="19"/>
          <w:sz w:val="12"/>
        </w:rPr>
        <w:t xml:space="preserve"> </w:t>
      </w:r>
      <w:r>
        <w:rPr>
          <w:w w:val="95"/>
        </w:rPr>
        <w:t>emphasis</w:t>
      </w:r>
      <w:r>
        <w:rPr>
          <w:spacing w:val="7"/>
          <w:w w:val="95"/>
        </w:rPr>
        <w:t xml:space="preserve"> </w:t>
      </w:r>
      <w:r>
        <w:rPr>
          <w:w w:val="95"/>
        </w:rPr>
        <w:t>on</w:t>
      </w:r>
      <w:r>
        <w:rPr>
          <w:spacing w:val="7"/>
          <w:w w:val="95"/>
        </w:rPr>
        <w:t xml:space="preserve"> </w:t>
      </w:r>
      <w:r>
        <w:rPr>
          <w:w w:val="95"/>
        </w:rPr>
        <w:t>reducing</w:t>
      </w:r>
      <w:r>
        <w:rPr>
          <w:spacing w:val="6"/>
          <w:w w:val="95"/>
        </w:rPr>
        <w:t xml:space="preserve"> </w:t>
      </w:r>
      <w:r>
        <w:rPr>
          <w:w w:val="95"/>
        </w:rPr>
        <w:t>financial</w:t>
      </w:r>
      <w:r>
        <w:rPr>
          <w:spacing w:val="5"/>
          <w:w w:val="95"/>
        </w:rPr>
        <w:t xml:space="preserve"> </w:t>
      </w:r>
      <w:r>
        <w:rPr>
          <w:w w:val="95"/>
        </w:rPr>
        <w:t>barriers</w:t>
      </w:r>
      <w:r>
        <w:rPr>
          <w:spacing w:val="7"/>
          <w:w w:val="95"/>
        </w:rPr>
        <w:t xml:space="preserve"> </w:t>
      </w:r>
      <w:r>
        <w:rPr>
          <w:w w:val="95"/>
        </w:rPr>
        <w:t>to</w:t>
      </w:r>
      <w:r>
        <w:rPr>
          <w:spacing w:val="6"/>
          <w:w w:val="95"/>
        </w:rPr>
        <w:t xml:space="preserve"> </w:t>
      </w:r>
      <w:r>
        <w:rPr>
          <w:w w:val="95"/>
        </w:rPr>
        <w:t>OA</w:t>
      </w:r>
      <w:r>
        <w:rPr>
          <w:spacing w:val="6"/>
          <w:w w:val="95"/>
        </w:rPr>
        <w:t xml:space="preserve"> </w:t>
      </w:r>
      <w:r>
        <w:rPr>
          <w:w w:val="95"/>
        </w:rPr>
        <w:t>publication</w:t>
      </w:r>
      <w:r>
        <w:rPr>
          <w:spacing w:val="6"/>
          <w:w w:val="95"/>
        </w:rPr>
        <w:t xml:space="preserve"> </w:t>
      </w:r>
      <w:r>
        <w:rPr>
          <w:w w:val="95"/>
        </w:rPr>
        <w:t>for</w:t>
      </w:r>
      <w:r>
        <w:rPr>
          <w:spacing w:val="6"/>
          <w:w w:val="95"/>
        </w:rPr>
        <w:t xml:space="preserve"> </w:t>
      </w:r>
      <w:r>
        <w:rPr>
          <w:w w:val="95"/>
        </w:rPr>
        <w:t>authors</w:t>
      </w:r>
      <w:r>
        <w:rPr>
          <w:spacing w:val="7"/>
          <w:w w:val="95"/>
        </w:rPr>
        <w:t xml:space="preserve"> </w:t>
      </w:r>
      <w:r>
        <w:rPr>
          <w:w w:val="95"/>
        </w:rPr>
        <w:t>in</w:t>
      </w:r>
      <w:r>
        <w:rPr>
          <w:spacing w:val="6"/>
          <w:w w:val="95"/>
        </w:rPr>
        <w:t xml:space="preserve"> </w:t>
      </w:r>
      <w:ins w:id="279" w:author="Smith,Audrey Culver" w:date="2021-02-22T15:23:00Z">
        <w:r w:rsidR="00000485">
          <w:rPr>
            <w:spacing w:val="6"/>
            <w:w w:val="95"/>
          </w:rPr>
          <w:t xml:space="preserve">both low- and </w:t>
        </w:r>
      </w:ins>
      <w:bookmarkStart w:id="280" w:name="_GoBack"/>
      <w:bookmarkEnd w:id="280"/>
      <w:r>
        <w:rPr>
          <w:w w:val="95"/>
        </w:rPr>
        <w:t>middle-income</w:t>
      </w:r>
    </w:p>
    <w:p w14:paraId="5E9960BF" w14:textId="77777777" w:rsidR="00BB4C49" w:rsidRDefault="00DC0BFC">
      <w:pPr>
        <w:pStyle w:val="BodyText"/>
        <w:spacing w:before="154"/>
        <w:ind w:left="110"/>
      </w:pPr>
      <w:r>
        <w:rPr>
          <w:rFonts w:ascii="Trebuchet MS"/>
          <w:sz w:val="12"/>
        </w:rPr>
        <w:t xml:space="preserve">391    </w:t>
      </w:r>
      <w:r>
        <w:rPr>
          <w:rFonts w:ascii="Trebuchet MS"/>
          <w:spacing w:val="19"/>
          <w:sz w:val="12"/>
        </w:rPr>
        <w:t xml:space="preserve"> </w:t>
      </w:r>
      <w:r>
        <w:rPr>
          <w:w w:val="95"/>
        </w:rPr>
        <w:t>countries.</w:t>
      </w:r>
      <w:r>
        <w:rPr>
          <w:spacing w:val="16"/>
          <w:w w:val="95"/>
        </w:rPr>
        <w:t xml:space="preserve"> </w:t>
      </w:r>
      <w:r>
        <w:rPr>
          <w:w w:val="95"/>
        </w:rPr>
        <w:t>Answers</w:t>
      </w:r>
      <w:r>
        <w:rPr>
          <w:spacing w:val="-2"/>
          <w:w w:val="95"/>
        </w:rPr>
        <w:t xml:space="preserve"> </w:t>
      </w:r>
      <w:r>
        <w:rPr>
          <w:w w:val="95"/>
        </w:rPr>
        <w:t>to</w:t>
      </w:r>
      <w:r>
        <w:rPr>
          <w:spacing w:val="-4"/>
          <w:w w:val="95"/>
        </w:rPr>
        <w:t xml:space="preserve"> </w:t>
      </w:r>
      <w:r>
        <w:rPr>
          <w:w w:val="95"/>
        </w:rPr>
        <w:t>these</w:t>
      </w:r>
      <w:r>
        <w:rPr>
          <w:spacing w:val="-2"/>
          <w:w w:val="95"/>
        </w:rPr>
        <w:t xml:space="preserve"> </w:t>
      </w:r>
      <w:r>
        <w:rPr>
          <w:w w:val="95"/>
        </w:rPr>
        <w:t>questions</w:t>
      </w:r>
      <w:r>
        <w:rPr>
          <w:spacing w:val="-2"/>
          <w:w w:val="95"/>
        </w:rPr>
        <w:t xml:space="preserve"> </w:t>
      </w:r>
      <w:r>
        <w:rPr>
          <w:w w:val="95"/>
        </w:rPr>
        <w:t>will</w:t>
      </w:r>
      <w:r>
        <w:rPr>
          <w:spacing w:val="-3"/>
          <w:w w:val="95"/>
        </w:rPr>
        <w:t xml:space="preserve"> </w:t>
      </w:r>
      <w:r>
        <w:rPr>
          <w:w w:val="95"/>
        </w:rPr>
        <w:t>help</w:t>
      </w:r>
      <w:r>
        <w:rPr>
          <w:spacing w:val="-2"/>
          <w:w w:val="95"/>
        </w:rPr>
        <w:t xml:space="preserve"> </w:t>
      </w:r>
      <w:r>
        <w:rPr>
          <w:w w:val="95"/>
        </w:rPr>
        <w:t>editors,</w:t>
      </w:r>
      <w:r>
        <w:rPr>
          <w:spacing w:val="-3"/>
          <w:w w:val="95"/>
        </w:rPr>
        <w:t xml:space="preserve"> </w:t>
      </w:r>
      <w:r>
        <w:rPr>
          <w:w w:val="95"/>
        </w:rPr>
        <w:t>publishers,</w:t>
      </w:r>
      <w:r>
        <w:rPr>
          <w:spacing w:val="-2"/>
          <w:w w:val="95"/>
        </w:rPr>
        <w:t xml:space="preserve"> </w:t>
      </w:r>
      <w:r>
        <w:rPr>
          <w:w w:val="95"/>
        </w:rPr>
        <w:t>and</w:t>
      </w:r>
      <w:r>
        <w:rPr>
          <w:spacing w:val="-3"/>
          <w:w w:val="95"/>
        </w:rPr>
        <w:t xml:space="preserve"> </w:t>
      </w:r>
      <w:r>
        <w:rPr>
          <w:w w:val="95"/>
        </w:rPr>
        <w:t>the</w:t>
      </w:r>
      <w:r>
        <w:rPr>
          <w:spacing w:val="-2"/>
          <w:w w:val="95"/>
        </w:rPr>
        <w:t xml:space="preserve"> </w:t>
      </w:r>
      <w:r>
        <w:rPr>
          <w:w w:val="95"/>
        </w:rPr>
        <w:t>broader</w:t>
      </w:r>
      <w:r>
        <w:rPr>
          <w:spacing w:val="-3"/>
          <w:w w:val="95"/>
        </w:rPr>
        <w:t xml:space="preserve"> </w:t>
      </w:r>
      <w:r>
        <w:rPr>
          <w:w w:val="95"/>
        </w:rPr>
        <w:t>scientific</w:t>
      </w:r>
    </w:p>
    <w:p w14:paraId="3D21727B" w14:textId="77777777" w:rsidR="00BB4C49" w:rsidRDefault="00DC0BFC">
      <w:pPr>
        <w:pStyle w:val="BodyText"/>
        <w:spacing w:before="155"/>
        <w:ind w:left="110"/>
      </w:pPr>
      <w:r>
        <w:rPr>
          <w:rFonts w:ascii="Trebuchet MS"/>
          <w:sz w:val="12"/>
        </w:rPr>
        <w:t xml:space="preserve">392    </w:t>
      </w:r>
      <w:r>
        <w:rPr>
          <w:rFonts w:ascii="Trebuchet MS"/>
          <w:spacing w:val="19"/>
          <w:sz w:val="12"/>
        </w:rPr>
        <w:t xml:space="preserve"> </w:t>
      </w:r>
      <w:r>
        <w:rPr>
          <w:w w:val="95"/>
        </w:rPr>
        <w:t>community</w:t>
      </w:r>
      <w:r>
        <w:rPr>
          <w:spacing w:val="3"/>
          <w:w w:val="95"/>
        </w:rPr>
        <w:t xml:space="preserve"> </w:t>
      </w:r>
      <w:r>
        <w:rPr>
          <w:w w:val="95"/>
        </w:rPr>
        <w:t>develop</w:t>
      </w:r>
      <w:r>
        <w:rPr>
          <w:spacing w:val="3"/>
          <w:w w:val="95"/>
        </w:rPr>
        <w:t xml:space="preserve"> </w:t>
      </w:r>
      <w:r>
        <w:rPr>
          <w:w w:val="95"/>
        </w:rPr>
        <w:t>strategies</w:t>
      </w:r>
      <w:r>
        <w:rPr>
          <w:spacing w:val="3"/>
          <w:w w:val="95"/>
        </w:rPr>
        <w:t xml:space="preserve"> </w:t>
      </w:r>
      <w:r>
        <w:rPr>
          <w:w w:val="95"/>
        </w:rPr>
        <w:t>to</w:t>
      </w:r>
      <w:r>
        <w:rPr>
          <w:spacing w:val="2"/>
          <w:w w:val="95"/>
        </w:rPr>
        <w:t xml:space="preserve"> </w:t>
      </w:r>
      <w:r>
        <w:rPr>
          <w:w w:val="95"/>
        </w:rPr>
        <w:t>ensure</w:t>
      </w:r>
      <w:r>
        <w:rPr>
          <w:spacing w:val="3"/>
          <w:w w:val="95"/>
        </w:rPr>
        <w:t xml:space="preserve"> </w:t>
      </w:r>
      <w:r>
        <w:rPr>
          <w:w w:val="95"/>
        </w:rPr>
        <w:t>prestigious</w:t>
      </w:r>
      <w:r>
        <w:rPr>
          <w:spacing w:val="4"/>
          <w:w w:val="95"/>
        </w:rPr>
        <w:t xml:space="preserve"> </w:t>
      </w:r>
      <w:r>
        <w:rPr>
          <w:w w:val="95"/>
        </w:rPr>
        <w:t>open</w:t>
      </w:r>
      <w:r>
        <w:rPr>
          <w:spacing w:val="3"/>
          <w:w w:val="95"/>
        </w:rPr>
        <w:t xml:space="preserve"> </w:t>
      </w:r>
      <w:r>
        <w:rPr>
          <w:w w:val="95"/>
        </w:rPr>
        <w:t>access</w:t>
      </w:r>
      <w:r>
        <w:rPr>
          <w:spacing w:val="2"/>
          <w:w w:val="95"/>
        </w:rPr>
        <w:t xml:space="preserve"> </w:t>
      </w:r>
      <w:r>
        <w:rPr>
          <w:w w:val="95"/>
        </w:rPr>
        <w:t>journals</w:t>
      </w:r>
      <w:r>
        <w:rPr>
          <w:spacing w:val="3"/>
          <w:w w:val="95"/>
        </w:rPr>
        <w:t xml:space="preserve"> </w:t>
      </w:r>
      <w:r>
        <w:rPr>
          <w:w w:val="95"/>
        </w:rPr>
        <w:t>are</w:t>
      </w:r>
      <w:r>
        <w:rPr>
          <w:spacing w:val="3"/>
          <w:w w:val="95"/>
        </w:rPr>
        <w:t xml:space="preserve"> </w:t>
      </w:r>
      <w:r>
        <w:rPr>
          <w:w w:val="95"/>
        </w:rPr>
        <w:t>truly</w:t>
      </w:r>
      <w:r>
        <w:rPr>
          <w:spacing w:val="3"/>
          <w:w w:val="95"/>
        </w:rPr>
        <w:t xml:space="preserve"> </w:t>
      </w:r>
      <w:r>
        <w:rPr>
          <w:w w:val="95"/>
        </w:rPr>
        <w:t>accessible</w:t>
      </w:r>
    </w:p>
    <w:p w14:paraId="4731A32A" w14:textId="77777777" w:rsidR="00BB4C49" w:rsidRDefault="00DC0BFC">
      <w:pPr>
        <w:pStyle w:val="BodyText"/>
        <w:spacing w:before="154"/>
        <w:ind w:left="110"/>
      </w:pPr>
      <w:r>
        <w:rPr>
          <w:rFonts w:ascii="Trebuchet MS"/>
          <w:sz w:val="12"/>
        </w:rPr>
        <w:t xml:space="preserve">393    </w:t>
      </w:r>
      <w:r>
        <w:rPr>
          <w:rFonts w:ascii="Trebuchet MS"/>
          <w:spacing w:val="19"/>
          <w:sz w:val="12"/>
        </w:rPr>
        <w:t xml:space="preserve"> </w:t>
      </w:r>
      <w:r>
        <w:rPr>
          <w:spacing w:val="-1"/>
        </w:rPr>
        <w:t>to</w:t>
      </w:r>
      <w:r>
        <w:rPr>
          <w:spacing w:val="-10"/>
        </w:rPr>
        <w:t xml:space="preserve"> </w:t>
      </w:r>
      <w:r>
        <w:rPr>
          <w:spacing w:val="-1"/>
        </w:rPr>
        <w:t>scientists</w:t>
      </w:r>
      <w:r>
        <w:rPr>
          <w:spacing w:val="-9"/>
        </w:rPr>
        <w:t xml:space="preserve"> </w:t>
      </w:r>
      <w:r>
        <w:rPr>
          <w:spacing w:val="-1"/>
        </w:rPr>
        <w:t>from</w:t>
      </w:r>
      <w:r>
        <w:rPr>
          <w:spacing w:val="-9"/>
        </w:rPr>
        <w:t xml:space="preserve"> </w:t>
      </w:r>
      <w:r>
        <w:t>the</w:t>
      </w:r>
      <w:r>
        <w:rPr>
          <w:spacing w:val="-9"/>
        </w:rPr>
        <w:t xml:space="preserve"> </w:t>
      </w:r>
      <w:r>
        <w:t>Global</w:t>
      </w:r>
      <w:r>
        <w:rPr>
          <w:spacing w:val="-10"/>
        </w:rPr>
        <w:t xml:space="preserve"> </w:t>
      </w:r>
      <w:r>
        <w:t>South</w:t>
      </w:r>
      <w:r>
        <w:rPr>
          <w:spacing w:val="-9"/>
        </w:rPr>
        <w:t xml:space="preserve"> </w:t>
      </w:r>
      <w:r>
        <w:t>(Rodriguez,</w:t>
      </w:r>
      <w:r>
        <w:rPr>
          <w:spacing w:val="-10"/>
        </w:rPr>
        <w:t xml:space="preserve"> </w:t>
      </w:r>
      <w:r>
        <w:t>2014).</w:t>
      </w:r>
    </w:p>
    <w:p w14:paraId="564D4ADD" w14:textId="77777777" w:rsidR="00BB4C49" w:rsidRDefault="00BB4C49">
      <w:pPr>
        <w:pStyle w:val="BodyText"/>
        <w:spacing w:before="8"/>
        <w:rPr>
          <w:sz w:val="21"/>
        </w:rPr>
      </w:pPr>
    </w:p>
    <w:p w14:paraId="6E3DDA7F" w14:textId="77777777" w:rsidR="00BB4C49" w:rsidRDefault="00DC0BFC">
      <w:pPr>
        <w:pStyle w:val="Heading2"/>
        <w:tabs>
          <w:tab w:val="left" w:pos="3866"/>
          <w:tab w:val="left" w:pos="4269"/>
        </w:tabs>
        <w:spacing w:before="121"/>
      </w:pPr>
      <w:r>
        <w:rPr>
          <w:rFonts w:ascii="Trebuchet MS"/>
          <w:b w:val="0"/>
          <w:w w:val="105"/>
          <w:sz w:val="12"/>
        </w:rPr>
        <w:t>394</w:t>
      </w:r>
      <w:r>
        <w:rPr>
          <w:rFonts w:ascii="Trebuchet MS"/>
          <w:b w:val="0"/>
          <w:w w:val="105"/>
          <w:sz w:val="12"/>
        </w:rPr>
        <w:tab/>
      </w:r>
      <w:r>
        <w:rPr>
          <w:w w:val="105"/>
        </w:rPr>
        <w:t>5</w:t>
      </w:r>
      <w:r>
        <w:rPr>
          <w:w w:val="105"/>
        </w:rPr>
        <w:tab/>
        <w:t>Acknowledgements</w:t>
      </w:r>
    </w:p>
    <w:p w14:paraId="55F42EA6" w14:textId="77777777" w:rsidR="00BB4C49" w:rsidRDefault="00BB4C49">
      <w:pPr>
        <w:pStyle w:val="BodyText"/>
        <w:spacing w:before="11"/>
        <w:rPr>
          <w:b/>
          <w:sz w:val="22"/>
        </w:rPr>
      </w:pPr>
    </w:p>
    <w:p w14:paraId="13AE8188" w14:textId="77777777" w:rsidR="00BB4C49" w:rsidRDefault="00DC0BFC">
      <w:pPr>
        <w:pStyle w:val="BodyText"/>
        <w:tabs>
          <w:tab w:val="left" w:pos="1075"/>
        </w:tabs>
        <w:ind w:left="110"/>
      </w:pPr>
      <w:r>
        <w:rPr>
          <w:rFonts w:ascii="Trebuchet MS"/>
          <w:sz w:val="12"/>
        </w:rPr>
        <w:t>395</w:t>
      </w:r>
      <w:r>
        <w:rPr>
          <w:rFonts w:ascii="Trebuchet MS"/>
          <w:sz w:val="12"/>
        </w:rPr>
        <w:tab/>
      </w:r>
      <w:r>
        <w:rPr>
          <w:w w:val="95"/>
        </w:rPr>
        <w:t>We</w:t>
      </w:r>
      <w:r>
        <w:rPr>
          <w:spacing w:val="19"/>
          <w:w w:val="95"/>
        </w:rPr>
        <w:t xml:space="preserve"> </w:t>
      </w:r>
      <w:r>
        <w:rPr>
          <w:w w:val="95"/>
        </w:rPr>
        <w:t>thank</w:t>
      </w:r>
      <w:r>
        <w:rPr>
          <w:spacing w:val="18"/>
          <w:w w:val="95"/>
        </w:rPr>
        <w:t xml:space="preserve"> </w:t>
      </w:r>
      <w:r>
        <w:rPr>
          <w:w w:val="95"/>
        </w:rPr>
        <w:t>N.</w:t>
      </w:r>
      <w:r>
        <w:rPr>
          <w:spacing w:val="18"/>
          <w:w w:val="95"/>
        </w:rPr>
        <w:t xml:space="preserve"> </w:t>
      </w:r>
      <w:r>
        <w:rPr>
          <w:w w:val="95"/>
        </w:rPr>
        <w:t>Emery,</w:t>
      </w:r>
      <w:r>
        <w:rPr>
          <w:spacing w:val="18"/>
          <w:w w:val="95"/>
        </w:rPr>
        <w:t xml:space="preserve"> </w:t>
      </w:r>
      <w:r>
        <w:rPr>
          <w:w w:val="95"/>
        </w:rPr>
        <w:t>C.</w:t>
      </w:r>
      <w:r>
        <w:rPr>
          <w:spacing w:val="18"/>
          <w:w w:val="95"/>
        </w:rPr>
        <w:t xml:space="preserve"> </w:t>
      </w:r>
      <w:r>
        <w:rPr>
          <w:w w:val="95"/>
        </w:rPr>
        <w:t>Scott,</w:t>
      </w:r>
      <w:r>
        <w:rPr>
          <w:spacing w:val="19"/>
          <w:w w:val="95"/>
        </w:rPr>
        <w:t xml:space="preserve"> </w:t>
      </w:r>
      <w:r>
        <w:rPr>
          <w:w w:val="95"/>
        </w:rPr>
        <w:t>and</w:t>
      </w:r>
      <w:r>
        <w:rPr>
          <w:spacing w:val="18"/>
          <w:w w:val="95"/>
        </w:rPr>
        <w:t xml:space="preserve"> </w:t>
      </w:r>
      <w:r>
        <w:rPr>
          <w:w w:val="95"/>
        </w:rPr>
        <w:t>D.</w:t>
      </w:r>
      <w:r>
        <w:rPr>
          <w:spacing w:val="19"/>
          <w:w w:val="95"/>
        </w:rPr>
        <w:t xml:space="preserve"> </w:t>
      </w:r>
      <w:proofErr w:type="spellStart"/>
      <w:r>
        <w:rPr>
          <w:w w:val="95"/>
        </w:rPr>
        <w:t>Forero</w:t>
      </w:r>
      <w:proofErr w:type="spellEnd"/>
      <w:r>
        <w:rPr>
          <w:spacing w:val="18"/>
          <w:w w:val="95"/>
        </w:rPr>
        <w:t xml:space="preserve"> </w:t>
      </w:r>
      <w:r>
        <w:rPr>
          <w:w w:val="95"/>
        </w:rPr>
        <w:t>for</w:t>
      </w:r>
      <w:r>
        <w:rPr>
          <w:spacing w:val="19"/>
          <w:w w:val="95"/>
        </w:rPr>
        <w:t xml:space="preserve"> </w:t>
      </w:r>
      <w:r>
        <w:rPr>
          <w:w w:val="95"/>
        </w:rPr>
        <w:t>assistance</w:t>
      </w:r>
      <w:r>
        <w:rPr>
          <w:spacing w:val="19"/>
          <w:w w:val="95"/>
        </w:rPr>
        <w:t xml:space="preserve"> </w:t>
      </w:r>
      <w:r>
        <w:rPr>
          <w:w w:val="95"/>
        </w:rPr>
        <w:t>in</w:t>
      </w:r>
      <w:r>
        <w:rPr>
          <w:spacing w:val="19"/>
          <w:w w:val="95"/>
        </w:rPr>
        <w:t xml:space="preserve"> </w:t>
      </w:r>
      <w:r>
        <w:rPr>
          <w:w w:val="95"/>
        </w:rPr>
        <w:t>gathering</w:t>
      </w:r>
      <w:r>
        <w:rPr>
          <w:spacing w:val="18"/>
          <w:w w:val="95"/>
        </w:rPr>
        <w:t xml:space="preserve"> </w:t>
      </w:r>
      <w:r>
        <w:rPr>
          <w:w w:val="95"/>
        </w:rPr>
        <w:t>preliminary</w:t>
      </w:r>
    </w:p>
    <w:p w14:paraId="28ABEF1D" w14:textId="77777777" w:rsidR="00BB4C49" w:rsidRDefault="00DC0BFC">
      <w:pPr>
        <w:pStyle w:val="BodyText"/>
        <w:spacing w:before="155"/>
        <w:ind w:left="110"/>
      </w:pPr>
      <w:r>
        <w:rPr>
          <w:rFonts w:ascii="Trebuchet MS" w:hAnsi="Trebuchet MS"/>
          <w:sz w:val="12"/>
        </w:rPr>
        <w:t xml:space="preserve">396     </w:t>
      </w:r>
      <w:r>
        <w:rPr>
          <w:rFonts w:ascii="Trebuchet MS" w:hAnsi="Trebuchet MS"/>
          <w:spacing w:val="-18"/>
          <w:sz w:val="12"/>
        </w:rPr>
        <w:t xml:space="preserve"> </w:t>
      </w:r>
      <w:r>
        <w:rPr>
          <w:w w:val="92"/>
        </w:rPr>
        <w:t>d</w:t>
      </w:r>
      <w:r>
        <w:rPr>
          <w:spacing w:val="-1"/>
          <w:w w:val="92"/>
        </w:rPr>
        <w:t>a</w:t>
      </w:r>
      <w:r>
        <w:rPr>
          <w:spacing w:val="-1"/>
          <w:w w:val="116"/>
        </w:rPr>
        <w:t>t</w:t>
      </w:r>
      <w:r>
        <w:rPr>
          <w:w w:val="97"/>
        </w:rPr>
        <w:t>a</w:t>
      </w:r>
      <w:r>
        <w:rPr>
          <w:spacing w:val="17"/>
        </w:rPr>
        <w:t xml:space="preserve"> </w:t>
      </w:r>
      <w:r>
        <w:rPr>
          <w:w w:val="89"/>
        </w:rPr>
        <w:t>f</w:t>
      </w:r>
      <w:r>
        <w:rPr>
          <w:spacing w:val="-1"/>
          <w:w w:val="89"/>
        </w:rPr>
        <w:t>o</w:t>
      </w:r>
      <w:r>
        <w:rPr>
          <w:w w:val="96"/>
        </w:rPr>
        <w:t>r</w:t>
      </w:r>
      <w:r>
        <w:rPr>
          <w:spacing w:val="18"/>
        </w:rPr>
        <w:t xml:space="preserve"> </w:t>
      </w:r>
      <w:r>
        <w:rPr>
          <w:spacing w:val="-1"/>
          <w:w w:val="116"/>
        </w:rPr>
        <w:t>t</w:t>
      </w:r>
      <w:r>
        <w:rPr>
          <w:w w:val="91"/>
        </w:rPr>
        <w:t>he</w:t>
      </w:r>
      <w:r>
        <w:rPr>
          <w:spacing w:val="18"/>
        </w:rPr>
        <w:t xml:space="preserve"> </w:t>
      </w:r>
      <w:r>
        <w:rPr>
          <w:w w:val="92"/>
        </w:rPr>
        <w:t>p</w:t>
      </w:r>
      <w:r>
        <w:rPr>
          <w:spacing w:val="-1"/>
          <w:w w:val="92"/>
        </w:rPr>
        <w:t>r</w:t>
      </w:r>
      <w:r>
        <w:rPr>
          <w:spacing w:val="6"/>
          <w:w w:val="89"/>
        </w:rPr>
        <w:t>o</w:t>
      </w:r>
      <w:r>
        <w:rPr>
          <w:w w:val="127"/>
        </w:rPr>
        <w:t>j</w:t>
      </w:r>
      <w:r>
        <w:rPr>
          <w:w w:val="90"/>
        </w:rPr>
        <w:t>e</w:t>
      </w:r>
      <w:r>
        <w:rPr>
          <w:w w:val="97"/>
        </w:rPr>
        <w:t>c</w:t>
      </w:r>
      <w:r>
        <w:rPr>
          <w:spacing w:val="-1"/>
          <w:w w:val="116"/>
        </w:rPr>
        <w:t>t</w:t>
      </w:r>
      <w:r>
        <w:rPr>
          <w:w w:val="108"/>
        </w:rPr>
        <w:t>.</w:t>
      </w:r>
      <w:r>
        <w:t xml:space="preserve"> </w:t>
      </w:r>
      <w:r>
        <w:rPr>
          <w:spacing w:val="-16"/>
        </w:rPr>
        <w:t xml:space="preserve"> </w:t>
      </w:r>
      <w:r>
        <w:rPr>
          <w:w w:val="94"/>
        </w:rPr>
        <w:t>M</w:t>
      </w:r>
      <w:r>
        <w:rPr>
          <w:w w:val="108"/>
        </w:rPr>
        <w:t>.</w:t>
      </w:r>
      <w:r>
        <w:rPr>
          <w:spacing w:val="18"/>
        </w:rPr>
        <w:t xml:space="preserve"> </w:t>
      </w:r>
      <w:proofErr w:type="spellStart"/>
      <w:r>
        <w:rPr>
          <w:w w:val="88"/>
        </w:rPr>
        <w:t>N</w:t>
      </w:r>
      <w:r>
        <w:rPr>
          <w:spacing w:val="-1"/>
          <w:w w:val="88"/>
        </w:rPr>
        <w:t>u</w:t>
      </w:r>
      <w:r>
        <w:rPr>
          <w:rFonts w:ascii="Bookman Old Style" w:hAnsi="Bookman Old Style"/>
          <w:i/>
          <w:spacing w:val="-129"/>
          <w:w w:val="93"/>
        </w:rPr>
        <w:t>n</w:t>
      </w:r>
      <w:r>
        <w:rPr>
          <w:rFonts w:ascii="Tahoma" w:hAnsi="Tahoma"/>
          <w:spacing w:val="11"/>
          <w:w w:val="89"/>
        </w:rPr>
        <w:t>˜</w:t>
      </w:r>
      <w:r>
        <w:rPr>
          <w:w w:val="90"/>
        </w:rPr>
        <w:t>e</w:t>
      </w:r>
      <w:r>
        <w:rPr>
          <w:w w:val="86"/>
        </w:rPr>
        <w:t>z</w:t>
      </w:r>
      <w:proofErr w:type="spellEnd"/>
      <w:r>
        <w:rPr>
          <w:w w:val="108"/>
        </w:rPr>
        <w:t>,</w:t>
      </w:r>
      <w:r>
        <w:rPr>
          <w:spacing w:val="17"/>
        </w:rPr>
        <w:t xml:space="preserve"> </w:t>
      </w:r>
      <w:r>
        <w:rPr>
          <w:spacing w:val="-1"/>
          <w:w w:val="116"/>
        </w:rPr>
        <w:t>t</w:t>
      </w:r>
      <w:r>
        <w:rPr>
          <w:w w:val="94"/>
        </w:rPr>
        <w:t>h</w:t>
      </w:r>
      <w:r>
        <w:rPr>
          <w:spacing w:val="-1"/>
          <w:w w:val="94"/>
        </w:rPr>
        <w:t>r</w:t>
      </w:r>
      <w:r>
        <w:rPr>
          <w:w w:val="90"/>
        </w:rPr>
        <w:t>ee</w:t>
      </w:r>
      <w:r>
        <w:rPr>
          <w:spacing w:val="18"/>
        </w:rPr>
        <w:t xml:space="preserve"> </w:t>
      </w:r>
      <w:r>
        <w:rPr>
          <w:spacing w:val="-1"/>
          <w:w w:val="97"/>
        </w:rPr>
        <w:t>a</w:t>
      </w:r>
      <w:r>
        <w:rPr>
          <w:w w:val="91"/>
        </w:rPr>
        <w:t>n</w:t>
      </w:r>
      <w:r>
        <w:rPr>
          <w:spacing w:val="-1"/>
          <w:w w:val="91"/>
        </w:rPr>
        <w:t>o</w:t>
      </w:r>
      <w:r>
        <w:rPr>
          <w:spacing w:val="-7"/>
          <w:w w:val="93"/>
        </w:rPr>
        <w:t>n</w:t>
      </w:r>
      <w:r>
        <w:rPr>
          <w:spacing w:val="-1"/>
          <w:w w:val="92"/>
        </w:rPr>
        <w:t>y</w:t>
      </w:r>
      <w:r>
        <w:rPr>
          <w:w w:val="91"/>
        </w:rPr>
        <w:t>m</w:t>
      </w:r>
      <w:r>
        <w:rPr>
          <w:spacing w:val="-1"/>
          <w:w w:val="91"/>
        </w:rPr>
        <w:t>o</w:t>
      </w:r>
      <w:r>
        <w:rPr>
          <w:w w:val="90"/>
        </w:rPr>
        <w:t>us</w:t>
      </w:r>
      <w:r>
        <w:rPr>
          <w:spacing w:val="18"/>
        </w:rPr>
        <w:t xml:space="preserve"> </w:t>
      </w:r>
      <w:r>
        <w:rPr>
          <w:spacing w:val="-1"/>
          <w:w w:val="96"/>
        </w:rPr>
        <w:t>r</w:t>
      </w:r>
      <w:r>
        <w:rPr>
          <w:w w:val="90"/>
        </w:rPr>
        <w:t>e</w:t>
      </w:r>
      <w:r>
        <w:rPr>
          <w:spacing w:val="-1"/>
          <w:w w:val="91"/>
        </w:rPr>
        <w:t>v</w:t>
      </w:r>
      <w:r>
        <w:rPr>
          <w:w w:val="91"/>
        </w:rPr>
        <w:t>ie</w:t>
      </w:r>
      <w:r>
        <w:rPr>
          <w:spacing w:val="-7"/>
          <w:w w:val="84"/>
        </w:rPr>
        <w:t>w</w:t>
      </w:r>
      <w:r>
        <w:rPr>
          <w:w w:val="90"/>
        </w:rPr>
        <w:t>e</w:t>
      </w:r>
      <w:r>
        <w:rPr>
          <w:spacing w:val="-1"/>
          <w:w w:val="96"/>
        </w:rPr>
        <w:t>r</w:t>
      </w:r>
      <w:r>
        <w:rPr>
          <w:w w:val="90"/>
        </w:rPr>
        <w:t>s</w:t>
      </w:r>
      <w:r>
        <w:rPr>
          <w:w w:val="108"/>
        </w:rPr>
        <w:t>,</w:t>
      </w:r>
      <w:r>
        <w:rPr>
          <w:spacing w:val="18"/>
        </w:rPr>
        <w:t xml:space="preserve"> </w:t>
      </w:r>
      <w:r>
        <w:rPr>
          <w:w w:val="97"/>
        </w:rPr>
        <w:t>—-</w:t>
      </w:r>
      <w:r>
        <w:rPr>
          <w:w w:val="108"/>
        </w:rPr>
        <w:t>,</w:t>
      </w:r>
      <w:r>
        <w:rPr>
          <w:spacing w:val="17"/>
        </w:rPr>
        <w:t xml:space="preserve"> </w:t>
      </w:r>
      <w:r>
        <w:rPr>
          <w:spacing w:val="-1"/>
          <w:w w:val="97"/>
        </w:rPr>
        <w:t>a</w:t>
      </w:r>
      <w:r>
        <w:rPr>
          <w:w w:val="90"/>
        </w:rPr>
        <w:t>nd</w:t>
      </w:r>
      <w:r>
        <w:rPr>
          <w:spacing w:val="17"/>
        </w:rPr>
        <w:t xml:space="preserve"> </w:t>
      </w:r>
      <w:r>
        <w:rPr>
          <w:spacing w:val="-1"/>
          <w:w w:val="99"/>
        </w:rPr>
        <w:t>L</w:t>
      </w:r>
      <w:r>
        <w:rPr>
          <w:w w:val="89"/>
        </w:rPr>
        <w:t>udo</w:t>
      </w:r>
      <w:r>
        <w:rPr>
          <w:spacing w:val="18"/>
        </w:rPr>
        <w:t xml:space="preserve"> </w:t>
      </w:r>
      <w:r>
        <w:rPr>
          <w:spacing w:val="-20"/>
        </w:rPr>
        <w:t>W</w:t>
      </w:r>
      <w:r>
        <w:rPr>
          <w:spacing w:val="-1"/>
          <w:w w:val="97"/>
        </w:rPr>
        <w:t>a</w:t>
      </w:r>
      <w:r>
        <w:rPr>
          <w:w w:val="105"/>
        </w:rPr>
        <w:t>l</w:t>
      </w:r>
      <w:r>
        <w:rPr>
          <w:spacing w:val="-1"/>
          <w:w w:val="105"/>
        </w:rPr>
        <w:t>t</w:t>
      </w:r>
      <w:r>
        <w:rPr>
          <w:w w:val="94"/>
        </w:rPr>
        <w:t>m</w:t>
      </w:r>
      <w:r>
        <w:rPr>
          <w:spacing w:val="-1"/>
          <w:w w:val="94"/>
        </w:rPr>
        <w:t>a</w:t>
      </w:r>
      <w:r>
        <w:rPr>
          <w:w w:val="93"/>
        </w:rPr>
        <w:t>n</w:t>
      </w:r>
    </w:p>
    <w:p w14:paraId="6700E18E" w14:textId="77777777" w:rsidR="00BB4C49" w:rsidRDefault="00DC0BFC">
      <w:pPr>
        <w:pStyle w:val="BodyText"/>
        <w:spacing w:before="154"/>
        <w:ind w:left="110"/>
      </w:pPr>
      <w:r>
        <w:rPr>
          <w:rFonts w:ascii="Trebuchet MS"/>
          <w:sz w:val="12"/>
        </w:rPr>
        <w:t xml:space="preserve">397    </w:t>
      </w:r>
      <w:r>
        <w:rPr>
          <w:rFonts w:ascii="Trebuchet MS"/>
          <w:spacing w:val="19"/>
          <w:sz w:val="12"/>
        </w:rPr>
        <w:t xml:space="preserve"> </w:t>
      </w:r>
      <w:r>
        <w:rPr>
          <w:w w:val="95"/>
        </w:rPr>
        <w:t>provided</w:t>
      </w:r>
      <w:r>
        <w:rPr>
          <w:spacing w:val="1"/>
          <w:w w:val="95"/>
        </w:rPr>
        <w:t xml:space="preserve"> </w:t>
      </w:r>
      <w:r>
        <w:rPr>
          <w:w w:val="95"/>
        </w:rPr>
        <w:t>feedback</w:t>
      </w:r>
      <w:r>
        <w:rPr>
          <w:spacing w:val="1"/>
          <w:w w:val="95"/>
        </w:rPr>
        <w:t xml:space="preserve"> </w:t>
      </w:r>
      <w:r>
        <w:rPr>
          <w:w w:val="95"/>
        </w:rPr>
        <w:t>on the</w:t>
      </w:r>
      <w:r>
        <w:rPr>
          <w:spacing w:val="2"/>
          <w:w w:val="95"/>
        </w:rPr>
        <w:t xml:space="preserve"> </w:t>
      </w:r>
      <w:r>
        <w:rPr>
          <w:w w:val="95"/>
        </w:rPr>
        <w:t>manuscript.</w:t>
      </w:r>
    </w:p>
    <w:p w14:paraId="27DA035E" w14:textId="77777777" w:rsidR="00BB4C49" w:rsidRDefault="00BB4C49">
      <w:pPr>
        <w:sectPr w:rsidR="00BB4C49">
          <w:pgSz w:w="12240" w:h="15840"/>
          <w:pgMar w:top="1320" w:right="1240" w:bottom="280" w:left="940" w:header="649" w:footer="0" w:gutter="0"/>
          <w:cols w:space="720"/>
        </w:sectPr>
      </w:pPr>
    </w:p>
    <w:p w14:paraId="71BFED82" w14:textId="77777777" w:rsidR="00BB4C49" w:rsidRDefault="00DC0BFC">
      <w:pPr>
        <w:tabs>
          <w:tab w:val="left" w:pos="4348"/>
          <w:tab w:val="left" w:pos="4752"/>
        </w:tabs>
        <w:spacing w:before="171"/>
        <w:ind w:left="110"/>
        <w:rPr>
          <w:b/>
          <w:sz w:val="24"/>
        </w:rPr>
      </w:pPr>
      <w:r>
        <w:rPr>
          <w:rFonts w:ascii="Trebuchet MS"/>
          <w:w w:val="105"/>
          <w:sz w:val="12"/>
        </w:rPr>
        <w:lastRenderedPageBreak/>
        <w:t>398</w:t>
      </w:r>
      <w:r>
        <w:rPr>
          <w:rFonts w:ascii="Trebuchet MS"/>
          <w:w w:val="105"/>
          <w:sz w:val="12"/>
        </w:rPr>
        <w:tab/>
      </w:r>
      <w:r>
        <w:rPr>
          <w:b/>
          <w:w w:val="105"/>
          <w:sz w:val="24"/>
        </w:rPr>
        <w:t>6</w:t>
      </w:r>
      <w:r>
        <w:rPr>
          <w:b/>
          <w:w w:val="105"/>
          <w:sz w:val="24"/>
        </w:rPr>
        <w:tab/>
        <w:t>References</w:t>
      </w:r>
    </w:p>
    <w:p w14:paraId="6B07958D" w14:textId="77777777" w:rsidR="00BB4C49" w:rsidRDefault="00BB4C49">
      <w:pPr>
        <w:pStyle w:val="BodyText"/>
        <w:spacing w:before="11"/>
        <w:rPr>
          <w:b/>
          <w:sz w:val="22"/>
        </w:rPr>
      </w:pPr>
    </w:p>
    <w:p w14:paraId="1D012FD8" w14:textId="77777777" w:rsidR="00BB4C49" w:rsidRDefault="00DC0BFC">
      <w:pPr>
        <w:pStyle w:val="BodyText"/>
        <w:tabs>
          <w:tab w:val="left" w:pos="1211"/>
        </w:tabs>
        <w:spacing w:before="1"/>
        <w:ind w:left="110"/>
      </w:pPr>
      <w:r>
        <w:rPr>
          <w:rFonts w:ascii="Trebuchet MS"/>
          <w:sz w:val="12"/>
        </w:rPr>
        <w:t>399</w:t>
      </w:r>
      <w:r>
        <w:rPr>
          <w:rFonts w:ascii="Trebuchet MS"/>
          <w:sz w:val="12"/>
        </w:rPr>
        <w:tab/>
      </w:r>
      <w:r>
        <w:t>Appel,</w:t>
      </w:r>
      <w:r>
        <w:rPr>
          <w:spacing w:val="-4"/>
        </w:rPr>
        <w:t xml:space="preserve"> </w:t>
      </w:r>
      <w:r>
        <w:t>A.</w:t>
      </w:r>
      <w:r>
        <w:rPr>
          <w:spacing w:val="-3"/>
        </w:rPr>
        <w:t xml:space="preserve"> </w:t>
      </w:r>
      <w:r>
        <w:t>L.,</w:t>
      </w:r>
      <w:r>
        <w:rPr>
          <w:spacing w:val="-4"/>
        </w:rPr>
        <w:t xml:space="preserve"> </w:t>
      </w:r>
      <w:proofErr w:type="spellStart"/>
      <w:r>
        <w:t>Albagli</w:t>
      </w:r>
      <w:proofErr w:type="spellEnd"/>
      <w:r>
        <w:t>,</w:t>
      </w:r>
      <w:r>
        <w:rPr>
          <w:spacing w:val="-3"/>
        </w:rPr>
        <w:t xml:space="preserve"> </w:t>
      </w:r>
      <w:r>
        <w:t>S.,</w:t>
      </w:r>
      <w:r>
        <w:rPr>
          <w:spacing w:val="-3"/>
        </w:rPr>
        <w:t xml:space="preserve"> </w:t>
      </w:r>
      <w:r>
        <w:t>Appel,</w:t>
      </w:r>
      <w:r>
        <w:rPr>
          <w:spacing w:val="-3"/>
        </w:rPr>
        <w:t xml:space="preserve"> </w:t>
      </w:r>
      <w:r>
        <w:t>A.</w:t>
      </w:r>
      <w:r>
        <w:rPr>
          <w:spacing w:val="-3"/>
        </w:rPr>
        <w:t xml:space="preserve"> </w:t>
      </w:r>
      <w:r>
        <w:t>L.,</w:t>
      </w:r>
      <w:r>
        <w:rPr>
          <w:spacing w:val="-4"/>
        </w:rPr>
        <w:t xml:space="preserve"> </w:t>
      </w:r>
      <w:r>
        <w:t>&amp;</w:t>
      </w:r>
      <w:r>
        <w:rPr>
          <w:spacing w:val="-4"/>
        </w:rPr>
        <w:t xml:space="preserve"> </w:t>
      </w:r>
      <w:proofErr w:type="spellStart"/>
      <w:r>
        <w:t>Albagli</w:t>
      </w:r>
      <w:proofErr w:type="spellEnd"/>
      <w:r>
        <w:t>,</w:t>
      </w:r>
      <w:r>
        <w:rPr>
          <w:spacing w:val="-3"/>
        </w:rPr>
        <w:t xml:space="preserve"> </w:t>
      </w:r>
      <w:r>
        <w:t>S.</w:t>
      </w:r>
      <w:r>
        <w:rPr>
          <w:spacing w:val="-4"/>
        </w:rPr>
        <w:t xml:space="preserve"> </w:t>
      </w:r>
      <w:r>
        <w:t>(2019).</w:t>
      </w:r>
      <w:r>
        <w:rPr>
          <w:spacing w:val="16"/>
        </w:rPr>
        <w:t xml:space="preserve"> </w:t>
      </w:r>
      <w:r>
        <w:t>The</w:t>
      </w:r>
      <w:r>
        <w:rPr>
          <w:spacing w:val="-4"/>
        </w:rPr>
        <w:t xml:space="preserve"> </w:t>
      </w:r>
      <w:r>
        <w:t>adoption</w:t>
      </w:r>
      <w:r>
        <w:rPr>
          <w:spacing w:val="-3"/>
        </w:rPr>
        <w:t xml:space="preserve"> </w:t>
      </w:r>
      <w:r>
        <w:t>of</w:t>
      </w:r>
      <w:r>
        <w:rPr>
          <w:spacing w:val="-4"/>
        </w:rPr>
        <w:t xml:space="preserve"> </w:t>
      </w:r>
      <w:r>
        <w:t>Article</w:t>
      </w:r>
    </w:p>
    <w:p w14:paraId="5195416B" w14:textId="77777777" w:rsidR="00BB4C49" w:rsidRDefault="00DC0BFC">
      <w:pPr>
        <w:pStyle w:val="BodyText"/>
        <w:tabs>
          <w:tab w:val="left" w:pos="1571"/>
        </w:tabs>
        <w:spacing w:before="154"/>
        <w:ind w:left="110"/>
      </w:pPr>
      <w:r>
        <w:rPr>
          <w:rFonts w:ascii="Trebuchet MS"/>
          <w:sz w:val="12"/>
        </w:rPr>
        <w:t>400</w:t>
      </w:r>
      <w:r>
        <w:rPr>
          <w:rFonts w:ascii="Trebuchet MS"/>
          <w:sz w:val="12"/>
        </w:rPr>
        <w:tab/>
      </w:r>
      <w:r>
        <w:rPr>
          <w:w w:val="95"/>
        </w:rPr>
        <w:t>Processing</w:t>
      </w:r>
      <w:r>
        <w:rPr>
          <w:spacing w:val="12"/>
          <w:w w:val="95"/>
        </w:rPr>
        <w:t xml:space="preserve"> </w:t>
      </w:r>
      <w:r>
        <w:rPr>
          <w:w w:val="95"/>
        </w:rPr>
        <w:t>Charges</w:t>
      </w:r>
      <w:r>
        <w:rPr>
          <w:spacing w:val="14"/>
          <w:w w:val="95"/>
        </w:rPr>
        <w:t xml:space="preserve"> </w:t>
      </w:r>
      <w:r>
        <w:rPr>
          <w:w w:val="95"/>
        </w:rPr>
        <w:t>as</w:t>
      </w:r>
      <w:r>
        <w:rPr>
          <w:spacing w:val="13"/>
          <w:w w:val="95"/>
        </w:rPr>
        <w:t xml:space="preserve"> </w:t>
      </w:r>
      <w:r>
        <w:rPr>
          <w:w w:val="95"/>
        </w:rPr>
        <w:t>a</w:t>
      </w:r>
      <w:r>
        <w:rPr>
          <w:spacing w:val="14"/>
          <w:w w:val="95"/>
        </w:rPr>
        <w:t xml:space="preserve"> </w:t>
      </w:r>
      <w:r>
        <w:rPr>
          <w:w w:val="95"/>
        </w:rPr>
        <w:t>business</w:t>
      </w:r>
      <w:r>
        <w:rPr>
          <w:spacing w:val="13"/>
          <w:w w:val="95"/>
        </w:rPr>
        <w:t xml:space="preserve"> </w:t>
      </w:r>
      <w:r>
        <w:rPr>
          <w:w w:val="95"/>
        </w:rPr>
        <w:t>model</w:t>
      </w:r>
      <w:r>
        <w:rPr>
          <w:spacing w:val="13"/>
          <w:w w:val="95"/>
        </w:rPr>
        <w:t xml:space="preserve"> </w:t>
      </w:r>
      <w:r>
        <w:rPr>
          <w:w w:val="95"/>
        </w:rPr>
        <w:t>by</w:t>
      </w:r>
      <w:r>
        <w:rPr>
          <w:spacing w:val="13"/>
          <w:w w:val="95"/>
        </w:rPr>
        <w:t xml:space="preserve"> </w:t>
      </w:r>
      <w:r>
        <w:rPr>
          <w:w w:val="95"/>
        </w:rPr>
        <w:t>Brazilian</w:t>
      </w:r>
      <w:r>
        <w:rPr>
          <w:spacing w:val="13"/>
          <w:w w:val="95"/>
        </w:rPr>
        <w:t xml:space="preserve"> </w:t>
      </w:r>
      <w:r>
        <w:rPr>
          <w:w w:val="95"/>
        </w:rPr>
        <w:t>Open</w:t>
      </w:r>
      <w:r>
        <w:rPr>
          <w:spacing w:val="13"/>
          <w:w w:val="95"/>
        </w:rPr>
        <w:t xml:space="preserve"> </w:t>
      </w:r>
      <w:r>
        <w:rPr>
          <w:w w:val="95"/>
        </w:rPr>
        <w:t>Access</w:t>
      </w:r>
      <w:r>
        <w:rPr>
          <w:spacing w:val="13"/>
          <w:w w:val="95"/>
        </w:rPr>
        <w:t xml:space="preserve"> </w:t>
      </w:r>
      <w:r>
        <w:rPr>
          <w:w w:val="95"/>
        </w:rPr>
        <w:t>journals.</w:t>
      </w:r>
    </w:p>
    <w:p w14:paraId="65FB7871" w14:textId="77777777" w:rsidR="00BB4C49" w:rsidRDefault="00DC0BFC">
      <w:pPr>
        <w:tabs>
          <w:tab w:val="left" w:pos="1534"/>
        </w:tabs>
        <w:spacing w:before="154"/>
        <w:ind w:left="110"/>
        <w:rPr>
          <w:sz w:val="24"/>
        </w:rPr>
      </w:pPr>
      <w:r>
        <w:rPr>
          <w:rFonts w:ascii="Trebuchet MS" w:hAnsi="Trebuchet MS"/>
          <w:sz w:val="12"/>
        </w:rPr>
        <w:t>401</w:t>
      </w:r>
      <w:r>
        <w:rPr>
          <w:rFonts w:ascii="Trebuchet MS" w:hAnsi="Trebuchet MS"/>
          <w:sz w:val="12"/>
        </w:rPr>
        <w:tab/>
      </w:r>
      <w:proofErr w:type="spellStart"/>
      <w:r>
        <w:rPr>
          <w:i/>
          <w:sz w:val="24"/>
        </w:rPr>
        <w:t>Transinformação</w:t>
      </w:r>
      <w:proofErr w:type="spellEnd"/>
      <w:r>
        <w:rPr>
          <w:sz w:val="24"/>
        </w:rPr>
        <w:t>,</w:t>
      </w:r>
      <w:r>
        <w:rPr>
          <w:spacing w:val="27"/>
          <w:sz w:val="24"/>
        </w:rPr>
        <w:t xml:space="preserve"> </w:t>
      </w:r>
      <w:r>
        <w:rPr>
          <w:i/>
          <w:sz w:val="24"/>
        </w:rPr>
        <w:t>31</w:t>
      </w:r>
      <w:r>
        <w:rPr>
          <w:sz w:val="24"/>
        </w:rPr>
        <w:t>,</w:t>
      </w:r>
      <w:r>
        <w:rPr>
          <w:spacing w:val="26"/>
          <w:sz w:val="24"/>
        </w:rPr>
        <w:t xml:space="preserve"> </w:t>
      </w:r>
      <w:r>
        <w:rPr>
          <w:sz w:val="24"/>
        </w:rPr>
        <w:t>e180045.</w:t>
      </w:r>
      <w:r>
        <w:rPr>
          <w:spacing w:val="56"/>
          <w:sz w:val="24"/>
        </w:rPr>
        <w:t xml:space="preserve"> </w:t>
      </w:r>
      <w:r>
        <w:rPr>
          <w:sz w:val="24"/>
        </w:rPr>
        <w:t>https://doi.org/10.1590/2318-0889201931e180045</w:t>
      </w:r>
    </w:p>
    <w:p w14:paraId="7B486755" w14:textId="77777777" w:rsidR="00BB4C49" w:rsidRDefault="00BB4C49">
      <w:pPr>
        <w:pStyle w:val="BodyText"/>
        <w:spacing w:before="6"/>
        <w:rPr>
          <w:sz w:val="20"/>
        </w:rPr>
      </w:pPr>
    </w:p>
    <w:p w14:paraId="23B11161" w14:textId="77777777" w:rsidR="00BB4C49" w:rsidRDefault="00DC0BFC">
      <w:pPr>
        <w:pStyle w:val="BodyText"/>
        <w:tabs>
          <w:tab w:val="left" w:pos="1211"/>
        </w:tabs>
        <w:spacing w:before="118"/>
        <w:ind w:left="110"/>
      </w:pPr>
      <w:r>
        <w:rPr>
          <w:rFonts w:ascii="Trebuchet MS"/>
          <w:sz w:val="12"/>
        </w:rPr>
        <w:t>402</w:t>
      </w:r>
      <w:r>
        <w:rPr>
          <w:rFonts w:ascii="Trebuchet MS"/>
          <w:sz w:val="12"/>
        </w:rPr>
        <w:tab/>
      </w:r>
      <w:r>
        <w:rPr>
          <w:w w:val="95"/>
        </w:rPr>
        <w:t>Aria,</w:t>
      </w:r>
      <w:r>
        <w:rPr>
          <w:spacing w:val="9"/>
          <w:w w:val="95"/>
        </w:rPr>
        <w:t xml:space="preserve"> </w:t>
      </w:r>
      <w:r>
        <w:rPr>
          <w:w w:val="95"/>
        </w:rPr>
        <w:t>M.,</w:t>
      </w:r>
      <w:r>
        <w:rPr>
          <w:spacing w:val="9"/>
          <w:w w:val="95"/>
        </w:rPr>
        <w:t xml:space="preserve"> </w:t>
      </w:r>
      <w:r>
        <w:rPr>
          <w:w w:val="95"/>
        </w:rPr>
        <w:t>&amp;</w:t>
      </w:r>
      <w:r>
        <w:rPr>
          <w:spacing w:val="9"/>
          <w:w w:val="95"/>
        </w:rPr>
        <w:t xml:space="preserve"> </w:t>
      </w:r>
      <w:proofErr w:type="spellStart"/>
      <w:r>
        <w:rPr>
          <w:w w:val="95"/>
        </w:rPr>
        <w:t>Cuccurullo</w:t>
      </w:r>
      <w:proofErr w:type="spellEnd"/>
      <w:r>
        <w:rPr>
          <w:w w:val="95"/>
        </w:rPr>
        <w:t>,</w:t>
      </w:r>
      <w:r>
        <w:rPr>
          <w:spacing w:val="9"/>
          <w:w w:val="95"/>
        </w:rPr>
        <w:t xml:space="preserve"> </w:t>
      </w:r>
      <w:r>
        <w:rPr>
          <w:w w:val="95"/>
        </w:rPr>
        <w:t>C.</w:t>
      </w:r>
      <w:r>
        <w:rPr>
          <w:spacing w:val="9"/>
          <w:w w:val="95"/>
        </w:rPr>
        <w:t xml:space="preserve"> </w:t>
      </w:r>
      <w:r>
        <w:rPr>
          <w:w w:val="95"/>
        </w:rPr>
        <w:t>(2017).</w:t>
      </w:r>
      <w:r>
        <w:rPr>
          <w:spacing w:val="32"/>
          <w:w w:val="95"/>
        </w:rPr>
        <w:t xml:space="preserve"> </w:t>
      </w:r>
      <w:proofErr w:type="spellStart"/>
      <w:r>
        <w:rPr>
          <w:w w:val="95"/>
        </w:rPr>
        <w:t>Bibliometrix</w:t>
      </w:r>
      <w:proofErr w:type="spellEnd"/>
      <w:r>
        <w:rPr>
          <w:w w:val="95"/>
        </w:rPr>
        <w:t>:</w:t>
      </w:r>
      <w:r>
        <w:rPr>
          <w:spacing w:val="33"/>
          <w:w w:val="95"/>
        </w:rPr>
        <w:t xml:space="preserve"> </w:t>
      </w:r>
      <w:r>
        <w:rPr>
          <w:w w:val="95"/>
        </w:rPr>
        <w:t>An</w:t>
      </w:r>
      <w:r>
        <w:rPr>
          <w:spacing w:val="9"/>
          <w:w w:val="95"/>
        </w:rPr>
        <w:t xml:space="preserve"> </w:t>
      </w:r>
      <w:r>
        <w:rPr>
          <w:w w:val="95"/>
        </w:rPr>
        <w:t>R-tool</w:t>
      </w:r>
      <w:r>
        <w:rPr>
          <w:spacing w:val="8"/>
          <w:w w:val="95"/>
        </w:rPr>
        <w:t xml:space="preserve"> </w:t>
      </w:r>
      <w:r>
        <w:rPr>
          <w:w w:val="95"/>
        </w:rPr>
        <w:t>for</w:t>
      </w:r>
      <w:r>
        <w:rPr>
          <w:spacing w:val="10"/>
          <w:w w:val="95"/>
        </w:rPr>
        <w:t xml:space="preserve"> </w:t>
      </w:r>
      <w:r>
        <w:rPr>
          <w:w w:val="95"/>
        </w:rPr>
        <w:t>comprehensive</w:t>
      </w:r>
      <w:r>
        <w:rPr>
          <w:spacing w:val="9"/>
          <w:w w:val="95"/>
        </w:rPr>
        <w:t xml:space="preserve"> </w:t>
      </w:r>
      <w:r>
        <w:rPr>
          <w:w w:val="95"/>
        </w:rPr>
        <w:t>science</w:t>
      </w:r>
    </w:p>
    <w:p w14:paraId="5AF4867C" w14:textId="77777777" w:rsidR="00BB4C49" w:rsidRDefault="00DC0BFC">
      <w:pPr>
        <w:tabs>
          <w:tab w:val="left" w:pos="1571"/>
        </w:tabs>
        <w:spacing w:before="154"/>
        <w:ind w:left="110"/>
        <w:rPr>
          <w:sz w:val="24"/>
        </w:rPr>
      </w:pPr>
      <w:r>
        <w:rPr>
          <w:rFonts w:ascii="Trebuchet MS" w:hAnsi="Trebuchet MS"/>
          <w:w w:val="105"/>
          <w:sz w:val="12"/>
        </w:rPr>
        <w:t>403</w:t>
      </w:r>
      <w:r>
        <w:rPr>
          <w:rFonts w:ascii="Trebuchet MS" w:hAnsi="Trebuchet MS"/>
          <w:w w:val="105"/>
          <w:sz w:val="12"/>
        </w:rPr>
        <w:tab/>
      </w:r>
      <w:r>
        <w:rPr>
          <w:sz w:val="24"/>
        </w:rPr>
        <w:t>mapping</w:t>
      </w:r>
      <w:r>
        <w:rPr>
          <w:spacing w:val="18"/>
          <w:sz w:val="24"/>
        </w:rPr>
        <w:t xml:space="preserve"> </w:t>
      </w:r>
      <w:r>
        <w:rPr>
          <w:sz w:val="24"/>
        </w:rPr>
        <w:t>analysis.</w:t>
      </w:r>
      <w:r>
        <w:rPr>
          <w:spacing w:val="47"/>
          <w:sz w:val="24"/>
        </w:rPr>
        <w:t xml:space="preserve"> </w:t>
      </w:r>
      <w:r>
        <w:rPr>
          <w:i/>
          <w:sz w:val="24"/>
        </w:rPr>
        <w:t>Journal</w:t>
      </w:r>
      <w:r>
        <w:rPr>
          <w:i/>
          <w:spacing w:val="24"/>
          <w:sz w:val="24"/>
        </w:rPr>
        <w:t xml:space="preserve"> </w:t>
      </w:r>
      <w:r>
        <w:rPr>
          <w:i/>
          <w:sz w:val="24"/>
        </w:rPr>
        <w:t>of</w:t>
      </w:r>
      <w:r>
        <w:rPr>
          <w:i/>
          <w:spacing w:val="25"/>
          <w:sz w:val="24"/>
        </w:rPr>
        <w:t xml:space="preserve"> </w:t>
      </w:r>
      <w:proofErr w:type="spellStart"/>
      <w:r>
        <w:rPr>
          <w:i/>
          <w:sz w:val="24"/>
        </w:rPr>
        <w:t>Informetrics</w:t>
      </w:r>
      <w:proofErr w:type="spellEnd"/>
      <w:r>
        <w:rPr>
          <w:sz w:val="24"/>
        </w:rPr>
        <w:t>,</w:t>
      </w:r>
      <w:r>
        <w:rPr>
          <w:spacing w:val="20"/>
          <w:sz w:val="24"/>
        </w:rPr>
        <w:t xml:space="preserve"> </w:t>
      </w:r>
      <w:r>
        <w:rPr>
          <w:i/>
          <w:sz w:val="24"/>
        </w:rPr>
        <w:t>11</w:t>
      </w:r>
      <w:r>
        <w:rPr>
          <w:i/>
          <w:spacing w:val="-27"/>
          <w:sz w:val="24"/>
        </w:rPr>
        <w:t xml:space="preserve"> </w:t>
      </w:r>
      <w:r>
        <w:rPr>
          <w:sz w:val="24"/>
        </w:rPr>
        <w:t>(4),</w:t>
      </w:r>
      <w:r>
        <w:rPr>
          <w:spacing w:val="18"/>
          <w:sz w:val="24"/>
        </w:rPr>
        <w:t xml:space="preserve"> </w:t>
      </w:r>
      <w:r>
        <w:rPr>
          <w:sz w:val="24"/>
        </w:rPr>
        <w:t>959–975.</w:t>
      </w:r>
    </w:p>
    <w:p w14:paraId="71D8317D" w14:textId="77777777" w:rsidR="00BB4C49" w:rsidRDefault="00DC0BFC">
      <w:pPr>
        <w:pStyle w:val="BodyText"/>
        <w:tabs>
          <w:tab w:val="left" w:pos="1571"/>
        </w:tabs>
        <w:spacing w:before="155"/>
        <w:ind w:left="110"/>
      </w:pPr>
      <w:r>
        <w:rPr>
          <w:rFonts w:ascii="Trebuchet MS"/>
          <w:w w:val="105"/>
          <w:sz w:val="12"/>
        </w:rPr>
        <w:t>404</w:t>
      </w:r>
      <w:r>
        <w:rPr>
          <w:rFonts w:ascii="Trebuchet MS"/>
          <w:w w:val="105"/>
          <w:sz w:val="12"/>
        </w:rPr>
        <w:tab/>
      </w:r>
      <w:r>
        <w:rPr>
          <w:w w:val="105"/>
        </w:rPr>
        <w:t>https://doi.org/10.1016/j.joi.2017.08.007</w:t>
      </w:r>
    </w:p>
    <w:p w14:paraId="0DEF7E93" w14:textId="77777777" w:rsidR="00BB4C49" w:rsidRDefault="00BB4C49">
      <w:pPr>
        <w:pStyle w:val="BodyText"/>
        <w:spacing w:before="6"/>
        <w:rPr>
          <w:sz w:val="20"/>
        </w:rPr>
      </w:pPr>
    </w:p>
    <w:p w14:paraId="37D7921D" w14:textId="77777777" w:rsidR="00BB4C49" w:rsidRDefault="00DC0BFC">
      <w:pPr>
        <w:pStyle w:val="BodyText"/>
        <w:tabs>
          <w:tab w:val="left" w:pos="1219"/>
        </w:tabs>
        <w:spacing w:before="117"/>
        <w:ind w:left="110"/>
      </w:pPr>
      <w:r>
        <w:rPr>
          <w:rFonts w:ascii="Trebuchet MS"/>
          <w:w w:val="105"/>
          <w:sz w:val="12"/>
        </w:rPr>
        <w:t>405</w:t>
      </w:r>
      <w:r>
        <w:rPr>
          <w:rFonts w:ascii="Trebuchet MS"/>
          <w:w w:val="105"/>
          <w:sz w:val="12"/>
        </w:rPr>
        <w:tab/>
      </w:r>
      <w:proofErr w:type="spellStart"/>
      <w:r>
        <w:t>Bahlai</w:t>
      </w:r>
      <w:proofErr w:type="spellEnd"/>
      <w:r>
        <w:t>,</w:t>
      </w:r>
      <w:r>
        <w:rPr>
          <w:spacing w:val="10"/>
        </w:rPr>
        <w:t xml:space="preserve"> </w:t>
      </w:r>
      <w:r>
        <w:t>C.,</w:t>
      </w:r>
      <w:r>
        <w:rPr>
          <w:spacing w:val="12"/>
        </w:rPr>
        <w:t xml:space="preserve"> </w:t>
      </w:r>
      <w:r>
        <w:t>Bartlett,</w:t>
      </w:r>
      <w:r>
        <w:rPr>
          <w:spacing w:val="11"/>
        </w:rPr>
        <w:t xml:space="preserve"> </w:t>
      </w:r>
      <w:r>
        <w:t>L.,</w:t>
      </w:r>
      <w:r>
        <w:rPr>
          <w:spacing w:val="11"/>
        </w:rPr>
        <w:t xml:space="preserve"> </w:t>
      </w:r>
      <w:proofErr w:type="spellStart"/>
      <w:r>
        <w:t>Burgio</w:t>
      </w:r>
      <w:proofErr w:type="spellEnd"/>
      <w:r>
        <w:t>,</w:t>
      </w:r>
      <w:r>
        <w:rPr>
          <w:spacing w:val="11"/>
        </w:rPr>
        <w:t xml:space="preserve"> </w:t>
      </w:r>
      <w:r>
        <w:t>K.,</w:t>
      </w:r>
      <w:r>
        <w:rPr>
          <w:spacing w:val="11"/>
        </w:rPr>
        <w:t xml:space="preserve"> </w:t>
      </w:r>
      <w:r>
        <w:t>Fournier,</w:t>
      </w:r>
      <w:r>
        <w:rPr>
          <w:spacing w:val="12"/>
        </w:rPr>
        <w:t xml:space="preserve"> </w:t>
      </w:r>
      <w:r>
        <w:t>A.,</w:t>
      </w:r>
      <w:r>
        <w:rPr>
          <w:spacing w:val="11"/>
        </w:rPr>
        <w:t xml:space="preserve"> </w:t>
      </w:r>
      <w:r>
        <w:t>Keiser,</w:t>
      </w:r>
      <w:r>
        <w:rPr>
          <w:spacing w:val="11"/>
        </w:rPr>
        <w:t xml:space="preserve"> </w:t>
      </w:r>
      <w:r>
        <w:t>C.,</w:t>
      </w:r>
      <w:r>
        <w:rPr>
          <w:spacing w:val="11"/>
        </w:rPr>
        <w:t xml:space="preserve"> </w:t>
      </w:r>
      <w:proofErr w:type="spellStart"/>
      <w:r>
        <w:t>Poisot</w:t>
      </w:r>
      <w:proofErr w:type="spellEnd"/>
      <w:r>
        <w:t>,</w:t>
      </w:r>
      <w:r>
        <w:rPr>
          <w:spacing w:val="11"/>
        </w:rPr>
        <w:t xml:space="preserve"> </w:t>
      </w:r>
      <w:r>
        <w:t>T.,</w:t>
      </w:r>
      <w:r>
        <w:rPr>
          <w:spacing w:val="11"/>
        </w:rPr>
        <w:t xml:space="preserve"> </w:t>
      </w:r>
      <w:r>
        <w:t>&amp;</w:t>
      </w:r>
      <w:r>
        <w:rPr>
          <w:spacing w:val="12"/>
        </w:rPr>
        <w:t xml:space="preserve"> </w:t>
      </w:r>
      <w:r>
        <w:t>Whitney,</w:t>
      </w:r>
    </w:p>
    <w:p w14:paraId="640D2BAA" w14:textId="77777777" w:rsidR="00BB4C49" w:rsidRDefault="00DC0BFC">
      <w:pPr>
        <w:tabs>
          <w:tab w:val="left" w:pos="1571"/>
        </w:tabs>
        <w:spacing w:before="155"/>
        <w:ind w:left="110"/>
        <w:rPr>
          <w:sz w:val="24"/>
        </w:rPr>
      </w:pPr>
      <w:r>
        <w:rPr>
          <w:rFonts w:ascii="Trebuchet MS" w:hAnsi="Trebuchet MS"/>
          <w:sz w:val="12"/>
        </w:rPr>
        <w:t>406</w:t>
      </w:r>
      <w:r>
        <w:rPr>
          <w:rFonts w:ascii="Trebuchet MS" w:hAnsi="Trebuchet MS"/>
          <w:sz w:val="12"/>
        </w:rPr>
        <w:tab/>
      </w:r>
      <w:r>
        <w:rPr>
          <w:sz w:val="24"/>
        </w:rPr>
        <w:t>K.</w:t>
      </w:r>
      <w:r>
        <w:rPr>
          <w:spacing w:val="1"/>
          <w:sz w:val="24"/>
        </w:rPr>
        <w:t xml:space="preserve"> </w:t>
      </w:r>
      <w:r>
        <w:rPr>
          <w:sz w:val="24"/>
        </w:rPr>
        <w:t>(2019).</w:t>
      </w:r>
      <w:r>
        <w:rPr>
          <w:spacing w:val="23"/>
          <w:sz w:val="24"/>
        </w:rPr>
        <w:t xml:space="preserve"> </w:t>
      </w:r>
      <w:r>
        <w:rPr>
          <w:sz w:val="24"/>
        </w:rPr>
        <w:t>Open</w:t>
      </w:r>
      <w:r>
        <w:rPr>
          <w:spacing w:val="1"/>
          <w:sz w:val="24"/>
        </w:rPr>
        <w:t xml:space="preserve"> </w:t>
      </w:r>
      <w:r>
        <w:rPr>
          <w:sz w:val="24"/>
        </w:rPr>
        <w:t>science</w:t>
      </w:r>
      <w:r>
        <w:rPr>
          <w:spacing w:val="2"/>
          <w:sz w:val="24"/>
        </w:rPr>
        <w:t xml:space="preserve"> </w:t>
      </w:r>
      <w:proofErr w:type="gramStart"/>
      <w:r>
        <w:rPr>
          <w:sz w:val="24"/>
        </w:rPr>
        <w:t>isn’t</w:t>
      </w:r>
      <w:proofErr w:type="gramEnd"/>
      <w:r>
        <w:rPr>
          <w:spacing w:val="2"/>
          <w:sz w:val="24"/>
        </w:rPr>
        <w:t xml:space="preserve"> </w:t>
      </w:r>
      <w:r>
        <w:rPr>
          <w:sz w:val="24"/>
        </w:rPr>
        <w:t>always</w:t>
      </w:r>
      <w:r>
        <w:rPr>
          <w:spacing w:val="2"/>
          <w:sz w:val="24"/>
        </w:rPr>
        <w:t xml:space="preserve"> </w:t>
      </w:r>
      <w:r>
        <w:rPr>
          <w:sz w:val="24"/>
        </w:rPr>
        <w:t>open</w:t>
      </w:r>
      <w:r>
        <w:rPr>
          <w:spacing w:val="2"/>
          <w:sz w:val="24"/>
        </w:rPr>
        <w:t xml:space="preserve"> </w:t>
      </w:r>
      <w:r>
        <w:rPr>
          <w:sz w:val="24"/>
        </w:rPr>
        <w:t>to</w:t>
      </w:r>
      <w:r>
        <w:rPr>
          <w:spacing w:val="1"/>
          <w:sz w:val="24"/>
        </w:rPr>
        <w:t xml:space="preserve"> </w:t>
      </w:r>
      <w:r>
        <w:rPr>
          <w:sz w:val="24"/>
        </w:rPr>
        <w:t>all</w:t>
      </w:r>
      <w:r>
        <w:rPr>
          <w:spacing w:val="2"/>
          <w:sz w:val="24"/>
        </w:rPr>
        <w:t xml:space="preserve"> </w:t>
      </w:r>
      <w:r>
        <w:rPr>
          <w:sz w:val="24"/>
        </w:rPr>
        <w:t>scientists.</w:t>
      </w:r>
      <w:r>
        <w:rPr>
          <w:spacing w:val="22"/>
          <w:sz w:val="24"/>
        </w:rPr>
        <w:t xml:space="preserve"> </w:t>
      </w:r>
      <w:r>
        <w:rPr>
          <w:i/>
          <w:sz w:val="24"/>
        </w:rPr>
        <w:t>American</w:t>
      </w:r>
      <w:r>
        <w:rPr>
          <w:i/>
          <w:spacing w:val="7"/>
          <w:sz w:val="24"/>
        </w:rPr>
        <w:t xml:space="preserve"> </w:t>
      </w:r>
      <w:r>
        <w:rPr>
          <w:i/>
          <w:sz w:val="24"/>
        </w:rPr>
        <w:t>Scientist</w:t>
      </w:r>
      <w:r>
        <w:rPr>
          <w:sz w:val="24"/>
        </w:rPr>
        <w:t>,</w:t>
      </w:r>
    </w:p>
    <w:p w14:paraId="6850FD62" w14:textId="77777777" w:rsidR="00BB4C49" w:rsidRDefault="00DC0BFC">
      <w:pPr>
        <w:pStyle w:val="BodyText"/>
        <w:tabs>
          <w:tab w:val="left" w:pos="1543"/>
        </w:tabs>
        <w:spacing w:before="154"/>
        <w:ind w:left="110"/>
      </w:pPr>
      <w:r>
        <w:rPr>
          <w:rFonts w:ascii="Trebuchet MS" w:hAnsi="Trebuchet MS"/>
          <w:w w:val="105"/>
          <w:sz w:val="12"/>
        </w:rPr>
        <w:t>407</w:t>
      </w:r>
      <w:r>
        <w:rPr>
          <w:rFonts w:ascii="Trebuchet MS" w:hAnsi="Trebuchet MS"/>
          <w:w w:val="105"/>
          <w:sz w:val="12"/>
        </w:rPr>
        <w:tab/>
      </w:r>
      <w:r>
        <w:rPr>
          <w:i/>
        </w:rPr>
        <w:t>107</w:t>
      </w:r>
      <w:r>
        <w:rPr>
          <w:i/>
          <w:spacing w:val="-23"/>
        </w:rPr>
        <w:t xml:space="preserve"> </w:t>
      </w:r>
      <w:r>
        <w:t>(2),</w:t>
      </w:r>
      <w:r>
        <w:rPr>
          <w:spacing w:val="30"/>
        </w:rPr>
        <w:t xml:space="preserve"> </w:t>
      </w:r>
      <w:r>
        <w:t>78–82.</w:t>
      </w:r>
      <w:r>
        <w:rPr>
          <w:spacing w:val="62"/>
        </w:rPr>
        <w:t xml:space="preserve"> </w:t>
      </w:r>
      <w:r>
        <w:t>https://doi.org/10.1511/2019.107.2.78</w:t>
      </w:r>
    </w:p>
    <w:p w14:paraId="061596A3" w14:textId="77777777" w:rsidR="00BB4C49" w:rsidRDefault="00BB4C49">
      <w:pPr>
        <w:pStyle w:val="BodyText"/>
        <w:spacing w:before="6"/>
        <w:rPr>
          <w:sz w:val="20"/>
        </w:rPr>
      </w:pPr>
    </w:p>
    <w:p w14:paraId="05408C43" w14:textId="77777777" w:rsidR="00BB4C49" w:rsidRDefault="00DC0BFC">
      <w:pPr>
        <w:pStyle w:val="BodyText"/>
        <w:tabs>
          <w:tab w:val="left" w:pos="1219"/>
        </w:tabs>
        <w:spacing w:before="118"/>
        <w:ind w:left="110"/>
      </w:pPr>
      <w:r>
        <w:rPr>
          <w:rFonts w:ascii="Trebuchet MS" w:hAnsi="Trebuchet MS"/>
          <w:sz w:val="12"/>
        </w:rPr>
        <w:t>408</w:t>
      </w:r>
      <w:r>
        <w:rPr>
          <w:rFonts w:ascii="Trebuchet MS" w:hAnsi="Trebuchet MS"/>
          <w:sz w:val="12"/>
        </w:rPr>
        <w:tab/>
      </w:r>
      <w:proofErr w:type="spellStart"/>
      <w:r>
        <w:t>Björk</w:t>
      </w:r>
      <w:proofErr w:type="spellEnd"/>
      <w:r>
        <w:t>,</w:t>
      </w:r>
      <w:r>
        <w:rPr>
          <w:spacing w:val="-10"/>
        </w:rPr>
        <w:t xml:space="preserve"> </w:t>
      </w:r>
      <w:r>
        <w:t>B.-C.,</w:t>
      </w:r>
      <w:r>
        <w:rPr>
          <w:spacing w:val="-8"/>
        </w:rPr>
        <w:t xml:space="preserve"> </w:t>
      </w:r>
      <w:r>
        <w:t>&amp;</w:t>
      </w:r>
      <w:r>
        <w:rPr>
          <w:spacing w:val="-9"/>
        </w:rPr>
        <w:t xml:space="preserve"> </w:t>
      </w:r>
      <w:r>
        <w:t>Solomon,</w:t>
      </w:r>
      <w:r>
        <w:rPr>
          <w:spacing w:val="-9"/>
        </w:rPr>
        <w:t xml:space="preserve"> </w:t>
      </w:r>
      <w:r>
        <w:t>D.</w:t>
      </w:r>
      <w:r>
        <w:rPr>
          <w:spacing w:val="-9"/>
        </w:rPr>
        <w:t xml:space="preserve"> </w:t>
      </w:r>
      <w:r>
        <w:t>(2014).</w:t>
      </w:r>
      <w:r>
        <w:rPr>
          <w:spacing w:val="9"/>
        </w:rPr>
        <w:t xml:space="preserve"> </w:t>
      </w:r>
      <w:r>
        <w:t>How</w:t>
      </w:r>
      <w:r>
        <w:rPr>
          <w:spacing w:val="-8"/>
        </w:rPr>
        <w:t xml:space="preserve"> </w:t>
      </w:r>
      <w:r>
        <w:t>research</w:t>
      </w:r>
      <w:r>
        <w:rPr>
          <w:spacing w:val="-9"/>
        </w:rPr>
        <w:t xml:space="preserve"> </w:t>
      </w:r>
      <w:r>
        <w:t>funders</w:t>
      </w:r>
      <w:r>
        <w:rPr>
          <w:spacing w:val="-9"/>
        </w:rPr>
        <w:t xml:space="preserve"> </w:t>
      </w:r>
      <w:r>
        <w:t>can</w:t>
      </w:r>
      <w:r>
        <w:rPr>
          <w:spacing w:val="-8"/>
        </w:rPr>
        <w:t xml:space="preserve"> </w:t>
      </w:r>
      <w:r>
        <w:t>finance</w:t>
      </w:r>
      <w:r>
        <w:rPr>
          <w:spacing w:val="-9"/>
        </w:rPr>
        <w:t xml:space="preserve"> </w:t>
      </w:r>
      <w:r>
        <w:t>APCs</w:t>
      </w:r>
      <w:r>
        <w:rPr>
          <w:spacing w:val="-8"/>
        </w:rPr>
        <w:t xml:space="preserve"> </w:t>
      </w:r>
      <w:r>
        <w:t>in</w:t>
      </w:r>
      <w:r>
        <w:rPr>
          <w:spacing w:val="-9"/>
        </w:rPr>
        <w:t xml:space="preserve"> </w:t>
      </w:r>
      <w:r>
        <w:t>full</w:t>
      </w:r>
    </w:p>
    <w:p w14:paraId="18519DCA" w14:textId="77777777" w:rsidR="00BB4C49" w:rsidRDefault="00DC0BFC">
      <w:pPr>
        <w:tabs>
          <w:tab w:val="left" w:pos="1571"/>
        </w:tabs>
        <w:spacing w:before="154"/>
        <w:ind w:left="110"/>
        <w:rPr>
          <w:sz w:val="24"/>
        </w:rPr>
      </w:pPr>
      <w:r>
        <w:rPr>
          <w:rFonts w:ascii="Trebuchet MS" w:hAnsi="Trebuchet MS"/>
          <w:sz w:val="12"/>
        </w:rPr>
        <w:t>409</w:t>
      </w:r>
      <w:r>
        <w:rPr>
          <w:rFonts w:ascii="Trebuchet MS" w:hAnsi="Trebuchet MS"/>
          <w:sz w:val="12"/>
        </w:rPr>
        <w:tab/>
      </w:r>
      <w:r>
        <w:rPr>
          <w:w w:val="95"/>
          <w:sz w:val="24"/>
        </w:rPr>
        <w:t>OA</w:t>
      </w:r>
      <w:r>
        <w:rPr>
          <w:spacing w:val="37"/>
          <w:w w:val="95"/>
          <w:sz w:val="24"/>
        </w:rPr>
        <w:t xml:space="preserve"> </w:t>
      </w:r>
      <w:r>
        <w:rPr>
          <w:w w:val="95"/>
          <w:sz w:val="24"/>
        </w:rPr>
        <w:t>and</w:t>
      </w:r>
      <w:r>
        <w:rPr>
          <w:spacing w:val="39"/>
          <w:w w:val="95"/>
          <w:sz w:val="24"/>
        </w:rPr>
        <w:t xml:space="preserve"> </w:t>
      </w:r>
      <w:r>
        <w:rPr>
          <w:w w:val="95"/>
          <w:sz w:val="24"/>
        </w:rPr>
        <w:t>hybrid</w:t>
      </w:r>
      <w:r>
        <w:rPr>
          <w:spacing w:val="39"/>
          <w:w w:val="95"/>
          <w:sz w:val="24"/>
        </w:rPr>
        <w:t xml:space="preserve"> </w:t>
      </w:r>
      <w:r>
        <w:rPr>
          <w:w w:val="95"/>
          <w:sz w:val="24"/>
        </w:rPr>
        <w:t>journals.</w:t>
      </w:r>
      <w:r>
        <w:rPr>
          <w:spacing w:val="67"/>
          <w:sz w:val="24"/>
        </w:rPr>
        <w:t xml:space="preserve"> </w:t>
      </w:r>
      <w:r>
        <w:rPr>
          <w:i/>
          <w:w w:val="95"/>
          <w:sz w:val="24"/>
        </w:rPr>
        <w:t>Learned</w:t>
      </w:r>
      <w:r>
        <w:rPr>
          <w:i/>
          <w:spacing w:val="45"/>
          <w:w w:val="95"/>
          <w:sz w:val="24"/>
        </w:rPr>
        <w:t xml:space="preserve"> </w:t>
      </w:r>
      <w:r>
        <w:rPr>
          <w:i/>
          <w:w w:val="95"/>
          <w:sz w:val="24"/>
        </w:rPr>
        <w:t>Publishing</w:t>
      </w:r>
      <w:r>
        <w:rPr>
          <w:w w:val="95"/>
          <w:sz w:val="24"/>
        </w:rPr>
        <w:t>,</w:t>
      </w:r>
      <w:r>
        <w:rPr>
          <w:spacing w:val="39"/>
          <w:w w:val="95"/>
          <w:sz w:val="24"/>
        </w:rPr>
        <w:t xml:space="preserve"> </w:t>
      </w:r>
      <w:r>
        <w:rPr>
          <w:i/>
          <w:w w:val="95"/>
          <w:sz w:val="24"/>
        </w:rPr>
        <w:t>27</w:t>
      </w:r>
      <w:r>
        <w:rPr>
          <w:i/>
          <w:spacing w:val="-17"/>
          <w:w w:val="95"/>
          <w:sz w:val="24"/>
        </w:rPr>
        <w:t xml:space="preserve"> </w:t>
      </w:r>
      <w:r>
        <w:rPr>
          <w:w w:val="95"/>
          <w:sz w:val="24"/>
        </w:rPr>
        <w:t>(2),</w:t>
      </w:r>
      <w:r>
        <w:rPr>
          <w:spacing w:val="38"/>
          <w:w w:val="95"/>
          <w:sz w:val="24"/>
        </w:rPr>
        <w:t xml:space="preserve"> </w:t>
      </w:r>
      <w:r>
        <w:rPr>
          <w:w w:val="95"/>
          <w:sz w:val="24"/>
        </w:rPr>
        <w:t>93–103.</w:t>
      </w:r>
    </w:p>
    <w:p w14:paraId="0E1F11BF" w14:textId="77777777" w:rsidR="00BB4C49" w:rsidRDefault="00DC0BFC">
      <w:pPr>
        <w:pStyle w:val="BodyText"/>
        <w:tabs>
          <w:tab w:val="left" w:pos="1571"/>
        </w:tabs>
        <w:spacing w:before="154"/>
        <w:ind w:left="110"/>
      </w:pPr>
      <w:r>
        <w:rPr>
          <w:rFonts w:ascii="Trebuchet MS"/>
          <w:w w:val="105"/>
          <w:sz w:val="12"/>
        </w:rPr>
        <w:t>410</w:t>
      </w:r>
      <w:r>
        <w:rPr>
          <w:rFonts w:ascii="Trebuchet MS"/>
          <w:w w:val="105"/>
          <w:sz w:val="12"/>
        </w:rPr>
        <w:tab/>
      </w:r>
      <w:r>
        <w:rPr>
          <w:w w:val="105"/>
        </w:rPr>
        <w:t>https://doi.org/https://doi.org/10.1087/20140203</w:t>
      </w:r>
    </w:p>
    <w:p w14:paraId="58F88B2D" w14:textId="77777777" w:rsidR="00BB4C49" w:rsidRDefault="00BB4C49">
      <w:pPr>
        <w:pStyle w:val="BodyText"/>
        <w:spacing w:before="6"/>
        <w:rPr>
          <w:sz w:val="20"/>
        </w:rPr>
      </w:pPr>
    </w:p>
    <w:p w14:paraId="52001F6E" w14:textId="77777777" w:rsidR="00BB4C49" w:rsidRDefault="00DC0BFC">
      <w:pPr>
        <w:tabs>
          <w:tab w:val="left" w:pos="1219"/>
        </w:tabs>
        <w:spacing w:before="118"/>
        <w:ind w:left="110"/>
        <w:rPr>
          <w:i/>
          <w:sz w:val="24"/>
        </w:rPr>
      </w:pPr>
      <w:r>
        <w:rPr>
          <w:rFonts w:ascii="Trebuchet MS"/>
          <w:w w:val="105"/>
          <w:sz w:val="12"/>
        </w:rPr>
        <w:t>411</w:t>
      </w:r>
      <w:r>
        <w:rPr>
          <w:rFonts w:ascii="Trebuchet MS"/>
          <w:w w:val="105"/>
          <w:sz w:val="12"/>
        </w:rPr>
        <w:tab/>
      </w:r>
      <w:r>
        <w:rPr>
          <w:w w:val="105"/>
          <w:sz w:val="24"/>
        </w:rPr>
        <w:t>Brandt,</w:t>
      </w:r>
      <w:r>
        <w:rPr>
          <w:spacing w:val="-5"/>
          <w:w w:val="105"/>
          <w:sz w:val="24"/>
        </w:rPr>
        <w:t xml:space="preserve"> </w:t>
      </w:r>
      <w:r>
        <w:rPr>
          <w:w w:val="105"/>
          <w:sz w:val="24"/>
        </w:rPr>
        <w:t>W.</w:t>
      </w:r>
      <w:r>
        <w:rPr>
          <w:spacing w:val="-4"/>
          <w:w w:val="105"/>
          <w:sz w:val="24"/>
        </w:rPr>
        <w:t xml:space="preserve"> </w:t>
      </w:r>
      <w:r>
        <w:rPr>
          <w:w w:val="105"/>
          <w:sz w:val="24"/>
        </w:rPr>
        <w:t>(1980).</w:t>
      </w:r>
      <w:r>
        <w:rPr>
          <w:spacing w:val="16"/>
          <w:w w:val="105"/>
          <w:sz w:val="24"/>
        </w:rPr>
        <w:t xml:space="preserve"> </w:t>
      </w:r>
      <w:r>
        <w:rPr>
          <w:i/>
          <w:w w:val="105"/>
          <w:sz w:val="24"/>
        </w:rPr>
        <w:t>North-South:</w:t>
      </w:r>
      <w:r>
        <w:rPr>
          <w:i/>
          <w:spacing w:val="18"/>
          <w:w w:val="105"/>
          <w:sz w:val="24"/>
        </w:rPr>
        <w:t xml:space="preserve"> </w:t>
      </w:r>
      <w:r>
        <w:rPr>
          <w:i/>
          <w:w w:val="105"/>
          <w:sz w:val="24"/>
        </w:rPr>
        <w:t xml:space="preserve">A </w:t>
      </w:r>
      <w:proofErr w:type="spellStart"/>
      <w:r>
        <w:rPr>
          <w:i/>
          <w:w w:val="105"/>
          <w:sz w:val="24"/>
        </w:rPr>
        <w:t>programme</w:t>
      </w:r>
      <w:proofErr w:type="spellEnd"/>
      <w:r>
        <w:rPr>
          <w:i/>
          <w:w w:val="105"/>
          <w:sz w:val="24"/>
        </w:rPr>
        <w:t xml:space="preserve"> for</w:t>
      </w:r>
      <w:r>
        <w:rPr>
          <w:i/>
          <w:spacing w:val="1"/>
          <w:w w:val="105"/>
          <w:sz w:val="24"/>
        </w:rPr>
        <w:t xml:space="preserve"> </w:t>
      </w:r>
      <w:r>
        <w:rPr>
          <w:i/>
          <w:w w:val="105"/>
          <w:sz w:val="24"/>
        </w:rPr>
        <w:t>survival:</w:t>
      </w:r>
      <w:r>
        <w:rPr>
          <w:i/>
          <w:spacing w:val="18"/>
          <w:w w:val="105"/>
          <w:sz w:val="24"/>
        </w:rPr>
        <w:t xml:space="preserve"> </w:t>
      </w:r>
      <w:r>
        <w:rPr>
          <w:i/>
          <w:w w:val="105"/>
          <w:sz w:val="24"/>
        </w:rPr>
        <w:t>Report of the</w:t>
      </w:r>
    </w:p>
    <w:p w14:paraId="69C28FE2" w14:textId="77777777" w:rsidR="00BB4C49" w:rsidRDefault="00DC0BFC">
      <w:pPr>
        <w:tabs>
          <w:tab w:val="left" w:pos="1558"/>
        </w:tabs>
        <w:spacing w:before="154"/>
        <w:ind w:left="110"/>
        <w:rPr>
          <w:i/>
          <w:sz w:val="24"/>
        </w:rPr>
      </w:pPr>
      <w:r>
        <w:rPr>
          <w:rFonts w:ascii="Trebuchet MS"/>
          <w:w w:val="105"/>
          <w:sz w:val="12"/>
        </w:rPr>
        <w:t>412</w:t>
      </w:r>
      <w:r>
        <w:rPr>
          <w:rFonts w:ascii="Trebuchet MS"/>
          <w:w w:val="105"/>
          <w:sz w:val="12"/>
        </w:rPr>
        <w:tab/>
      </w:r>
      <w:r>
        <w:rPr>
          <w:i/>
          <w:w w:val="105"/>
          <w:sz w:val="24"/>
        </w:rPr>
        <w:t>Independent</w:t>
      </w:r>
      <w:r>
        <w:rPr>
          <w:i/>
          <w:spacing w:val="4"/>
          <w:w w:val="105"/>
          <w:sz w:val="24"/>
        </w:rPr>
        <w:t xml:space="preserve"> </w:t>
      </w:r>
      <w:r>
        <w:rPr>
          <w:i/>
          <w:w w:val="105"/>
          <w:sz w:val="24"/>
        </w:rPr>
        <w:t>Commission</w:t>
      </w:r>
      <w:r>
        <w:rPr>
          <w:i/>
          <w:spacing w:val="5"/>
          <w:w w:val="105"/>
          <w:sz w:val="24"/>
        </w:rPr>
        <w:t xml:space="preserve"> </w:t>
      </w:r>
      <w:r>
        <w:rPr>
          <w:i/>
          <w:w w:val="105"/>
          <w:sz w:val="24"/>
        </w:rPr>
        <w:t>on</w:t>
      </w:r>
      <w:r>
        <w:rPr>
          <w:i/>
          <w:spacing w:val="5"/>
          <w:w w:val="105"/>
          <w:sz w:val="24"/>
        </w:rPr>
        <w:t xml:space="preserve"> </w:t>
      </w:r>
      <w:r>
        <w:rPr>
          <w:i/>
          <w:w w:val="105"/>
          <w:sz w:val="24"/>
        </w:rPr>
        <w:t>International</w:t>
      </w:r>
      <w:r>
        <w:rPr>
          <w:i/>
          <w:spacing w:val="5"/>
          <w:w w:val="105"/>
          <w:sz w:val="24"/>
        </w:rPr>
        <w:t xml:space="preserve"> </w:t>
      </w:r>
      <w:r>
        <w:rPr>
          <w:i/>
          <w:w w:val="105"/>
          <w:sz w:val="24"/>
        </w:rPr>
        <w:t>Development</w:t>
      </w:r>
      <w:r>
        <w:rPr>
          <w:i/>
          <w:spacing w:val="5"/>
          <w:w w:val="105"/>
          <w:sz w:val="24"/>
        </w:rPr>
        <w:t xml:space="preserve"> </w:t>
      </w:r>
      <w:r>
        <w:rPr>
          <w:i/>
          <w:w w:val="105"/>
          <w:sz w:val="24"/>
        </w:rPr>
        <w:t>Issues.</w:t>
      </w:r>
      <w:r>
        <w:rPr>
          <w:i/>
          <w:spacing w:val="24"/>
          <w:w w:val="105"/>
          <w:sz w:val="24"/>
        </w:rPr>
        <w:t xml:space="preserve"> </w:t>
      </w:r>
      <w:proofErr w:type="spellStart"/>
      <w:r>
        <w:rPr>
          <w:i/>
          <w:w w:val="105"/>
          <w:sz w:val="24"/>
        </w:rPr>
        <w:t>Cabridge</w:t>
      </w:r>
      <w:proofErr w:type="spellEnd"/>
      <w:r>
        <w:rPr>
          <w:i/>
          <w:w w:val="105"/>
          <w:sz w:val="24"/>
        </w:rPr>
        <w:t>,</w:t>
      </w:r>
      <w:r>
        <w:rPr>
          <w:i/>
          <w:spacing w:val="5"/>
          <w:w w:val="105"/>
          <w:sz w:val="24"/>
        </w:rPr>
        <w:t xml:space="preserve"> </w:t>
      </w:r>
      <w:r>
        <w:rPr>
          <w:i/>
          <w:w w:val="105"/>
          <w:sz w:val="24"/>
        </w:rPr>
        <w:t>MA:</w:t>
      </w:r>
    </w:p>
    <w:p w14:paraId="6816B188" w14:textId="77777777" w:rsidR="00BB4C49" w:rsidRDefault="00DC0BFC">
      <w:pPr>
        <w:tabs>
          <w:tab w:val="left" w:pos="1556"/>
        </w:tabs>
        <w:spacing w:before="155"/>
        <w:ind w:left="110"/>
        <w:rPr>
          <w:sz w:val="24"/>
        </w:rPr>
      </w:pPr>
      <w:r>
        <w:rPr>
          <w:rFonts w:ascii="Trebuchet MS"/>
          <w:sz w:val="12"/>
        </w:rPr>
        <w:t>413</w:t>
      </w:r>
      <w:r>
        <w:rPr>
          <w:rFonts w:ascii="Trebuchet MS"/>
          <w:sz w:val="12"/>
        </w:rPr>
        <w:tab/>
      </w:r>
      <w:r>
        <w:rPr>
          <w:i/>
          <w:sz w:val="24"/>
        </w:rPr>
        <w:t>MIT</w:t>
      </w:r>
      <w:r>
        <w:rPr>
          <w:i/>
          <w:spacing w:val="7"/>
          <w:sz w:val="24"/>
        </w:rPr>
        <w:t xml:space="preserve"> </w:t>
      </w:r>
      <w:r>
        <w:rPr>
          <w:i/>
          <w:sz w:val="24"/>
        </w:rPr>
        <w:t>Press;</w:t>
      </w:r>
      <w:r>
        <w:rPr>
          <w:i/>
          <w:spacing w:val="7"/>
          <w:sz w:val="24"/>
        </w:rPr>
        <w:t xml:space="preserve"> </w:t>
      </w:r>
      <w:r>
        <w:rPr>
          <w:i/>
          <w:sz w:val="24"/>
        </w:rPr>
        <w:t>1980.</w:t>
      </w:r>
      <w:r>
        <w:rPr>
          <w:i/>
          <w:spacing w:val="25"/>
          <w:sz w:val="24"/>
        </w:rPr>
        <w:t xml:space="preserve"> </w:t>
      </w:r>
      <w:r>
        <w:rPr>
          <w:sz w:val="24"/>
        </w:rPr>
        <w:t>Cambridge:</w:t>
      </w:r>
      <w:r>
        <w:rPr>
          <w:spacing w:val="25"/>
          <w:sz w:val="24"/>
        </w:rPr>
        <w:t xml:space="preserve"> </w:t>
      </w:r>
      <w:r>
        <w:rPr>
          <w:sz w:val="24"/>
        </w:rPr>
        <w:t>MIT</w:t>
      </w:r>
      <w:r>
        <w:rPr>
          <w:spacing w:val="3"/>
          <w:sz w:val="24"/>
        </w:rPr>
        <w:t xml:space="preserve"> </w:t>
      </w:r>
      <w:r>
        <w:rPr>
          <w:sz w:val="24"/>
        </w:rPr>
        <w:t>Press.</w:t>
      </w:r>
      <w:r>
        <w:rPr>
          <w:spacing w:val="24"/>
          <w:sz w:val="24"/>
        </w:rPr>
        <w:t xml:space="preserve"> </w:t>
      </w:r>
      <w:r>
        <w:rPr>
          <w:sz w:val="24"/>
        </w:rPr>
        <w:t>Retrieved</w:t>
      </w:r>
      <w:r>
        <w:rPr>
          <w:spacing w:val="3"/>
          <w:sz w:val="24"/>
        </w:rPr>
        <w:t xml:space="preserve"> </w:t>
      </w:r>
      <w:r>
        <w:rPr>
          <w:sz w:val="24"/>
        </w:rPr>
        <w:t>from</w:t>
      </w:r>
    </w:p>
    <w:p w14:paraId="49A5A5D7" w14:textId="77777777" w:rsidR="00BB4C49" w:rsidRDefault="00DC0BFC">
      <w:pPr>
        <w:pStyle w:val="BodyText"/>
        <w:tabs>
          <w:tab w:val="left" w:pos="1571"/>
        </w:tabs>
        <w:spacing w:before="154"/>
        <w:ind w:left="110"/>
      </w:pPr>
      <w:r>
        <w:rPr>
          <w:rFonts w:ascii="Trebuchet MS"/>
          <w:sz w:val="12"/>
        </w:rPr>
        <w:t>414</w:t>
      </w:r>
      <w:r>
        <w:rPr>
          <w:rFonts w:ascii="Trebuchet MS"/>
          <w:sz w:val="12"/>
        </w:rPr>
        <w:tab/>
      </w:r>
      <w:r>
        <w:t>https://mitpress.mit.edu/contributors/independent-commission-international-</w:t>
      </w:r>
    </w:p>
    <w:p w14:paraId="72D81779" w14:textId="77777777" w:rsidR="00BB4C49" w:rsidRDefault="00DC0BFC">
      <w:pPr>
        <w:pStyle w:val="BodyText"/>
        <w:tabs>
          <w:tab w:val="left" w:pos="1571"/>
        </w:tabs>
        <w:spacing w:before="154"/>
        <w:ind w:left="110"/>
      </w:pPr>
      <w:r>
        <w:rPr>
          <w:rFonts w:ascii="Trebuchet MS"/>
          <w:sz w:val="12"/>
        </w:rPr>
        <w:t>415</w:t>
      </w:r>
      <w:r>
        <w:rPr>
          <w:rFonts w:ascii="Trebuchet MS"/>
          <w:sz w:val="12"/>
        </w:rPr>
        <w:tab/>
      </w:r>
      <w:r>
        <w:t>development-issues</w:t>
      </w:r>
    </w:p>
    <w:p w14:paraId="67096C26" w14:textId="77777777" w:rsidR="00BB4C49" w:rsidRDefault="00BB4C49">
      <w:pPr>
        <w:pStyle w:val="BodyText"/>
        <w:spacing w:before="6"/>
        <w:rPr>
          <w:sz w:val="20"/>
        </w:rPr>
      </w:pPr>
    </w:p>
    <w:p w14:paraId="6F86DCEC" w14:textId="77777777" w:rsidR="00BB4C49" w:rsidRDefault="00DC0BFC">
      <w:pPr>
        <w:pStyle w:val="BodyText"/>
        <w:tabs>
          <w:tab w:val="left" w:pos="1219"/>
        </w:tabs>
        <w:spacing w:before="118"/>
        <w:ind w:left="110"/>
      </w:pPr>
      <w:r>
        <w:rPr>
          <w:rFonts w:ascii="Trebuchet MS"/>
          <w:sz w:val="12"/>
        </w:rPr>
        <w:t>416</w:t>
      </w:r>
      <w:r>
        <w:rPr>
          <w:rFonts w:ascii="Trebuchet MS"/>
          <w:sz w:val="12"/>
        </w:rPr>
        <w:tab/>
      </w:r>
      <w:r>
        <w:t>Calver,</w:t>
      </w:r>
      <w:r>
        <w:rPr>
          <w:spacing w:val="-4"/>
        </w:rPr>
        <w:t xml:space="preserve"> </w:t>
      </w:r>
      <w:r>
        <w:t>M.,</w:t>
      </w:r>
      <w:r>
        <w:rPr>
          <w:spacing w:val="-4"/>
        </w:rPr>
        <w:t xml:space="preserve"> </w:t>
      </w:r>
      <w:r>
        <w:t>Bryant,</w:t>
      </w:r>
      <w:r>
        <w:rPr>
          <w:spacing w:val="-3"/>
        </w:rPr>
        <w:t xml:space="preserve"> </w:t>
      </w:r>
      <w:r>
        <w:t>K.,</w:t>
      </w:r>
      <w:r>
        <w:rPr>
          <w:spacing w:val="-3"/>
        </w:rPr>
        <w:t xml:space="preserve"> </w:t>
      </w:r>
      <w:r>
        <w:t>&amp;</w:t>
      </w:r>
      <w:r>
        <w:rPr>
          <w:spacing w:val="-3"/>
        </w:rPr>
        <w:t xml:space="preserve"> </w:t>
      </w:r>
      <w:r>
        <w:t>Wardell-Johnson,</w:t>
      </w:r>
      <w:r>
        <w:rPr>
          <w:spacing w:val="-3"/>
        </w:rPr>
        <w:t xml:space="preserve"> </w:t>
      </w:r>
      <w:r>
        <w:t>G.</w:t>
      </w:r>
      <w:r>
        <w:rPr>
          <w:spacing w:val="-4"/>
        </w:rPr>
        <w:t xml:space="preserve"> </w:t>
      </w:r>
      <w:r>
        <w:t>(2018).</w:t>
      </w:r>
      <w:r>
        <w:rPr>
          <w:spacing w:val="17"/>
        </w:rPr>
        <w:t xml:space="preserve"> </w:t>
      </w:r>
      <w:r>
        <w:t>Quantifying</w:t>
      </w:r>
      <w:r>
        <w:rPr>
          <w:spacing w:val="-4"/>
        </w:rPr>
        <w:t xml:space="preserve"> </w:t>
      </w:r>
      <w:r>
        <w:t>the</w:t>
      </w:r>
    </w:p>
    <w:p w14:paraId="23D631E3" w14:textId="77777777" w:rsidR="00BB4C49" w:rsidRDefault="00DC0BFC">
      <w:pPr>
        <w:pStyle w:val="BodyText"/>
        <w:tabs>
          <w:tab w:val="left" w:pos="1571"/>
        </w:tabs>
        <w:spacing w:before="154"/>
        <w:ind w:left="110"/>
      </w:pPr>
      <w:r>
        <w:rPr>
          <w:rFonts w:ascii="Trebuchet MS"/>
          <w:sz w:val="12"/>
        </w:rPr>
        <w:t>417</w:t>
      </w:r>
      <w:r>
        <w:rPr>
          <w:rFonts w:ascii="Trebuchet MS"/>
          <w:sz w:val="12"/>
        </w:rPr>
        <w:tab/>
      </w:r>
      <w:r>
        <w:rPr>
          <w:w w:val="95"/>
        </w:rPr>
        <w:t>internationality</w:t>
      </w:r>
      <w:r>
        <w:rPr>
          <w:spacing w:val="7"/>
          <w:w w:val="95"/>
        </w:rPr>
        <w:t xml:space="preserve"> </w:t>
      </w:r>
      <w:r>
        <w:rPr>
          <w:w w:val="95"/>
        </w:rPr>
        <w:t>and</w:t>
      </w:r>
      <w:r>
        <w:rPr>
          <w:spacing w:val="7"/>
          <w:w w:val="95"/>
        </w:rPr>
        <w:t xml:space="preserve"> </w:t>
      </w:r>
      <w:proofErr w:type="spellStart"/>
      <w:r>
        <w:rPr>
          <w:w w:val="95"/>
        </w:rPr>
        <w:t>multidisciplinarity</w:t>
      </w:r>
      <w:proofErr w:type="spellEnd"/>
      <w:r>
        <w:rPr>
          <w:spacing w:val="7"/>
          <w:w w:val="95"/>
        </w:rPr>
        <w:t xml:space="preserve"> </w:t>
      </w:r>
      <w:r>
        <w:rPr>
          <w:w w:val="95"/>
        </w:rPr>
        <w:t>of</w:t>
      </w:r>
      <w:r>
        <w:rPr>
          <w:spacing w:val="8"/>
          <w:w w:val="95"/>
        </w:rPr>
        <w:t xml:space="preserve"> </w:t>
      </w:r>
      <w:r>
        <w:rPr>
          <w:w w:val="95"/>
        </w:rPr>
        <w:t>authors</w:t>
      </w:r>
      <w:r>
        <w:rPr>
          <w:spacing w:val="8"/>
          <w:w w:val="95"/>
        </w:rPr>
        <w:t xml:space="preserve"> </w:t>
      </w:r>
      <w:r>
        <w:rPr>
          <w:w w:val="95"/>
        </w:rPr>
        <w:t>and</w:t>
      </w:r>
      <w:r>
        <w:rPr>
          <w:spacing w:val="7"/>
          <w:w w:val="95"/>
        </w:rPr>
        <w:t xml:space="preserve"> </w:t>
      </w:r>
      <w:r>
        <w:rPr>
          <w:w w:val="95"/>
        </w:rPr>
        <w:t>journals</w:t>
      </w:r>
      <w:r>
        <w:rPr>
          <w:spacing w:val="8"/>
          <w:w w:val="95"/>
        </w:rPr>
        <w:t xml:space="preserve"> </w:t>
      </w:r>
      <w:r>
        <w:rPr>
          <w:w w:val="95"/>
        </w:rPr>
        <w:t>using</w:t>
      </w:r>
      <w:r>
        <w:rPr>
          <w:spacing w:val="8"/>
          <w:w w:val="95"/>
        </w:rPr>
        <w:t xml:space="preserve"> </w:t>
      </w:r>
      <w:r>
        <w:rPr>
          <w:w w:val="95"/>
        </w:rPr>
        <w:t>ecological</w:t>
      </w:r>
    </w:p>
    <w:p w14:paraId="6B449785" w14:textId="77777777" w:rsidR="00BB4C49" w:rsidRDefault="00DC0BFC">
      <w:pPr>
        <w:tabs>
          <w:tab w:val="left" w:pos="1571"/>
        </w:tabs>
        <w:spacing w:before="155"/>
        <w:ind w:left="110"/>
        <w:rPr>
          <w:sz w:val="24"/>
        </w:rPr>
      </w:pPr>
      <w:r>
        <w:rPr>
          <w:rFonts w:ascii="Trebuchet MS" w:hAnsi="Trebuchet MS"/>
          <w:w w:val="105"/>
          <w:sz w:val="12"/>
        </w:rPr>
        <w:t>418</w:t>
      </w:r>
      <w:r>
        <w:rPr>
          <w:rFonts w:ascii="Trebuchet MS" w:hAnsi="Trebuchet MS"/>
          <w:w w:val="105"/>
          <w:sz w:val="12"/>
        </w:rPr>
        <w:tab/>
      </w:r>
      <w:r>
        <w:rPr>
          <w:sz w:val="24"/>
        </w:rPr>
        <w:t>statistics.</w:t>
      </w:r>
      <w:r>
        <w:rPr>
          <w:spacing w:val="66"/>
          <w:sz w:val="24"/>
        </w:rPr>
        <w:t xml:space="preserve"> </w:t>
      </w:r>
      <w:proofErr w:type="spellStart"/>
      <w:r>
        <w:rPr>
          <w:i/>
          <w:sz w:val="24"/>
        </w:rPr>
        <w:t>Scientometrics</w:t>
      </w:r>
      <w:proofErr w:type="spellEnd"/>
      <w:r>
        <w:rPr>
          <w:sz w:val="24"/>
        </w:rPr>
        <w:t>,</w:t>
      </w:r>
      <w:r>
        <w:rPr>
          <w:spacing w:val="36"/>
          <w:sz w:val="24"/>
        </w:rPr>
        <w:t xml:space="preserve"> </w:t>
      </w:r>
      <w:r>
        <w:rPr>
          <w:i/>
          <w:sz w:val="24"/>
        </w:rPr>
        <w:t>115</w:t>
      </w:r>
      <w:r>
        <w:rPr>
          <w:i/>
          <w:spacing w:val="-21"/>
          <w:sz w:val="24"/>
        </w:rPr>
        <w:t xml:space="preserve"> </w:t>
      </w:r>
      <w:r>
        <w:rPr>
          <w:sz w:val="24"/>
        </w:rPr>
        <w:t>(2),</w:t>
      </w:r>
      <w:r>
        <w:rPr>
          <w:spacing w:val="34"/>
          <w:sz w:val="24"/>
        </w:rPr>
        <w:t xml:space="preserve"> </w:t>
      </w:r>
      <w:r>
        <w:rPr>
          <w:sz w:val="24"/>
        </w:rPr>
        <w:t>731–748.</w:t>
      </w:r>
    </w:p>
    <w:p w14:paraId="4175C326" w14:textId="77777777" w:rsidR="00BB4C49" w:rsidRDefault="00DC0BFC">
      <w:pPr>
        <w:pStyle w:val="BodyText"/>
        <w:tabs>
          <w:tab w:val="left" w:pos="1571"/>
        </w:tabs>
        <w:spacing w:before="154"/>
        <w:ind w:left="110"/>
      </w:pPr>
      <w:r>
        <w:rPr>
          <w:rFonts w:ascii="Trebuchet MS"/>
          <w:sz w:val="12"/>
        </w:rPr>
        <w:t>419</w:t>
      </w:r>
      <w:r>
        <w:rPr>
          <w:rFonts w:ascii="Trebuchet MS"/>
          <w:sz w:val="12"/>
        </w:rPr>
        <w:tab/>
      </w:r>
      <w:r>
        <w:t>https://doi.org/10.1007/s11192-018-2692-z</w:t>
      </w:r>
    </w:p>
    <w:p w14:paraId="5DCC7021" w14:textId="77777777" w:rsidR="00BB4C49" w:rsidRDefault="00BB4C49">
      <w:pPr>
        <w:pStyle w:val="BodyText"/>
        <w:spacing w:before="6"/>
        <w:rPr>
          <w:sz w:val="20"/>
        </w:rPr>
      </w:pPr>
    </w:p>
    <w:p w14:paraId="06F68E57" w14:textId="77777777" w:rsidR="00BB4C49" w:rsidRDefault="00DC0BFC">
      <w:pPr>
        <w:pStyle w:val="BodyText"/>
        <w:tabs>
          <w:tab w:val="left" w:pos="1219"/>
        </w:tabs>
        <w:spacing w:before="118"/>
        <w:ind w:left="110"/>
      </w:pPr>
      <w:r>
        <w:rPr>
          <w:rFonts w:ascii="Trebuchet MS"/>
          <w:sz w:val="12"/>
        </w:rPr>
        <w:t>420</w:t>
      </w:r>
      <w:r>
        <w:rPr>
          <w:rFonts w:ascii="Trebuchet MS"/>
          <w:sz w:val="12"/>
        </w:rPr>
        <w:tab/>
      </w:r>
      <w:proofErr w:type="spellStart"/>
      <w:r>
        <w:t>Ciocca</w:t>
      </w:r>
      <w:proofErr w:type="spellEnd"/>
      <w:r>
        <w:t>,</w:t>
      </w:r>
      <w:r>
        <w:rPr>
          <w:spacing w:val="-2"/>
        </w:rPr>
        <w:t xml:space="preserve"> </w:t>
      </w:r>
      <w:r>
        <w:t>D.</w:t>
      </w:r>
      <w:r>
        <w:rPr>
          <w:spacing w:val="-1"/>
        </w:rPr>
        <w:t xml:space="preserve"> </w:t>
      </w:r>
      <w:r>
        <w:t>R.,</w:t>
      </w:r>
      <w:r>
        <w:rPr>
          <w:spacing w:val="-2"/>
        </w:rPr>
        <w:t xml:space="preserve"> </w:t>
      </w:r>
      <w:r>
        <w:t>&amp; Delgado,</w:t>
      </w:r>
      <w:r>
        <w:rPr>
          <w:spacing w:val="-2"/>
        </w:rPr>
        <w:t xml:space="preserve"> </w:t>
      </w:r>
      <w:r>
        <w:t>G.</w:t>
      </w:r>
      <w:r>
        <w:rPr>
          <w:spacing w:val="-2"/>
        </w:rPr>
        <w:t xml:space="preserve"> </w:t>
      </w:r>
      <w:r>
        <w:t>(2017).</w:t>
      </w:r>
      <w:r>
        <w:rPr>
          <w:spacing w:val="19"/>
        </w:rPr>
        <w:t xml:space="preserve"> </w:t>
      </w:r>
      <w:r>
        <w:t>The</w:t>
      </w:r>
      <w:r>
        <w:rPr>
          <w:spacing w:val="-1"/>
        </w:rPr>
        <w:t xml:space="preserve"> </w:t>
      </w:r>
      <w:r>
        <w:t>reality of</w:t>
      </w:r>
      <w:r>
        <w:rPr>
          <w:spacing w:val="-1"/>
        </w:rPr>
        <w:t xml:space="preserve"> </w:t>
      </w:r>
      <w:r>
        <w:t>scientific</w:t>
      </w:r>
      <w:r>
        <w:rPr>
          <w:spacing w:val="-1"/>
        </w:rPr>
        <w:t xml:space="preserve"> </w:t>
      </w:r>
      <w:r>
        <w:t>research</w:t>
      </w:r>
      <w:r>
        <w:rPr>
          <w:spacing w:val="-2"/>
        </w:rPr>
        <w:t xml:space="preserve"> </w:t>
      </w:r>
      <w:r>
        <w:t>in</w:t>
      </w:r>
      <w:r>
        <w:rPr>
          <w:spacing w:val="-1"/>
        </w:rPr>
        <w:t xml:space="preserve"> </w:t>
      </w:r>
      <w:r>
        <w:t>Latin</w:t>
      </w:r>
    </w:p>
    <w:p w14:paraId="3BBF45BF" w14:textId="77777777" w:rsidR="00BB4C49" w:rsidRDefault="00DC0BFC">
      <w:pPr>
        <w:tabs>
          <w:tab w:val="left" w:pos="1562"/>
        </w:tabs>
        <w:spacing w:before="154"/>
        <w:ind w:left="110"/>
        <w:rPr>
          <w:sz w:val="24"/>
        </w:rPr>
      </w:pPr>
      <w:r>
        <w:rPr>
          <w:rFonts w:ascii="Trebuchet MS" w:hAnsi="Trebuchet MS"/>
          <w:sz w:val="12"/>
        </w:rPr>
        <w:t>421</w:t>
      </w:r>
      <w:r>
        <w:rPr>
          <w:rFonts w:ascii="Trebuchet MS" w:hAnsi="Trebuchet MS"/>
          <w:sz w:val="12"/>
        </w:rPr>
        <w:tab/>
      </w:r>
      <w:r>
        <w:rPr>
          <w:w w:val="95"/>
          <w:sz w:val="24"/>
        </w:rPr>
        <w:t>America;</w:t>
      </w:r>
      <w:r>
        <w:rPr>
          <w:spacing w:val="40"/>
          <w:w w:val="95"/>
          <w:sz w:val="24"/>
        </w:rPr>
        <w:t xml:space="preserve"> </w:t>
      </w:r>
      <w:r>
        <w:rPr>
          <w:w w:val="95"/>
          <w:sz w:val="24"/>
        </w:rPr>
        <w:t>an</w:t>
      </w:r>
      <w:r>
        <w:rPr>
          <w:spacing w:val="43"/>
          <w:w w:val="95"/>
          <w:sz w:val="24"/>
        </w:rPr>
        <w:t xml:space="preserve"> </w:t>
      </w:r>
      <w:r>
        <w:rPr>
          <w:w w:val="95"/>
          <w:sz w:val="24"/>
        </w:rPr>
        <w:t>insider’s</w:t>
      </w:r>
      <w:r>
        <w:rPr>
          <w:spacing w:val="42"/>
          <w:w w:val="95"/>
          <w:sz w:val="24"/>
        </w:rPr>
        <w:t xml:space="preserve"> </w:t>
      </w:r>
      <w:r>
        <w:rPr>
          <w:w w:val="95"/>
          <w:sz w:val="24"/>
        </w:rPr>
        <w:t>perspective.</w:t>
      </w:r>
      <w:r>
        <w:rPr>
          <w:spacing w:val="72"/>
          <w:sz w:val="24"/>
        </w:rPr>
        <w:t xml:space="preserve"> </w:t>
      </w:r>
      <w:r>
        <w:rPr>
          <w:i/>
          <w:w w:val="95"/>
          <w:sz w:val="24"/>
        </w:rPr>
        <w:t>Cell</w:t>
      </w:r>
      <w:r>
        <w:rPr>
          <w:i/>
          <w:spacing w:val="49"/>
          <w:w w:val="95"/>
          <w:sz w:val="24"/>
        </w:rPr>
        <w:t xml:space="preserve"> </w:t>
      </w:r>
      <w:r>
        <w:rPr>
          <w:i/>
          <w:w w:val="95"/>
          <w:sz w:val="24"/>
        </w:rPr>
        <w:t>Stress</w:t>
      </w:r>
      <w:r>
        <w:rPr>
          <w:i/>
          <w:spacing w:val="48"/>
          <w:w w:val="95"/>
          <w:sz w:val="24"/>
        </w:rPr>
        <w:t xml:space="preserve"> </w:t>
      </w:r>
      <w:r>
        <w:rPr>
          <w:i/>
          <w:w w:val="95"/>
          <w:sz w:val="24"/>
        </w:rPr>
        <w:t>&amp;</w:t>
      </w:r>
      <w:r>
        <w:rPr>
          <w:i/>
          <w:spacing w:val="49"/>
          <w:w w:val="95"/>
          <w:sz w:val="24"/>
        </w:rPr>
        <w:t xml:space="preserve"> </w:t>
      </w:r>
      <w:r>
        <w:rPr>
          <w:i/>
          <w:w w:val="95"/>
          <w:sz w:val="24"/>
        </w:rPr>
        <w:t>Chaperones</w:t>
      </w:r>
      <w:r>
        <w:rPr>
          <w:w w:val="95"/>
          <w:sz w:val="24"/>
        </w:rPr>
        <w:t>,</w:t>
      </w:r>
      <w:r>
        <w:rPr>
          <w:spacing w:val="42"/>
          <w:w w:val="95"/>
          <w:sz w:val="24"/>
        </w:rPr>
        <w:t xml:space="preserve"> </w:t>
      </w:r>
      <w:r>
        <w:rPr>
          <w:i/>
          <w:w w:val="95"/>
          <w:sz w:val="24"/>
        </w:rPr>
        <w:t>22</w:t>
      </w:r>
      <w:r>
        <w:rPr>
          <w:i/>
          <w:spacing w:val="-16"/>
          <w:w w:val="95"/>
          <w:sz w:val="24"/>
        </w:rPr>
        <w:t xml:space="preserve"> </w:t>
      </w:r>
      <w:r>
        <w:rPr>
          <w:w w:val="95"/>
          <w:sz w:val="24"/>
        </w:rPr>
        <w:t>(6),</w:t>
      </w:r>
      <w:r>
        <w:rPr>
          <w:spacing w:val="41"/>
          <w:w w:val="95"/>
          <w:sz w:val="24"/>
        </w:rPr>
        <w:t xml:space="preserve"> </w:t>
      </w:r>
      <w:r>
        <w:rPr>
          <w:w w:val="95"/>
          <w:sz w:val="24"/>
        </w:rPr>
        <w:t>847–852.</w:t>
      </w:r>
    </w:p>
    <w:p w14:paraId="33E37552" w14:textId="77777777" w:rsidR="00BB4C49" w:rsidRDefault="00BB4C49">
      <w:pPr>
        <w:rPr>
          <w:sz w:val="24"/>
        </w:rPr>
        <w:sectPr w:rsidR="00BB4C49">
          <w:pgSz w:w="12240" w:h="15840"/>
          <w:pgMar w:top="1320" w:right="1240" w:bottom="280" w:left="940" w:header="649" w:footer="0" w:gutter="0"/>
          <w:cols w:space="720"/>
        </w:sectPr>
      </w:pPr>
    </w:p>
    <w:p w14:paraId="3818A8D3" w14:textId="77777777" w:rsidR="00BB4C49" w:rsidRDefault="00DC0BFC">
      <w:pPr>
        <w:pStyle w:val="BodyText"/>
        <w:tabs>
          <w:tab w:val="left" w:pos="1571"/>
        </w:tabs>
        <w:spacing w:before="171"/>
        <w:ind w:left="110"/>
      </w:pPr>
      <w:r>
        <w:rPr>
          <w:rFonts w:ascii="Trebuchet MS"/>
          <w:sz w:val="12"/>
        </w:rPr>
        <w:lastRenderedPageBreak/>
        <w:t>422</w:t>
      </w:r>
      <w:r>
        <w:rPr>
          <w:rFonts w:ascii="Trebuchet MS"/>
          <w:sz w:val="12"/>
        </w:rPr>
        <w:tab/>
      </w:r>
      <w:r>
        <w:t>https://doi.org/10.1007/s12192-017-0815-8</w:t>
      </w:r>
    </w:p>
    <w:p w14:paraId="25117EEB" w14:textId="77777777" w:rsidR="00BB4C49" w:rsidRDefault="00BB4C49">
      <w:pPr>
        <w:pStyle w:val="BodyText"/>
        <w:spacing w:before="6"/>
        <w:rPr>
          <w:sz w:val="20"/>
        </w:rPr>
      </w:pPr>
    </w:p>
    <w:p w14:paraId="2B3ED62A" w14:textId="77777777" w:rsidR="00BB4C49" w:rsidRDefault="00DC0BFC">
      <w:pPr>
        <w:pStyle w:val="BodyText"/>
        <w:tabs>
          <w:tab w:val="left" w:pos="1219"/>
        </w:tabs>
        <w:spacing w:before="117"/>
        <w:ind w:left="110"/>
      </w:pPr>
      <w:r>
        <w:rPr>
          <w:rFonts w:ascii="Trebuchet MS"/>
          <w:sz w:val="12"/>
        </w:rPr>
        <w:t>423</w:t>
      </w:r>
      <w:r>
        <w:rPr>
          <w:rFonts w:ascii="Trebuchet MS"/>
          <w:sz w:val="12"/>
        </w:rPr>
        <w:tab/>
      </w:r>
      <w:r>
        <w:t>Cochrane,</w:t>
      </w:r>
      <w:r>
        <w:rPr>
          <w:spacing w:val="1"/>
        </w:rPr>
        <w:t xml:space="preserve"> </w:t>
      </w:r>
      <w:r>
        <w:t>A.</w:t>
      </w:r>
      <w:r>
        <w:rPr>
          <w:spacing w:val="1"/>
        </w:rPr>
        <w:t xml:space="preserve"> </w:t>
      </w:r>
      <w:r>
        <w:t>(2018).</w:t>
      </w:r>
      <w:r>
        <w:rPr>
          <w:spacing w:val="23"/>
        </w:rPr>
        <w:t xml:space="preserve"> </w:t>
      </w:r>
      <w:r>
        <w:t>Are</w:t>
      </w:r>
      <w:r>
        <w:rPr>
          <w:spacing w:val="2"/>
        </w:rPr>
        <w:t xml:space="preserve"> </w:t>
      </w:r>
      <w:r>
        <w:t>Mirror</w:t>
      </w:r>
      <w:r>
        <w:rPr>
          <w:spacing w:val="1"/>
        </w:rPr>
        <w:t xml:space="preserve"> </w:t>
      </w:r>
      <w:r>
        <w:t>Journals</w:t>
      </w:r>
      <w:r>
        <w:rPr>
          <w:spacing w:val="2"/>
        </w:rPr>
        <w:t xml:space="preserve"> </w:t>
      </w:r>
      <w:r>
        <w:t>a</w:t>
      </w:r>
      <w:r>
        <w:rPr>
          <w:spacing w:val="1"/>
        </w:rPr>
        <w:t xml:space="preserve"> </w:t>
      </w:r>
      <w:r>
        <w:t>Better</w:t>
      </w:r>
      <w:r>
        <w:rPr>
          <w:spacing w:val="1"/>
        </w:rPr>
        <w:t xml:space="preserve"> </w:t>
      </w:r>
      <w:r>
        <w:t>Path</w:t>
      </w:r>
      <w:r>
        <w:rPr>
          <w:spacing w:val="1"/>
        </w:rPr>
        <w:t xml:space="preserve"> </w:t>
      </w:r>
      <w:r>
        <w:t>to</w:t>
      </w:r>
      <w:r>
        <w:rPr>
          <w:spacing w:val="2"/>
        </w:rPr>
        <w:t xml:space="preserve"> </w:t>
      </w:r>
      <w:r>
        <w:t>the</w:t>
      </w:r>
      <w:r>
        <w:rPr>
          <w:spacing w:val="2"/>
        </w:rPr>
        <w:t xml:space="preserve"> </w:t>
      </w:r>
      <w:r>
        <w:t>Open</w:t>
      </w:r>
      <w:r>
        <w:rPr>
          <w:spacing w:val="1"/>
        </w:rPr>
        <w:t xml:space="preserve"> </w:t>
      </w:r>
      <w:r>
        <w:t>Access</w:t>
      </w:r>
      <w:r>
        <w:rPr>
          <w:spacing w:val="2"/>
        </w:rPr>
        <w:t xml:space="preserve"> </w:t>
      </w:r>
      <w:r>
        <w:t>Flip?</w:t>
      </w:r>
    </w:p>
    <w:p w14:paraId="24AAC61A" w14:textId="77777777" w:rsidR="00BB4C49" w:rsidRDefault="00DC0BFC">
      <w:pPr>
        <w:tabs>
          <w:tab w:val="left" w:pos="1534"/>
        </w:tabs>
        <w:spacing w:before="155"/>
        <w:ind w:left="110"/>
        <w:rPr>
          <w:sz w:val="24"/>
        </w:rPr>
      </w:pPr>
      <w:r>
        <w:rPr>
          <w:rFonts w:ascii="Trebuchet MS"/>
          <w:sz w:val="12"/>
        </w:rPr>
        <w:t>424</w:t>
      </w:r>
      <w:r>
        <w:rPr>
          <w:rFonts w:ascii="Trebuchet MS"/>
          <w:sz w:val="12"/>
        </w:rPr>
        <w:tab/>
      </w:r>
      <w:r>
        <w:rPr>
          <w:i/>
          <w:sz w:val="24"/>
        </w:rPr>
        <w:t>The</w:t>
      </w:r>
      <w:r>
        <w:rPr>
          <w:i/>
          <w:spacing w:val="20"/>
          <w:sz w:val="24"/>
        </w:rPr>
        <w:t xml:space="preserve"> </w:t>
      </w:r>
      <w:r>
        <w:rPr>
          <w:i/>
          <w:sz w:val="24"/>
        </w:rPr>
        <w:t>Scholarly</w:t>
      </w:r>
      <w:r>
        <w:rPr>
          <w:i/>
          <w:spacing w:val="21"/>
          <w:sz w:val="24"/>
        </w:rPr>
        <w:t xml:space="preserve"> </w:t>
      </w:r>
      <w:r>
        <w:rPr>
          <w:i/>
          <w:sz w:val="24"/>
        </w:rPr>
        <w:t>Kitchen</w:t>
      </w:r>
      <w:r>
        <w:rPr>
          <w:sz w:val="24"/>
        </w:rPr>
        <w:t>.</w:t>
      </w:r>
      <w:r>
        <w:rPr>
          <w:spacing w:val="41"/>
          <w:sz w:val="24"/>
        </w:rPr>
        <w:t xml:space="preserve"> </w:t>
      </w:r>
      <w:r>
        <w:rPr>
          <w:sz w:val="24"/>
        </w:rPr>
        <w:t>Retrieved</w:t>
      </w:r>
      <w:r>
        <w:rPr>
          <w:spacing w:val="15"/>
          <w:sz w:val="24"/>
        </w:rPr>
        <w:t xml:space="preserve"> </w:t>
      </w:r>
      <w:r>
        <w:rPr>
          <w:sz w:val="24"/>
        </w:rPr>
        <w:t>from</w:t>
      </w:r>
    </w:p>
    <w:p w14:paraId="467E99CE" w14:textId="77777777" w:rsidR="00BB4C49" w:rsidRDefault="00DC0BFC">
      <w:pPr>
        <w:pStyle w:val="BodyText"/>
        <w:tabs>
          <w:tab w:val="left" w:pos="1571"/>
        </w:tabs>
        <w:spacing w:before="154"/>
        <w:ind w:left="110"/>
      </w:pPr>
      <w:r>
        <w:rPr>
          <w:rFonts w:ascii="Trebuchet MS"/>
          <w:sz w:val="12"/>
        </w:rPr>
        <w:t>425</w:t>
      </w:r>
      <w:r>
        <w:rPr>
          <w:rFonts w:ascii="Trebuchet MS"/>
          <w:sz w:val="12"/>
        </w:rPr>
        <w:tab/>
      </w:r>
      <w:r>
        <w:t>https://scholarlykitchen.sspnet.org/2018/10/29/are-mirror-journals-a-better-</w:t>
      </w:r>
    </w:p>
    <w:p w14:paraId="01DF3CD2" w14:textId="77777777" w:rsidR="00BB4C49" w:rsidRDefault="00DC0BFC">
      <w:pPr>
        <w:pStyle w:val="BodyText"/>
        <w:tabs>
          <w:tab w:val="left" w:pos="1571"/>
        </w:tabs>
        <w:spacing w:before="154"/>
        <w:ind w:left="110"/>
      </w:pPr>
      <w:r>
        <w:rPr>
          <w:rFonts w:ascii="Trebuchet MS"/>
          <w:sz w:val="12"/>
        </w:rPr>
        <w:t>426</w:t>
      </w:r>
      <w:r>
        <w:rPr>
          <w:rFonts w:ascii="Trebuchet MS"/>
          <w:sz w:val="12"/>
        </w:rPr>
        <w:tab/>
      </w:r>
      <w:r>
        <w:t>path-to-the-open-access-flip/</w:t>
      </w:r>
    </w:p>
    <w:p w14:paraId="6C2CF49E" w14:textId="77777777" w:rsidR="00BB4C49" w:rsidRDefault="00BB4C49">
      <w:pPr>
        <w:pStyle w:val="BodyText"/>
        <w:spacing w:before="6"/>
        <w:rPr>
          <w:sz w:val="20"/>
        </w:rPr>
      </w:pPr>
    </w:p>
    <w:p w14:paraId="13B13150" w14:textId="77777777" w:rsidR="00BB4C49" w:rsidRDefault="00DC0BFC">
      <w:pPr>
        <w:pStyle w:val="BodyText"/>
        <w:tabs>
          <w:tab w:val="left" w:pos="1219"/>
        </w:tabs>
        <w:spacing w:before="118"/>
        <w:ind w:left="110"/>
      </w:pPr>
      <w:r>
        <w:rPr>
          <w:rFonts w:ascii="Trebuchet MS"/>
          <w:sz w:val="12"/>
        </w:rPr>
        <w:t>427</w:t>
      </w:r>
      <w:r>
        <w:rPr>
          <w:rFonts w:ascii="Trebuchet MS"/>
          <w:sz w:val="12"/>
        </w:rPr>
        <w:tab/>
      </w:r>
      <w:proofErr w:type="spellStart"/>
      <w:r>
        <w:t>Coonin</w:t>
      </w:r>
      <w:proofErr w:type="spellEnd"/>
      <w:r>
        <w:t>,</w:t>
      </w:r>
      <w:r>
        <w:rPr>
          <w:spacing w:val="-6"/>
        </w:rPr>
        <w:t xml:space="preserve"> </w:t>
      </w:r>
      <w:r>
        <w:t>B.,</w:t>
      </w:r>
      <w:r>
        <w:rPr>
          <w:spacing w:val="-5"/>
        </w:rPr>
        <w:t xml:space="preserve"> </w:t>
      </w:r>
      <w:r>
        <w:t>&amp;</w:t>
      </w:r>
      <w:r>
        <w:rPr>
          <w:spacing w:val="-6"/>
        </w:rPr>
        <w:t xml:space="preserve"> </w:t>
      </w:r>
      <w:proofErr w:type="spellStart"/>
      <w:r>
        <w:t>Younce</w:t>
      </w:r>
      <w:proofErr w:type="spellEnd"/>
      <w:r>
        <w:t>,</w:t>
      </w:r>
      <w:r>
        <w:rPr>
          <w:spacing w:val="-6"/>
        </w:rPr>
        <w:t xml:space="preserve"> </w:t>
      </w:r>
      <w:r>
        <w:t>L.</w:t>
      </w:r>
      <w:r>
        <w:rPr>
          <w:spacing w:val="-6"/>
        </w:rPr>
        <w:t xml:space="preserve"> </w:t>
      </w:r>
      <w:r>
        <w:t>(2009).</w:t>
      </w:r>
      <w:r>
        <w:rPr>
          <w:spacing w:val="13"/>
        </w:rPr>
        <w:t xml:space="preserve"> </w:t>
      </w:r>
      <w:r>
        <w:t>Publishing</w:t>
      </w:r>
      <w:r>
        <w:rPr>
          <w:spacing w:val="-5"/>
        </w:rPr>
        <w:t xml:space="preserve"> </w:t>
      </w:r>
      <w:r>
        <w:t>in</w:t>
      </w:r>
      <w:r>
        <w:rPr>
          <w:spacing w:val="-6"/>
        </w:rPr>
        <w:t xml:space="preserve"> </w:t>
      </w:r>
      <w:r>
        <w:t>open</w:t>
      </w:r>
      <w:r>
        <w:rPr>
          <w:spacing w:val="-5"/>
        </w:rPr>
        <w:t xml:space="preserve"> </w:t>
      </w:r>
      <w:r>
        <w:t>access</w:t>
      </w:r>
      <w:r>
        <w:rPr>
          <w:spacing w:val="-5"/>
        </w:rPr>
        <w:t xml:space="preserve"> </w:t>
      </w:r>
      <w:r>
        <w:t>journals</w:t>
      </w:r>
      <w:r>
        <w:rPr>
          <w:spacing w:val="-5"/>
        </w:rPr>
        <w:t xml:space="preserve"> </w:t>
      </w:r>
      <w:r>
        <w:t>in</w:t>
      </w:r>
      <w:r>
        <w:rPr>
          <w:spacing w:val="-5"/>
        </w:rPr>
        <w:t xml:space="preserve"> </w:t>
      </w:r>
      <w:r>
        <w:t>the</w:t>
      </w:r>
      <w:r>
        <w:rPr>
          <w:spacing w:val="-5"/>
        </w:rPr>
        <w:t xml:space="preserve"> </w:t>
      </w:r>
      <w:r>
        <w:t>social</w:t>
      </w:r>
    </w:p>
    <w:p w14:paraId="0FBD8170" w14:textId="77777777" w:rsidR="00BB4C49" w:rsidRDefault="00DC0BFC">
      <w:pPr>
        <w:tabs>
          <w:tab w:val="left" w:pos="1571"/>
        </w:tabs>
        <w:spacing w:before="154"/>
        <w:ind w:left="110"/>
        <w:rPr>
          <w:i/>
          <w:sz w:val="24"/>
        </w:rPr>
      </w:pPr>
      <w:r>
        <w:rPr>
          <w:rFonts w:ascii="Trebuchet MS" w:hAnsi="Trebuchet MS"/>
          <w:sz w:val="12"/>
        </w:rPr>
        <w:t>428</w:t>
      </w:r>
      <w:r>
        <w:rPr>
          <w:rFonts w:ascii="Trebuchet MS" w:hAnsi="Trebuchet MS"/>
          <w:sz w:val="12"/>
        </w:rPr>
        <w:tab/>
      </w:r>
      <w:r>
        <w:rPr>
          <w:sz w:val="24"/>
        </w:rPr>
        <w:t>sciences</w:t>
      </w:r>
      <w:r>
        <w:rPr>
          <w:spacing w:val="-9"/>
          <w:sz w:val="24"/>
        </w:rPr>
        <w:t xml:space="preserve"> </w:t>
      </w:r>
      <w:r>
        <w:rPr>
          <w:sz w:val="24"/>
        </w:rPr>
        <w:t>and</w:t>
      </w:r>
      <w:r>
        <w:rPr>
          <w:spacing w:val="-9"/>
          <w:sz w:val="24"/>
        </w:rPr>
        <w:t xml:space="preserve"> </w:t>
      </w:r>
      <w:r>
        <w:rPr>
          <w:sz w:val="24"/>
        </w:rPr>
        <w:t>humanities:</w:t>
      </w:r>
      <w:r>
        <w:rPr>
          <w:spacing w:val="8"/>
          <w:sz w:val="24"/>
        </w:rPr>
        <w:t xml:space="preserve"> </w:t>
      </w:r>
      <w:proofErr w:type="gramStart"/>
      <w:r>
        <w:rPr>
          <w:sz w:val="24"/>
        </w:rPr>
        <w:t>Who’s</w:t>
      </w:r>
      <w:proofErr w:type="gramEnd"/>
      <w:r>
        <w:rPr>
          <w:spacing w:val="-9"/>
          <w:sz w:val="24"/>
        </w:rPr>
        <w:t xml:space="preserve"> </w:t>
      </w:r>
      <w:r>
        <w:rPr>
          <w:sz w:val="24"/>
        </w:rPr>
        <w:t>doing</w:t>
      </w:r>
      <w:r>
        <w:rPr>
          <w:spacing w:val="-9"/>
          <w:sz w:val="24"/>
        </w:rPr>
        <w:t xml:space="preserve"> </w:t>
      </w:r>
      <w:r>
        <w:rPr>
          <w:sz w:val="24"/>
        </w:rPr>
        <w:t>it</w:t>
      </w:r>
      <w:r>
        <w:rPr>
          <w:spacing w:val="-9"/>
          <w:sz w:val="24"/>
        </w:rPr>
        <w:t xml:space="preserve"> </w:t>
      </w:r>
      <w:r>
        <w:rPr>
          <w:sz w:val="24"/>
        </w:rPr>
        <w:t>and</w:t>
      </w:r>
      <w:r>
        <w:rPr>
          <w:spacing w:val="-10"/>
          <w:sz w:val="24"/>
        </w:rPr>
        <w:t xml:space="preserve"> </w:t>
      </w:r>
      <w:r>
        <w:rPr>
          <w:sz w:val="24"/>
        </w:rPr>
        <w:t>why.</w:t>
      </w:r>
      <w:r>
        <w:rPr>
          <w:spacing w:val="9"/>
          <w:sz w:val="24"/>
        </w:rPr>
        <w:t xml:space="preserve"> </w:t>
      </w:r>
      <w:r>
        <w:rPr>
          <w:sz w:val="24"/>
        </w:rPr>
        <w:t>In</w:t>
      </w:r>
      <w:r>
        <w:rPr>
          <w:spacing w:val="-9"/>
          <w:sz w:val="24"/>
        </w:rPr>
        <w:t xml:space="preserve"> </w:t>
      </w:r>
      <w:r>
        <w:rPr>
          <w:i/>
          <w:sz w:val="24"/>
        </w:rPr>
        <w:t>Pushing</w:t>
      </w:r>
      <w:r>
        <w:rPr>
          <w:i/>
          <w:spacing w:val="-6"/>
          <w:sz w:val="24"/>
        </w:rPr>
        <w:t xml:space="preserve"> </w:t>
      </w:r>
      <w:r>
        <w:rPr>
          <w:i/>
          <w:sz w:val="24"/>
        </w:rPr>
        <w:t>the</w:t>
      </w:r>
      <w:r>
        <w:rPr>
          <w:i/>
          <w:spacing w:val="-5"/>
          <w:sz w:val="24"/>
        </w:rPr>
        <w:t xml:space="preserve"> </w:t>
      </w:r>
      <w:r>
        <w:rPr>
          <w:i/>
          <w:sz w:val="24"/>
        </w:rPr>
        <w:t>Edge:</w:t>
      </w:r>
    </w:p>
    <w:p w14:paraId="741B6214" w14:textId="77777777" w:rsidR="00BB4C49" w:rsidRDefault="00DC0BFC">
      <w:pPr>
        <w:tabs>
          <w:tab w:val="left" w:pos="1558"/>
        </w:tabs>
        <w:spacing w:before="155"/>
        <w:ind w:left="110"/>
        <w:rPr>
          <w:i/>
          <w:sz w:val="24"/>
        </w:rPr>
      </w:pPr>
      <w:r>
        <w:rPr>
          <w:rFonts w:ascii="Trebuchet MS"/>
          <w:w w:val="105"/>
          <w:sz w:val="12"/>
        </w:rPr>
        <w:t>429</w:t>
      </w:r>
      <w:r>
        <w:rPr>
          <w:rFonts w:ascii="Trebuchet MS"/>
          <w:w w:val="105"/>
          <w:sz w:val="12"/>
        </w:rPr>
        <w:tab/>
      </w:r>
      <w:r>
        <w:rPr>
          <w:i/>
          <w:w w:val="105"/>
          <w:sz w:val="24"/>
        </w:rPr>
        <w:t>Proceedings</w:t>
      </w:r>
      <w:r>
        <w:rPr>
          <w:i/>
          <w:spacing w:val="8"/>
          <w:w w:val="105"/>
          <w:sz w:val="24"/>
        </w:rPr>
        <w:t xml:space="preserve"> </w:t>
      </w:r>
      <w:r>
        <w:rPr>
          <w:i/>
          <w:w w:val="105"/>
          <w:sz w:val="24"/>
        </w:rPr>
        <w:t>of</w:t>
      </w:r>
      <w:r>
        <w:rPr>
          <w:i/>
          <w:spacing w:val="9"/>
          <w:w w:val="105"/>
          <w:sz w:val="24"/>
        </w:rPr>
        <w:t xml:space="preserve"> </w:t>
      </w:r>
      <w:r>
        <w:rPr>
          <w:i/>
          <w:w w:val="105"/>
          <w:sz w:val="24"/>
        </w:rPr>
        <w:t>the</w:t>
      </w:r>
      <w:r>
        <w:rPr>
          <w:i/>
          <w:spacing w:val="8"/>
          <w:w w:val="105"/>
          <w:sz w:val="24"/>
        </w:rPr>
        <w:t xml:space="preserve"> </w:t>
      </w:r>
      <w:r>
        <w:rPr>
          <w:i/>
          <w:w w:val="105"/>
          <w:sz w:val="24"/>
        </w:rPr>
        <w:t>Fourteenth</w:t>
      </w:r>
      <w:r>
        <w:rPr>
          <w:i/>
          <w:spacing w:val="9"/>
          <w:w w:val="105"/>
          <w:sz w:val="24"/>
        </w:rPr>
        <w:t xml:space="preserve"> </w:t>
      </w:r>
      <w:r>
        <w:rPr>
          <w:i/>
          <w:w w:val="105"/>
          <w:sz w:val="24"/>
        </w:rPr>
        <w:t>National</w:t>
      </w:r>
      <w:r>
        <w:rPr>
          <w:i/>
          <w:spacing w:val="8"/>
          <w:w w:val="105"/>
          <w:sz w:val="24"/>
        </w:rPr>
        <w:t xml:space="preserve"> </w:t>
      </w:r>
      <w:r>
        <w:rPr>
          <w:i/>
          <w:w w:val="105"/>
          <w:sz w:val="24"/>
        </w:rPr>
        <w:t>Conference</w:t>
      </w:r>
      <w:r>
        <w:rPr>
          <w:i/>
          <w:spacing w:val="9"/>
          <w:w w:val="105"/>
          <w:sz w:val="24"/>
        </w:rPr>
        <w:t xml:space="preserve"> </w:t>
      </w:r>
      <w:r>
        <w:rPr>
          <w:i/>
          <w:w w:val="105"/>
          <w:sz w:val="24"/>
        </w:rPr>
        <w:t>of</w:t>
      </w:r>
      <w:r>
        <w:rPr>
          <w:i/>
          <w:spacing w:val="8"/>
          <w:w w:val="105"/>
          <w:sz w:val="24"/>
        </w:rPr>
        <w:t xml:space="preserve"> </w:t>
      </w:r>
      <w:r>
        <w:rPr>
          <w:i/>
          <w:w w:val="105"/>
          <w:sz w:val="24"/>
        </w:rPr>
        <w:t>the</w:t>
      </w:r>
      <w:r>
        <w:rPr>
          <w:i/>
          <w:spacing w:val="9"/>
          <w:w w:val="105"/>
          <w:sz w:val="24"/>
        </w:rPr>
        <w:t xml:space="preserve"> </w:t>
      </w:r>
      <w:r>
        <w:rPr>
          <w:i/>
          <w:w w:val="105"/>
          <w:sz w:val="24"/>
        </w:rPr>
        <w:t>Association</w:t>
      </w:r>
      <w:r>
        <w:rPr>
          <w:i/>
          <w:spacing w:val="9"/>
          <w:w w:val="105"/>
          <w:sz w:val="24"/>
        </w:rPr>
        <w:t xml:space="preserve"> </w:t>
      </w:r>
      <w:r>
        <w:rPr>
          <w:i/>
          <w:w w:val="105"/>
          <w:sz w:val="24"/>
        </w:rPr>
        <w:t>of</w:t>
      </w:r>
      <w:r>
        <w:rPr>
          <w:i/>
          <w:spacing w:val="8"/>
          <w:w w:val="105"/>
          <w:sz w:val="24"/>
        </w:rPr>
        <w:t xml:space="preserve"> </w:t>
      </w:r>
      <w:r>
        <w:rPr>
          <w:i/>
          <w:w w:val="105"/>
          <w:sz w:val="24"/>
        </w:rPr>
        <w:t>College</w:t>
      </w:r>
    </w:p>
    <w:p w14:paraId="598E828A" w14:textId="77777777" w:rsidR="00BB4C49" w:rsidRDefault="00DC0BFC">
      <w:pPr>
        <w:tabs>
          <w:tab w:val="left" w:pos="1553"/>
        </w:tabs>
        <w:spacing w:before="154"/>
        <w:ind w:left="110"/>
        <w:rPr>
          <w:sz w:val="24"/>
        </w:rPr>
      </w:pPr>
      <w:r>
        <w:rPr>
          <w:rFonts w:ascii="Trebuchet MS" w:hAnsi="Trebuchet MS"/>
          <w:sz w:val="12"/>
        </w:rPr>
        <w:t>430</w:t>
      </w:r>
      <w:r>
        <w:rPr>
          <w:rFonts w:ascii="Trebuchet MS" w:hAnsi="Trebuchet MS"/>
          <w:sz w:val="12"/>
        </w:rPr>
        <w:tab/>
      </w:r>
      <w:r>
        <w:rPr>
          <w:i/>
          <w:sz w:val="24"/>
        </w:rPr>
        <w:t>and</w:t>
      </w:r>
      <w:r>
        <w:rPr>
          <w:i/>
          <w:spacing w:val="29"/>
          <w:sz w:val="24"/>
        </w:rPr>
        <w:t xml:space="preserve"> </w:t>
      </w:r>
      <w:r>
        <w:rPr>
          <w:i/>
          <w:sz w:val="24"/>
        </w:rPr>
        <w:t>Research</w:t>
      </w:r>
      <w:r>
        <w:rPr>
          <w:i/>
          <w:spacing w:val="29"/>
          <w:sz w:val="24"/>
        </w:rPr>
        <w:t xml:space="preserve"> </w:t>
      </w:r>
      <w:r>
        <w:rPr>
          <w:i/>
          <w:sz w:val="24"/>
        </w:rPr>
        <w:t>Libraries</w:t>
      </w:r>
      <w:r>
        <w:rPr>
          <w:i/>
          <w:spacing w:val="33"/>
          <w:sz w:val="24"/>
        </w:rPr>
        <w:t xml:space="preserve"> </w:t>
      </w:r>
      <w:r>
        <w:rPr>
          <w:sz w:val="24"/>
        </w:rPr>
        <w:t>(pp.</w:t>
      </w:r>
      <w:r>
        <w:rPr>
          <w:spacing w:val="51"/>
          <w:sz w:val="24"/>
        </w:rPr>
        <w:t xml:space="preserve"> </w:t>
      </w:r>
      <w:r>
        <w:rPr>
          <w:sz w:val="24"/>
        </w:rPr>
        <w:t>85–94).</w:t>
      </w:r>
      <w:r>
        <w:rPr>
          <w:spacing w:val="52"/>
          <w:sz w:val="24"/>
        </w:rPr>
        <w:t xml:space="preserve"> </w:t>
      </w:r>
      <w:r>
        <w:rPr>
          <w:sz w:val="24"/>
        </w:rPr>
        <w:t>Seattle,</w:t>
      </w:r>
      <w:r>
        <w:rPr>
          <w:spacing w:val="23"/>
          <w:sz w:val="24"/>
        </w:rPr>
        <w:t xml:space="preserve"> </w:t>
      </w:r>
      <w:r>
        <w:rPr>
          <w:sz w:val="24"/>
        </w:rPr>
        <w:t>WA.</w:t>
      </w:r>
    </w:p>
    <w:p w14:paraId="4B32C9EA" w14:textId="77777777" w:rsidR="00BB4C49" w:rsidRDefault="00BB4C49">
      <w:pPr>
        <w:pStyle w:val="BodyText"/>
        <w:spacing w:before="6"/>
        <w:rPr>
          <w:sz w:val="20"/>
        </w:rPr>
      </w:pPr>
    </w:p>
    <w:p w14:paraId="7678F16B" w14:textId="77777777" w:rsidR="00BB4C49" w:rsidRDefault="00DC0BFC">
      <w:pPr>
        <w:tabs>
          <w:tab w:val="left" w:pos="1219"/>
        </w:tabs>
        <w:spacing w:before="118"/>
        <w:ind w:left="110"/>
        <w:rPr>
          <w:sz w:val="24"/>
        </w:rPr>
      </w:pPr>
      <w:r>
        <w:rPr>
          <w:rFonts w:ascii="Trebuchet MS"/>
          <w:w w:val="105"/>
          <w:sz w:val="12"/>
        </w:rPr>
        <w:t>431</w:t>
      </w:r>
      <w:r>
        <w:rPr>
          <w:rFonts w:ascii="Trebuchet MS"/>
          <w:w w:val="105"/>
          <w:sz w:val="12"/>
        </w:rPr>
        <w:tab/>
      </w:r>
      <w:r>
        <w:rPr>
          <w:w w:val="105"/>
          <w:sz w:val="24"/>
        </w:rPr>
        <w:t>Crow,</w:t>
      </w:r>
      <w:r>
        <w:rPr>
          <w:spacing w:val="-7"/>
          <w:w w:val="105"/>
          <w:sz w:val="24"/>
        </w:rPr>
        <w:t xml:space="preserve"> </w:t>
      </w:r>
      <w:r>
        <w:rPr>
          <w:w w:val="105"/>
          <w:sz w:val="24"/>
        </w:rPr>
        <w:t>R.</w:t>
      </w:r>
      <w:r>
        <w:rPr>
          <w:spacing w:val="-7"/>
          <w:w w:val="105"/>
          <w:sz w:val="24"/>
        </w:rPr>
        <w:t xml:space="preserve"> </w:t>
      </w:r>
      <w:r>
        <w:rPr>
          <w:w w:val="105"/>
          <w:sz w:val="24"/>
        </w:rPr>
        <w:t>(2009).</w:t>
      </w:r>
      <w:r>
        <w:rPr>
          <w:spacing w:val="13"/>
          <w:w w:val="105"/>
          <w:sz w:val="24"/>
        </w:rPr>
        <w:t xml:space="preserve"> </w:t>
      </w:r>
      <w:r>
        <w:rPr>
          <w:i/>
          <w:w w:val="105"/>
          <w:sz w:val="24"/>
        </w:rPr>
        <w:t>Income</w:t>
      </w:r>
      <w:r>
        <w:rPr>
          <w:i/>
          <w:spacing w:val="-3"/>
          <w:w w:val="105"/>
          <w:sz w:val="24"/>
        </w:rPr>
        <w:t xml:space="preserve"> </w:t>
      </w:r>
      <w:r>
        <w:rPr>
          <w:i/>
          <w:w w:val="105"/>
          <w:sz w:val="24"/>
        </w:rPr>
        <w:t>Models</w:t>
      </w:r>
      <w:r>
        <w:rPr>
          <w:i/>
          <w:spacing w:val="-3"/>
          <w:w w:val="105"/>
          <w:sz w:val="24"/>
        </w:rPr>
        <w:t xml:space="preserve"> </w:t>
      </w:r>
      <w:r>
        <w:rPr>
          <w:i/>
          <w:w w:val="105"/>
          <w:sz w:val="24"/>
        </w:rPr>
        <w:t>for</w:t>
      </w:r>
      <w:r>
        <w:rPr>
          <w:i/>
          <w:spacing w:val="-3"/>
          <w:w w:val="105"/>
          <w:sz w:val="24"/>
        </w:rPr>
        <w:t xml:space="preserve"> </w:t>
      </w:r>
      <w:r>
        <w:rPr>
          <w:i/>
          <w:w w:val="105"/>
          <w:sz w:val="24"/>
        </w:rPr>
        <w:t>Open</w:t>
      </w:r>
      <w:r>
        <w:rPr>
          <w:i/>
          <w:spacing w:val="-3"/>
          <w:w w:val="105"/>
          <w:sz w:val="24"/>
        </w:rPr>
        <w:t xml:space="preserve"> </w:t>
      </w:r>
      <w:r>
        <w:rPr>
          <w:i/>
          <w:w w:val="105"/>
          <w:sz w:val="24"/>
        </w:rPr>
        <w:t>Access:</w:t>
      </w:r>
      <w:r>
        <w:rPr>
          <w:i/>
          <w:spacing w:val="14"/>
          <w:w w:val="105"/>
          <w:sz w:val="24"/>
        </w:rPr>
        <w:t xml:space="preserve"> </w:t>
      </w:r>
      <w:r>
        <w:rPr>
          <w:i/>
          <w:w w:val="105"/>
          <w:sz w:val="24"/>
        </w:rPr>
        <w:t>An</w:t>
      </w:r>
      <w:r>
        <w:rPr>
          <w:i/>
          <w:spacing w:val="-3"/>
          <w:w w:val="105"/>
          <w:sz w:val="24"/>
        </w:rPr>
        <w:t xml:space="preserve"> </w:t>
      </w:r>
      <w:r>
        <w:rPr>
          <w:i/>
          <w:w w:val="105"/>
          <w:sz w:val="24"/>
        </w:rPr>
        <w:t>Overview</w:t>
      </w:r>
      <w:r>
        <w:rPr>
          <w:i/>
          <w:spacing w:val="-3"/>
          <w:w w:val="105"/>
          <w:sz w:val="24"/>
        </w:rPr>
        <w:t xml:space="preserve"> </w:t>
      </w:r>
      <w:r>
        <w:rPr>
          <w:i/>
          <w:w w:val="105"/>
          <w:sz w:val="24"/>
        </w:rPr>
        <w:t>of</w:t>
      </w:r>
      <w:r>
        <w:rPr>
          <w:i/>
          <w:spacing w:val="-2"/>
          <w:w w:val="105"/>
          <w:sz w:val="24"/>
        </w:rPr>
        <w:t xml:space="preserve"> </w:t>
      </w:r>
      <w:r>
        <w:rPr>
          <w:i/>
          <w:w w:val="105"/>
          <w:sz w:val="24"/>
        </w:rPr>
        <w:t>Current</w:t>
      </w:r>
      <w:r>
        <w:rPr>
          <w:i/>
          <w:spacing w:val="-3"/>
          <w:w w:val="105"/>
          <w:sz w:val="24"/>
        </w:rPr>
        <w:t xml:space="preserve"> </w:t>
      </w:r>
      <w:r>
        <w:rPr>
          <w:i/>
          <w:w w:val="105"/>
          <w:sz w:val="24"/>
        </w:rPr>
        <w:t>Practice</w:t>
      </w:r>
      <w:r>
        <w:rPr>
          <w:w w:val="105"/>
          <w:sz w:val="24"/>
        </w:rPr>
        <w:t>.</w:t>
      </w:r>
    </w:p>
    <w:p w14:paraId="18D286CA" w14:textId="77777777" w:rsidR="00BB4C49" w:rsidRDefault="00DC0BFC">
      <w:pPr>
        <w:pStyle w:val="BodyText"/>
        <w:tabs>
          <w:tab w:val="left" w:pos="1559"/>
        </w:tabs>
        <w:spacing w:before="154"/>
        <w:ind w:left="110"/>
      </w:pPr>
      <w:r>
        <w:rPr>
          <w:rFonts w:ascii="Trebuchet MS"/>
          <w:sz w:val="12"/>
        </w:rPr>
        <w:t>432</w:t>
      </w:r>
      <w:r>
        <w:rPr>
          <w:rFonts w:ascii="Trebuchet MS"/>
          <w:sz w:val="12"/>
        </w:rPr>
        <w:tab/>
      </w:r>
      <w:r>
        <w:rPr>
          <w:w w:val="95"/>
        </w:rPr>
        <w:t>Washington</w:t>
      </w:r>
      <w:r>
        <w:rPr>
          <w:spacing w:val="18"/>
          <w:w w:val="95"/>
        </w:rPr>
        <w:t xml:space="preserve"> </w:t>
      </w:r>
      <w:r>
        <w:rPr>
          <w:w w:val="95"/>
        </w:rPr>
        <w:t>D.C.:</w:t>
      </w:r>
      <w:r>
        <w:rPr>
          <w:spacing w:val="43"/>
          <w:w w:val="95"/>
        </w:rPr>
        <w:t xml:space="preserve"> </w:t>
      </w:r>
      <w:r>
        <w:rPr>
          <w:w w:val="95"/>
        </w:rPr>
        <w:t>Scholarly</w:t>
      </w:r>
      <w:r>
        <w:rPr>
          <w:spacing w:val="17"/>
          <w:w w:val="95"/>
        </w:rPr>
        <w:t xml:space="preserve"> </w:t>
      </w:r>
      <w:r>
        <w:rPr>
          <w:w w:val="95"/>
        </w:rPr>
        <w:t>Publishing</w:t>
      </w:r>
      <w:r>
        <w:rPr>
          <w:spacing w:val="17"/>
          <w:w w:val="95"/>
        </w:rPr>
        <w:t xml:space="preserve"> </w:t>
      </w:r>
      <w:r>
        <w:rPr>
          <w:w w:val="95"/>
        </w:rPr>
        <w:t>&amp;</w:t>
      </w:r>
      <w:r>
        <w:rPr>
          <w:spacing w:val="18"/>
          <w:w w:val="95"/>
        </w:rPr>
        <w:t xml:space="preserve"> </w:t>
      </w:r>
      <w:r>
        <w:rPr>
          <w:w w:val="95"/>
        </w:rPr>
        <w:t>Academic</w:t>
      </w:r>
      <w:r>
        <w:rPr>
          <w:spacing w:val="18"/>
          <w:w w:val="95"/>
        </w:rPr>
        <w:t xml:space="preserve"> </w:t>
      </w:r>
      <w:r>
        <w:rPr>
          <w:w w:val="95"/>
        </w:rPr>
        <w:t>Resources</w:t>
      </w:r>
      <w:r>
        <w:rPr>
          <w:spacing w:val="18"/>
          <w:w w:val="95"/>
        </w:rPr>
        <w:t xml:space="preserve"> </w:t>
      </w:r>
      <w:r>
        <w:rPr>
          <w:w w:val="95"/>
        </w:rPr>
        <w:t>Coalition.</w:t>
      </w:r>
    </w:p>
    <w:p w14:paraId="5F89C308" w14:textId="77777777" w:rsidR="00BB4C49" w:rsidRDefault="00DC0BFC">
      <w:pPr>
        <w:pStyle w:val="BodyText"/>
        <w:tabs>
          <w:tab w:val="left" w:pos="1571"/>
        </w:tabs>
        <w:spacing w:before="154"/>
        <w:ind w:left="110"/>
      </w:pPr>
      <w:r>
        <w:rPr>
          <w:rFonts w:ascii="Trebuchet MS"/>
          <w:sz w:val="12"/>
        </w:rPr>
        <w:t>433</w:t>
      </w:r>
      <w:r>
        <w:rPr>
          <w:rFonts w:ascii="Trebuchet MS"/>
          <w:sz w:val="12"/>
        </w:rPr>
        <w:tab/>
      </w:r>
      <w:r>
        <w:rPr>
          <w:w w:val="95"/>
        </w:rPr>
        <w:t>Retrieved</w:t>
      </w:r>
      <w:r>
        <w:rPr>
          <w:spacing w:val="43"/>
          <w:w w:val="95"/>
        </w:rPr>
        <w:t xml:space="preserve"> </w:t>
      </w:r>
      <w:r>
        <w:rPr>
          <w:w w:val="95"/>
        </w:rPr>
        <w:t>from</w:t>
      </w:r>
      <w:r>
        <w:rPr>
          <w:spacing w:val="43"/>
          <w:w w:val="95"/>
        </w:rPr>
        <w:t xml:space="preserve"> </w:t>
      </w:r>
      <w:hyperlink r:id="rId13">
        <w:r>
          <w:rPr>
            <w:w w:val="95"/>
          </w:rPr>
          <w:t>http://www.arl.org/sparc</w:t>
        </w:r>
      </w:hyperlink>
    </w:p>
    <w:p w14:paraId="430BE6F8" w14:textId="77777777" w:rsidR="00BB4C49" w:rsidRDefault="00BB4C49">
      <w:pPr>
        <w:pStyle w:val="BodyText"/>
        <w:spacing w:before="6"/>
        <w:rPr>
          <w:sz w:val="20"/>
        </w:rPr>
      </w:pPr>
    </w:p>
    <w:p w14:paraId="3AA88280" w14:textId="77777777" w:rsidR="00BB4C49" w:rsidRDefault="00DC0BFC">
      <w:pPr>
        <w:pStyle w:val="BodyText"/>
        <w:tabs>
          <w:tab w:val="left" w:pos="1219"/>
        </w:tabs>
        <w:spacing w:before="118"/>
        <w:ind w:left="110"/>
      </w:pPr>
      <w:r>
        <w:rPr>
          <w:rFonts w:ascii="Trebuchet MS"/>
          <w:sz w:val="12"/>
        </w:rPr>
        <w:t>434</w:t>
      </w:r>
      <w:r>
        <w:rPr>
          <w:rFonts w:ascii="Trebuchet MS"/>
          <w:sz w:val="12"/>
        </w:rPr>
        <w:tab/>
      </w:r>
      <w:proofErr w:type="spellStart"/>
      <w:r>
        <w:rPr>
          <w:spacing w:val="-1"/>
        </w:rPr>
        <w:t>Dallmeier-Tiessen</w:t>
      </w:r>
      <w:proofErr w:type="spellEnd"/>
      <w:r>
        <w:rPr>
          <w:spacing w:val="-1"/>
        </w:rPr>
        <w:t>,</w:t>
      </w:r>
      <w:r>
        <w:rPr>
          <w:spacing w:val="-10"/>
        </w:rPr>
        <w:t xml:space="preserve"> </w:t>
      </w:r>
      <w:r>
        <w:rPr>
          <w:spacing w:val="-1"/>
        </w:rPr>
        <w:t>S.,</w:t>
      </w:r>
      <w:r>
        <w:rPr>
          <w:spacing w:val="-9"/>
        </w:rPr>
        <w:t xml:space="preserve"> </w:t>
      </w:r>
      <w:r>
        <w:rPr>
          <w:spacing w:val="-1"/>
        </w:rPr>
        <w:t>Darby,</w:t>
      </w:r>
      <w:r>
        <w:rPr>
          <w:spacing w:val="-9"/>
        </w:rPr>
        <w:t xml:space="preserve"> </w:t>
      </w:r>
      <w:r>
        <w:rPr>
          <w:spacing w:val="-1"/>
        </w:rPr>
        <w:t>R.,</w:t>
      </w:r>
      <w:r>
        <w:rPr>
          <w:spacing w:val="-9"/>
        </w:rPr>
        <w:t xml:space="preserve"> </w:t>
      </w:r>
      <w:r>
        <w:rPr>
          <w:spacing w:val="-1"/>
        </w:rPr>
        <w:t>Goerner,</w:t>
      </w:r>
      <w:r>
        <w:rPr>
          <w:spacing w:val="-9"/>
        </w:rPr>
        <w:t xml:space="preserve"> </w:t>
      </w:r>
      <w:r>
        <w:rPr>
          <w:spacing w:val="-1"/>
        </w:rPr>
        <w:t>B.,</w:t>
      </w:r>
      <w:r>
        <w:rPr>
          <w:spacing w:val="-9"/>
        </w:rPr>
        <w:t xml:space="preserve"> </w:t>
      </w:r>
      <w:proofErr w:type="spellStart"/>
      <w:r>
        <w:rPr>
          <w:spacing w:val="-1"/>
        </w:rPr>
        <w:t>Hyppoelae</w:t>
      </w:r>
      <w:proofErr w:type="spellEnd"/>
      <w:r>
        <w:rPr>
          <w:spacing w:val="-1"/>
        </w:rPr>
        <w:t>,</w:t>
      </w:r>
      <w:r>
        <w:rPr>
          <w:spacing w:val="-9"/>
        </w:rPr>
        <w:t xml:space="preserve"> </w:t>
      </w:r>
      <w:r>
        <w:rPr>
          <w:spacing w:val="-1"/>
        </w:rPr>
        <w:t>J.,</w:t>
      </w:r>
      <w:r>
        <w:rPr>
          <w:spacing w:val="-9"/>
        </w:rPr>
        <w:t xml:space="preserve"> </w:t>
      </w:r>
      <w:proofErr w:type="spellStart"/>
      <w:r>
        <w:rPr>
          <w:spacing w:val="-1"/>
        </w:rPr>
        <w:t>Igo-Kemenes</w:t>
      </w:r>
      <w:proofErr w:type="spellEnd"/>
      <w:r>
        <w:rPr>
          <w:spacing w:val="-1"/>
        </w:rPr>
        <w:t>,</w:t>
      </w:r>
      <w:r>
        <w:rPr>
          <w:spacing w:val="-9"/>
        </w:rPr>
        <w:t xml:space="preserve"> </w:t>
      </w:r>
      <w:r>
        <w:t>P.,</w:t>
      </w:r>
      <w:r>
        <w:rPr>
          <w:spacing w:val="-9"/>
        </w:rPr>
        <w:t xml:space="preserve"> </w:t>
      </w:r>
      <w:r>
        <w:t>Kahn,</w:t>
      </w:r>
    </w:p>
    <w:p w14:paraId="6DA32A22" w14:textId="77777777" w:rsidR="00BB4C49" w:rsidRDefault="00DC0BFC">
      <w:pPr>
        <w:pStyle w:val="BodyText"/>
        <w:tabs>
          <w:tab w:val="left" w:pos="1571"/>
        </w:tabs>
        <w:spacing w:before="154"/>
        <w:ind w:left="110"/>
      </w:pPr>
      <w:r>
        <w:rPr>
          <w:rFonts w:ascii="Trebuchet MS"/>
          <w:sz w:val="12"/>
        </w:rPr>
        <w:t>435</w:t>
      </w:r>
      <w:r>
        <w:rPr>
          <w:rFonts w:ascii="Trebuchet MS"/>
          <w:sz w:val="12"/>
        </w:rPr>
        <w:tab/>
      </w:r>
      <w:r>
        <w:rPr>
          <w:w w:val="95"/>
        </w:rPr>
        <w:t>D.,</w:t>
      </w:r>
      <w:r>
        <w:rPr>
          <w:spacing w:val="25"/>
          <w:w w:val="95"/>
        </w:rPr>
        <w:t xml:space="preserve"> </w:t>
      </w:r>
      <w:r>
        <w:rPr>
          <w:w w:val="95"/>
        </w:rPr>
        <w:t>.</w:t>
      </w:r>
      <w:r>
        <w:rPr>
          <w:spacing w:val="-16"/>
          <w:w w:val="95"/>
        </w:rPr>
        <w:t xml:space="preserve"> </w:t>
      </w:r>
      <w:r>
        <w:rPr>
          <w:w w:val="95"/>
        </w:rPr>
        <w:t>.</w:t>
      </w:r>
      <w:r>
        <w:rPr>
          <w:spacing w:val="-16"/>
          <w:w w:val="95"/>
        </w:rPr>
        <w:t xml:space="preserve"> </w:t>
      </w:r>
      <w:r>
        <w:rPr>
          <w:w w:val="95"/>
        </w:rPr>
        <w:t>.</w:t>
      </w:r>
      <w:r>
        <w:rPr>
          <w:spacing w:val="92"/>
        </w:rPr>
        <w:t xml:space="preserve"> </w:t>
      </w:r>
      <w:proofErr w:type="spellStart"/>
      <w:r>
        <w:rPr>
          <w:w w:val="95"/>
        </w:rPr>
        <w:t>Stelt</w:t>
      </w:r>
      <w:proofErr w:type="spellEnd"/>
      <w:r>
        <w:rPr>
          <w:w w:val="95"/>
        </w:rPr>
        <w:t>,</w:t>
      </w:r>
      <w:r>
        <w:rPr>
          <w:spacing w:val="25"/>
          <w:w w:val="95"/>
        </w:rPr>
        <w:t xml:space="preserve"> </w:t>
      </w:r>
      <w:r>
        <w:rPr>
          <w:w w:val="95"/>
        </w:rPr>
        <w:t>W.</w:t>
      </w:r>
      <w:r>
        <w:rPr>
          <w:spacing w:val="26"/>
          <w:w w:val="95"/>
        </w:rPr>
        <w:t xml:space="preserve"> </w:t>
      </w:r>
      <w:r>
        <w:rPr>
          <w:w w:val="95"/>
        </w:rPr>
        <w:t>van</w:t>
      </w:r>
      <w:r>
        <w:rPr>
          <w:spacing w:val="27"/>
          <w:w w:val="95"/>
        </w:rPr>
        <w:t xml:space="preserve"> </w:t>
      </w:r>
      <w:r>
        <w:rPr>
          <w:w w:val="95"/>
        </w:rPr>
        <w:t>der.</w:t>
      </w:r>
      <w:r>
        <w:rPr>
          <w:spacing w:val="54"/>
          <w:w w:val="95"/>
        </w:rPr>
        <w:t xml:space="preserve"> </w:t>
      </w:r>
      <w:r>
        <w:rPr>
          <w:w w:val="95"/>
        </w:rPr>
        <w:t>(2011).</w:t>
      </w:r>
      <w:r>
        <w:rPr>
          <w:spacing w:val="54"/>
          <w:w w:val="95"/>
        </w:rPr>
        <w:t xml:space="preserve"> </w:t>
      </w:r>
      <w:r>
        <w:rPr>
          <w:w w:val="95"/>
        </w:rPr>
        <w:t>Highlights</w:t>
      </w:r>
      <w:r>
        <w:rPr>
          <w:spacing w:val="26"/>
          <w:w w:val="95"/>
        </w:rPr>
        <w:t xml:space="preserve"> </w:t>
      </w:r>
      <w:r>
        <w:rPr>
          <w:w w:val="95"/>
        </w:rPr>
        <w:t>from</w:t>
      </w:r>
      <w:r>
        <w:rPr>
          <w:spacing w:val="25"/>
          <w:w w:val="95"/>
        </w:rPr>
        <w:t xml:space="preserve"> </w:t>
      </w:r>
      <w:r>
        <w:rPr>
          <w:w w:val="95"/>
        </w:rPr>
        <w:t>the</w:t>
      </w:r>
      <w:r>
        <w:rPr>
          <w:spacing w:val="27"/>
          <w:w w:val="95"/>
        </w:rPr>
        <w:t xml:space="preserve"> </w:t>
      </w:r>
      <w:r>
        <w:rPr>
          <w:w w:val="95"/>
        </w:rPr>
        <w:t>SOAP</w:t>
      </w:r>
      <w:r>
        <w:rPr>
          <w:spacing w:val="26"/>
          <w:w w:val="95"/>
        </w:rPr>
        <w:t xml:space="preserve"> </w:t>
      </w:r>
      <w:r>
        <w:rPr>
          <w:w w:val="95"/>
        </w:rPr>
        <w:t>project</w:t>
      </w:r>
      <w:r>
        <w:rPr>
          <w:spacing w:val="25"/>
          <w:w w:val="95"/>
        </w:rPr>
        <w:t xml:space="preserve"> </w:t>
      </w:r>
      <w:r>
        <w:rPr>
          <w:w w:val="95"/>
        </w:rPr>
        <w:t>survey.</w:t>
      </w:r>
    </w:p>
    <w:p w14:paraId="27945F0D" w14:textId="77777777" w:rsidR="00BB4C49" w:rsidRDefault="00DC0BFC">
      <w:pPr>
        <w:tabs>
          <w:tab w:val="left" w:pos="1559"/>
        </w:tabs>
        <w:spacing w:before="155"/>
        <w:ind w:left="110"/>
        <w:rPr>
          <w:sz w:val="24"/>
        </w:rPr>
      </w:pPr>
      <w:r>
        <w:rPr>
          <w:rFonts w:ascii="Trebuchet MS"/>
          <w:sz w:val="12"/>
        </w:rPr>
        <w:t>436</w:t>
      </w:r>
      <w:r>
        <w:rPr>
          <w:rFonts w:ascii="Trebuchet MS"/>
          <w:sz w:val="12"/>
        </w:rPr>
        <w:tab/>
      </w:r>
      <w:r>
        <w:rPr>
          <w:sz w:val="24"/>
        </w:rPr>
        <w:t>What</w:t>
      </w:r>
      <w:r>
        <w:rPr>
          <w:spacing w:val="-4"/>
          <w:sz w:val="24"/>
        </w:rPr>
        <w:t xml:space="preserve"> </w:t>
      </w:r>
      <w:r>
        <w:rPr>
          <w:sz w:val="24"/>
        </w:rPr>
        <w:t>Scientists</w:t>
      </w:r>
      <w:r>
        <w:rPr>
          <w:spacing w:val="-2"/>
          <w:sz w:val="24"/>
        </w:rPr>
        <w:t xml:space="preserve"> </w:t>
      </w:r>
      <w:r>
        <w:rPr>
          <w:sz w:val="24"/>
        </w:rPr>
        <w:t>Think</w:t>
      </w:r>
      <w:r>
        <w:rPr>
          <w:spacing w:val="-3"/>
          <w:sz w:val="24"/>
        </w:rPr>
        <w:t xml:space="preserve"> </w:t>
      </w:r>
      <w:r>
        <w:rPr>
          <w:sz w:val="24"/>
        </w:rPr>
        <w:t>about</w:t>
      </w:r>
      <w:r>
        <w:rPr>
          <w:spacing w:val="-3"/>
          <w:sz w:val="24"/>
        </w:rPr>
        <w:t xml:space="preserve"> </w:t>
      </w:r>
      <w:r>
        <w:rPr>
          <w:sz w:val="24"/>
        </w:rPr>
        <w:t>Open</w:t>
      </w:r>
      <w:r>
        <w:rPr>
          <w:spacing w:val="-2"/>
          <w:sz w:val="24"/>
        </w:rPr>
        <w:t xml:space="preserve"> </w:t>
      </w:r>
      <w:r>
        <w:rPr>
          <w:sz w:val="24"/>
        </w:rPr>
        <w:t>Access</w:t>
      </w:r>
      <w:r>
        <w:rPr>
          <w:spacing w:val="-3"/>
          <w:sz w:val="24"/>
        </w:rPr>
        <w:t xml:space="preserve"> </w:t>
      </w:r>
      <w:r>
        <w:rPr>
          <w:sz w:val="24"/>
        </w:rPr>
        <w:t>Publishing.</w:t>
      </w:r>
      <w:r>
        <w:rPr>
          <w:spacing w:val="17"/>
          <w:sz w:val="24"/>
        </w:rPr>
        <w:t xml:space="preserve"> </w:t>
      </w:r>
      <w:r>
        <w:rPr>
          <w:i/>
          <w:sz w:val="24"/>
        </w:rPr>
        <w:t>arXiv:1101.5260</w:t>
      </w:r>
      <w:r>
        <w:rPr>
          <w:i/>
          <w:spacing w:val="1"/>
          <w:sz w:val="24"/>
        </w:rPr>
        <w:t xml:space="preserve"> </w:t>
      </w:r>
      <w:r>
        <w:rPr>
          <w:i/>
          <w:sz w:val="24"/>
        </w:rPr>
        <w:t>[Cs]</w:t>
      </w:r>
      <w:r>
        <w:rPr>
          <w:sz w:val="24"/>
        </w:rPr>
        <w:t>.</w:t>
      </w:r>
    </w:p>
    <w:p w14:paraId="020F4394" w14:textId="77777777" w:rsidR="00BB4C49" w:rsidRDefault="00DC0BFC">
      <w:pPr>
        <w:pStyle w:val="BodyText"/>
        <w:tabs>
          <w:tab w:val="left" w:pos="1571"/>
        </w:tabs>
        <w:spacing w:before="154"/>
        <w:ind w:left="110"/>
      </w:pPr>
      <w:r>
        <w:rPr>
          <w:rFonts w:ascii="Trebuchet MS"/>
          <w:sz w:val="12"/>
        </w:rPr>
        <w:t>437</w:t>
      </w:r>
      <w:r>
        <w:rPr>
          <w:rFonts w:ascii="Trebuchet MS"/>
          <w:sz w:val="12"/>
        </w:rPr>
        <w:tab/>
      </w:r>
      <w:r>
        <w:t>Retrieved</w:t>
      </w:r>
      <w:r>
        <w:rPr>
          <w:spacing w:val="-1"/>
        </w:rPr>
        <w:t xml:space="preserve"> </w:t>
      </w:r>
      <w:r>
        <w:t>from</w:t>
      </w:r>
      <w:r>
        <w:rPr>
          <w:spacing w:val="-1"/>
        </w:rPr>
        <w:t xml:space="preserve"> </w:t>
      </w:r>
      <w:hyperlink r:id="rId14">
        <w:r>
          <w:t>http://arxiv.org/abs/1101.5260</w:t>
        </w:r>
      </w:hyperlink>
    </w:p>
    <w:p w14:paraId="1EA02DAE" w14:textId="77777777" w:rsidR="00BB4C49" w:rsidRDefault="00BB4C49">
      <w:pPr>
        <w:pStyle w:val="BodyText"/>
        <w:spacing w:before="6"/>
        <w:rPr>
          <w:sz w:val="20"/>
        </w:rPr>
      </w:pPr>
    </w:p>
    <w:p w14:paraId="02052670" w14:textId="77777777" w:rsidR="00BB4C49" w:rsidRDefault="00DC0BFC">
      <w:pPr>
        <w:pStyle w:val="BodyText"/>
        <w:tabs>
          <w:tab w:val="left" w:pos="1219"/>
        </w:tabs>
        <w:spacing w:before="118"/>
        <w:ind w:left="110"/>
      </w:pPr>
      <w:r>
        <w:rPr>
          <w:rFonts w:ascii="Trebuchet MS"/>
          <w:sz w:val="12"/>
        </w:rPr>
        <w:t>438</w:t>
      </w:r>
      <w:r>
        <w:rPr>
          <w:rFonts w:ascii="Trebuchet MS"/>
          <w:sz w:val="12"/>
        </w:rPr>
        <w:tab/>
      </w:r>
      <w:r>
        <w:rPr>
          <w:w w:val="95"/>
        </w:rPr>
        <w:t>Davis,</w:t>
      </w:r>
      <w:r>
        <w:rPr>
          <w:spacing w:val="4"/>
          <w:w w:val="95"/>
        </w:rPr>
        <w:t xml:space="preserve"> </w:t>
      </w:r>
      <w:r>
        <w:rPr>
          <w:w w:val="95"/>
        </w:rPr>
        <w:t>P.</w:t>
      </w:r>
      <w:r>
        <w:rPr>
          <w:spacing w:val="3"/>
          <w:w w:val="95"/>
        </w:rPr>
        <w:t xml:space="preserve"> </w:t>
      </w:r>
      <w:r>
        <w:rPr>
          <w:w w:val="95"/>
        </w:rPr>
        <w:t>M.</w:t>
      </w:r>
      <w:r>
        <w:rPr>
          <w:spacing w:val="4"/>
          <w:w w:val="95"/>
        </w:rPr>
        <w:t xml:space="preserve"> </w:t>
      </w:r>
      <w:r>
        <w:rPr>
          <w:w w:val="95"/>
        </w:rPr>
        <w:t>(2011).</w:t>
      </w:r>
      <w:r>
        <w:rPr>
          <w:spacing w:val="26"/>
          <w:w w:val="95"/>
        </w:rPr>
        <w:t xml:space="preserve"> </w:t>
      </w:r>
      <w:r>
        <w:rPr>
          <w:w w:val="95"/>
        </w:rPr>
        <w:t>Open</w:t>
      </w:r>
      <w:r>
        <w:rPr>
          <w:spacing w:val="3"/>
          <w:w w:val="95"/>
        </w:rPr>
        <w:t xml:space="preserve"> </w:t>
      </w:r>
      <w:r>
        <w:rPr>
          <w:w w:val="95"/>
        </w:rPr>
        <w:t>access,</w:t>
      </w:r>
      <w:r>
        <w:rPr>
          <w:spacing w:val="4"/>
          <w:w w:val="95"/>
        </w:rPr>
        <w:t xml:space="preserve"> </w:t>
      </w:r>
      <w:r>
        <w:rPr>
          <w:w w:val="95"/>
        </w:rPr>
        <w:t>readership,</w:t>
      </w:r>
      <w:r>
        <w:rPr>
          <w:spacing w:val="5"/>
          <w:w w:val="95"/>
        </w:rPr>
        <w:t xml:space="preserve"> </w:t>
      </w:r>
      <w:r>
        <w:rPr>
          <w:w w:val="95"/>
        </w:rPr>
        <w:t>citations:</w:t>
      </w:r>
      <w:r>
        <w:rPr>
          <w:spacing w:val="26"/>
          <w:w w:val="95"/>
        </w:rPr>
        <w:t xml:space="preserve"> </w:t>
      </w:r>
      <w:r>
        <w:rPr>
          <w:w w:val="95"/>
        </w:rPr>
        <w:t>A</w:t>
      </w:r>
      <w:r>
        <w:rPr>
          <w:spacing w:val="3"/>
          <w:w w:val="95"/>
        </w:rPr>
        <w:t xml:space="preserve"> </w:t>
      </w:r>
      <w:r>
        <w:rPr>
          <w:w w:val="95"/>
        </w:rPr>
        <w:t>randomized</w:t>
      </w:r>
      <w:r>
        <w:rPr>
          <w:spacing w:val="4"/>
          <w:w w:val="95"/>
        </w:rPr>
        <w:t xml:space="preserve"> </w:t>
      </w:r>
      <w:r>
        <w:rPr>
          <w:w w:val="95"/>
        </w:rPr>
        <w:t>controlled</w:t>
      </w:r>
      <w:r>
        <w:rPr>
          <w:spacing w:val="3"/>
          <w:w w:val="95"/>
        </w:rPr>
        <w:t xml:space="preserve"> </w:t>
      </w:r>
      <w:r>
        <w:rPr>
          <w:w w:val="95"/>
        </w:rPr>
        <w:t>trial</w:t>
      </w:r>
    </w:p>
    <w:p w14:paraId="1AA03FFA" w14:textId="77777777" w:rsidR="00BB4C49" w:rsidRDefault="00DC0BFC">
      <w:pPr>
        <w:tabs>
          <w:tab w:val="left" w:pos="1571"/>
        </w:tabs>
        <w:spacing w:before="154"/>
        <w:ind w:left="110"/>
        <w:rPr>
          <w:sz w:val="24"/>
        </w:rPr>
      </w:pPr>
      <w:r>
        <w:rPr>
          <w:rFonts w:ascii="Trebuchet MS" w:hAnsi="Trebuchet MS"/>
          <w:sz w:val="12"/>
        </w:rPr>
        <w:t>439</w:t>
      </w:r>
      <w:r>
        <w:rPr>
          <w:rFonts w:ascii="Trebuchet MS" w:hAnsi="Trebuchet MS"/>
          <w:sz w:val="12"/>
        </w:rPr>
        <w:tab/>
      </w:r>
      <w:r>
        <w:rPr>
          <w:w w:val="95"/>
          <w:sz w:val="24"/>
        </w:rPr>
        <w:t>of</w:t>
      </w:r>
      <w:r>
        <w:rPr>
          <w:spacing w:val="46"/>
          <w:w w:val="95"/>
          <w:sz w:val="24"/>
        </w:rPr>
        <w:t xml:space="preserve"> </w:t>
      </w:r>
      <w:r>
        <w:rPr>
          <w:w w:val="95"/>
          <w:sz w:val="24"/>
        </w:rPr>
        <w:t>scientific</w:t>
      </w:r>
      <w:r>
        <w:rPr>
          <w:spacing w:val="46"/>
          <w:w w:val="95"/>
          <w:sz w:val="24"/>
        </w:rPr>
        <w:t xml:space="preserve"> </w:t>
      </w:r>
      <w:r>
        <w:rPr>
          <w:w w:val="95"/>
          <w:sz w:val="24"/>
        </w:rPr>
        <w:t>journal</w:t>
      </w:r>
      <w:r>
        <w:rPr>
          <w:spacing w:val="46"/>
          <w:w w:val="95"/>
          <w:sz w:val="24"/>
        </w:rPr>
        <w:t xml:space="preserve"> </w:t>
      </w:r>
      <w:r>
        <w:rPr>
          <w:w w:val="95"/>
          <w:sz w:val="24"/>
        </w:rPr>
        <w:t>publishing.</w:t>
      </w:r>
      <w:r>
        <w:rPr>
          <w:spacing w:val="77"/>
          <w:sz w:val="24"/>
        </w:rPr>
        <w:t xml:space="preserve"> </w:t>
      </w:r>
      <w:r>
        <w:rPr>
          <w:i/>
          <w:w w:val="95"/>
          <w:sz w:val="24"/>
        </w:rPr>
        <w:t>The</w:t>
      </w:r>
      <w:r>
        <w:rPr>
          <w:i/>
          <w:spacing w:val="53"/>
          <w:w w:val="95"/>
          <w:sz w:val="24"/>
        </w:rPr>
        <w:t xml:space="preserve"> </w:t>
      </w:r>
      <w:r>
        <w:rPr>
          <w:i/>
          <w:w w:val="95"/>
          <w:sz w:val="24"/>
        </w:rPr>
        <w:t>FASEB</w:t>
      </w:r>
      <w:r>
        <w:rPr>
          <w:i/>
          <w:spacing w:val="53"/>
          <w:w w:val="95"/>
          <w:sz w:val="24"/>
        </w:rPr>
        <w:t xml:space="preserve"> </w:t>
      </w:r>
      <w:r>
        <w:rPr>
          <w:i/>
          <w:w w:val="95"/>
          <w:sz w:val="24"/>
        </w:rPr>
        <w:t>Journal</w:t>
      </w:r>
      <w:r>
        <w:rPr>
          <w:w w:val="95"/>
          <w:sz w:val="24"/>
        </w:rPr>
        <w:t>,</w:t>
      </w:r>
      <w:r>
        <w:rPr>
          <w:spacing w:val="46"/>
          <w:w w:val="95"/>
          <w:sz w:val="24"/>
        </w:rPr>
        <w:t xml:space="preserve"> </w:t>
      </w:r>
      <w:r>
        <w:rPr>
          <w:i/>
          <w:w w:val="95"/>
          <w:sz w:val="24"/>
        </w:rPr>
        <w:t>25</w:t>
      </w:r>
      <w:r>
        <w:rPr>
          <w:i/>
          <w:spacing w:val="-15"/>
          <w:w w:val="95"/>
          <w:sz w:val="24"/>
        </w:rPr>
        <w:t xml:space="preserve"> </w:t>
      </w:r>
      <w:r>
        <w:rPr>
          <w:w w:val="95"/>
          <w:sz w:val="24"/>
        </w:rPr>
        <w:t>(7),</w:t>
      </w:r>
      <w:r>
        <w:rPr>
          <w:spacing w:val="45"/>
          <w:w w:val="95"/>
          <w:sz w:val="24"/>
        </w:rPr>
        <w:t xml:space="preserve"> </w:t>
      </w:r>
      <w:r>
        <w:rPr>
          <w:w w:val="95"/>
          <w:sz w:val="24"/>
        </w:rPr>
        <w:t>2129–2134.</w:t>
      </w:r>
    </w:p>
    <w:p w14:paraId="10C31086" w14:textId="77777777" w:rsidR="00BB4C49" w:rsidRDefault="00DC0BFC">
      <w:pPr>
        <w:pStyle w:val="BodyText"/>
        <w:tabs>
          <w:tab w:val="left" w:pos="1571"/>
        </w:tabs>
        <w:spacing w:before="155"/>
        <w:ind w:left="110"/>
      </w:pPr>
      <w:r>
        <w:rPr>
          <w:rFonts w:ascii="Trebuchet MS"/>
          <w:w w:val="105"/>
          <w:sz w:val="12"/>
        </w:rPr>
        <w:t>440</w:t>
      </w:r>
      <w:r>
        <w:rPr>
          <w:rFonts w:ascii="Trebuchet MS"/>
          <w:w w:val="105"/>
          <w:sz w:val="12"/>
        </w:rPr>
        <w:tab/>
      </w:r>
      <w:r>
        <w:rPr>
          <w:w w:val="105"/>
        </w:rPr>
        <w:t>https://doi.org/10.1096/fj.11-183988</w:t>
      </w:r>
    </w:p>
    <w:p w14:paraId="265D9FBA" w14:textId="77777777" w:rsidR="00BB4C49" w:rsidRDefault="00BB4C49">
      <w:pPr>
        <w:pStyle w:val="BodyText"/>
        <w:spacing w:before="5"/>
        <w:rPr>
          <w:sz w:val="20"/>
        </w:rPr>
      </w:pPr>
    </w:p>
    <w:p w14:paraId="70C55B23" w14:textId="77777777" w:rsidR="00BB4C49" w:rsidRDefault="00DC0BFC">
      <w:pPr>
        <w:tabs>
          <w:tab w:val="left" w:pos="1219"/>
        </w:tabs>
        <w:spacing w:before="118"/>
        <w:ind w:left="110"/>
        <w:rPr>
          <w:i/>
          <w:sz w:val="24"/>
        </w:rPr>
      </w:pPr>
      <w:r>
        <w:rPr>
          <w:rFonts w:ascii="Trebuchet MS"/>
          <w:w w:val="105"/>
          <w:sz w:val="12"/>
        </w:rPr>
        <w:t>441</w:t>
      </w:r>
      <w:r>
        <w:rPr>
          <w:rFonts w:ascii="Trebuchet MS"/>
          <w:w w:val="105"/>
          <w:sz w:val="12"/>
        </w:rPr>
        <w:tab/>
      </w:r>
      <w:proofErr w:type="spellStart"/>
      <w:r>
        <w:rPr>
          <w:w w:val="105"/>
          <w:sz w:val="24"/>
        </w:rPr>
        <w:t>Editage</w:t>
      </w:r>
      <w:proofErr w:type="spellEnd"/>
      <w:r>
        <w:rPr>
          <w:w w:val="105"/>
          <w:sz w:val="24"/>
        </w:rPr>
        <w:t>.</w:t>
      </w:r>
      <w:r>
        <w:rPr>
          <w:spacing w:val="9"/>
          <w:w w:val="105"/>
          <w:sz w:val="24"/>
        </w:rPr>
        <w:t xml:space="preserve"> </w:t>
      </w:r>
      <w:r>
        <w:rPr>
          <w:w w:val="105"/>
          <w:sz w:val="24"/>
        </w:rPr>
        <w:t>(2018).</w:t>
      </w:r>
      <w:r>
        <w:rPr>
          <w:spacing w:val="10"/>
          <w:w w:val="105"/>
          <w:sz w:val="24"/>
        </w:rPr>
        <w:t xml:space="preserve"> </w:t>
      </w:r>
      <w:r>
        <w:rPr>
          <w:i/>
          <w:w w:val="105"/>
          <w:sz w:val="24"/>
        </w:rPr>
        <w:t>Geographic</w:t>
      </w:r>
      <w:r>
        <w:rPr>
          <w:i/>
          <w:spacing w:val="-5"/>
          <w:w w:val="105"/>
          <w:sz w:val="24"/>
        </w:rPr>
        <w:t xml:space="preserve"> </w:t>
      </w:r>
      <w:r>
        <w:rPr>
          <w:i/>
          <w:w w:val="105"/>
          <w:sz w:val="24"/>
        </w:rPr>
        <w:t>Trends</w:t>
      </w:r>
      <w:r>
        <w:rPr>
          <w:i/>
          <w:spacing w:val="-5"/>
          <w:w w:val="105"/>
          <w:sz w:val="24"/>
        </w:rPr>
        <w:t xml:space="preserve"> </w:t>
      </w:r>
      <w:r>
        <w:rPr>
          <w:i/>
          <w:w w:val="105"/>
          <w:sz w:val="24"/>
        </w:rPr>
        <w:t>in</w:t>
      </w:r>
      <w:r>
        <w:rPr>
          <w:i/>
          <w:spacing w:val="-5"/>
          <w:w w:val="105"/>
          <w:sz w:val="24"/>
        </w:rPr>
        <w:t xml:space="preserve"> </w:t>
      </w:r>
      <w:r>
        <w:rPr>
          <w:i/>
          <w:w w:val="105"/>
          <w:sz w:val="24"/>
        </w:rPr>
        <w:t>Attitudes</w:t>
      </w:r>
      <w:r>
        <w:rPr>
          <w:i/>
          <w:spacing w:val="-5"/>
          <w:w w:val="105"/>
          <w:sz w:val="24"/>
        </w:rPr>
        <w:t xml:space="preserve"> </w:t>
      </w:r>
      <w:r>
        <w:rPr>
          <w:i/>
          <w:w w:val="105"/>
          <w:sz w:val="24"/>
        </w:rPr>
        <w:t>to</w:t>
      </w:r>
      <w:r>
        <w:rPr>
          <w:i/>
          <w:spacing w:val="-4"/>
          <w:w w:val="105"/>
          <w:sz w:val="24"/>
        </w:rPr>
        <w:t xml:space="preserve"> </w:t>
      </w:r>
      <w:r>
        <w:rPr>
          <w:i/>
          <w:w w:val="105"/>
          <w:sz w:val="24"/>
        </w:rPr>
        <w:t>Open</w:t>
      </w:r>
      <w:r>
        <w:rPr>
          <w:i/>
          <w:spacing w:val="-5"/>
          <w:w w:val="105"/>
          <w:sz w:val="24"/>
        </w:rPr>
        <w:t xml:space="preserve"> </w:t>
      </w:r>
      <w:r>
        <w:rPr>
          <w:i/>
          <w:w w:val="105"/>
          <w:sz w:val="24"/>
        </w:rPr>
        <w:t>Access:</w:t>
      </w:r>
      <w:r>
        <w:rPr>
          <w:i/>
          <w:spacing w:val="11"/>
          <w:w w:val="105"/>
          <w:sz w:val="24"/>
        </w:rPr>
        <w:t xml:space="preserve"> </w:t>
      </w:r>
      <w:r>
        <w:rPr>
          <w:i/>
          <w:w w:val="105"/>
          <w:sz w:val="24"/>
        </w:rPr>
        <w:t>Findings</w:t>
      </w:r>
      <w:r>
        <w:rPr>
          <w:i/>
          <w:spacing w:val="-4"/>
          <w:w w:val="105"/>
          <w:sz w:val="24"/>
        </w:rPr>
        <w:t xml:space="preserve"> </w:t>
      </w:r>
      <w:r>
        <w:rPr>
          <w:i/>
          <w:w w:val="105"/>
          <w:sz w:val="24"/>
        </w:rPr>
        <w:t>from</w:t>
      </w:r>
      <w:r>
        <w:rPr>
          <w:i/>
          <w:spacing w:val="-5"/>
          <w:w w:val="105"/>
          <w:sz w:val="24"/>
        </w:rPr>
        <w:t xml:space="preserve"> </w:t>
      </w:r>
      <w:r>
        <w:rPr>
          <w:i/>
          <w:w w:val="105"/>
          <w:sz w:val="24"/>
        </w:rPr>
        <w:t>the</w:t>
      </w:r>
    </w:p>
    <w:p w14:paraId="5E46533C" w14:textId="77777777" w:rsidR="00BB4C49" w:rsidRDefault="00DC0BFC">
      <w:pPr>
        <w:tabs>
          <w:tab w:val="left" w:pos="1558"/>
        </w:tabs>
        <w:spacing w:before="154"/>
        <w:ind w:left="110"/>
        <w:rPr>
          <w:sz w:val="24"/>
        </w:rPr>
      </w:pPr>
      <w:r>
        <w:rPr>
          <w:rFonts w:ascii="Trebuchet MS"/>
          <w:sz w:val="12"/>
        </w:rPr>
        <w:t>442</w:t>
      </w:r>
      <w:r>
        <w:rPr>
          <w:rFonts w:ascii="Trebuchet MS"/>
          <w:sz w:val="12"/>
        </w:rPr>
        <w:tab/>
      </w:r>
      <w:proofErr w:type="spellStart"/>
      <w:r>
        <w:rPr>
          <w:i/>
          <w:sz w:val="24"/>
        </w:rPr>
        <w:t>Editage</w:t>
      </w:r>
      <w:proofErr w:type="spellEnd"/>
      <w:r>
        <w:rPr>
          <w:i/>
          <w:spacing w:val="11"/>
          <w:sz w:val="24"/>
        </w:rPr>
        <w:t xml:space="preserve"> </w:t>
      </w:r>
      <w:r>
        <w:rPr>
          <w:i/>
          <w:sz w:val="24"/>
        </w:rPr>
        <w:t>Global</w:t>
      </w:r>
      <w:r>
        <w:rPr>
          <w:i/>
          <w:spacing w:val="11"/>
          <w:sz w:val="24"/>
        </w:rPr>
        <w:t xml:space="preserve"> </w:t>
      </w:r>
      <w:r>
        <w:rPr>
          <w:i/>
          <w:sz w:val="24"/>
        </w:rPr>
        <w:t>Author</w:t>
      </w:r>
      <w:r>
        <w:rPr>
          <w:i/>
          <w:spacing w:val="12"/>
          <w:sz w:val="24"/>
        </w:rPr>
        <w:t xml:space="preserve"> </w:t>
      </w:r>
      <w:r>
        <w:rPr>
          <w:i/>
          <w:sz w:val="24"/>
        </w:rPr>
        <w:t>Survey</w:t>
      </w:r>
      <w:r>
        <w:rPr>
          <w:i/>
          <w:spacing w:val="11"/>
          <w:sz w:val="24"/>
        </w:rPr>
        <w:t xml:space="preserve"> </w:t>
      </w:r>
      <w:r>
        <w:rPr>
          <w:i/>
          <w:sz w:val="24"/>
        </w:rPr>
        <w:t>2018</w:t>
      </w:r>
      <w:r>
        <w:rPr>
          <w:sz w:val="24"/>
        </w:rPr>
        <w:t>.</w:t>
      </w:r>
      <w:r>
        <w:rPr>
          <w:spacing w:val="29"/>
          <w:sz w:val="24"/>
        </w:rPr>
        <w:t xml:space="preserve"> </w:t>
      </w:r>
      <w:r>
        <w:rPr>
          <w:sz w:val="24"/>
        </w:rPr>
        <w:t>Retrieved</w:t>
      </w:r>
      <w:r>
        <w:rPr>
          <w:spacing w:val="6"/>
          <w:sz w:val="24"/>
        </w:rPr>
        <w:t xml:space="preserve"> </w:t>
      </w:r>
      <w:r>
        <w:rPr>
          <w:sz w:val="24"/>
        </w:rPr>
        <w:t>from</w:t>
      </w:r>
    </w:p>
    <w:p w14:paraId="4AF41903" w14:textId="77777777" w:rsidR="00BB4C49" w:rsidRDefault="00DC0BFC">
      <w:pPr>
        <w:pStyle w:val="BodyText"/>
        <w:tabs>
          <w:tab w:val="left" w:pos="1571"/>
        </w:tabs>
        <w:spacing w:before="155"/>
        <w:ind w:left="110"/>
      </w:pPr>
      <w:r>
        <w:rPr>
          <w:rFonts w:ascii="Trebuchet MS"/>
          <w:sz w:val="12"/>
        </w:rPr>
        <w:t>443</w:t>
      </w:r>
      <w:r>
        <w:rPr>
          <w:rFonts w:ascii="Trebuchet MS"/>
          <w:sz w:val="12"/>
        </w:rPr>
        <w:tab/>
      </w:r>
      <w:r>
        <w:t>https://cdn.editage.com/insights/editagecom/production/Geographic</w:t>
      </w:r>
    </w:p>
    <w:p w14:paraId="1170575E" w14:textId="77777777" w:rsidR="00BB4C49" w:rsidRDefault="00BB4C49">
      <w:pPr>
        <w:pStyle w:val="BodyText"/>
        <w:spacing w:before="6"/>
        <w:rPr>
          <w:sz w:val="20"/>
        </w:rPr>
      </w:pPr>
    </w:p>
    <w:p w14:paraId="1DD46B5F" w14:textId="77777777" w:rsidR="00BB4C49" w:rsidRDefault="00DC0BFC">
      <w:pPr>
        <w:tabs>
          <w:tab w:val="left" w:pos="1219"/>
        </w:tabs>
        <w:spacing w:before="117"/>
        <w:ind w:left="110"/>
        <w:rPr>
          <w:sz w:val="24"/>
        </w:rPr>
      </w:pPr>
      <w:r>
        <w:rPr>
          <w:rFonts w:ascii="Trebuchet MS"/>
          <w:w w:val="105"/>
          <w:sz w:val="12"/>
        </w:rPr>
        <w:t>444</w:t>
      </w:r>
      <w:r>
        <w:rPr>
          <w:rFonts w:ascii="Trebuchet MS"/>
          <w:w w:val="105"/>
          <w:sz w:val="12"/>
        </w:rPr>
        <w:tab/>
      </w:r>
      <w:proofErr w:type="spellStart"/>
      <w:r>
        <w:rPr>
          <w:w w:val="105"/>
          <w:sz w:val="24"/>
        </w:rPr>
        <w:t>Efron</w:t>
      </w:r>
      <w:proofErr w:type="spellEnd"/>
      <w:r>
        <w:rPr>
          <w:w w:val="105"/>
          <w:sz w:val="24"/>
        </w:rPr>
        <w:t>,</w:t>
      </w:r>
      <w:r>
        <w:rPr>
          <w:spacing w:val="-10"/>
          <w:w w:val="105"/>
          <w:sz w:val="24"/>
        </w:rPr>
        <w:t xml:space="preserve"> </w:t>
      </w:r>
      <w:r>
        <w:rPr>
          <w:w w:val="105"/>
          <w:sz w:val="24"/>
        </w:rPr>
        <w:t>B.,</w:t>
      </w:r>
      <w:r>
        <w:rPr>
          <w:spacing w:val="-8"/>
          <w:w w:val="105"/>
          <w:sz w:val="24"/>
        </w:rPr>
        <w:t xml:space="preserve"> </w:t>
      </w:r>
      <w:r>
        <w:rPr>
          <w:w w:val="105"/>
          <w:sz w:val="24"/>
        </w:rPr>
        <w:t>&amp;</w:t>
      </w:r>
      <w:r>
        <w:rPr>
          <w:spacing w:val="-9"/>
          <w:w w:val="105"/>
          <w:sz w:val="24"/>
        </w:rPr>
        <w:t xml:space="preserve"> </w:t>
      </w:r>
      <w:proofErr w:type="spellStart"/>
      <w:r>
        <w:rPr>
          <w:w w:val="105"/>
          <w:sz w:val="24"/>
        </w:rPr>
        <w:t>Tibshirani</w:t>
      </w:r>
      <w:proofErr w:type="spellEnd"/>
      <w:r>
        <w:rPr>
          <w:w w:val="105"/>
          <w:sz w:val="24"/>
        </w:rPr>
        <w:t>,</w:t>
      </w:r>
      <w:r>
        <w:rPr>
          <w:spacing w:val="-9"/>
          <w:w w:val="105"/>
          <w:sz w:val="24"/>
        </w:rPr>
        <w:t xml:space="preserve"> </w:t>
      </w:r>
      <w:r>
        <w:rPr>
          <w:w w:val="105"/>
          <w:sz w:val="24"/>
        </w:rPr>
        <w:t>R.</w:t>
      </w:r>
      <w:r>
        <w:rPr>
          <w:spacing w:val="-9"/>
          <w:w w:val="105"/>
          <w:sz w:val="24"/>
        </w:rPr>
        <w:t xml:space="preserve"> </w:t>
      </w:r>
      <w:r>
        <w:rPr>
          <w:w w:val="105"/>
          <w:sz w:val="24"/>
        </w:rPr>
        <w:t>J.</w:t>
      </w:r>
      <w:r>
        <w:rPr>
          <w:spacing w:val="-9"/>
          <w:w w:val="105"/>
          <w:sz w:val="24"/>
        </w:rPr>
        <w:t xml:space="preserve"> </w:t>
      </w:r>
      <w:r>
        <w:rPr>
          <w:w w:val="105"/>
          <w:sz w:val="24"/>
        </w:rPr>
        <w:t>(1994).</w:t>
      </w:r>
      <w:r>
        <w:rPr>
          <w:spacing w:val="10"/>
          <w:w w:val="105"/>
          <w:sz w:val="24"/>
        </w:rPr>
        <w:t xml:space="preserve"> </w:t>
      </w:r>
      <w:r>
        <w:rPr>
          <w:i/>
          <w:w w:val="105"/>
          <w:sz w:val="24"/>
        </w:rPr>
        <w:t>An</w:t>
      </w:r>
      <w:r>
        <w:rPr>
          <w:i/>
          <w:spacing w:val="-5"/>
          <w:w w:val="105"/>
          <w:sz w:val="24"/>
        </w:rPr>
        <w:t xml:space="preserve"> </w:t>
      </w:r>
      <w:r>
        <w:rPr>
          <w:i/>
          <w:w w:val="105"/>
          <w:sz w:val="24"/>
        </w:rPr>
        <w:t>introduction</w:t>
      </w:r>
      <w:r>
        <w:rPr>
          <w:i/>
          <w:spacing w:val="-5"/>
          <w:w w:val="105"/>
          <w:sz w:val="24"/>
        </w:rPr>
        <w:t xml:space="preserve"> </w:t>
      </w:r>
      <w:r>
        <w:rPr>
          <w:i/>
          <w:w w:val="105"/>
          <w:sz w:val="24"/>
        </w:rPr>
        <w:t>to</w:t>
      </w:r>
      <w:r>
        <w:rPr>
          <w:i/>
          <w:spacing w:val="-4"/>
          <w:w w:val="105"/>
          <w:sz w:val="24"/>
        </w:rPr>
        <w:t xml:space="preserve"> </w:t>
      </w:r>
      <w:r>
        <w:rPr>
          <w:i/>
          <w:w w:val="105"/>
          <w:sz w:val="24"/>
        </w:rPr>
        <w:t>the</w:t>
      </w:r>
      <w:r>
        <w:rPr>
          <w:i/>
          <w:spacing w:val="-5"/>
          <w:w w:val="105"/>
          <w:sz w:val="24"/>
        </w:rPr>
        <w:t xml:space="preserve"> </w:t>
      </w:r>
      <w:r>
        <w:rPr>
          <w:i/>
          <w:w w:val="105"/>
          <w:sz w:val="24"/>
        </w:rPr>
        <w:t>bootstrap</w:t>
      </w:r>
      <w:r>
        <w:rPr>
          <w:w w:val="105"/>
          <w:sz w:val="24"/>
        </w:rPr>
        <w:t>.</w:t>
      </w:r>
      <w:r>
        <w:rPr>
          <w:spacing w:val="10"/>
          <w:w w:val="105"/>
          <w:sz w:val="24"/>
        </w:rPr>
        <w:t xml:space="preserve"> </w:t>
      </w:r>
      <w:r>
        <w:rPr>
          <w:w w:val="105"/>
          <w:sz w:val="24"/>
        </w:rPr>
        <w:t>CRC</w:t>
      </w:r>
      <w:r>
        <w:rPr>
          <w:spacing w:val="-9"/>
          <w:w w:val="105"/>
          <w:sz w:val="24"/>
        </w:rPr>
        <w:t xml:space="preserve"> </w:t>
      </w:r>
      <w:r>
        <w:rPr>
          <w:w w:val="105"/>
          <w:sz w:val="24"/>
        </w:rPr>
        <w:t>press.</w:t>
      </w:r>
    </w:p>
    <w:p w14:paraId="7927D428" w14:textId="77777777" w:rsidR="00BB4C49" w:rsidRDefault="00BB4C49">
      <w:pPr>
        <w:rPr>
          <w:sz w:val="24"/>
        </w:rPr>
        <w:sectPr w:rsidR="00BB4C49">
          <w:pgSz w:w="12240" w:h="15840"/>
          <w:pgMar w:top="1320" w:right="1240" w:bottom="280" w:left="940" w:header="649" w:footer="0" w:gutter="0"/>
          <w:cols w:space="720"/>
        </w:sectPr>
      </w:pPr>
    </w:p>
    <w:p w14:paraId="0802E8AA" w14:textId="77777777" w:rsidR="00BB4C49" w:rsidRDefault="00DC0BFC">
      <w:pPr>
        <w:pStyle w:val="BodyText"/>
        <w:tabs>
          <w:tab w:val="left" w:pos="1219"/>
        </w:tabs>
        <w:spacing w:before="171"/>
        <w:ind w:left="110"/>
      </w:pPr>
      <w:r>
        <w:rPr>
          <w:rFonts w:ascii="Trebuchet MS"/>
          <w:w w:val="105"/>
          <w:sz w:val="12"/>
        </w:rPr>
        <w:lastRenderedPageBreak/>
        <w:t>445</w:t>
      </w:r>
      <w:r>
        <w:rPr>
          <w:rFonts w:ascii="Trebuchet MS"/>
          <w:w w:val="105"/>
          <w:sz w:val="12"/>
        </w:rPr>
        <w:tab/>
      </w:r>
      <w:proofErr w:type="spellStart"/>
      <w:r>
        <w:t>Ellers</w:t>
      </w:r>
      <w:proofErr w:type="spellEnd"/>
      <w:r>
        <w:t>,</w:t>
      </w:r>
      <w:r>
        <w:rPr>
          <w:spacing w:val="-5"/>
        </w:rPr>
        <w:t xml:space="preserve"> </w:t>
      </w:r>
      <w:r>
        <w:t>J.,</w:t>
      </w:r>
      <w:r>
        <w:rPr>
          <w:spacing w:val="-5"/>
        </w:rPr>
        <w:t xml:space="preserve"> </w:t>
      </w:r>
      <w:r>
        <w:t>Crowther,</w:t>
      </w:r>
      <w:r>
        <w:rPr>
          <w:spacing w:val="-4"/>
        </w:rPr>
        <w:t xml:space="preserve"> </w:t>
      </w:r>
      <w:r>
        <w:t>T.</w:t>
      </w:r>
      <w:r>
        <w:rPr>
          <w:spacing w:val="-5"/>
        </w:rPr>
        <w:t xml:space="preserve"> </w:t>
      </w:r>
      <w:r>
        <w:t>W.,</w:t>
      </w:r>
      <w:r>
        <w:rPr>
          <w:spacing w:val="-4"/>
        </w:rPr>
        <w:t xml:space="preserve"> </w:t>
      </w:r>
      <w:r>
        <w:t>&amp;</w:t>
      </w:r>
      <w:r>
        <w:rPr>
          <w:spacing w:val="-4"/>
        </w:rPr>
        <w:t xml:space="preserve"> </w:t>
      </w:r>
      <w:r>
        <w:t>Harvey,</w:t>
      </w:r>
      <w:r>
        <w:rPr>
          <w:spacing w:val="-5"/>
        </w:rPr>
        <w:t xml:space="preserve"> </w:t>
      </w:r>
      <w:r>
        <w:t>J.</w:t>
      </w:r>
      <w:r>
        <w:rPr>
          <w:spacing w:val="-5"/>
        </w:rPr>
        <w:t xml:space="preserve"> </w:t>
      </w:r>
      <w:r>
        <w:t>A.</w:t>
      </w:r>
      <w:r>
        <w:rPr>
          <w:spacing w:val="-5"/>
        </w:rPr>
        <w:t xml:space="preserve"> </w:t>
      </w:r>
      <w:r>
        <w:t>(2017).</w:t>
      </w:r>
      <w:r>
        <w:rPr>
          <w:spacing w:val="15"/>
        </w:rPr>
        <w:t xml:space="preserve"> </w:t>
      </w:r>
      <w:r>
        <w:t>Gold</w:t>
      </w:r>
      <w:r>
        <w:rPr>
          <w:spacing w:val="-5"/>
        </w:rPr>
        <w:t xml:space="preserve"> </w:t>
      </w:r>
      <w:r>
        <w:t>Open</w:t>
      </w:r>
      <w:r>
        <w:rPr>
          <w:spacing w:val="-4"/>
        </w:rPr>
        <w:t xml:space="preserve"> </w:t>
      </w:r>
      <w:r>
        <w:t>Access</w:t>
      </w:r>
      <w:r>
        <w:rPr>
          <w:spacing w:val="-5"/>
        </w:rPr>
        <w:t xml:space="preserve"> </w:t>
      </w:r>
      <w:r>
        <w:t>Publishing</w:t>
      </w:r>
      <w:r>
        <w:rPr>
          <w:spacing w:val="-5"/>
        </w:rPr>
        <w:t xml:space="preserve"> </w:t>
      </w:r>
      <w:r>
        <w:t>in</w:t>
      </w:r>
    </w:p>
    <w:p w14:paraId="72A4650C" w14:textId="77777777" w:rsidR="00BB4C49" w:rsidRDefault="00DC0BFC">
      <w:pPr>
        <w:pStyle w:val="BodyText"/>
        <w:tabs>
          <w:tab w:val="left" w:pos="1571"/>
        </w:tabs>
        <w:spacing w:before="154"/>
        <w:ind w:left="110"/>
      </w:pPr>
      <w:r>
        <w:rPr>
          <w:rFonts w:ascii="Trebuchet MS"/>
          <w:sz w:val="12"/>
        </w:rPr>
        <w:t>446</w:t>
      </w:r>
      <w:r>
        <w:rPr>
          <w:rFonts w:ascii="Trebuchet MS"/>
          <w:sz w:val="12"/>
        </w:rPr>
        <w:tab/>
      </w:r>
      <w:r>
        <w:rPr>
          <w:w w:val="95"/>
        </w:rPr>
        <w:t>Mega-Journals:</w:t>
      </w:r>
      <w:r>
        <w:rPr>
          <w:spacing w:val="40"/>
          <w:w w:val="95"/>
        </w:rPr>
        <w:t xml:space="preserve"> </w:t>
      </w:r>
      <w:r>
        <w:rPr>
          <w:w w:val="95"/>
        </w:rPr>
        <w:t>Developing</w:t>
      </w:r>
      <w:r>
        <w:rPr>
          <w:spacing w:val="16"/>
          <w:w w:val="95"/>
        </w:rPr>
        <w:t xml:space="preserve"> </w:t>
      </w:r>
      <w:r>
        <w:rPr>
          <w:w w:val="95"/>
        </w:rPr>
        <w:t>Countries</w:t>
      </w:r>
      <w:r>
        <w:rPr>
          <w:spacing w:val="16"/>
          <w:w w:val="95"/>
        </w:rPr>
        <w:t xml:space="preserve"> </w:t>
      </w:r>
      <w:r>
        <w:rPr>
          <w:w w:val="95"/>
        </w:rPr>
        <w:t>Pay</w:t>
      </w:r>
      <w:r>
        <w:rPr>
          <w:spacing w:val="16"/>
          <w:w w:val="95"/>
        </w:rPr>
        <w:t xml:space="preserve"> </w:t>
      </w:r>
      <w:r>
        <w:rPr>
          <w:w w:val="95"/>
        </w:rPr>
        <w:t>the</w:t>
      </w:r>
      <w:r>
        <w:rPr>
          <w:spacing w:val="16"/>
          <w:w w:val="95"/>
        </w:rPr>
        <w:t xml:space="preserve"> </w:t>
      </w:r>
      <w:r>
        <w:rPr>
          <w:w w:val="95"/>
        </w:rPr>
        <w:t>Price</w:t>
      </w:r>
      <w:r>
        <w:rPr>
          <w:spacing w:val="16"/>
          <w:w w:val="95"/>
        </w:rPr>
        <w:t xml:space="preserve"> </w:t>
      </w:r>
      <w:r>
        <w:rPr>
          <w:w w:val="95"/>
        </w:rPr>
        <w:t>of</w:t>
      </w:r>
      <w:r>
        <w:rPr>
          <w:spacing w:val="17"/>
          <w:w w:val="95"/>
        </w:rPr>
        <w:t xml:space="preserve"> </w:t>
      </w:r>
      <w:r>
        <w:rPr>
          <w:w w:val="95"/>
        </w:rPr>
        <w:t>Western</w:t>
      </w:r>
      <w:r>
        <w:rPr>
          <w:spacing w:val="16"/>
          <w:w w:val="95"/>
        </w:rPr>
        <w:t xml:space="preserve"> </w:t>
      </w:r>
      <w:r>
        <w:rPr>
          <w:w w:val="95"/>
        </w:rPr>
        <w:t>Premium</w:t>
      </w:r>
    </w:p>
    <w:p w14:paraId="27C56C68" w14:textId="77777777" w:rsidR="00BB4C49" w:rsidRDefault="00DC0BFC">
      <w:pPr>
        <w:tabs>
          <w:tab w:val="left" w:pos="1562"/>
        </w:tabs>
        <w:spacing w:before="154"/>
        <w:ind w:left="110"/>
        <w:rPr>
          <w:sz w:val="24"/>
        </w:rPr>
      </w:pPr>
      <w:r>
        <w:rPr>
          <w:rFonts w:ascii="Trebuchet MS" w:hAnsi="Trebuchet MS"/>
          <w:sz w:val="12"/>
        </w:rPr>
        <w:t>447</w:t>
      </w:r>
      <w:r>
        <w:rPr>
          <w:rFonts w:ascii="Trebuchet MS" w:hAnsi="Trebuchet MS"/>
          <w:sz w:val="12"/>
        </w:rPr>
        <w:tab/>
      </w:r>
      <w:r>
        <w:rPr>
          <w:spacing w:val="-1"/>
          <w:sz w:val="24"/>
        </w:rPr>
        <w:t>Academic</w:t>
      </w:r>
      <w:r>
        <w:rPr>
          <w:spacing w:val="18"/>
          <w:sz w:val="24"/>
        </w:rPr>
        <w:t xml:space="preserve"> </w:t>
      </w:r>
      <w:r>
        <w:rPr>
          <w:spacing w:val="-1"/>
          <w:sz w:val="24"/>
        </w:rPr>
        <w:t>Output.</w:t>
      </w:r>
      <w:r>
        <w:rPr>
          <w:spacing w:val="45"/>
          <w:sz w:val="24"/>
        </w:rPr>
        <w:t xml:space="preserve"> </w:t>
      </w:r>
      <w:r>
        <w:rPr>
          <w:i/>
          <w:sz w:val="24"/>
        </w:rPr>
        <w:t>Journal</w:t>
      </w:r>
      <w:r>
        <w:rPr>
          <w:i/>
          <w:spacing w:val="24"/>
          <w:sz w:val="24"/>
        </w:rPr>
        <w:t xml:space="preserve"> </w:t>
      </w:r>
      <w:r>
        <w:rPr>
          <w:i/>
          <w:sz w:val="24"/>
        </w:rPr>
        <w:t>of</w:t>
      </w:r>
      <w:r>
        <w:rPr>
          <w:i/>
          <w:spacing w:val="24"/>
          <w:sz w:val="24"/>
        </w:rPr>
        <w:t xml:space="preserve"> </w:t>
      </w:r>
      <w:r>
        <w:rPr>
          <w:i/>
          <w:sz w:val="24"/>
        </w:rPr>
        <w:t>Scholarly</w:t>
      </w:r>
      <w:r>
        <w:rPr>
          <w:i/>
          <w:spacing w:val="24"/>
          <w:sz w:val="24"/>
        </w:rPr>
        <w:t xml:space="preserve"> </w:t>
      </w:r>
      <w:r>
        <w:rPr>
          <w:i/>
          <w:sz w:val="24"/>
        </w:rPr>
        <w:t>Publishing</w:t>
      </w:r>
      <w:r>
        <w:rPr>
          <w:sz w:val="24"/>
        </w:rPr>
        <w:t>,</w:t>
      </w:r>
      <w:r>
        <w:rPr>
          <w:spacing w:val="19"/>
          <w:sz w:val="24"/>
        </w:rPr>
        <w:t xml:space="preserve"> </w:t>
      </w:r>
      <w:r>
        <w:rPr>
          <w:i/>
          <w:sz w:val="24"/>
        </w:rPr>
        <w:t>49</w:t>
      </w:r>
      <w:r>
        <w:rPr>
          <w:i/>
          <w:spacing w:val="-28"/>
          <w:sz w:val="24"/>
        </w:rPr>
        <w:t xml:space="preserve"> </w:t>
      </w:r>
      <w:r>
        <w:rPr>
          <w:sz w:val="24"/>
        </w:rPr>
        <w:t>(1),</w:t>
      </w:r>
      <w:r>
        <w:rPr>
          <w:spacing w:val="18"/>
          <w:sz w:val="24"/>
        </w:rPr>
        <w:t xml:space="preserve"> </w:t>
      </w:r>
      <w:r>
        <w:rPr>
          <w:sz w:val="24"/>
        </w:rPr>
        <w:t>89–102.</w:t>
      </w:r>
    </w:p>
    <w:p w14:paraId="5BDC8CC0" w14:textId="77777777" w:rsidR="00BB4C49" w:rsidRDefault="00DC0BFC">
      <w:pPr>
        <w:pStyle w:val="BodyText"/>
        <w:tabs>
          <w:tab w:val="left" w:pos="1571"/>
        </w:tabs>
        <w:spacing w:before="155"/>
        <w:ind w:left="110"/>
      </w:pPr>
      <w:r>
        <w:rPr>
          <w:rFonts w:ascii="Trebuchet MS"/>
          <w:w w:val="105"/>
          <w:sz w:val="12"/>
        </w:rPr>
        <w:t>448</w:t>
      </w:r>
      <w:r>
        <w:rPr>
          <w:rFonts w:ascii="Trebuchet MS"/>
          <w:w w:val="105"/>
          <w:sz w:val="12"/>
        </w:rPr>
        <w:tab/>
      </w:r>
      <w:r>
        <w:rPr>
          <w:w w:val="105"/>
        </w:rPr>
        <w:t>https://doi.org/10.3138/jsp.49.1.89</w:t>
      </w:r>
    </w:p>
    <w:p w14:paraId="371079B7" w14:textId="77777777" w:rsidR="00BB4C49" w:rsidRDefault="00BB4C49">
      <w:pPr>
        <w:pStyle w:val="BodyText"/>
        <w:spacing w:before="6"/>
        <w:rPr>
          <w:sz w:val="20"/>
        </w:rPr>
      </w:pPr>
    </w:p>
    <w:p w14:paraId="0E1A44C4" w14:textId="77777777" w:rsidR="00BB4C49" w:rsidRDefault="00DC0BFC">
      <w:pPr>
        <w:tabs>
          <w:tab w:val="left" w:pos="1219"/>
        </w:tabs>
        <w:spacing w:before="117"/>
        <w:ind w:left="110"/>
        <w:rPr>
          <w:i/>
          <w:sz w:val="24"/>
        </w:rPr>
      </w:pPr>
      <w:r>
        <w:rPr>
          <w:rFonts w:ascii="Trebuchet MS"/>
          <w:sz w:val="12"/>
        </w:rPr>
        <w:t>449</w:t>
      </w:r>
      <w:r>
        <w:rPr>
          <w:rFonts w:ascii="Trebuchet MS"/>
          <w:sz w:val="12"/>
        </w:rPr>
        <w:tab/>
      </w:r>
      <w:r>
        <w:rPr>
          <w:sz w:val="24"/>
        </w:rPr>
        <w:t>Elsevier.</w:t>
      </w:r>
      <w:r>
        <w:rPr>
          <w:spacing w:val="26"/>
          <w:sz w:val="24"/>
        </w:rPr>
        <w:t xml:space="preserve"> </w:t>
      </w:r>
      <w:r>
        <w:rPr>
          <w:sz w:val="24"/>
        </w:rPr>
        <w:t>(2020).</w:t>
      </w:r>
      <w:r>
        <w:rPr>
          <w:spacing w:val="26"/>
          <w:sz w:val="24"/>
        </w:rPr>
        <w:t xml:space="preserve"> </w:t>
      </w:r>
      <w:r>
        <w:rPr>
          <w:sz w:val="24"/>
        </w:rPr>
        <w:t>Eligibility</w:t>
      </w:r>
      <w:r>
        <w:rPr>
          <w:spacing w:val="4"/>
          <w:sz w:val="24"/>
        </w:rPr>
        <w:t xml:space="preserve"> </w:t>
      </w:r>
      <w:r>
        <w:rPr>
          <w:sz w:val="24"/>
        </w:rPr>
        <w:t>for</w:t>
      </w:r>
      <w:r>
        <w:rPr>
          <w:spacing w:val="4"/>
          <w:sz w:val="24"/>
        </w:rPr>
        <w:t xml:space="preserve"> </w:t>
      </w:r>
      <w:r>
        <w:rPr>
          <w:sz w:val="24"/>
        </w:rPr>
        <w:t>access</w:t>
      </w:r>
      <w:r>
        <w:rPr>
          <w:spacing w:val="5"/>
          <w:sz w:val="24"/>
        </w:rPr>
        <w:t xml:space="preserve"> </w:t>
      </w:r>
      <w:r>
        <w:rPr>
          <w:sz w:val="24"/>
        </w:rPr>
        <w:t>to</w:t>
      </w:r>
      <w:r>
        <w:rPr>
          <w:spacing w:val="4"/>
          <w:sz w:val="24"/>
        </w:rPr>
        <w:t xml:space="preserve"> </w:t>
      </w:r>
      <w:r>
        <w:rPr>
          <w:sz w:val="24"/>
        </w:rPr>
        <w:t>Research4Life.</w:t>
      </w:r>
      <w:r>
        <w:rPr>
          <w:spacing w:val="26"/>
          <w:sz w:val="24"/>
        </w:rPr>
        <w:t xml:space="preserve"> </w:t>
      </w:r>
      <w:r>
        <w:rPr>
          <w:i/>
          <w:sz w:val="24"/>
        </w:rPr>
        <w:t>Eligibility</w:t>
      </w:r>
      <w:r>
        <w:rPr>
          <w:i/>
          <w:spacing w:val="9"/>
          <w:sz w:val="24"/>
        </w:rPr>
        <w:t xml:space="preserve"> </w:t>
      </w:r>
      <w:r>
        <w:rPr>
          <w:i/>
          <w:sz w:val="24"/>
        </w:rPr>
        <w:t>for</w:t>
      </w:r>
      <w:r>
        <w:rPr>
          <w:i/>
          <w:spacing w:val="8"/>
          <w:sz w:val="24"/>
        </w:rPr>
        <w:t xml:space="preserve"> </w:t>
      </w:r>
      <w:r>
        <w:rPr>
          <w:i/>
          <w:sz w:val="24"/>
        </w:rPr>
        <w:t>access</w:t>
      </w:r>
      <w:r>
        <w:rPr>
          <w:i/>
          <w:spacing w:val="9"/>
          <w:sz w:val="24"/>
        </w:rPr>
        <w:t xml:space="preserve"> </w:t>
      </w:r>
      <w:r>
        <w:rPr>
          <w:i/>
          <w:sz w:val="24"/>
        </w:rPr>
        <w:t>to</w:t>
      </w:r>
    </w:p>
    <w:p w14:paraId="20CCBA2B" w14:textId="77777777" w:rsidR="00BB4C49" w:rsidRDefault="00DC0BFC">
      <w:pPr>
        <w:tabs>
          <w:tab w:val="left" w:pos="1558"/>
        </w:tabs>
        <w:spacing w:before="155"/>
        <w:ind w:left="110"/>
        <w:rPr>
          <w:sz w:val="24"/>
        </w:rPr>
      </w:pPr>
      <w:r>
        <w:rPr>
          <w:rFonts w:ascii="Trebuchet MS"/>
          <w:sz w:val="12"/>
        </w:rPr>
        <w:t>450</w:t>
      </w:r>
      <w:r>
        <w:rPr>
          <w:rFonts w:ascii="Trebuchet MS"/>
          <w:sz w:val="12"/>
        </w:rPr>
        <w:tab/>
      </w:r>
      <w:r>
        <w:rPr>
          <w:i/>
          <w:spacing w:val="-1"/>
          <w:sz w:val="24"/>
        </w:rPr>
        <w:t>Research4Life</w:t>
      </w:r>
      <w:r>
        <w:rPr>
          <w:spacing w:val="-1"/>
          <w:sz w:val="24"/>
        </w:rPr>
        <w:t>.</w:t>
      </w:r>
      <w:r>
        <w:rPr>
          <w:spacing w:val="14"/>
          <w:sz w:val="24"/>
        </w:rPr>
        <w:t xml:space="preserve"> </w:t>
      </w:r>
      <w:r>
        <w:rPr>
          <w:spacing w:val="-1"/>
          <w:sz w:val="24"/>
        </w:rPr>
        <w:t>Retrieved</w:t>
      </w:r>
      <w:r>
        <w:rPr>
          <w:spacing w:val="-4"/>
          <w:sz w:val="24"/>
        </w:rPr>
        <w:t xml:space="preserve"> </w:t>
      </w:r>
      <w:r>
        <w:rPr>
          <w:spacing w:val="-1"/>
          <w:sz w:val="24"/>
        </w:rPr>
        <w:t>from</w:t>
      </w:r>
      <w:r>
        <w:rPr>
          <w:spacing w:val="-4"/>
          <w:sz w:val="24"/>
        </w:rPr>
        <w:t xml:space="preserve"> </w:t>
      </w:r>
      <w:r>
        <w:rPr>
          <w:spacing w:val="-1"/>
          <w:sz w:val="24"/>
        </w:rPr>
        <w:t>https://</w:t>
      </w:r>
      <w:hyperlink r:id="rId15">
        <w:r>
          <w:rPr>
            <w:spacing w:val="-1"/>
            <w:sz w:val="24"/>
          </w:rPr>
          <w:t>www.research4life.org/access/eligibility/</w:t>
        </w:r>
      </w:hyperlink>
    </w:p>
    <w:p w14:paraId="690EC87A" w14:textId="77777777" w:rsidR="00BB4C49" w:rsidRDefault="00BB4C49">
      <w:pPr>
        <w:pStyle w:val="BodyText"/>
        <w:spacing w:before="6"/>
        <w:rPr>
          <w:sz w:val="20"/>
        </w:rPr>
      </w:pPr>
    </w:p>
    <w:p w14:paraId="772DEDBF" w14:textId="77777777" w:rsidR="00BB4C49" w:rsidRDefault="00DC0BFC">
      <w:pPr>
        <w:pStyle w:val="BodyText"/>
        <w:tabs>
          <w:tab w:val="left" w:pos="1219"/>
        </w:tabs>
        <w:spacing w:before="117"/>
        <w:ind w:left="110"/>
      </w:pPr>
      <w:r>
        <w:rPr>
          <w:rFonts w:ascii="Trebuchet MS"/>
          <w:sz w:val="12"/>
        </w:rPr>
        <w:t>451</w:t>
      </w:r>
      <w:r>
        <w:rPr>
          <w:rFonts w:ascii="Trebuchet MS"/>
          <w:sz w:val="12"/>
        </w:rPr>
        <w:tab/>
      </w:r>
      <w:proofErr w:type="spellStart"/>
      <w:r>
        <w:rPr>
          <w:w w:val="95"/>
        </w:rPr>
        <w:t>Espin</w:t>
      </w:r>
      <w:proofErr w:type="spellEnd"/>
      <w:r>
        <w:rPr>
          <w:w w:val="95"/>
        </w:rPr>
        <w:t>,</w:t>
      </w:r>
      <w:r>
        <w:rPr>
          <w:spacing w:val="35"/>
          <w:w w:val="95"/>
        </w:rPr>
        <w:t xml:space="preserve"> </w:t>
      </w:r>
      <w:r>
        <w:rPr>
          <w:w w:val="95"/>
        </w:rPr>
        <w:t>J.,</w:t>
      </w:r>
      <w:r>
        <w:rPr>
          <w:spacing w:val="37"/>
          <w:w w:val="95"/>
        </w:rPr>
        <w:t xml:space="preserve"> </w:t>
      </w:r>
      <w:r>
        <w:rPr>
          <w:w w:val="95"/>
        </w:rPr>
        <w:t>Palmas,</w:t>
      </w:r>
      <w:r>
        <w:rPr>
          <w:spacing w:val="36"/>
          <w:w w:val="95"/>
        </w:rPr>
        <w:t xml:space="preserve"> </w:t>
      </w:r>
      <w:r>
        <w:rPr>
          <w:w w:val="95"/>
        </w:rPr>
        <w:t>S.,</w:t>
      </w:r>
      <w:r>
        <w:rPr>
          <w:spacing w:val="36"/>
          <w:w w:val="95"/>
        </w:rPr>
        <w:t xml:space="preserve"> </w:t>
      </w:r>
      <w:r>
        <w:rPr>
          <w:w w:val="95"/>
        </w:rPr>
        <w:t>Carrasco-Rueda,</w:t>
      </w:r>
      <w:r>
        <w:rPr>
          <w:spacing w:val="36"/>
          <w:w w:val="95"/>
        </w:rPr>
        <w:t xml:space="preserve"> </w:t>
      </w:r>
      <w:r>
        <w:rPr>
          <w:w w:val="95"/>
        </w:rPr>
        <w:t>F.,</w:t>
      </w:r>
      <w:r>
        <w:rPr>
          <w:spacing w:val="36"/>
          <w:w w:val="95"/>
        </w:rPr>
        <w:t xml:space="preserve"> </w:t>
      </w:r>
      <w:r>
        <w:rPr>
          <w:w w:val="95"/>
        </w:rPr>
        <w:t>Riemer,</w:t>
      </w:r>
      <w:r>
        <w:rPr>
          <w:spacing w:val="37"/>
          <w:w w:val="95"/>
        </w:rPr>
        <w:t xml:space="preserve"> </w:t>
      </w:r>
      <w:r>
        <w:rPr>
          <w:w w:val="95"/>
        </w:rPr>
        <w:t>K.,</w:t>
      </w:r>
      <w:r>
        <w:rPr>
          <w:spacing w:val="35"/>
          <w:w w:val="95"/>
        </w:rPr>
        <w:t xml:space="preserve"> </w:t>
      </w:r>
      <w:r>
        <w:rPr>
          <w:w w:val="95"/>
        </w:rPr>
        <w:t>Allen,</w:t>
      </w:r>
      <w:r>
        <w:rPr>
          <w:spacing w:val="36"/>
          <w:w w:val="95"/>
        </w:rPr>
        <w:t xml:space="preserve"> </w:t>
      </w:r>
      <w:r>
        <w:rPr>
          <w:w w:val="95"/>
        </w:rPr>
        <w:t>P.</w:t>
      </w:r>
      <w:r>
        <w:rPr>
          <w:spacing w:val="36"/>
          <w:w w:val="95"/>
        </w:rPr>
        <w:t xml:space="preserve"> </w:t>
      </w:r>
      <w:r>
        <w:rPr>
          <w:w w:val="95"/>
        </w:rPr>
        <w:t>E.,</w:t>
      </w:r>
      <w:r>
        <w:rPr>
          <w:spacing w:val="35"/>
          <w:w w:val="95"/>
        </w:rPr>
        <w:t xml:space="preserve"> </w:t>
      </w:r>
      <w:proofErr w:type="spellStart"/>
      <w:r>
        <w:rPr>
          <w:w w:val="95"/>
        </w:rPr>
        <w:t>Berkebile</w:t>
      </w:r>
      <w:proofErr w:type="spellEnd"/>
      <w:r>
        <w:rPr>
          <w:w w:val="95"/>
        </w:rPr>
        <w:t>,</w:t>
      </w:r>
      <w:r>
        <w:rPr>
          <w:spacing w:val="36"/>
          <w:w w:val="95"/>
        </w:rPr>
        <w:t xml:space="preserve"> </w:t>
      </w:r>
      <w:r>
        <w:rPr>
          <w:w w:val="95"/>
        </w:rPr>
        <w:t>N.,</w:t>
      </w:r>
      <w:r>
        <w:rPr>
          <w:spacing w:val="35"/>
          <w:w w:val="95"/>
        </w:rPr>
        <w:t xml:space="preserve"> </w:t>
      </w:r>
      <w:r>
        <w:rPr>
          <w:w w:val="95"/>
        </w:rPr>
        <w:t>.</w:t>
      </w:r>
      <w:r>
        <w:rPr>
          <w:spacing w:val="-10"/>
          <w:w w:val="95"/>
        </w:rPr>
        <w:t xml:space="preserve"> </w:t>
      </w:r>
      <w:r>
        <w:rPr>
          <w:w w:val="95"/>
        </w:rPr>
        <w:t>.</w:t>
      </w:r>
      <w:r>
        <w:rPr>
          <w:spacing w:val="-11"/>
          <w:w w:val="95"/>
        </w:rPr>
        <w:t xml:space="preserve"> </w:t>
      </w:r>
      <w:r>
        <w:rPr>
          <w:w w:val="95"/>
        </w:rPr>
        <w:t>.</w:t>
      </w:r>
    </w:p>
    <w:p w14:paraId="3806BB23" w14:textId="77777777" w:rsidR="00BB4C49" w:rsidRDefault="00DC0BFC">
      <w:pPr>
        <w:pStyle w:val="BodyText"/>
        <w:tabs>
          <w:tab w:val="left" w:pos="1571"/>
        </w:tabs>
        <w:spacing w:before="155"/>
        <w:ind w:left="110"/>
      </w:pPr>
      <w:r>
        <w:rPr>
          <w:rFonts w:ascii="Trebuchet MS"/>
          <w:sz w:val="12"/>
        </w:rPr>
        <w:t>452</w:t>
      </w:r>
      <w:r>
        <w:rPr>
          <w:rFonts w:ascii="Trebuchet MS"/>
          <w:sz w:val="12"/>
        </w:rPr>
        <w:tab/>
      </w:r>
      <w:r>
        <w:rPr>
          <w:w w:val="95"/>
        </w:rPr>
        <w:t>Bruna,</w:t>
      </w:r>
      <w:r>
        <w:rPr>
          <w:spacing w:val="14"/>
          <w:w w:val="95"/>
        </w:rPr>
        <w:t xml:space="preserve"> </w:t>
      </w:r>
      <w:r>
        <w:rPr>
          <w:w w:val="95"/>
        </w:rPr>
        <w:t>E.</w:t>
      </w:r>
      <w:r>
        <w:rPr>
          <w:spacing w:val="15"/>
          <w:w w:val="95"/>
        </w:rPr>
        <w:t xml:space="preserve"> </w:t>
      </w:r>
      <w:r>
        <w:rPr>
          <w:w w:val="95"/>
        </w:rPr>
        <w:t>M.</w:t>
      </w:r>
      <w:r>
        <w:rPr>
          <w:spacing w:val="14"/>
          <w:w w:val="95"/>
        </w:rPr>
        <w:t xml:space="preserve"> </w:t>
      </w:r>
      <w:r>
        <w:rPr>
          <w:w w:val="95"/>
        </w:rPr>
        <w:t>(2017).</w:t>
      </w:r>
      <w:r>
        <w:rPr>
          <w:spacing w:val="39"/>
          <w:w w:val="95"/>
        </w:rPr>
        <w:t xml:space="preserve"> </w:t>
      </w:r>
      <w:r>
        <w:rPr>
          <w:w w:val="95"/>
        </w:rPr>
        <w:t>A</w:t>
      </w:r>
      <w:r>
        <w:rPr>
          <w:spacing w:val="14"/>
          <w:w w:val="95"/>
        </w:rPr>
        <w:t xml:space="preserve"> </w:t>
      </w:r>
      <w:r>
        <w:rPr>
          <w:w w:val="95"/>
        </w:rPr>
        <w:t>persistent</w:t>
      </w:r>
      <w:r>
        <w:rPr>
          <w:spacing w:val="15"/>
          <w:w w:val="95"/>
        </w:rPr>
        <w:t xml:space="preserve"> </w:t>
      </w:r>
      <w:r>
        <w:rPr>
          <w:w w:val="95"/>
        </w:rPr>
        <w:t>lack</w:t>
      </w:r>
      <w:r>
        <w:rPr>
          <w:spacing w:val="14"/>
          <w:w w:val="95"/>
        </w:rPr>
        <w:t xml:space="preserve"> </w:t>
      </w:r>
      <w:r>
        <w:rPr>
          <w:w w:val="95"/>
        </w:rPr>
        <w:t>of</w:t>
      </w:r>
      <w:r>
        <w:rPr>
          <w:spacing w:val="15"/>
          <w:w w:val="95"/>
        </w:rPr>
        <w:t xml:space="preserve"> </w:t>
      </w:r>
      <w:r>
        <w:rPr>
          <w:w w:val="95"/>
        </w:rPr>
        <w:t>international</w:t>
      </w:r>
      <w:r>
        <w:rPr>
          <w:spacing w:val="14"/>
          <w:w w:val="95"/>
        </w:rPr>
        <w:t xml:space="preserve"> </w:t>
      </w:r>
      <w:r>
        <w:rPr>
          <w:w w:val="95"/>
        </w:rPr>
        <w:t>representation</w:t>
      </w:r>
      <w:r>
        <w:rPr>
          <w:spacing w:val="15"/>
          <w:w w:val="95"/>
        </w:rPr>
        <w:t xml:space="preserve"> </w:t>
      </w:r>
      <w:r>
        <w:rPr>
          <w:w w:val="95"/>
        </w:rPr>
        <w:t>on</w:t>
      </w:r>
      <w:r>
        <w:rPr>
          <w:spacing w:val="14"/>
          <w:w w:val="95"/>
        </w:rPr>
        <w:t xml:space="preserve"> </w:t>
      </w:r>
      <w:r>
        <w:rPr>
          <w:w w:val="95"/>
        </w:rPr>
        <w:t>editorial</w:t>
      </w:r>
    </w:p>
    <w:p w14:paraId="75460634" w14:textId="77777777" w:rsidR="00BB4C49" w:rsidRDefault="00DC0BFC">
      <w:pPr>
        <w:tabs>
          <w:tab w:val="left" w:pos="1571"/>
        </w:tabs>
        <w:spacing w:before="154"/>
        <w:ind w:left="110"/>
        <w:rPr>
          <w:sz w:val="24"/>
        </w:rPr>
      </w:pPr>
      <w:r>
        <w:rPr>
          <w:rFonts w:ascii="Trebuchet MS"/>
          <w:sz w:val="12"/>
        </w:rPr>
        <w:t>453</w:t>
      </w:r>
      <w:r>
        <w:rPr>
          <w:rFonts w:ascii="Trebuchet MS"/>
          <w:sz w:val="12"/>
        </w:rPr>
        <w:tab/>
      </w:r>
      <w:r>
        <w:rPr>
          <w:w w:val="95"/>
          <w:sz w:val="24"/>
        </w:rPr>
        <w:t>boards</w:t>
      </w:r>
      <w:r>
        <w:rPr>
          <w:spacing w:val="30"/>
          <w:w w:val="95"/>
          <w:sz w:val="24"/>
        </w:rPr>
        <w:t xml:space="preserve"> </w:t>
      </w:r>
      <w:r>
        <w:rPr>
          <w:w w:val="95"/>
          <w:sz w:val="24"/>
        </w:rPr>
        <w:t>in</w:t>
      </w:r>
      <w:r>
        <w:rPr>
          <w:spacing w:val="30"/>
          <w:w w:val="95"/>
          <w:sz w:val="24"/>
        </w:rPr>
        <w:t xml:space="preserve"> </w:t>
      </w:r>
      <w:r>
        <w:rPr>
          <w:w w:val="95"/>
          <w:sz w:val="24"/>
        </w:rPr>
        <w:t>environmental</w:t>
      </w:r>
      <w:r>
        <w:rPr>
          <w:spacing w:val="31"/>
          <w:w w:val="95"/>
          <w:sz w:val="24"/>
        </w:rPr>
        <w:t xml:space="preserve"> </w:t>
      </w:r>
      <w:r>
        <w:rPr>
          <w:w w:val="95"/>
          <w:sz w:val="24"/>
        </w:rPr>
        <w:t>biology.</w:t>
      </w:r>
      <w:r>
        <w:rPr>
          <w:spacing w:val="57"/>
          <w:sz w:val="24"/>
        </w:rPr>
        <w:t xml:space="preserve"> </w:t>
      </w:r>
      <w:proofErr w:type="spellStart"/>
      <w:r>
        <w:rPr>
          <w:i/>
          <w:w w:val="95"/>
          <w:sz w:val="24"/>
        </w:rPr>
        <w:t>PLoS</w:t>
      </w:r>
      <w:proofErr w:type="spellEnd"/>
      <w:r>
        <w:rPr>
          <w:i/>
          <w:spacing w:val="36"/>
          <w:w w:val="95"/>
          <w:sz w:val="24"/>
        </w:rPr>
        <w:t xml:space="preserve"> </w:t>
      </w:r>
      <w:r>
        <w:rPr>
          <w:i/>
          <w:w w:val="95"/>
          <w:sz w:val="24"/>
        </w:rPr>
        <w:t>Biology</w:t>
      </w:r>
      <w:r>
        <w:rPr>
          <w:w w:val="95"/>
          <w:sz w:val="24"/>
        </w:rPr>
        <w:t>,</w:t>
      </w:r>
      <w:r>
        <w:rPr>
          <w:spacing w:val="31"/>
          <w:w w:val="95"/>
          <w:sz w:val="24"/>
        </w:rPr>
        <w:t xml:space="preserve"> </w:t>
      </w:r>
      <w:r>
        <w:rPr>
          <w:i/>
          <w:w w:val="95"/>
          <w:sz w:val="24"/>
        </w:rPr>
        <w:t>15</w:t>
      </w:r>
      <w:r>
        <w:rPr>
          <w:i/>
          <w:spacing w:val="-21"/>
          <w:w w:val="95"/>
          <w:sz w:val="24"/>
        </w:rPr>
        <w:t xml:space="preserve"> </w:t>
      </w:r>
      <w:r>
        <w:rPr>
          <w:w w:val="95"/>
          <w:sz w:val="24"/>
        </w:rPr>
        <w:t>(12),</w:t>
      </w:r>
      <w:r>
        <w:rPr>
          <w:spacing w:val="30"/>
          <w:w w:val="95"/>
          <w:sz w:val="24"/>
        </w:rPr>
        <w:t xml:space="preserve"> </w:t>
      </w:r>
      <w:r>
        <w:rPr>
          <w:w w:val="95"/>
          <w:sz w:val="24"/>
        </w:rPr>
        <w:t>e2002760.</w:t>
      </w:r>
    </w:p>
    <w:p w14:paraId="1A68E697" w14:textId="77777777" w:rsidR="00BB4C49" w:rsidRDefault="00DC0BFC">
      <w:pPr>
        <w:pStyle w:val="BodyText"/>
        <w:tabs>
          <w:tab w:val="left" w:pos="1571"/>
        </w:tabs>
        <w:spacing w:before="154"/>
        <w:ind w:left="110"/>
      </w:pPr>
      <w:r>
        <w:rPr>
          <w:rFonts w:ascii="Trebuchet MS"/>
          <w:sz w:val="12"/>
        </w:rPr>
        <w:t>454</w:t>
      </w:r>
      <w:r>
        <w:rPr>
          <w:rFonts w:ascii="Trebuchet MS"/>
          <w:sz w:val="12"/>
        </w:rPr>
        <w:tab/>
      </w:r>
      <w:r>
        <w:t>https://doi.org/10.1371/journal.pbio.2002760</w:t>
      </w:r>
    </w:p>
    <w:p w14:paraId="4562DF56" w14:textId="77777777" w:rsidR="00BB4C49" w:rsidRDefault="00BB4C49">
      <w:pPr>
        <w:pStyle w:val="BodyText"/>
        <w:spacing w:before="6"/>
        <w:rPr>
          <w:sz w:val="20"/>
        </w:rPr>
      </w:pPr>
    </w:p>
    <w:p w14:paraId="7D1EADB8" w14:textId="77777777" w:rsidR="00BB4C49" w:rsidRDefault="00DC0BFC">
      <w:pPr>
        <w:pStyle w:val="BodyText"/>
        <w:tabs>
          <w:tab w:val="left" w:pos="1219"/>
        </w:tabs>
        <w:spacing w:before="118"/>
        <w:ind w:left="110"/>
      </w:pPr>
      <w:r>
        <w:rPr>
          <w:rFonts w:ascii="Trebuchet MS"/>
          <w:sz w:val="12"/>
        </w:rPr>
        <w:t>455</w:t>
      </w:r>
      <w:r>
        <w:rPr>
          <w:rFonts w:ascii="Trebuchet MS"/>
          <w:sz w:val="12"/>
        </w:rPr>
        <w:tab/>
      </w:r>
      <w:proofErr w:type="spellStart"/>
      <w:r>
        <w:rPr>
          <w:w w:val="95"/>
        </w:rPr>
        <w:t>Eysenbach</w:t>
      </w:r>
      <w:proofErr w:type="spellEnd"/>
      <w:r>
        <w:rPr>
          <w:w w:val="95"/>
        </w:rPr>
        <w:t>,</w:t>
      </w:r>
      <w:r>
        <w:rPr>
          <w:spacing w:val="22"/>
          <w:w w:val="95"/>
        </w:rPr>
        <w:t xml:space="preserve"> </w:t>
      </w:r>
      <w:r>
        <w:rPr>
          <w:w w:val="95"/>
        </w:rPr>
        <w:t>G.</w:t>
      </w:r>
      <w:r>
        <w:rPr>
          <w:spacing w:val="23"/>
          <w:w w:val="95"/>
        </w:rPr>
        <w:t xml:space="preserve"> </w:t>
      </w:r>
      <w:r>
        <w:rPr>
          <w:w w:val="95"/>
        </w:rPr>
        <w:t>(2006).</w:t>
      </w:r>
      <w:r>
        <w:rPr>
          <w:spacing w:val="50"/>
          <w:w w:val="95"/>
        </w:rPr>
        <w:t xml:space="preserve"> </w:t>
      </w:r>
      <w:r>
        <w:rPr>
          <w:w w:val="95"/>
        </w:rPr>
        <w:t>Citation</w:t>
      </w:r>
      <w:r>
        <w:rPr>
          <w:spacing w:val="22"/>
          <w:w w:val="95"/>
        </w:rPr>
        <w:t xml:space="preserve"> </w:t>
      </w:r>
      <w:r>
        <w:rPr>
          <w:w w:val="95"/>
        </w:rPr>
        <w:t>advantage</w:t>
      </w:r>
      <w:r>
        <w:rPr>
          <w:spacing w:val="23"/>
          <w:w w:val="95"/>
        </w:rPr>
        <w:t xml:space="preserve"> </w:t>
      </w:r>
      <w:r>
        <w:rPr>
          <w:w w:val="95"/>
        </w:rPr>
        <w:t>of</w:t>
      </w:r>
      <w:r>
        <w:rPr>
          <w:spacing w:val="23"/>
          <w:w w:val="95"/>
        </w:rPr>
        <w:t xml:space="preserve"> </w:t>
      </w:r>
      <w:r>
        <w:rPr>
          <w:w w:val="95"/>
        </w:rPr>
        <w:t>open</w:t>
      </w:r>
      <w:r>
        <w:rPr>
          <w:spacing w:val="22"/>
          <w:w w:val="95"/>
        </w:rPr>
        <w:t xml:space="preserve"> </w:t>
      </w:r>
      <w:r>
        <w:rPr>
          <w:w w:val="95"/>
        </w:rPr>
        <w:t>access</w:t>
      </w:r>
      <w:r>
        <w:rPr>
          <w:spacing w:val="23"/>
          <w:w w:val="95"/>
        </w:rPr>
        <w:t xml:space="preserve"> </w:t>
      </w:r>
      <w:r>
        <w:rPr>
          <w:w w:val="95"/>
        </w:rPr>
        <w:t>articles.</w:t>
      </w:r>
      <w:r>
        <w:rPr>
          <w:spacing w:val="50"/>
          <w:w w:val="95"/>
        </w:rPr>
        <w:t xml:space="preserve"> </w:t>
      </w:r>
      <w:proofErr w:type="spellStart"/>
      <w:r>
        <w:rPr>
          <w:i/>
          <w:w w:val="95"/>
        </w:rPr>
        <w:t>PLoS</w:t>
      </w:r>
      <w:proofErr w:type="spellEnd"/>
      <w:r>
        <w:rPr>
          <w:i/>
          <w:spacing w:val="28"/>
          <w:w w:val="95"/>
        </w:rPr>
        <w:t xml:space="preserve"> </w:t>
      </w:r>
      <w:r>
        <w:rPr>
          <w:i/>
          <w:w w:val="95"/>
        </w:rPr>
        <w:t>Biology</w:t>
      </w:r>
      <w:r>
        <w:rPr>
          <w:w w:val="95"/>
        </w:rPr>
        <w:t>,</w:t>
      </w:r>
      <w:r>
        <w:rPr>
          <w:spacing w:val="22"/>
          <w:w w:val="95"/>
        </w:rPr>
        <w:t xml:space="preserve"> </w:t>
      </w:r>
      <w:r>
        <w:rPr>
          <w:i/>
          <w:w w:val="95"/>
        </w:rPr>
        <w:t>4</w:t>
      </w:r>
      <w:r>
        <w:rPr>
          <w:i/>
          <w:spacing w:val="-24"/>
          <w:w w:val="95"/>
        </w:rPr>
        <w:t xml:space="preserve"> </w:t>
      </w:r>
      <w:r>
        <w:rPr>
          <w:w w:val="95"/>
        </w:rPr>
        <w:t>(5).</w:t>
      </w:r>
    </w:p>
    <w:p w14:paraId="1CFB76FD" w14:textId="77777777" w:rsidR="00BB4C49" w:rsidRDefault="00BB4C49">
      <w:pPr>
        <w:pStyle w:val="BodyText"/>
        <w:spacing w:before="6"/>
        <w:rPr>
          <w:sz w:val="20"/>
        </w:rPr>
      </w:pPr>
    </w:p>
    <w:p w14:paraId="76108739" w14:textId="77777777" w:rsidR="00BB4C49" w:rsidRDefault="00DC0BFC">
      <w:pPr>
        <w:pStyle w:val="BodyText"/>
        <w:tabs>
          <w:tab w:val="left" w:pos="1219"/>
        </w:tabs>
        <w:spacing w:before="118"/>
        <w:ind w:left="110"/>
      </w:pPr>
      <w:r>
        <w:rPr>
          <w:rFonts w:ascii="Trebuchet MS"/>
          <w:sz w:val="12"/>
        </w:rPr>
        <w:t>456</w:t>
      </w:r>
      <w:r>
        <w:rPr>
          <w:rFonts w:ascii="Trebuchet MS"/>
          <w:sz w:val="12"/>
        </w:rPr>
        <w:tab/>
      </w:r>
      <w:proofErr w:type="spellStart"/>
      <w:r>
        <w:t>Ezema</w:t>
      </w:r>
      <w:proofErr w:type="spellEnd"/>
      <w:r>
        <w:t>, I.</w:t>
      </w:r>
      <w:r>
        <w:rPr>
          <w:spacing w:val="1"/>
        </w:rPr>
        <w:t xml:space="preserve"> </w:t>
      </w:r>
      <w:r>
        <w:t>J.,</w:t>
      </w:r>
      <w:r>
        <w:rPr>
          <w:spacing w:val="1"/>
        </w:rPr>
        <w:t xml:space="preserve"> </w:t>
      </w:r>
      <w:r>
        <w:t xml:space="preserve">&amp; </w:t>
      </w:r>
      <w:proofErr w:type="spellStart"/>
      <w:r>
        <w:t>Onyancha</w:t>
      </w:r>
      <w:proofErr w:type="spellEnd"/>
      <w:r>
        <w:t>,</w:t>
      </w:r>
      <w:r>
        <w:rPr>
          <w:spacing w:val="1"/>
        </w:rPr>
        <w:t xml:space="preserve"> </w:t>
      </w:r>
      <w:r>
        <w:t>O.</w:t>
      </w:r>
      <w:r>
        <w:rPr>
          <w:spacing w:val="1"/>
        </w:rPr>
        <w:t xml:space="preserve"> </w:t>
      </w:r>
      <w:r>
        <w:t>B.</w:t>
      </w:r>
      <w:r>
        <w:rPr>
          <w:spacing w:val="1"/>
        </w:rPr>
        <w:t xml:space="preserve"> </w:t>
      </w:r>
      <w:r>
        <w:t>(2017).</w:t>
      </w:r>
      <w:r>
        <w:rPr>
          <w:spacing w:val="22"/>
        </w:rPr>
        <w:t xml:space="preserve"> </w:t>
      </w:r>
      <w:r>
        <w:t>Open Access</w:t>
      </w:r>
      <w:r>
        <w:rPr>
          <w:spacing w:val="1"/>
        </w:rPr>
        <w:t xml:space="preserve"> </w:t>
      </w:r>
      <w:r>
        <w:t>Publishing</w:t>
      </w:r>
      <w:r>
        <w:rPr>
          <w:spacing w:val="1"/>
        </w:rPr>
        <w:t xml:space="preserve"> </w:t>
      </w:r>
      <w:r>
        <w:t>in</w:t>
      </w:r>
      <w:r>
        <w:rPr>
          <w:spacing w:val="1"/>
        </w:rPr>
        <w:t xml:space="preserve"> </w:t>
      </w:r>
      <w:r>
        <w:t>Africa:</w:t>
      </w:r>
    </w:p>
    <w:p w14:paraId="73208233" w14:textId="77777777" w:rsidR="00BB4C49" w:rsidRDefault="00DC0BFC">
      <w:pPr>
        <w:tabs>
          <w:tab w:val="left" w:pos="1562"/>
        </w:tabs>
        <w:spacing w:before="154"/>
        <w:ind w:left="110"/>
        <w:rPr>
          <w:i/>
          <w:sz w:val="24"/>
        </w:rPr>
      </w:pPr>
      <w:r>
        <w:rPr>
          <w:rFonts w:ascii="Trebuchet MS"/>
          <w:sz w:val="12"/>
        </w:rPr>
        <w:t>457</w:t>
      </w:r>
      <w:r>
        <w:rPr>
          <w:rFonts w:ascii="Trebuchet MS"/>
          <w:sz w:val="12"/>
        </w:rPr>
        <w:tab/>
      </w:r>
      <w:r>
        <w:rPr>
          <w:sz w:val="24"/>
        </w:rPr>
        <w:t>Advancing</w:t>
      </w:r>
      <w:r>
        <w:rPr>
          <w:spacing w:val="4"/>
          <w:sz w:val="24"/>
        </w:rPr>
        <w:t xml:space="preserve"> </w:t>
      </w:r>
      <w:r>
        <w:rPr>
          <w:sz w:val="24"/>
        </w:rPr>
        <w:t>Research</w:t>
      </w:r>
      <w:r>
        <w:rPr>
          <w:spacing w:val="5"/>
          <w:sz w:val="24"/>
        </w:rPr>
        <w:t xml:space="preserve"> </w:t>
      </w:r>
      <w:r>
        <w:rPr>
          <w:sz w:val="24"/>
        </w:rPr>
        <w:t>Outputs</w:t>
      </w:r>
      <w:r>
        <w:rPr>
          <w:spacing w:val="5"/>
          <w:sz w:val="24"/>
        </w:rPr>
        <w:t xml:space="preserve"> </w:t>
      </w:r>
      <w:r>
        <w:rPr>
          <w:sz w:val="24"/>
        </w:rPr>
        <w:t>to</w:t>
      </w:r>
      <w:r>
        <w:rPr>
          <w:spacing w:val="4"/>
          <w:sz w:val="24"/>
        </w:rPr>
        <w:t xml:space="preserve"> </w:t>
      </w:r>
      <w:r>
        <w:rPr>
          <w:sz w:val="24"/>
        </w:rPr>
        <w:t>Global</w:t>
      </w:r>
      <w:r>
        <w:rPr>
          <w:spacing w:val="5"/>
          <w:sz w:val="24"/>
        </w:rPr>
        <w:t xml:space="preserve"> </w:t>
      </w:r>
      <w:r>
        <w:rPr>
          <w:sz w:val="24"/>
        </w:rPr>
        <w:t>Visibility.</w:t>
      </w:r>
      <w:r>
        <w:rPr>
          <w:spacing w:val="26"/>
          <w:sz w:val="24"/>
        </w:rPr>
        <w:t xml:space="preserve"> </w:t>
      </w:r>
      <w:r>
        <w:rPr>
          <w:i/>
          <w:sz w:val="24"/>
        </w:rPr>
        <w:t>African</w:t>
      </w:r>
      <w:r>
        <w:rPr>
          <w:i/>
          <w:spacing w:val="9"/>
          <w:sz w:val="24"/>
        </w:rPr>
        <w:t xml:space="preserve"> </w:t>
      </w:r>
      <w:r>
        <w:rPr>
          <w:i/>
          <w:sz w:val="24"/>
        </w:rPr>
        <w:t>Journal</w:t>
      </w:r>
      <w:r>
        <w:rPr>
          <w:i/>
          <w:spacing w:val="9"/>
          <w:sz w:val="24"/>
        </w:rPr>
        <w:t xml:space="preserve"> </w:t>
      </w:r>
      <w:r>
        <w:rPr>
          <w:i/>
          <w:sz w:val="24"/>
        </w:rPr>
        <w:t>of</w:t>
      </w:r>
      <w:r>
        <w:rPr>
          <w:i/>
          <w:spacing w:val="9"/>
          <w:sz w:val="24"/>
        </w:rPr>
        <w:t xml:space="preserve"> </w:t>
      </w:r>
      <w:r>
        <w:rPr>
          <w:i/>
          <w:sz w:val="24"/>
        </w:rPr>
        <w:t>Library,</w:t>
      </w:r>
    </w:p>
    <w:p w14:paraId="412FDF54" w14:textId="77777777" w:rsidR="00BB4C49" w:rsidRDefault="00DC0BFC">
      <w:pPr>
        <w:tabs>
          <w:tab w:val="left" w:pos="1553"/>
        </w:tabs>
        <w:spacing w:before="154"/>
        <w:ind w:left="110"/>
        <w:rPr>
          <w:sz w:val="24"/>
        </w:rPr>
      </w:pPr>
      <w:r>
        <w:rPr>
          <w:rFonts w:ascii="Trebuchet MS" w:hAnsi="Trebuchet MS"/>
          <w:w w:val="105"/>
          <w:sz w:val="12"/>
        </w:rPr>
        <w:t>458</w:t>
      </w:r>
      <w:r>
        <w:rPr>
          <w:rFonts w:ascii="Trebuchet MS" w:hAnsi="Trebuchet MS"/>
          <w:w w:val="105"/>
          <w:sz w:val="12"/>
        </w:rPr>
        <w:tab/>
      </w:r>
      <w:r>
        <w:rPr>
          <w:i/>
          <w:sz w:val="24"/>
        </w:rPr>
        <w:t>Archives</w:t>
      </w:r>
      <w:r>
        <w:rPr>
          <w:i/>
          <w:spacing w:val="32"/>
          <w:sz w:val="24"/>
        </w:rPr>
        <w:t xml:space="preserve"> </w:t>
      </w:r>
      <w:r>
        <w:rPr>
          <w:i/>
          <w:sz w:val="24"/>
        </w:rPr>
        <w:t>&amp;</w:t>
      </w:r>
      <w:r>
        <w:rPr>
          <w:i/>
          <w:spacing w:val="33"/>
          <w:sz w:val="24"/>
        </w:rPr>
        <w:t xml:space="preserve"> </w:t>
      </w:r>
      <w:r>
        <w:rPr>
          <w:i/>
          <w:sz w:val="24"/>
        </w:rPr>
        <w:t>Information</w:t>
      </w:r>
      <w:r>
        <w:rPr>
          <w:i/>
          <w:spacing w:val="32"/>
          <w:sz w:val="24"/>
        </w:rPr>
        <w:t xml:space="preserve"> </w:t>
      </w:r>
      <w:r>
        <w:rPr>
          <w:i/>
          <w:sz w:val="24"/>
        </w:rPr>
        <w:t>Science;</w:t>
      </w:r>
      <w:r>
        <w:rPr>
          <w:i/>
          <w:spacing w:val="33"/>
          <w:sz w:val="24"/>
        </w:rPr>
        <w:t xml:space="preserve"> </w:t>
      </w:r>
      <w:r>
        <w:rPr>
          <w:i/>
          <w:sz w:val="24"/>
        </w:rPr>
        <w:t>Ibadan</w:t>
      </w:r>
      <w:r>
        <w:rPr>
          <w:sz w:val="24"/>
        </w:rPr>
        <w:t>,</w:t>
      </w:r>
      <w:r>
        <w:rPr>
          <w:spacing w:val="27"/>
          <w:sz w:val="24"/>
        </w:rPr>
        <w:t xml:space="preserve"> </w:t>
      </w:r>
      <w:r>
        <w:rPr>
          <w:i/>
          <w:sz w:val="24"/>
        </w:rPr>
        <w:t>27</w:t>
      </w:r>
      <w:r>
        <w:rPr>
          <w:i/>
          <w:spacing w:val="-24"/>
          <w:sz w:val="24"/>
        </w:rPr>
        <w:t xml:space="preserve"> </w:t>
      </w:r>
      <w:r>
        <w:rPr>
          <w:sz w:val="24"/>
        </w:rPr>
        <w:t>(2),</w:t>
      </w:r>
      <w:r>
        <w:rPr>
          <w:spacing w:val="26"/>
          <w:sz w:val="24"/>
        </w:rPr>
        <w:t xml:space="preserve"> </w:t>
      </w:r>
      <w:r>
        <w:rPr>
          <w:sz w:val="24"/>
        </w:rPr>
        <w:t>97–115.</w:t>
      </w:r>
      <w:r>
        <w:rPr>
          <w:spacing w:val="56"/>
          <w:sz w:val="24"/>
        </w:rPr>
        <w:t xml:space="preserve"> </w:t>
      </w:r>
      <w:r>
        <w:rPr>
          <w:sz w:val="24"/>
        </w:rPr>
        <w:t>Retrieved</w:t>
      </w:r>
      <w:r>
        <w:rPr>
          <w:spacing w:val="26"/>
          <w:sz w:val="24"/>
        </w:rPr>
        <w:t xml:space="preserve"> </w:t>
      </w:r>
      <w:r>
        <w:rPr>
          <w:sz w:val="24"/>
        </w:rPr>
        <w:t>from</w:t>
      </w:r>
      <w:r>
        <w:rPr>
          <w:spacing w:val="27"/>
          <w:sz w:val="24"/>
        </w:rPr>
        <w:t xml:space="preserve"> </w:t>
      </w:r>
      <w:r>
        <w:rPr>
          <w:sz w:val="24"/>
        </w:rPr>
        <w:t>https://</w:t>
      </w:r>
    </w:p>
    <w:p w14:paraId="64977CA5" w14:textId="77777777" w:rsidR="00BB4C49" w:rsidRDefault="00DC0BFC">
      <w:pPr>
        <w:pStyle w:val="BodyText"/>
        <w:tabs>
          <w:tab w:val="left" w:pos="1571"/>
        </w:tabs>
        <w:spacing w:before="155"/>
        <w:ind w:left="110"/>
      </w:pPr>
      <w:r>
        <w:rPr>
          <w:rFonts w:ascii="Trebuchet MS"/>
          <w:sz w:val="12"/>
        </w:rPr>
        <w:t>459</w:t>
      </w:r>
      <w:r>
        <w:rPr>
          <w:rFonts w:ascii="Trebuchet MS"/>
          <w:sz w:val="12"/>
        </w:rPr>
        <w:tab/>
      </w:r>
      <w:r>
        <w:t>search.proquest.com/docview/2236647453/abstract/70E49C1D2C6144FDPQ/1</w:t>
      </w:r>
    </w:p>
    <w:p w14:paraId="2295ABB2" w14:textId="77777777" w:rsidR="00BB4C49" w:rsidRDefault="00BB4C49">
      <w:pPr>
        <w:pStyle w:val="BodyText"/>
        <w:spacing w:before="6"/>
        <w:rPr>
          <w:sz w:val="20"/>
        </w:rPr>
      </w:pPr>
    </w:p>
    <w:p w14:paraId="62E898C3" w14:textId="77777777" w:rsidR="00BB4C49" w:rsidRDefault="00DC0BFC">
      <w:pPr>
        <w:pStyle w:val="BodyText"/>
        <w:tabs>
          <w:tab w:val="left" w:pos="1219"/>
        </w:tabs>
        <w:spacing w:before="117"/>
        <w:ind w:left="110"/>
      </w:pPr>
      <w:r>
        <w:rPr>
          <w:rFonts w:ascii="Trebuchet MS"/>
          <w:sz w:val="12"/>
        </w:rPr>
        <w:t>460</w:t>
      </w:r>
      <w:r>
        <w:rPr>
          <w:rFonts w:ascii="Trebuchet MS"/>
          <w:sz w:val="12"/>
        </w:rPr>
        <w:tab/>
      </w:r>
      <w:r>
        <w:t>Fournier,</w:t>
      </w:r>
      <w:r>
        <w:rPr>
          <w:spacing w:val="11"/>
        </w:rPr>
        <w:t xml:space="preserve"> </w:t>
      </w:r>
      <w:r>
        <w:t>A.</w:t>
      </w:r>
      <w:r>
        <w:rPr>
          <w:spacing w:val="11"/>
        </w:rPr>
        <w:t xml:space="preserve"> </w:t>
      </w:r>
      <w:r>
        <w:t>M.</w:t>
      </w:r>
      <w:r>
        <w:rPr>
          <w:spacing w:val="11"/>
        </w:rPr>
        <w:t xml:space="preserve"> </w:t>
      </w:r>
      <w:r>
        <w:t>v.,</w:t>
      </w:r>
      <w:r>
        <w:rPr>
          <w:spacing w:val="12"/>
        </w:rPr>
        <w:t xml:space="preserve"> </w:t>
      </w:r>
      <w:r>
        <w:t>Boone,</w:t>
      </w:r>
      <w:r>
        <w:rPr>
          <w:spacing w:val="11"/>
        </w:rPr>
        <w:t xml:space="preserve"> </w:t>
      </w:r>
      <w:r>
        <w:t>M.</w:t>
      </w:r>
      <w:r>
        <w:rPr>
          <w:spacing w:val="12"/>
        </w:rPr>
        <w:t xml:space="preserve"> </w:t>
      </w:r>
      <w:r>
        <w:t>E.,</w:t>
      </w:r>
      <w:r>
        <w:rPr>
          <w:spacing w:val="11"/>
        </w:rPr>
        <w:t xml:space="preserve"> </w:t>
      </w:r>
      <w:r>
        <w:t>Stevens,</w:t>
      </w:r>
      <w:r>
        <w:rPr>
          <w:spacing w:val="11"/>
        </w:rPr>
        <w:t xml:space="preserve"> </w:t>
      </w:r>
      <w:r>
        <w:t>F.</w:t>
      </w:r>
      <w:r>
        <w:rPr>
          <w:spacing w:val="12"/>
        </w:rPr>
        <w:t xml:space="preserve"> </w:t>
      </w:r>
      <w:r>
        <w:t>R.,</w:t>
      </w:r>
      <w:r>
        <w:rPr>
          <w:spacing w:val="11"/>
        </w:rPr>
        <w:t xml:space="preserve"> </w:t>
      </w:r>
      <w:r>
        <w:t>&amp;</w:t>
      </w:r>
      <w:r>
        <w:rPr>
          <w:spacing w:val="11"/>
        </w:rPr>
        <w:t xml:space="preserve"> </w:t>
      </w:r>
      <w:r>
        <w:t>Bruna,</w:t>
      </w:r>
      <w:r>
        <w:rPr>
          <w:spacing w:val="12"/>
        </w:rPr>
        <w:t xml:space="preserve"> </w:t>
      </w:r>
      <w:r>
        <w:t>E.</w:t>
      </w:r>
      <w:r>
        <w:rPr>
          <w:spacing w:val="11"/>
        </w:rPr>
        <w:t xml:space="preserve"> </w:t>
      </w:r>
      <w:r>
        <w:t>M.</w:t>
      </w:r>
      <w:r>
        <w:rPr>
          <w:spacing w:val="12"/>
        </w:rPr>
        <w:t xml:space="preserve"> </w:t>
      </w:r>
      <w:r>
        <w:t>(2020).</w:t>
      </w:r>
      <w:r>
        <w:rPr>
          <w:spacing w:val="36"/>
        </w:rPr>
        <w:t xml:space="preserve"> </w:t>
      </w:r>
      <w:proofErr w:type="spellStart"/>
      <w:r>
        <w:t>Refsplitr</w:t>
      </w:r>
      <w:proofErr w:type="spellEnd"/>
      <w:r>
        <w:t>:</w:t>
      </w:r>
    </w:p>
    <w:p w14:paraId="10396D86" w14:textId="77777777" w:rsidR="00BB4C49" w:rsidRDefault="00DC0BFC">
      <w:pPr>
        <w:pStyle w:val="BodyText"/>
        <w:tabs>
          <w:tab w:val="left" w:pos="1562"/>
        </w:tabs>
        <w:spacing w:before="155"/>
        <w:ind w:left="110"/>
      </w:pPr>
      <w:r>
        <w:rPr>
          <w:rFonts w:ascii="Trebuchet MS"/>
          <w:sz w:val="12"/>
        </w:rPr>
        <w:t>461</w:t>
      </w:r>
      <w:r>
        <w:rPr>
          <w:rFonts w:ascii="Trebuchet MS"/>
          <w:sz w:val="12"/>
        </w:rPr>
        <w:tab/>
      </w:r>
      <w:r>
        <w:rPr>
          <w:w w:val="90"/>
        </w:rPr>
        <w:t>Author</w:t>
      </w:r>
      <w:r>
        <w:rPr>
          <w:spacing w:val="31"/>
          <w:w w:val="90"/>
        </w:rPr>
        <w:t xml:space="preserve"> </w:t>
      </w:r>
      <w:r>
        <w:rPr>
          <w:w w:val="90"/>
        </w:rPr>
        <w:t>name</w:t>
      </w:r>
      <w:r>
        <w:rPr>
          <w:spacing w:val="31"/>
          <w:w w:val="90"/>
        </w:rPr>
        <w:t xml:space="preserve"> </w:t>
      </w:r>
      <w:r>
        <w:rPr>
          <w:w w:val="90"/>
        </w:rPr>
        <w:t>disambiguation,</w:t>
      </w:r>
      <w:r>
        <w:rPr>
          <w:spacing w:val="31"/>
          <w:w w:val="90"/>
        </w:rPr>
        <w:t xml:space="preserve"> </w:t>
      </w:r>
      <w:r>
        <w:rPr>
          <w:w w:val="90"/>
        </w:rPr>
        <w:t>author</w:t>
      </w:r>
      <w:r>
        <w:rPr>
          <w:spacing w:val="32"/>
          <w:w w:val="90"/>
        </w:rPr>
        <w:t xml:space="preserve"> </w:t>
      </w:r>
      <w:r>
        <w:rPr>
          <w:w w:val="90"/>
        </w:rPr>
        <w:t>georeferencing,</w:t>
      </w:r>
      <w:r>
        <w:rPr>
          <w:spacing w:val="31"/>
          <w:w w:val="90"/>
        </w:rPr>
        <w:t xml:space="preserve"> </w:t>
      </w:r>
      <w:r>
        <w:rPr>
          <w:w w:val="90"/>
        </w:rPr>
        <w:t>and</w:t>
      </w:r>
      <w:r>
        <w:rPr>
          <w:spacing w:val="31"/>
          <w:w w:val="90"/>
        </w:rPr>
        <w:t xml:space="preserve"> </w:t>
      </w:r>
      <w:r>
        <w:rPr>
          <w:w w:val="90"/>
        </w:rPr>
        <w:t>mapping</w:t>
      </w:r>
      <w:r>
        <w:rPr>
          <w:spacing w:val="32"/>
          <w:w w:val="90"/>
        </w:rPr>
        <w:t xml:space="preserve"> </w:t>
      </w:r>
      <w:r>
        <w:rPr>
          <w:w w:val="90"/>
        </w:rPr>
        <w:t>of</w:t>
      </w:r>
      <w:r>
        <w:rPr>
          <w:spacing w:val="31"/>
          <w:w w:val="90"/>
        </w:rPr>
        <w:t xml:space="preserve"> </w:t>
      </w:r>
      <w:proofErr w:type="spellStart"/>
      <w:r>
        <w:rPr>
          <w:w w:val="90"/>
        </w:rPr>
        <w:t>coauthorship</w:t>
      </w:r>
      <w:proofErr w:type="spellEnd"/>
    </w:p>
    <w:p w14:paraId="062B6AC0" w14:textId="77777777" w:rsidR="00BB4C49" w:rsidRDefault="00DC0BFC">
      <w:pPr>
        <w:tabs>
          <w:tab w:val="left" w:pos="1571"/>
        </w:tabs>
        <w:spacing w:before="154"/>
        <w:ind w:left="110"/>
        <w:rPr>
          <w:sz w:val="24"/>
        </w:rPr>
      </w:pPr>
      <w:r>
        <w:rPr>
          <w:rFonts w:ascii="Trebuchet MS"/>
          <w:sz w:val="12"/>
        </w:rPr>
        <w:t>462</w:t>
      </w:r>
      <w:r>
        <w:rPr>
          <w:rFonts w:ascii="Trebuchet MS"/>
          <w:sz w:val="12"/>
        </w:rPr>
        <w:tab/>
      </w:r>
      <w:r>
        <w:rPr>
          <w:w w:val="95"/>
          <w:sz w:val="24"/>
        </w:rPr>
        <w:t>networks</w:t>
      </w:r>
      <w:r>
        <w:rPr>
          <w:spacing w:val="25"/>
          <w:w w:val="95"/>
          <w:sz w:val="24"/>
        </w:rPr>
        <w:t xml:space="preserve"> </w:t>
      </w:r>
      <w:r>
        <w:rPr>
          <w:w w:val="95"/>
          <w:sz w:val="24"/>
        </w:rPr>
        <w:t>with</w:t>
      </w:r>
      <w:r>
        <w:rPr>
          <w:spacing w:val="25"/>
          <w:w w:val="95"/>
          <w:sz w:val="24"/>
        </w:rPr>
        <w:t xml:space="preserve"> </w:t>
      </w:r>
      <w:r>
        <w:rPr>
          <w:w w:val="95"/>
          <w:sz w:val="24"/>
        </w:rPr>
        <w:t>Web</w:t>
      </w:r>
      <w:r>
        <w:rPr>
          <w:spacing w:val="26"/>
          <w:w w:val="95"/>
          <w:sz w:val="24"/>
        </w:rPr>
        <w:t xml:space="preserve"> </w:t>
      </w:r>
      <w:r>
        <w:rPr>
          <w:w w:val="95"/>
          <w:sz w:val="24"/>
        </w:rPr>
        <w:t>of</w:t>
      </w:r>
      <w:r>
        <w:rPr>
          <w:spacing w:val="25"/>
          <w:w w:val="95"/>
          <w:sz w:val="24"/>
        </w:rPr>
        <w:t xml:space="preserve"> </w:t>
      </w:r>
      <w:r>
        <w:rPr>
          <w:w w:val="95"/>
          <w:sz w:val="24"/>
        </w:rPr>
        <w:t>Science</w:t>
      </w:r>
      <w:r>
        <w:rPr>
          <w:spacing w:val="26"/>
          <w:w w:val="95"/>
          <w:sz w:val="24"/>
        </w:rPr>
        <w:t xml:space="preserve"> </w:t>
      </w:r>
      <w:r>
        <w:rPr>
          <w:w w:val="95"/>
          <w:sz w:val="24"/>
        </w:rPr>
        <w:t>data.</w:t>
      </w:r>
      <w:r>
        <w:rPr>
          <w:spacing w:val="56"/>
          <w:w w:val="95"/>
          <w:sz w:val="24"/>
        </w:rPr>
        <w:t xml:space="preserve"> </w:t>
      </w:r>
      <w:r>
        <w:rPr>
          <w:i/>
          <w:w w:val="95"/>
          <w:sz w:val="24"/>
        </w:rPr>
        <w:t>Journal</w:t>
      </w:r>
      <w:r>
        <w:rPr>
          <w:i/>
          <w:spacing w:val="32"/>
          <w:w w:val="95"/>
          <w:sz w:val="24"/>
        </w:rPr>
        <w:t xml:space="preserve"> </w:t>
      </w:r>
      <w:r>
        <w:rPr>
          <w:i/>
          <w:w w:val="95"/>
          <w:sz w:val="24"/>
        </w:rPr>
        <w:t>of</w:t>
      </w:r>
      <w:r>
        <w:rPr>
          <w:i/>
          <w:spacing w:val="32"/>
          <w:w w:val="95"/>
          <w:sz w:val="24"/>
        </w:rPr>
        <w:t xml:space="preserve"> </w:t>
      </w:r>
      <w:r>
        <w:rPr>
          <w:i/>
          <w:w w:val="95"/>
          <w:sz w:val="24"/>
        </w:rPr>
        <w:t>Open</w:t>
      </w:r>
      <w:r>
        <w:rPr>
          <w:i/>
          <w:spacing w:val="32"/>
          <w:w w:val="95"/>
          <w:sz w:val="24"/>
        </w:rPr>
        <w:t xml:space="preserve"> </w:t>
      </w:r>
      <w:r>
        <w:rPr>
          <w:i/>
          <w:w w:val="95"/>
          <w:sz w:val="24"/>
        </w:rPr>
        <w:t>Source</w:t>
      </w:r>
      <w:r>
        <w:rPr>
          <w:i/>
          <w:spacing w:val="32"/>
          <w:w w:val="95"/>
          <w:sz w:val="24"/>
        </w:rPr>
        <w:t xml:space="preserve"> </w:t>
      </w:r>
      <w:r>
        <w:rPr>
          <w:i/>
          <w:w w:val="95"/>
          <w:sz w:val="24"/>
        </w:rPr>
        <w:t>Software</w:t>
      </w:r>
      <w:r>
        <w:rPr>
          <w:w w:val="95"/>
          <w:sz w:val="24"/>
        </w:rPr>
        <w:t>,</w:t>
      </w:r>
      <w:r>
        <w:rPr>
          <w:spacing w:val="25"/>
          <w:w w:val="95"/>
          <w:sz w:val="24"/>
        </w:rPr>
        <w:t xml:space="preserve"> </w:t>
      </w:r>
      <w:r>
        <w:rPr>
          <w:i/>
          <w:w w:val="95"/>
          <w:sz w:val="24"/>
        </w:rPr>
        <w:t>5</w:t>
      </w:r>
      <w:r>
        <w:rPr>
          <w:i/>
          <w:spacing w:val="-21"/>
          <w:w w:val="95"/>
          <w:sz w:val="24"/>
        </w:rPr>
        <w:t xml:space="preserve"> </w:t>
      </w:r>
      <w:r>
        <w:rPr>
          <w:w w:val="95"/>
          <w:sz w:val="24"/>
        </w:rPr>
        <w:t>(45),</w:t>
      </w:r>
      <w:r>
        <w:rPr>
          <w:spacing w:val="25"/>
          <w:w w:val="95"/>
          <w:sz w:val="24"/>
        </w:rPr>
        <w:t xml:space="preserve"> </w:t>
      </w:r>
      <w:r>
        <w:rPr>
          <w:w w:val="95"/>
          <w:sz w:val="24"/>
        </w:rPr>
        <w:t>2028.</w:t>
      </w:r>
    </w:p>
    <w:p w14:paraId="4AAAFCA6" w14:textId="77777777" w:rsidR="00BB4C49" w:rsidRDefault="00DC0BFC">
      <w:pPr>
        <w:pStyle w:val="BodyText"/>
        <w:tabs>
          <w:tab w:val="left" w:pos="1571"/>
        </w:tabs>
        <w:spacing w:before="155"/>
        <w:ind w:left="110"/>
      </w:pPr>
      <w:r>
        <w:rPr>
          <w:rFonts w:ascii="Trebuchet MS"/>
          <w:w w:val="105"/>
          <w:sz w:val="12"/>
        </w:rPr>
        <w:t>463</w:t>
      </w:r>
      <w:r>
        <w:rPr>
          <w:rFonts w:ascii="Trebuchet MS"/>
          <w:w w:val="105"/>
          <w:sz w:val="12"/>
        </w:rPr>
        <w:tab/>
      </w:r>
      <w:r>
        <w:rPr>
          <w:w w:val="105"/>
        </w:rPr>
        <w:t>https://doi.org/10.21105/joss.02028</w:t>
      </w:r>
    </w:p>
    <w:p w14:paraId="1CAB4F4A" w14:textId="77777777" w:rsidR="00BB4C49" w:rsidRDefault="00BB4C49">
      <w:pPr>
        <w:pStyle w:val="BodyText"/>
        <w:spacing w:before="5"/>
        <w:rPr>
          <w:sz w:val="20"/>
        </w:rPr>
      </w:pPr>
    </w:p>
    <w:p w14:paraId="730D7B55" w14:textId="77777777" w:rsidR="00BB4C49" w:rsidRDefault="00DC0BFC">
      <w:pPr>
        <w:tabs>
          <w:tab w:val="left" w:pos="1219"/>
        </w:tabs>
        <w:spacing w:before="118"/>
        <w:ind w:left="110"/>
        <w:rPr>
          <w:i/>
          <w:sz w:val="24"/>
        </w:rPr>
      </w:pPr>
      <w:r>
        <w:rPr>
          <w:rFonts w:ascii="Trebuchet MS"/>
          <w:w w:val="105"/>
          <w:sz w:val="12"/>
        </w:rPr>
        <w:t>464</w:t>
      </w:r>
      <w:r>
        <w:rPr>
          <w:rFonts w:ascii="Trebuchet MS"/>
          <w:w w:val="105"/>
          <w:sz w:val="12"/>
        </w:rPr>
        <w:tab/>
      </w:r>
      <w:r>
        <w:rPr>
          <w:sz w:val="24"/>
        </w:rPr>
        <w:t>Fox,</w:t>
      </w:r>
      <w:r>
        <w:rPr>
          <w:spacing w:val="4"/>
          <w:sz w:val="24"/>
        </w:rPr>
        <w:t xml:space="preserve"> </w:t>
      </w:r>
      <w:r>
        <w:rPr>
          <w:sz w:val="24"/>
        </w:rPr>
        <w:t>J.</w:t>
      </w:r>
      <w:r>
        <w:rPr>
          <w:spacing w:val="4"/>
          <w:sz w:val="24"/>
        </w:rPr>
        <w:t xml:space="preserve"> </w:t>
      </w:r>
      <w:r>
        <w:rPr>
          <w:sz w:val="24"/>
        </w:rPr>
        <w:t>(2015).</w:t>
      </w:r>
      <w:r>
        <w:rPr>
          <w:spacing w:val="25"/>
          <w:sz w:val="24"/>
        </w:rPr>
        <w:t xml:space="preserve"> </w:t>
      </w:r>
      <w:r>
        <w:rPr>
          <w:sz w:val="24"/>
        </w:rPr>
        <w:t>Bootstrapping</w:t>
      </w:r>
      <w:r>
        <w:rPr>
          <w:spacing w:val="4"/>
          <w:sz w:val="24"/>
        </w:rPr>
        <w:t xml:space="preserve"> </w:t>
      </w:r>
      <w:r>
        <w:rPr>
          <w:sz w:val="24"/>
        </w:rPr>
        <w:t>regression</w:t>
      </w:r>
      <w:r>
        <w:rPr>
          <w:spacing w:val="5"/>
          <w:sz w:val="24"/>
        </w:rPr>
        <w:t xml:space="preserve"> </w:t>
      </w:r>
      <w:r>
        <w:rPr>
          <w:sz w:val="24"/>
        </w:rPr>
        <w:t>models.</w:t>
      </w:r>
      <w:r>
        <w:rPr>
          <w:spacing w:val="25"/>
          <w:sz w:val="24"/>
        </w:rPr>
        <w:t xml:space="preserve"> </w:t>
      </w:r>
      <w:r>
        <w:rPr>
          <w:sz w:val="24"/>
        </w:rPr>
        <w:t>In</w:t>
      </w:r>
      <w:r>
        <w:rPr>
          <w:spacing w:val="5"/>
          <w:sz w:val="24"/>
        </w:rPr>
        <w:t xml:space="preserve"> </w:t>
      </w:r>
      <w:r>
        <w:rPr>
          <w:i/>
          <w:sz w:val="24"/>
        </w:rPr>
        <w:t>Applied</w:t>
      </w:r>
      <w:r>
        <w:rPr>
          <w:i/>
          <w:spacing w:val="9"/>
          <w:sz w:val="24"/>
        </w:rPr>
        <w:t xml:space="preserve"> </w:t>
      </w:r>
      <w:r>
        <w:rPr>
          <w:i/>
          <w:sz w:val="24"/>
        </w:rPr>
        <w:t>regression</w:t>
      </w:r>
      <w:r>
        <w:rPr>
          <w:i/>
          <w:spacing w:val="8"/>
          <w:sz w:val="24"/>
        </w:rPr>
        <w:t xml:space="preserve"> </w:t>
      </w:r>
      <w:r>
        <w:rPr>
          <w:i/>
          <w:sz w:val="24"/>
        </w:rPr>
        <w:t>analysis</w:t>
      </w:r>
      <w:r>
        <w:rPr>
          <w:i/>
          <w:spacing w:val="9"/>
          <w:sz w:val="24"/>
        </w:rPr>
        <w:t xml:space="preserve"> </w:t>
      </w:r>
      <w:r>
        <w:rPr>
          <w:i/>
          <w:sz w:val="24"/>
        </w:rPr>
        <w:t>and</w:t>
      </w:r>
    </w:p>
    <w:p w14:paraId="67416795" w14:textId="77777777" w:rsidR="00BB4C49" w:rsidRDefault="00DC0BFC">
      <w:pPr>
        <w:tabs>
          <w:tab w:val="left" w:pos="1555"/>
        </w:tabs>
        <w:spacing w:before="154"/>
        <w:ind w:left="110"/>
        <w:rPr>
          <w:sz w:val="24"/>
        </w:rPr>
      </w:pPr>
      <w:r>
        <w:rPr>
          <w:rFonts w:ascii="Trebuchet MS"/>
          <w:sz w:val="12"/>
        </w:rPr>
        <w:t>465</w:t>
      </w:r>
      <w:r>
        <w:rPr>
          <w:rFonts w:ascii="Trebuchet MS"/>
          <w:sz w:val="12"/>
        </w:rPr>
        <w:tab/>
      </w:r>
      <w:r>
        <w:rPr>
          <w:i/>
          <w:sz w:val="24"/>
        </w:rPr>
        <w:t>generalized</w:t>
      </w:r>
      <w:r>
        <w:rPr>
          <w:i/>
          <w:spacing w:val="24"/>
          <w:sz w:val="24"/>
        </w:rPr>
        <w:t xml:space="preserve"> </w:t>
      </w:r>
      <w:r>
        <w:rPr>
          <w:i/>
          <w:sz w:val="24"/>
        </w:rPr>
        <w:t>linear</w:t>
      </w:r>
      <w:r>
        <w:rPr>
          <w:i/>
          <w:spacing w:val="24"/>
          <w:sz w:val="24"/>
        </w:rPr>
        <w:t xml:space="preserve"> </w:t>
      </w:r>
      <w:r>
        <w:rPr>
          <w:i/>
          <w:sz w:val="24"/>
        </w:rPr>
        <w:t>models.</w:t>
      </w:r>
      <w:r>
        <w:rPr>
          <w:i/>
          <w:spacing w:val="45"/>
          <w:sz w:val="24"/>
        </w:rPr>
        <w:t xml:space="preserve"> </w:t>
      </w:r>
      <w:r>
        <w:rPr>
          <w:sz w:val="24"/>
        </w:rPr>
        <w:t>(3rd</w:t>
      </w:r>
      <w:r>
        <w:rPr>
          <w:spacing w:val="18"/>
          <w:sz w:val="24"/>
        </w:rPr>
        <w:t xml:space="preserve"> </w:t>
      </w:r>
      <w:r>
        <w:rPr>
          <w:sz w:val="24"/>
        </w:rPr>
        <w:t>ed.).</w:t>
      </w:r>
      <w:r>
        <w:rPr>
          <w:spacing w:val="46"/>
          <w:sz w:val="24"/>
        </w:rPr>
        <w:t xml:space="preserve"> </w:t>
      </w:r>
      <w:r>
        <w:rPr>
          <w:sz w:val="24"/>
        </w:rPr>
        <w:t>Sage.</w:t>
      </w:r>
    </w:p>
    <w:p w14:paraId="532FBB22" w14:textId="77777777" w:rsidR="00BB4C49" w:rsidRDefault="00BB4C49">
      <w:pPr>
        <w:pStyle w:val="BodyText"/>
        <w:spacing w:before="6"/>
        <w:rPr>
          <w:sz w:val="20"/>
        </w:rPr>
      </w:pPr>
    </w:p>
    <w:p w14:paraId="692AF8CA" w14:textId="77777777" w:rsidR="00BB4C49" w:rsidRDefault="00DC0BFC">
      <w:pPr>
        <w:pStyle w:val="BodyText"/>
        <w:tabs>
          <w:tab w:val="left" w:pos="1219"/>
        </w:tabs>
        <w:spacing w:before="118"/>
        <w:ind w:left="110"/>
      </w:pPr>
      <w:r>
        <w:rPr>
          <w:rFonts w:ascii="Trebuchet MS" w:hAnsi="Trebuchet MS"/>
          <w:sz w:val="12"/>
        </w:rPr>
        <w:t>466</w:t>
      </w:r>
      <w:r>
        <w:rPr>
          <w:rFonts w:ascii="Trebuchet MS" w:hAnsi="Trebuchet MS"/>
          <w:sz w:val="12"/>
        </w:rPr>
        <w:tab/>
      </w:r>
      <w:r>
        <w:rPr>
          <w:spacing w:val="-1"/>
        </w:rPr>
        <w:t>Gray,</w:t>
      </w:r>
      <w:r>
        <w:rPr>
          <w:spacing w:val="-10"/>
        </w:rPr>
        <w:t xml:space="preserve"> </w:t>
      </w:r>
      <w:r>
        <w:rPr>
          <w:spacing w:val="-1"/>
        </w:rPr>
        <w:t>R.</w:t>
      </w:r>
      <w:r>
        <w:rPr>
          <w:spacing w:val="-9"/>
        </w:rPr>
        <w:t xml:space="preserve"> </w:t>
      </w:r>
      <w:r>
        <w:rPr>
          <w:spacing w:val="-1"/>
          <w:w w:val="105"/>
        </w:rPr>
        <w:t>J.</w:t>
      </w:r>
      <w:r>
        <w:rPr>
          <w:spacing w:val="-13"/>
          <w:w w:val="105"/>
        </w:rPr>
        <w:t xml:space="preserve"> </w:t>
      </w:r>
      <w:r>
        <w:rPr>
          <w:spacing w:val="-1"/>
        </w:rPr>
        <w:t>(2020).</w:t>
      </w:r>
      <w:r>
        <w:rPr>
          <w:spacing w:val="8"/>
        </w:rPr>
        <w:t xml:space="preserve"> </w:t>
      </w:r>
      <w:r>
        <w:rPr>
          <w:spacing w:val="-1"/>
        </w:rPr>
        <w:t>Sorry,</w:t>
      </w:r>
      <w:r>
        <w:rPr>
          <w:spacing w:val="-10"/>
        </w:rPr>
        <w:t xml:space="preserve"> </w:t>
      </w:r>
      <w:proofErr w:type="gramStart"/>
      <w:r>
        <w:rPr>
          <w:spacing w:val="-1"/>
        </w:rPr>
        <w:t>we’re</w:t>
      </w:r>
      <w:proofErr w:type="gramEnd"/>
      <w:r>
        <w:rPr>
          <w:spacing w:val="-9"/>
        </w:rPr>
        <w:t xml:space="preserve"> </w:t>
      </w:r>
      <w:r>
        <w:rPr>
          <w:spacing w:val="-1"/>
        </w:rPr>
        <w:t>open:</w:t>
      </w:r>
      <w:r>
        <w:rPr>
          <w:spacing w:val="7"/>
        </w:rPr>
        <w:t xml:space="preserve"> </w:t>
      </w:r>
      <w:r>
        <w:rPr>
          <w:spacing w:val="-1"/>
        </w:rPr>
        <w:t>Golden</w:t>
      </w:r>
      <w:r>
        <w:rPr>
          <w:spacing w:val="-9"/>
        </w:rPr>
        <w:t xml:space="preserve"> </w:t>
      </w:r>
      <w:r>
        <w:rPr>
          <w:spacing w:val="-1"/>
        </w:rPr>
        <w:t>open-access</w:t>
      </w:r>
      <w:r>
        <w:rPr>
          <w:spacing w:val="-9"/>
        </w:rPr>
        <w:t xml:space="preserve"> </w:t>
      </w:r>
      <w:r>
        <w:t>and</w:t>
      </w:r>
      <w:r>
        <w:rPr>
          <w:spacing w:val="-9"/>
        </w:rPr>
        <w:t xml:space="preserve"> </w:t>
      </w:r>
      <w:r>
        <w:t>inequality</w:t>
      </w:r>
      <w:r>
        <w:rPr>
          <w:spacing w:val="-9"/>
        </w:rPr>
        <w:t xml:space="preserve"> </w:t>
      </w:r>
      <w:r>
        <w:t>in</w:t>
      </w:r>
    </w:p>
    <w:p w14:paraId="30975DBC" w14:textId="77777777" w:rsidR="00BB4C49" w:rsidRDefault="00DC0BFC">
      <w:pPr>
        <w:tabs>
          <w:tab w:val="left" w:pos="1571"/>
        </w:tabs>
        <w:spacing w:before="154"/>
        <w:ind w:left="110"/>
        <w:rPr>
          <w:sz w:val="24"/>
        </w:rPr>
      </w:pPr>
      <w:r>
        <w:rPr>
          <w:rFonts w:ascii="Trebuchet MS" w:hAnsi="Trebuchet MS"/>
          <w:sz w:val="12"/>
        </w:rPr>
        <w:t>467</w:t>
      </w:r>
      <w:r>
        <w:rPr>
          <w:rFonts w:ascii="Trebuchet MS" w:hAnsi="Trebuchet MS"/>
          <w:sz w:val="12"/>
        </w:rPr>
        <w:tab/>
      </w:r>
      <w:r>
        <w:rPr>
          <w:w w:val="95"/>
          <w:sz w:val="24"/>
        </w:rPr>
        <w:t>non-human</w:t>
      </w:r>
      <w:r>
        <w:rPr>
          <w:spacing w:val="46"/>
          <w:w w:val="95"/>
          <w:sz w:val="24"/>
        </w:rPr>
        <w:t xml:space="preserve"> </w:t>
      </w:r>
      <w:r>
        <w:rPr>
          <w:w w:val="95"/>
          <w:sz w:val="24"/>
        </w:rPr>
        <w:t>biological</w:t>
      </w:r>
      <w:r>
        <w:rPr>
          <w:spacing w:val="47"/>
          <w:w w:val="95"/>
          <w:sz w:val="24"/>
        </w:rPr>
        <w:t xml:space="preserve"> </w:t>
      </w:r>
      <w:r>
        <w:rPr>
          <w:w w:val="95"/>
          <w:sz w:val="24"/>
        </w:rPr>
        <w:t>sciences.</w:t>
      </w:r>
      <w:r>
        <w:rPr>
          <w:spacing w:val="79"/>
          <w:sz w:val="24"/>
        </w:rPr>
        <w:t xml:space="preserve"> </w:t>
      </w:r>
      <w:proofErr w:type="spellStart"/>
      <w:r>
        <w:rPr>
          <w:i/>
          <w:w w:val="95"/>
          <w:sz w:val="24"/>
        </w:rPr>
        <w:t>Scientometrics</w:t>
      </w:r>
      <w:proofErr w:type="spellEnd"/>
      <w:r>
        <w:rPr>
          <w:w w:val="95"/>
          <w:sz w:val="24"/>
        </w:rPr>
        <w:t>,</w:t>
      </w:r>
      <w:r>
        <w:rPr>
          <w:spacing w:val="48"/>
          <w:w w:val="95"/>
          <w:sz w:val="24"/>
        </w:rPr>
        <w:t xml:space="preserve"> </w:t>
      </w:r>
      <w:r>
        <w:rPr>
          <w:i/>
          <w:w w:val="95"/>
          <w:sz w:val="24"/>
        </w:rPr>
        <w:t>124</w:t>
      </w:r>
      <w:r>
        <w:rPr>
          <w:i/>
          <w:spacing w:val="-14"/>
          <w:w w:val="95"/>
          <w:sz w:val="24"/>
        </w:rPr>
        <w:t xml:space="preserve"> </w:t>
      </w:r>
      <w:r>
        <w:rPr>
          <w:w w:val="95"/>
          <w:sz w:val="24"/>
        </w:rPr>
        <w:t>(2),</w:t>
      </w:r>
      <w:r>
        <w:rPr>
          <w:spacing w:val="47"/>
          <w:w w:val="95"/>
          <w:sz w:val="24"/>
        </w:rPr>
        <w:t xml:space="preserve"> </w:t>
      </w:r>
      <w:r>
        <w:rPr>
          <w:w w:val="95"/>
          <w:sz w:val="24"/>
        </w:rPr>
        <w:t>1663–1675.</w:t>
      </w:r>
    </w:p>
    <w:p w14:paraId="39F3D4E8" w14:textId="77777777" w:rsidR="00BB4C49" w:rsidRDefault="00DC0BFC">
      <w:pPr>
        <w:pStyle w:val="BodyText"/>
        <w:tabs>
          <w:tab w:val="left" w:pos="1571"/>
        </w:tabs>
        <w:spacing w:before="155"/>
        <w:ind w:left="110"/>
      </w:pPr>
      <w:r>
        <w:rPr>
          <w:rFonts w:ascii="Trebuchet MS"/>
          <w:sz w:val="12"/>
        </w:rPr>
        <w:t>468</w:t>
      </w:r>
      <w:r>
        <w:rPr>
          <w:rFonts w:ascii="Trebuchet MS"/>
          <w:sz w:val="12"/>
        </w:rPr>
        <w:tab/>
      </w:r>
      <w:r>
        <w:t>https://doi.org/10.1007/s11192-020-03540-3</w:t>
      </w:r>
    </w:p>
    <w:p w14:paraId="5A3B996D" w14:textId="77777777" w:rsidR="00BB4C49" w:rsidRDefault="00BB4C49">
      <w:pPr>
        <w:sectPr w:rsidR="00BB4C49">
          <w:pgSz w:w="12240" w:h="15840"/>
          <w:pgMar w:top="1320" w:right="1240" w:bottom="280" w:left="940" w:header="649" w:footer="0" w:gutter="0"/>
          <w:cols w:space="720"/>
        </w:sectPr>
      </w:pPr>
    </w:p>
    <w:p w14:paraId="3B79DFF0" w14:textId="77777777" w:rsidR="00BB4C49" w:rsidRDefault="00DC0BFC">
      <w:pPr>
        <w:pStyle w:val="BodyText"/>
        <w:tabs>
          <w:tab w:val="left" w:pos="1219"/>
        </w:tabs>
        <w:spacing w:before="171"/>
        <w:ind w:left="110"/>
      </w:pPr>
      <w:r>
        <w:rPr>
          <w:rFonts w:ascii="Trebuchet MS"/>
          <w:sz w:val="12"/>
        </w:rPr>
        <w:lastRenderedPageBreak/>
        <w:t>469</w:t>
      </w:r>
      <w:r>
        <w:rPr>
          <w:rFonts w:ascii="Trebuchet MS"/>
          <w:sz w:val="12"/>
        </w:rPr>
        <w:tab/>
      </w:r>
      <w:r>
        <w:rPr>
          <w:w w:val="95"/>
        </w:rPr>
        <w:t>Harrison,</w:t>
      </w:r>
      <w:r>
        <w:rPr>
          <w:spacing w:val="17"/>
          <w:w w:val="95"/>
        </w:rPr>
        <w:t xml:space="preserve"> </w:t>
      </w:r>
      <w:r>
        <w:rPr>
          <w:w w:val="95"/>
        </w:rPr>
        <w:t>P.</w:t>
      </w:r>
      <w:r>
        <w:rPr>
          <w:spacing w:val="17"/>
          <w:w w:val="95"/>
        </w:rPr>
        <w:t xml:space="preserve"> </w:t>
      </w:r>
      <w:r>
        <w:rPr>
          <w:w w:val="95"/>
        </w:rPr>
        <w:t>(2019).</w:t>
      </w:r>
      <w:r>
        <w:rPr>
          <w:spacing w:val="43"/>
          <w:w w:val="95"/>
        </w:rPr>
        <w:t xml:space="preserve"> </w:t>
      </w:r>
      <w:r>
        <w:rPr>
          <w:w w:val="95"/>
        </w:rPr>
        <w:t>What</w:t>
      </w:r>
      <w:r>
        <w:rPr>
          <w:spacing w:val="18"/>
          <w:w w:val="95"/>
        </w:rPr>
        <w:t xml:space="preserve"> </w:t>
      </w:r>
      <w:r>
        <w:rPr>
          <w:w w:val="95"/>
        </w:rPr>
        <w:t>are</w:t>
      </w:r>
      <w:r>
        <w:rPr>
          <w:spacing w:val="18"/>
          <w:w w:val="95"/>
        </w:rPr>
        <w:t xml:space="preserve"> </w:t>
      </w:r>
      <w:r>
        <w:rPr>
          <w:w w:val="95"/>
        </w:rPr>
        <w:t>mirror</w:t>
      </w:r>
      <w:r>
        <w:rPr>
          <w:spacing w:val="17"/>
          <w:w w:val="95"/>
        </w:rPr>
        <w:t xml:space="preserve"> </w:t>
      </w:r>
      <w:r>
        <w:rPr>
          <w:w w:val="95"/>
        </w:rPr>
        <w:t>journals,</w:t>
      </w:r>
      <w:r>
        <w:rPr>
          <w:spacing w:val="17"/>
          <w:w w:val="95"/>
        </w:rPr>
        <w:t xml:space="preserve"> </w:t>
      </w:r>
      <w:r>
        <w:rPr>
          <w:w w:val="95"/>
        </w:rPr>
        <w:t>and</w:t>
      </w:r>
      <w:r>
        <w:rPr>
          <w:spacing w:val="18"/>
          <w:w w:val="95"/>
        </w:rPr>
        <w:t xml:space="preserve"> </w:t>
      </w:r>
      <w:r>
        <w:rPr>
          <w:w w:val="95"/>
        </w:rPr>
        <w:t>can</w:t>
      </w:r>
      <w:r>
        <w:rPr>
          <w:spacing w:val="18"/>
          <w:w w:val="95"/>
        </w:rPr>
        <w:t xml:space="preserve"> </w:t>
      </w:r>
      <w:r>
        <w:rPr>
          <w:w w:val="95"/>
        </w:rPr>
        <w:t>they</w:t>
      </w:r>
      <w:r>
        <w:rPr>
          <w:spacing w:val="17"/>
          <w:w w:val="95"/>
        </w:rPr>
        <w:t xml:space="preserve"> </w:t>
      </w:r>
      <w:r>
        <w:rPr>
          <w:w w:val="95"/>
        </w:rPr>
        <w:t>o</w:t>
      </w:r>
      <w:r>
        <w:rPr>
          <w:rFonts w:ascii="Arial"/>
          <w:w w:val="95"/>
        </w:rPr>
        <w:t>ff</w:t>
      </w:r>
      <w:r>
        <w:rPr>
          <w:w w:val="95"/>
        </w:rPr>
        <w:t>er</w:t>
      </w:r>
      <w:r>
        <w:rPr>
          <w:spacing w:val="18"/>
          <w:w w:val="95"/>
        </w:rPr>
        <w:t xml:space="preserve"> </w:t>
      </w:r>
      <w:r>
        <w:rPr>
          <w:w w:val="95"/>
        </w:rPr>
        <w:t>a</w:t>
      </w:r>
      <w:r>
        <w:rPr>
          <w:spacing w:val="17"/>
          <w:w w:val="95"/>
        </w:rPr>
        <w:t xml:space="preserve"> </w:t>
      </w:r>
      <w:r>
        <w:rPr>
          <w:w w:val="95"/>
        </w:rPr>
        <w:t>new</w:t>
      </w:r>
      <w:r>
        <w:rPr>
          <w:spacing w:val="19"/>
          <w:w w:val="95"/>
        </w:rPr>
        <w:t xml:space="preserve"> </w:t>
      </w:r>
      <w:r>
        <w:rPr>
          <w:w w:val="95"/>
        </w:rPr>
        <w:t>world</w:t>
      </w:r>
      <w:r>
        <w:rPr>
          <w:spacing w:val="17"/>
          <w:w w:val="95"/>
        </w:rPr>
        <w:t xml:space="preserve"> </w:t>
      </w:r>
      <w:r>
        <w:rPr>
          <w:w w:val="95"/>
        </w:rPr>
        <w:t>of</w:t>
      </w:r>
    </w:p>
    <w:p w14:paraId="4D90BEE5" w14:textId="77777777" w:rsidR="00BB4C49" w:rsidRDefault="00DC0BFC">
      <w:pPr>
        <w:tabs>
          <w:tab w:val="left" w:pos="1571"/>
        </w:tabs>
        <w:spacing w:before="154"/>
        <w:ind w:left="110"/>
        <w:rPr>
          <w:sz w:val="24"/>
        </w:rPr>
      </w:pPr>
      <w:r>
        <w:rPr>
          <w:rFonts w:ascii="Trebuchet MS"/>
          <w:sz w:val="12"/>
        </w:rPr>
        <w:t>470</w:t>
      </w:r>
      <w:r>
        <w:rPr>
          <w:rFonts w:ascii="Trebuchet MS"/>
          <w:sz w:val="12"/>
        </w:rPr>
        <w:tab/>
      </w:r>
      <w:r>
        <w:rPr>
          <w:sz w:val="24"/>
        </w:rPr>
        <w:t>open</w:t>
      </w:r>
      <w:r>
        <w:rPr>
          <w:spacing w:val="-1"/>
          <w:sz w:val="24"/>
        </w:rPr>
        <w:t xml:space="preserve"> </w:t>
      </w:r>
      <w:r>
        <w:rPr>
          <w:sz w:val="24"/>
        </w:rPr>
        <w:t>access?</w:t>
      </w:r>
      <w:r>
        <w:rPr>
          <w:spacing w:val="19"/>
          <w:sz w:val="24"/>
        </w:rPr>
        <w:t xml:space="preserve"> </w:t>
      </w:r>
      <w:r>
        <w:rPr>
          <w:i/>
          <w:sz w:val="24"/>
        </w:rPr>
        <w:t>Elsevier</w:t>
      </w:r>
      <w:r>
        <w:rPr>
          <w:i/>
          <w:spacing w:val="4"/>
          <w:sz w:val="24"/>
        </w:rPr>
        <w:t xml:space="preserve"> </w:t>
      </w:r>
      <w:r>
        <w:rPr>
          <w:i/>
          <w:sz w:val="24"/>
        </w:rPr>
        <w:t>Connect</w:t>
      </w:r>
      <w:r>
        <w:rPr>
          <w:sz w:val="24"/>
        </w:rPr>
        <w:t>.</w:t>
      </w:r>
      <w:r>
        <w:rPr>
          <w:spacing w:val="20"/>
          <w:sz w:val="24"/>
        </w:rPr>
        <w:t xml:space="preserve"> </w:t>
      </w:r>
      <w:r>
        <w:rPr>
          <w:sz w:val="24"/>
        </w:rPr>
        <w:t>Retrieved</w:t>
      </w:r>
      <w:r>
        <w:rPr>
          <w:spacing w:val="-1"/>
          <w:sz w:val="24"/>
        </w:rPr>
        <w:t xml:space="preserve"> </w:t>
      </w:r>
      <w:r>
        <w:rPr>
          <w:sz w:val="24"/>
        </w:rPr>
        <w:t>from</w:t>
      </w:r>
    </w:p>
    <w:p w14:paraId="44F846AF" w14:textId="77777777" w:rsidR="00BB4C49" w:rsidRDefault="00DC0BFC">
      <w:pPr>
        <w:pStyle w:val="BodyText"/>
        <w:tabs>
          <w:tab w:val="left" w:pos="1571"/>
        </w:tabs>
        <w:spacing w:before="154"/>
        <w:ind w:left="110"/>
      </w:pPr>
      <w:r>
        <w:rPr>
          <w:rFonts w:ascii="Trebuchet MS"/>
          <w:sz w:val="12"/>
        </w:rPr>
        <w:t>471</w:t>
      </w:r>
      <w:r>
        <w:rPr>
          <w:rFonts w:ascii="Trebuchet MS"/>
          <w:sz w:val="12"/>
        </w:rPr>
        <w:tab/>
      </w:r>
      <w:r>
        <w:rPr>
          <w:w w:val="95"/>
        </w:rPr>
        <w:t>https://</w:t>
      </w:r>
      <w:hyperlink r:id="rId16">
        <w:r>
          <w:rPr>
            <w:w w:val="95"/>
          </w:rPr>
          <w:t>www.elsevier.com/connect/what-are-mirror-journals-and-can-they-o</w:t>
        </w:r>
        <w:r>
          <w:rPr>
            <w:rFonts w:ascii="Arial"/>
            <w:w w:val="95"/>
          </w:rPr>
          <w:t>ff</w:t>
        </w:r>
        <w:r>
          <w:rPr>
            <w:w w:val="95"/>
          </w:rPr>
          <w:t>er-</w:t>
        </w:r>
      </w:hyperlink>
    </w:p>
    <w:p w14:paraId="03BC8C35" w14:textId="77777777" w:rsidR="00BB4C49" w:rsidRDefault="00DC0BFC">
      <w:pPr>
        <w:pStyle w:val="BodyText"/>
        <w:tabs>
          <w:tab w:val="left" w:pos="1571"/>
        </w:tabs>
        <w:spacing w:before="155"/>
        <w:ind w:left="110"/>
      </w:pPr>
      <w:r>
        <w:rPr>
          <w:rFonts w:ascii="Trebuchet MS"/>
          <w:sz w:val="12"/>
        </w:rPr>
        <w:t>472</w:t>
      </w:r>
      <w:r>
        <w:rPr>
          <w:rFonts w:ascii="Trebuchet MS"/>
          <w:sz w:val="12"/>
        </w:rPr>
        <w:tab/>
      </w:r>
      <w:r>
        <w:t>a-new-world-of-open-access</w:t>
      </w:r>
    </w:p>
    <w:p w14:paraId="735B7E8E" w14:textId="77777777" w:rsidR="00BB4C49" w:rsidRDefault="00BB4C49">
      <w:pPr>
        <w:pStyle w:val="BodyText"/>
        <w:spacing w:before="6"/>
        <w:rPr>
          <w:sz w:val="20"/>
        </w:rPr>
      </w:pPr>
    </w:p>
    <w:p w14:paraId="1812FB5C" w14:textId="77777777" w:rsidR="00BB4C49" w:rsidRDefault="00DC0BFC">
      <w:pPr>
        <w:pStyle w:val="BodyText"/>
        <w:tabs>
          <w:tab w:val="left" w:pos="1219"/>
        </w:tabs>
        <w:spacing w:before="117"/>
        <w:ind w:left="110"/>
      </w:pPr>
      <w:r>
        <w:rPr>
          <w:rFonts w:ascii="Trebuchet MS"/>
          <w:sz w:val="12"/>
        </w:rPr>
        <w:t>473</w:t>
      </w:r>
      <w:r>
        <w:rPr>
          <w:rFonts w:ascii="Trebuchet MS"/>
          <w:sz w:val="12"/>
        </w:rPr>
        <w:tab/>
      </w:r>
      <w:proofErr w:type="spellStart"/>
      <w:r>
        <w:rPr>
          <w:spacing w:val="-1"/>
        </w:rPr>
        <w:t>Iyandemye</w:t>
      </w:r>
      <w:proofErr w:type="spellEnd"/>
      <w:r>
        <w:rPr>
          <w:spacing w:val="-1"/>
        </w:rPr>
        <w:t>,</w:t>
      </w:r>
      <w:r>
        <w:rPr>
          <w:spacing w:val="-10"/>
        </w:rPr>
        <w:t xml:space="preserve"> </w:t>
      </w:r>
      <w:r>
        <w:rPr>
          <w:spacing w:val="-1"/>
        </w:rPr>
        <w:t>J.,</w:t>
      </w:r>
      <w:r>
        <w:rPr>
          <w:spacing w:val="-9"/>
        </w:rPr>
        <w:t xml:space="preserve"> </w:t>
      </w:r>
      <w:r>
        <w:rPr>
          <w:spacing w:val="-1"/>
        </w:rPr>
        <w:t>&amp;</w:t>
      </w:r>
      <w:r>
        <w:rPr>
          <w:spacing w:val="-10"/>
        </w:rPr>
        <w:t xml:space="preserve"> </w:t>
      </w:r>
      <w:r>
        <w:rPr>
          <w:spacing w:val="-1"/>
        </w:rPr>
        <w:t>Thomas,</w:t>
      </w:r>
      <w:r>
        <w:rPr>
          <w:spacing w:val="-9"/>
        </w:rPr>
        <w:t xml:space="preserve"> </w:t>
      </w:r>
      <w:r>
        <w:t>M.</w:t>
      </w:r>
      <w:r>
        <w:rPr>
          <w:spacing w:val="-10"/>
        </w:rPr>
        <w:t xml:space="preserve"> </w:t>
      </w:r>
      <w:r>
        <w:t>P.</w:t>
      </w:r>
      <w:r>
        <w:rPr>
          <w:spacing w:val="-9"/>
        </w:rPr>
        <w:t xml:space="preserve"> </w:t>
      </w:r>
      <w:r>
        <w:t>(2019).</w:t>
      </w:r>
      <w:r>
        <w:rPr>
          <w:spacing w:val="8"/>
        </w:rPr>
        <w:t xml:space="preserve"> </w:t>
      </w:r>
      <w:proofErr w:type="gramStart"/>
      <w:r>
        <w:t>Low</w:t>
      </w:r>
      <w:r>
        <w:rPr>
          <w:spacing w:val="-9"/>
        </w:rPr>
        <w:t xml:space="preserve"> </w:t>
      </w:r>
      <w:r>
        <w:t>income</w:t>
      </w:r>
      <w:proofErr w:type="gramEnd"/>
      <w:r>
        <w:rPr>
          <w:spacing w:val="-9"/>
        </w:rPr>
        <w:t xml:space="preserve"> </w:t>
      </w:r>
      <w:r>
        <w:t>countries</w:t>
      </w:r>
      <w:r>
        <w:rPr>
          <w:spacing w:val="-9"/>
        </w:rPr>
        <w:t xml:space="preserve"> </w:t>
      </w:r>
      <w:r>
        <w:t>have</w:t>
      </w:r>
      <w:r>
        <w:rPr>
          <w:spacing w:val="-10"/>
        </w:rPr>
        <w:t xml:space="preserve"> </w:t>
      </w:r>
      <w:r>
        <w:t>the</w:t>
      </w:r>
      <w:r>
        <w:rPr>
          <w:spacing w:val="-9"/>
        </w:rPr>
        <w:t xml:space="preserve"> </w:t>
      </w:r>
      <w:r>
        <w:t>highest</w:t>
      </w:r>
    </w:p>
    <w:p w14:paraId="2B41AFF2" w14:textId="77777777" w:rsidR="00BB4C49" w:rsidRDefault="00DC0BFC">
      <w:pPr>
        <w:pStyle w:val="BodyText"/>
        <w:tabs>
          <w:tab w:val="left" w:pos="1571"/>
        </w:tabs>
        <w:spacing w:before="155"/>
        <w:ind w:left="110"/>
      </w:pPr>
      <w:r>
        <w:rPr>
          <w:rFonts w:ascii="Trebuchet MS"/>
          <w:sz w:val="12"/>
        </w:rPr>
        <w:t>474</w:t>
      </w:r>
      <w:r>
        <w:rPr>
          <w:rFonts w:ascii="Trebuchet MS"/>
          <w:sz w:val="12"/>
        </w:rPr>
        <w:tab/>
      </w:r>
      <w:r>
        <w:rPr>
          <w:w w:val="95"/>
        </w:rPr>
        <w:t>percentages</w:t>
      </w:r>
      <w:r>
        <w:rPr>
          <w:spacing w:val="13"/>
          <w:w w:val="95"/>
        </w:rPr>
        <w:t xml:space="preserve"> </w:t>
      </w:r>
      <w:r>
        <w:rPr>
          <w:w w:val="95"/>
        </w:rPr>
        <w:t>of</w:t>
      </w:r>
      <w:r>
        <w:rPr>
          <w:spacing w:val="13"/>
          <w:w w:val="95"/>
        </w:rPr>
        <w:t xml:space="preserve"> </w:t>
      </w:r>
      <w:r>
        <w:rPr>
          <w:w w:val="95"/>
        </w:rPr>
        <w:t>open</w:t>
      </w:r>
      <w:r>
        <w:rPr>
          <w:spacing w:val="13"/>
          <w:w w:val="95"/>
        </w:rPr>
        <w:t xml:space="preserve"> </w:t>
      </w:r>
      <w:r>
        <w:rPr>
          <w:w w:val="95"/>
        </w:rPr>
        <w:t>access</w:t>
      </w:r>
      <w:r>
        <w:rPr>
          <w:spacing w:val="13"/>
          <w:w w:val="95"/>
        </w:rPr>
        <w:t xml:space="preserve"> </w:t>
      </w:r>
      <w:r>
        <w:rPr>
          <w:w w:val="95"/>
        </w:rPr>
        <w:t>publication:</w:t>
      </w:r>
      <w:r>
        <w:rPr>
          <w:spacing w:val="37"/>
          <w:w w:val="95"/>
        </w:rPr>
        <w:t xml:space="preserve"> </w:t>
      </w:r>
      <w:r>
        <w:rPr>
          <w:w w:val="95"/>
        </w:rPr>
        <w:t>A</w:t>
      </w:r>
      <w:r>
        <w:rPr>
          <w:spacing w:val="14"/>
          <w:w w:val="95"/>
        </w:rPr>
        <w:t xml:space="preserve"> </w:t>
      </w:r>
      <w:r>
        <w:rPr>
          <w:w w:val="95"/>
        </w:rPr>
        <w:t>systematic</w:t>
      </w:r>
      <w:r>
        <w:rPr>
          <w:spacing w:val="13"/>
          <w:w w:val="95"/>
        </w:rPr>
        <w:t xml:space="preserve"> </w:t>
      </w:r>
      <w:r>
        <w:rPr>
          <w:w w:val="95"/>
        </w:rPr>
        <w:t>computational</w:t>
      </w:r>
      <w:r>
        <w:rPr>
          <w:spacing w:val="13"/>
          <w:w w:val="95"/>
        </w:rPr>
        <w:t xml:space="preserve"> </w:t>
      </w:r>
      <w:r>
        <w:rPr>
          <w:w w:val="95"/>
        </w:rPr>
        <w:t>analysis</w:t>
      </w:r>
      <w:r>
        <w:rPr>
          <w:spacing w:val="13"/>
          <w:w w:val="95"/>
        </w:rPr>
        <w:t xml:space="preserve"> </w:t>
      </w:r>
      <w:r>
        <w:rPr>
          <w:w w:val="95"/>
        </w:rPr>
        <w:t>of</w:t>
      </w:r>
    </w:p>
    <w:p w14:paraId="1207A13F" w14:textId="77777777" w:rsidR="00BB4C49" w:rsidRDefault="00DC0BFC">
      <w:pPr>
        <w:tabs>
          <w:tab w:val="left" w:pos="1571"/>
        </w:tabs>
        <w:spacing w:before="154"/>
        <w:ind w:left="110"/>
        <w:rPr>
          <w:sz w:val="24"/>
        </w:rPr>
      </w:pPr>
      <w:r>
        <w:rPr>
          <w:rFonts w:ascii="Trebuchet MS"/>
          <w:sz w:val="12"/>
        </w:rPr>
        <w:t>475</w:t>
      </w:r>
      <w:r>
        <w:rPr>
          <w:rFonts w:ascii="Trebuchet MS"/>
          <w:sz w:val="12"/>
        </w:rPr>
        <w:tab/>
      </w:r>
      <w:r>
        <w:rPr>
          <w:w w:val="95"/>
          <w:sz w:val="24"/>
        </w:rPr>
        <w:t>the</w:t>
      </w:r>
      <w:r>
        <w:rPr>
          <w:spacing w:val="40"/>
          <w:w w:val="95"/>
          <w:sz w:val="24"/>
        </w:rPr>
        <w:t xml:space="preserve"> </w:t>
      </w:r>
      <w:r>
        <w:rPr>
          <w:w w:val="95"/>
          <w:sz w:val="24"/>
        </w:rPr>
        <w:t>biomedical</w:t>
      </w:r>
      <w:r>
        <w:rPr>
          <w:spacing w:val="40"/>
          <w:w w:val="95"/>
          <w:sz w:val="24"/>
        </w:rPr>
        <w:t xml:space="preserve"> </w:t>
      </w:r>
      <w:r>
        <w:rPr>
          <w:w w:val="95"/>
          <w:sz w:val="24"/>
        </w:rPr>
        <w:t>literature.</w:t>
      </w:r>
      <w:r>
        <w:rPr>
          <w:spacing w:val="70"/>
          <w:sz w:val="24"/>
        </w:rPr>
        <w:t xml:space="preserve"> </w:t>
      </w:r>
      <w:r>
        <w:rPr>
          <w:i/>
          <w:w w:val="95"/>
          <w:sz w:val="24"/>
        </w:rPr>
        <w:t>PLOS</w:t>
      </w:r>
      <w:r>
        <w:rPr>
          <w:i/>
          <w:spacing w:val="47"/>
          <w:w w:val="95"/>
          <w:sz w:val="24"/>
        </w:rPr>
        <w:t xml:space="preserve"> </w:t>
      </w:r>
      <w:r>
        <w:rPr>
          <w:i/>
          <w:w w:val="95"/>
          <w:sz w:val="24"/>
        </w:rPr>
        <w:t>ONE</w:t>
      </w:r>
      <w:r>
        <w:rPr>
          <w:w w:val="95"/>
          <w:sz w:val="24"/>
        </w:rPr>
        <w:t>,</w:t>
      </w:r>
      <w:r>
        <w:rPr>
          <w:spacing w:val="40"/>
          <w:w w:val="95"/>
          <w:sz w:val="24"/>
        </w:rPr>
        <w:t xml:space="preserve"> </w:t>
      </w:r>
      <w:r>
        <w:rPr>
          <w:i/>
          <w:w w:val="95"/>
          <w:sz w:val="24"/>
        </w:rPr>
        <w:t>14</w:t>
      </w:r>
      <w:r>
        <w:rPr>
          <w:i/>
          <w:spacing w:val="-17"/>
          <w:w w:val="95"/>
          <w:sz w:val="24"/>
        </w:rPr>
        <w:t xml:space="preserve"> </w:t>
      </w:r>
      <w:r>
        <w:rPr>
          <w:w w:val="95"/>
          <w:sz w:val="24"/>
        </w:rPr>
        <w:t>(7),</w:t>
      </w:r>
      <w:r>
        <w:rPr>
          <w:spacing w:val="39"/>
          <w:w w:val="95"/>
          <w:sz w:val="24"/>
        </w:rPr>
        <w:t xml:space="preserve"> </w:t>
      </w:r>
      <w:r>
        <w:rPr>
          <w:w w:val="95"/>
          <w:sz w:val="24"/>
        </w:rPr>
        <w:t>e0220229.</w:t>
      </w:r>
    </w:p>
    <w:p w14:paraId="49C1A88E" w14:textId="77777777" w:rsidR="00BB4C49" w:rsidRDefault="00DC0BFC">
      <w:pPr>
        <w:pStyle w:val="BodyText"/>
        <w:tabs>
          <w:tab w:val="left" w:pos="1571"/>
        </w:tabs>
        <w:spacing w:before="154"/>
        <w:ind w:left="110"/>
      </w:pPr>
      <w:r>
        <w:rPr>
          <w:rFonts w:ascii="Trebuchet MS"/>
          <w:sz w:val="12"/>
        </w:rPr>
        <w:t>476</w:t>
      </w:r>
      <w:r>
        <w:rPr>
          <w:rFonts w:ascii="Trebuchet MS"/>
          <w:sz w:val="12"/>
        </w:rPr>
        <w:tab/>
      </w:r>
      <w:r>
        <w:t>https://doi.org/10.1371/journal.pone.0220229</w:t>
      </w:r>
    </w:p>
    <w:p w14:paraId="256C320B" w14:textId="77777777" w:rsidR="00BB4C49" w:rsidRDefault="00BB4C49">
      <w:pPr>
        <w:pStyle w:val="BodyText"/>
        <w:spacing w:before="6"/>
        <w:rPr>
          <w:sz w:val="20"/>
        </w:rPr>
      </w:pPr>
    </w:p>
    <w:p w14:paraId="42C89D66" w14:textId="77777777" w:rsidR="00BB4C49" w:rsidRDefault="00DC0BFC">
      <w:pPr>
        <w:pStyle w:val="BodyText"/>
        <w:tabs>
          <w:tab w:val="left" w:pos="1219"/>
        </w:tabs>
        <w:spacing w:before="118"/>
        <w:ind w:left="110"/>
      </w:pPr>
      <w:r>
        <w:rPr>
          <w:rFonts w:ascii="Trebuchet MS"/>
          <w:sz w:val="12"/>
        </w:rPr>
        <w:t>477</w:t>
      </w:r>
      <w:r>
        <w:rPr>
          <w:rFonts w:ascii="Trebuchet MS"/>
          <w:sz w:val="12"/>
        </w:rPr>
        <w:tab/>
      </w:r>
      <w:r>
        <w:t>Kozak,</w:t>
      </w:r>
      <w:r>
        <w:rPr>
          <w:spacing w:val="-8"/>
        </w:rPr>
        <w:t xml:space="preserve"> </w:t>
      </w:r>
      <w:r>
        <w:t>M.,</w:t>
      </w:r>
      <w:r>
        <w:rPr>
          <w:spacing w:val="-7"/>
        </w:rPr>
        <w:t xml:space="preserve"> </w:t>
      </w:r>
      <w:r>
        <w:t>&amp;</w:t>
      </w:r>
      <w:r>
        <w:rPr>
          <w:spacing w:val="-8"/>
        </w:rPr>
        <w:t xml:space="preserve"> </w:t>
      </w:r>
      <w:r>
        <w:t>Hartley,</w:t>
      </w:r>
      <w:r>
        <w:rPr>
          <w:spacing w:val="-7"/>
        </w:rPr>
        <w:t xml:space="preserve"> </w:t>
      </w:r>
      <w:r>
        <w:rPr>
          <w:w w:val="105"/>
        </w:rPr>
        <w:t>J.</w:t>
      </w:r>
      <w:r>
        <w:rPr>
          <w:spacing w:val="-10"/>
          <w:w w:val="105"/>
        </w:rPr>
        <w:t xml:space="preserve"> </w:t>
      </w:r>
      <w:r>
        <w:t>(2013).</w:t>
      </w:r>
      <w:r>
        <w:rPr>
          <w:spacing w:val="11"/>
        </w:rPr>
        <w:t xml:space="preserve"> </w:t>
      </w:r>
      <w:r>
        <w:t>Publication</w:t>
      </w:r>
      <w:r>
        <w:rPr>
          <w:spacing w:val="-8"/>
        </w:rPr>
        <w:t xml:space="preserve"> </w:t>
      </w:r>
      <w:r>
        <w:t>fees</w:t>
      </w:r>
      <w:r>
        <w:rPr>
          <w:spacing w:val="-7"/>
        </w:rPr>
        <w:t xml:space="preserve"> </w:t>
      </w:r>
      <w:r>
        <w:t>for</w:t>
      </w:r>
      <w:r>
        <w:rPr>
          <w:spacing w:val="-7"/>
        </w:rPr>
        <w:t xml:space="preserve"> </w:t>
      </w:r>
      <w:r>
        <w:t>open</w:t>
      </w:r>
      <w:r>
        <w:rPr>
          <w:spacing w:val="-7"/>
        </w:rPr>
        <w:t xml:space="preserve"> </w:t>
      </w:r>
      <w:r>
        <w:t>access</w:t>
      </w:r>
      <w:r>
        <w:rPr>
          <w:spacing w:val="-7"/>
        </w:rPr>
        <w:t xml:space="preserve"> </w:t>
      </w:r>
      <w:r>
        <w:t>journals:</w:t>
      </w:r>
      <w:r>
        <w:rPr>
          <w:spacing w:val="11"/>
        </w:rPr>
        <w:t xml:space="preserve"> </w:t>
      </w:r>
      <w:r>
        <w:t>Di</w:t>
      </w:r>
      <w:r>
        <w:rPr>
          <w:rFonts w:ascii="Arial"/>
        </w:rPr>
        <w:t>ff</w:t>
      </w:r>
      <w:r>
        <w:t>erent</w:t>
      </w:r>
    </w:p>
    <w:p w14:paraId="254B1DE2" w14:textId="77777777" w:rsidR="00BB4C49" w:rsidRDefault="00DC0BFC">
      <w:pPr>
        <w:tabs>
          <w:tab w:val="left" w:pos="1571"/>
        </w:tabs>
        <w:spacing w:before="154"/>
        <w:ind w:left="110"/>
        <w:rPr>
          <w:i/>
          <w:sz w:val="24"/>
        </w:rPr>
      </w:pPr>
      <w:r>
        <w:rPr>
          <w:rFonts w:ascii="Trebuchet MS" w:hAnsi="Trebuchet MS"/>
          <w:w w:val="105"/>
          <w:sz w:val="12"/>
        </w:rPr>
        <w:t>478</w:t>
      </w:r>
      <w:r>
        <w:rPr>
          <w:rFonts w:ascii="Trebuchet MS" w:hAnsi="Trebuchet MS"/>
          <w:w w:val="105"/>
          <w:sz w:val="12"/>
        </w:rPr>
        <w:tab/>
      </w:r>
      <w:r>
        <w:rPr>
          <w:sz w:val="24"/>
        </w:rPr>
        <w:t>disciplines—di</w:t>
      </w:r>
      <w:r>
        <w:rPr>
          <w:rFonts w:ascii="Arial" w:hAnsi="Arial"/>
          <w:sz w:val="24"/>
        </w:rPr>
        <w:t>ff</w:t>
      </w:r>
      <w:r>
        <w:rPr>
          <w:sz w:val="24"/>
        </w:rPr>
        <w:t>erent</w:t>
      </w:r>
      <w:r>
        <w:rPr>
          <w:spacing w:val="18"/>
          <w:sz w:val="24"/>
        </w:rPr>
        <w:t xml:space="preserve"> </w:t>
      </w:r>
      <w:r>
        <w:rPr>
          <w:sz w:val="24"/>
        </w:rPr>
        <w:t>methods.</w:t>
      </w:r>
      <w:r>
        <w:rPr>
          <w:spacing w:val="46"/>
          <w:sz w:val="24"/>
        </w:rPr>
        <w:t xml:space="preserve"> </w:t>
      </w:r>
      <w:r>
        <w:rPr>
          <w:i/>
          <w:sz w:val="24"/>
        </w:rPr>
        <w:t>Journal</w:t>
      </w:r>
      <w:r>
        <w:rPr>
          <w:i/>
          <w:spacing w:val="25"/>
          <w:sz w:val="24"/>
        </w:rPr>
        <w:t xml:space="preserve"> </w:t>
      </w:r>
      <w:r>
        <w:rPr>
          <w:i/>
          <w:sz w:val="24"/>
        </w:rPr>
        <w:t>of</w:t>
      </w:r>
      <w:r>
        <w:rPr>
          <w:i/>
          <w:spacing w:val="25"/>
          <w:sz w:val="24"/>
        </w:rPr>
        <w:t xml:space="preserve"> </w:t>
      </w:r>
      <w:r>
        <w:rPr>
          <w:i/>
          <w:sz w:val="24"/>
        </w:rPr>
        <w:t>the</w:t>
      </w:r>
      <w:r>
        <w:rPr>
          <w:i/>
          <w:spacing w:val="25"/>
          <w:sz w:val="24"/>
        </w:rPr>
        <w:t xml:space="preserve"> </w:t>
      </w:r>
      <w:r>
        <w:rPr>
          <w:i/>
          <w:sz w:val="24"/>
        </w:rPr>
        <w:t>American</w:t>
      </w:r>
      <w:r>
        <w:rPr>
          <w:i/>
          <w:spacing w:val="25"/>
          <w:sz w:val="24"/>
        </w:rPr>
        <w:t xml:space="preserve"> </w:t>
      </w:r>
      <w:r>
        <w:rPr>
          <w:i/>
          <w:sz w:val="24"/>
        </w:rPr>
        <w:t>Society</w:t>
      </w:r>
      <w:r>
        <w:rPr>
          <w:i/>
          <w:spacing w:val="24"/>
          <w:sz w:val="24"/>
        </w:rPr>
        <w:t xml:space="preserve"> </w:t>
      </w:r>
      <w:r>
        <w:rPr>
          <w:i/>
          <w:sz w:val="24"/>
        </w:rPr>
        <w:t>for</w:t>
      </w:r>
      <w:r>
        <w:rPr>
          <w:i/>
          <w:spacing w:val="25"/>
          <w:sz w:val="24"/>
        </w:rPr>
        <w:t xml:space="preserve"> </w:t>
      </w:r>
      <w:r>
        <w:rPr>
          <w:i/>
          <w:sz w:val="24"/>
        </w:rPr>
        <w:t>Information</w:t>
      </w:r>
    </w:p>
    <w:p w14:paraId="4DC63A0C" w14:textId="77777777" w:rsidR="00BB4C49" w:rsidRDefault="00DC0BFC">
      <w:pPr>
        <w:tabs>
          <w:tab w:val="left" w:pos="1559"/>
        </w:tabs>
        <w:spacing w:before="155"/>
        <w:ind w:left="110"/>
        <w:rPr>
          <w:sz w:val="24"/>
        </w:rPr>
      </w:pPr>
      <w:r>
        <w:rPr>
          <w:rFonts w:ascii="Trebuchet MS" w:hAnsi="Trebuchet MS"/>
          <w:w w:val="105"/>
          <w:sz w:val="12"/>
        </w:rPr>
        <w:t>479</w:t>
      </w:r>
      <w:r>
        <w:rPr>
          <w:rFonts w:ascii="Trebuchet MS" w:hAnsi="Trebuchet MS"/>
          <w:w w:val="105"/>
          <w:sz w:val="12"/>
        </w:rPr>
        <w:tab/>
      </w:r>
      <w:r>
        <w:rPr>
          <w:i/>
          <w:sz w:val="24"/>
        </w:rPr>
        <w:t>Science</w:t>
      </w:r>
      <w:r>
        <w:rPr>
          <w:i/>
          <w:spacing w:val="34"/>
          <w:sz w:val="24"/>
        </w:rPr>
        <w:t xml:space="preserve"> </w:t>
      </w:r>
      <w:r>
        <w:rPr>
          <w:i/>
          <w:sz w:val="24"/>
        </w:rPr>
        <w:t>and</w:t>
      </w:r>
      <w:r>
        <w:rPr>
          <w:i/>
          <w:spacing w:val="34"/>
          <w:sz w:val="24"/>
        </w:rPr>
        <w:t xml:space="preserve"> </w:t>
      </w:r>
      <w:r>
        <w:rPr>
          <w:i/>
          <w:sz w:val="24"/>
        </w:rPr>
        <w:t>Technology</w:t>
      </w:r>
      <w:r>
        <w:rPr>
          <w:sz w:val="24"/>
        </w:rPr>
        <w:t>,</w:t>
      </w:r>
      <w:r>
        <w:rPr>
          <w:spacing w:val="29"/>
          <w:sz w:val="24"/>
        </w:rPr>
        <w:t xml:space="preserve"> </w:t>
      </w:r>
      <w:r>
        <w:rPr>
          <w:i/>
          <w:sz w:val="24"/>
        </w:rPr>
        <w:t>64</w:t>
      </w:r>
      <w:r>
        <w:rPr>
          <w:i/>
          <w:spacing w:val="-23"/>
          <w:sz w:val="24"/>
        </w:rPr>
        <w:t xml:space="preserve"> </w:t>
      </w:r>
      <w:r>
        <w:rPr>
          <w:sz w:val="24"/>
        </w:rPr>
        <w:t>(12),</w:t>
      </w:r>
      <w:r>
        <w:rPr>
          <w:spacing w:val="27"/>
          <w:sz w:val="24"/>
        </w:rPr>
        <w:t xml:space="preserve"> </w:t>
      </w:r>
      <w:r>
        <w:rPr>
          <w:sz w:val="24"/>
        </w:rPr>
        <w:t>2591–2594.</w:t>
      </w:r>
      <w:r>
        <w:rPr>
          <w:spacing w:val="59"/>
          <w:sz w:val="24"/>
        </w:rPr>
        <w:t xml:space="preserve"> </w:t>
      </w:r>
      <w:r>
        <w:rPr>
          <w:sz w:val="24"/>
        </w:rPr>
        <w:t>https://doi.org/10.1002/asi.22972</w:t>
      </w:r>
    </w:p>
    <w:p w14:paraId="48ADBB1F" w14:textId="77777777" w:rsidR="00BB4C49" w:rsidRDefault="00BB4C49">
      <w:pPr>
        <w:pStyle w:val="BodyText"/>
        <w:spacing w:before="6"/>
        <w:rPr>
          <w:sz w:val="20"/>
        </w:rPr>
      </w:pPr>
    </w:p>
    <w:p w14:paraId="4BF06928" w14:textId="77777777" w:rsidR="00BB4C49" w:rsidRDefault="00DC0BFC">
      <w:pPr>
        <w:tabs>
          <w:tab w:val="left" w:pos="1219"/>
        </w:tabs>
        <w:spacing w:before="117"/>
        <w:ind w:left="110"/>
        <w:rPr>
          <w:sz w:val="24"/>
        </w:rPr>
      </w:pPr>
      <w:r>
        <w:rPr>
          <w:rFonts w:ascii="Trebuchet MS"/>
          <w:sz w:val="12"/>
        </w:rPr>
        <w:t>480</w:t>
      </w:r>
      <w:r>
        <w:rPr>
          <w:rFonts w:ascii="Trebuchet MS"/>
          <w:sz w:val="12"/>
        </w:rPr>
        <w:tab/>
      </w:r>
      <w:r>
        <w:rPr>
          <w:w w:val="95"/>
          <w:sz w:val="24"/>
        </w:rPr>
        <w:t>Lawson,</w:t>
      </w:r>
      <w:r>
        <w:rPr>
          <w:spacing w:val="31"/>
          <w:w w:val="95"/>
          <w:sz w:val="24"/>
        </w:rPr>
        <w:t xml:space="preserve"> </w:t>
      </w:r>
      <w:r>
        <w:rPr>
          <w:w w:val="95"/>
          <w:sz w:val="24"/>
        </w:rPr>
        <w:t>S.</w:t>
      </w:r>
      <w:r>
        <w:rPr>
          <w:spacing w:val="33"/>
          <w:w w:val="95"/>
          <w:sz w:val="24"/>
        </w:rPr>
        <w:t xml:space="preserve"> </w:t>
      </w:r>
      <w:r>
        <w:rPr>
          <w:w w:val="95"/>
          <w:sz w:val="24"/>
        </w:rPr>
        <w:t>(2015).</w:t>
      </w:r>
      <w:r>
        <w:rPr>
          <w:spacing w:val="60"/>
          <w:sz w:val="24"/>
        </w:rPr>
        <w:t xml:space="preserve"> </w:t>
      </w:r>
      <w:r>
        <w:rPr>
          <w:w w:val="95"/>
          <w:sz w:val="24"/>
        </w:rPr>
        <w:t>Fee</w:t>
      </w:r>
      <w:r>
        <w:rPr>
          <w:spacing w:val="33"/>
          <w:w w:val="95"/>
          <w:sz w:val="24"/>
        </w:rPr>
        <w:t xml:space="preserve"> </w:t>
      </w:r>
      <w:r>
        <w:rPr>
          <w:w w:val="95"/>
          <w:sz w:val="24"/>
        </w:rPr>
        <w:t>Waivers</w:t>
      </w:r>
      <w:r>
        <w:rPr>
          <w:spacing w:val="33"/>
          <w:w w:val="95"/>
          <w:sz w:val="24"/>
        </w:rPr>
        <w:t xml:space="preserve"> </w:t>
      </w:r>
      <w:r>
        <w:rPr>
          <w:w w:val="95"/>
          <w:sz w:val="24"/>
        </w:rPr>
        <w:t>for</w:t>
      </w:r>
      <w:r>
        <w:rPr>
          <w:spacing w:val="31"/>
          <w:w w:val="95"/>
          <w:sz w:val="24"/>
        </w:rPr>
        <w:t xml:space="preserve"> </w:t>
      </w:r>
      <w:r>
        <w:rPr>
          <w:w w:val="95"/>
          <w:sz w:val="24"/>
        </w:rPr>
        <w:t>Open</w:t>
      </w:r>
      <w:r>
        <w:rPr>
          <w:spacing w:val="33"/>
          <w:w w:val="95"/>
          <w:sz w:val="24"/>
        </w:rPr>
        <w:t xml:space="preserve"> </w:t>
      </w:r>
      <w:r>
        <w:rPr>
          <w:w w:val="95"/>
          <w:sz w:val="24"/>
        </w:rPr>
        <w:t>Access</w:t>
      </w:r>
      <w:r>
        <w:rPr>
          <w:spacing w:val="33"/>
          <w:w w:val="95"/>
          <w:sz w:val="24"/>
        </w:rPr>
        <w:t xml:space="preserve"> </w:t>
      </w:r>
      <w:r>
        <w:rPr>
          <w:w w:val="95"/>
          <w:sz w:val="24"/>
        </w:rPr>
        <w:t>Journals.</w:t>
      </w:r>
      <w:r>
        <w:rPr>
          <w:spacing w:val="59"/>
          <w:sz w:val="24"/>
        </w:rPr>
        <w:t xml:space="preserve"> </w:t>
      </w:r>
      <w:r>
        <w:rPr>
          <w:i/>
          <w:w w:val="95"/>
          <w:sz w:val="24"/>
        </w:rPr>
        <w:t>Publications</w:t>
      </w:r>
      <w:r>
        <w:rPr>
          <w:w w:val="95"/>
          <w:sz w:val="24"/>
        </w:rPr>
        <w:t>,</w:t>
      </w:r>
      <w:r>
        <w:rPr>
          <w:spacing w:val="32"/>
          <w:w w:val="95"/>
          <w:sz w:val="24"/>
        </w:rPr>
        <w:t xml:space="preserve"> </w:t>
      </w:r>
      <w:r>
        <w:rPr>
          <w:i/>
          <w:w w:val="95"/>
          <w:sz w:val="24"/>
        </w:rPr>
        <w:t>3</w:t>
      </w:r>
      <w:r>
        <w:rPr>
          <w:i/>
          <w:spacing w:val="-20"/>
          <w:w w:val="95"/>
          <w:sz w:val="24"/>
        </w:rPr>
        <w:t xml:space="preserve"> </w:t>
      </w:r>
      <w:r>
        <w:rPr>
          <w:w w:val="95"/>
          <w:sz w:val="24"/>
        </w:rPr>
        <w:t>(3),</w:t>
      </w:r>
    </w:p>
    <w:p w14:paraId="60FEF5A7" w14:textId="77777777" w:rsidR="00BB4C49" w:rsidRDefault="00DC0BFC">
      <w:pPr>
        <w:pStyle w:val="BodyText"/>
        <w:tabs>
          <w:tab w:val="left" w:pos="1559"/>
        </w:tabs>
        <w:spacing w:before="155"/>
        <w:ind w:left="110"/>
      </w:pPr>
      <w:r>
        <w:rPr>
          <w:rFonts w:ascii="Trebuchet MS" w:hAnsi="Trebuchet MS"/>
          <w:sz w:val="12"/>
        </w:rPr>
        <w:t>481</w:t>
      </w:r>
      <w:r>
        <w:rPr>
          <w:rFonts w:ascii="Trebuchet MS" w:hAnsi="Trebuchet MS"/>
          <w:sz w:val="12"/>
        </w:rPr>
        <w:tab/>
      </w:r>
      <w:r>
        <w:rPr>
          <w:spacing w:val="-1"/>
        </w:rPr>
        <w:t>155–167.</w:t>
      </w:r>
      <w:r>
        <w:rPr>
          <w:spacing w:val="34"/>
        </w:rPr>
        <w:t xml:space="preserve"> </w:t>
      </w:r>
      <w:r>
        <w:rPr>
          <w:spacing w:val="-1"/>
        </w:rPr>
        <w:t>https://doi.org/10.3390/publications3030155</w:t>
      </w:r>
    </w:p>
    <w:p w14:paraId="3022E481" w14:textId="77777777" w:rsidR="00BB4C49" w:rsidRDefault="00BB4C49">
      <w:pPr>
        <w:pStyle w:val="BodyText"/>
        <w:spacing w:before="6"/>
        <w:rPr>
          <w:sz w:val="20"/>
        </w:rPr>
      </w:pPr>
    </w:p>
    <w:p w14:paraId="45A504BA" w14:textId="77777777" w:rsidR="00BB4C49" w:rsidRDefault="00DC0BFC">
      <w:pPr>
        <w:pStyle w:val="BodyText"/>
        <w:tabs>
          <w:tab w:val="left" w:pos="1219"/>
        </w:tabs>
        <w:spacing w:before="117"/>
        <w:ind w:left="110"/>
      </w:pPr>
      <w:r>
        <w:rPr>
          <w:rFonts w:ascii="Trebuchet MS"/>
          <w:sz w:val="12"/>
        </w:rPr>
        <w:t>482</w:t>
      </w:r>
      <w:r>
        <w:rPr>
          <w:rFonts w:ascii="Trebuchet MS"/>
          <w:sz w:val="12"/>
        </w:rPr>
        <w:tab/>
      </w:r>
      <w:proofErr w:type="spellStart"/>
      <w:r>
        <w:t>MacLeavy</w:t>
      </w:r>
      <w:proofErr w:type="spellEnd"/>
      <w:r>
        <w:t>,</w:t>
      </w:r>
      <w:r>
        <w:rPr>
          <w:spacing w:val="-6"/>
        </w:rPr>
        <w:t xml:space="preserve"> </w:t>
      </w:r>
      <w:r>
        <w:t>J.,</w:t>
      </w:r>
      <w:r>
        <w:rPr>
          <w:spacing w:val="-7"/>
        </w:rPr>
        <w:t xml:space="preserve"> </w:t>
      </w:r>
      <w:r>
        <w:t>Harris,</w:t>
      </w:r>
      <w:r>
        <w:rPr>
          <w:spacing w:val="-6"/>
        </w:rPr>
        <w:t xml:space="preserve"> </w:t>
      </w:r>
      <w:r>
        <w:t>R.,</w:t>
      </w:r>
      <w:r>
        <w:rPr>
          <w:spacing w:val="-6"/>
        </w:rPr>
        <w:t xml:space="preserve"> </w:t>
      </w:r>
      <w:r>
        <w:t>&amp;</w:t>
      </w:r>
      <w:r>
        <w:rPr>
          <w:spacing w:val="-7"/>
        </w:rPr>
        <w:t xml:space="preserve"> </w:t>
      </w:r>
      <w:r>
        <w:t>Johnston,</w:t>
      </w:r>
      <w:r>
        <w:rPr>
          <w:spacing w:val="-6"/>
        </w:rPr>
        <w:t xml:space="preserve"> </w:t>
      </w:r>
      <w:r>
        <w:t>R.</w:t>
      </w:r>
      <w:r>
        <w:rPr>
          <w:spacing w:val="-6"/>
        </w:rPr>
        <w:t xml:space="preserve"> </w:t>
      </w:r>
      <w:r>
        <w:t>(2020).</w:t>
      </w:r>
      <w:r>
        <w:rPr>
          <w:spacing w:val="12"/>
        </w:rPr>
        <w:t xml:space="preserve"> </w:t>
      </w:r>
      <w:r>
        <w:t>The</w:t>
      </w:r>
      <w:r>
        <w:rPr>
          <w:spacing w:val="-5"/>
        </w:rPr>
        <w:t xml:space="preserve"> </w:t>
      </w:r>
      <w:r>
        <w:t>unintended</w:t>
      </w:r>
      <w:r>
        <w:rPr>
          <w:spacing w:val="-7"/>
        </w:rPr>
        <w:t xml:space="preserve"> </w:t>
      </w:r>
      <w:r>
        <w:t>consequences</w:t>
      </w:r>
      <w:r>
        <w:rPr>
          <w:spacing w:val="-6"/>
        </w:rPr>
        <w:t xml:space="preserve"> </w:t>
      </w:r>
      <w:r>
        <w:t>of</w:t>
      </w:r>
    </w:p>
    <w:p w14:paraId="66B32192" w14:textId="77777777" w:rsidR="00BB4C49" w:rsidRDefault="00DC0BFC">
      <w:pPr>
        <w:tabs>
          <w:tab w:val="left" w:pos="1571"/>
        </w:tabs>
        <w:spacing w:before="155"/>
        <w:ind w:left="110"/>
        <w:rPr>
          <w:sz w:val="24"/>
        </w:rPr>
      </w:pPr>
      <w:r>
        <w:rPr>
          <w:rFonts w:ascii="Trebuchet MS" w:hAnsi="Trebuchet MS"/>
          <w:sz w:val="12"/>
        </w:rPr>
        <w:t>483</w:t>
      </w:r>
      <w:r>
        <w:rPr>
          <w:rFonts w:ascii="Trebuchet MS" w:hAnsi="Trebuchet MS"/>
          <w:sz w:val="12"/>
        </w:rPr>
        <w:tab/>
      </w:r>
      <w:r>
        <w:rPr>
          <w:spacing w:val="-1"/>
          <w:sz w:val="24"/>
        </w:rPr>
        <w:t>Open</w:t>
      </w:r>
      <w:r>
        <w:rPr>
          <w:spacing w:val="-10"/>
          <w:sz w:val="24"/>
        </w:rPr>
        <w:t xml:space="preserve"> </w:t>
      </w:r>
      <w:r>
        <w:rPr>
          <w:spacing w:val="-1"/>
          <w:sz w:val="24"/>
        </w:rPr>
        <w:t>Access</w:t>
      </w:r>
      <w:r>
        <w:rPr>
          <w:spacing w:val="-9"/>
          <w:sz w:val="24"/>
        </w:rPr>
        <w:t xml:space="preserve"> </w:t>
      </w:r>
      <w:r>
        <w:rPr>
          <w:spacing w:val="-1"/>
          <w:sz w:val="24"/>
        </w:rPr>
        <w:t>publishing</w:t>
      </w:r>
      <w:r>
        <w:rPr>
          <w:spacing w:val="-10"/>
          <w:sz w:val="24"/>
        </w:rPr>
        <w:t xml:space="preserve"> </w:t>
      </w:r>
      <w:r>
        <w:rPr>
          <w:spacing w:val="-1"/>
          <w:sz w:val="24"/>
        </w:rPr>
        <w:t>–</w:t>
      </w:r>
      <w:r>
        <w:rPr>
          <w:spacing w:val="-10"/>
          <w:sz w:val="24"/>
        </w:rPr>
        <w:t xml:space="preserve"> </w:t>
      </w:r>
      <w:r>
        <w:rPr>
          <w:sz w:val="24"/>
        </w:rPr>
        <w:t>And</w:t>
      </w:r>
      <w:r>
        <w:rPr>
          <w:spacing w:val="-9"/>
          <w:sz w:val="24"/>
        </w:rPr>
        <w:t xml:space="preserve"> </w:t>
      </w:r>
      <w:r>
        <w:rPr>
          <w:sz w:val="24"/>
        </w:rPr>
        <w:t>possible</w:t>
      </w:r>
      <w:r>
        <w:rPr>
          <w:spacing w:val="-9"/>
          <w:sz w:val="24"/>
        </w:rPr>
        <w:t xml:space="preserve"> </w:t>
      </w:r>
      <w:r>
        <w:rPr>
          <w:sz w:val="24"/>
        </w:rPr>
        <w:t>futures.</w:t>
      </w:r>
      <w:r>
        <w:rPr>
          <w:spacing w:val="8"/>
          <w:sz w:val="24"/>
        </w:rPr>
        <w:t xml:space="preserve"> </w:t>
      </w:r>
      <w:proofErr w:type="spellStart"/>
      <w:r>
        <w:rPr>
          <w:i/>
          <w:sz w:val="24"/>
        </w:rPr>
        <w:t>Geoforum</w:t>
      </w:r>
      <w:proofErr w:type="spellEnd"/>
      <w:r>
        <w:rPr>
          <w:sz w:val="24"/>
        </w:rPr>
        <w:t>,</w:t>
      </w:r>
      <w:r>
        <w:rPr>
          <w:spacing w:val="-10"/>
          <w:sz w:val="24"/>
        </w:rPr>
        <w:t xml:space="preserve"> </w:t>
      </w:r>
      <w:r>
        <w:rPr>
          <w:i/>
          <w:sz w:val="24"/>
        </w:rPr>
        <w:t>112</w:t>
      </w:r>
      <w:r>
        <w:rPr>
          <w:sz w:val="24"/>
        </w:rPr>
        <w:t>,</w:t>
      </w:r>
      <w:r>
        <w:rPr>
          <w:spacing w:val="-10"/>
          <w:sz w:val="24"/>
        </w:rPr>
        <w:t xml:space="preserve"> </w:t>
      </w:r>
      <w:r>
        <w:rPr>
          <w:sz w:val="24"/>
        </w:rPr>
        <w:t>9–12.</w:t>
      </w:r>
    </w:p>
    <w:p w14:paraId="011BBB41" w14:textId="77777777" w:rsidR="00BB4C49" w:rsidRDefault="00DC0BFC">
      <w:pPr>
        <w:pStyle w:val="BodyText"/>
        <w:tabs>
          <w:tab w:val="left" w:pos="1571"/>
        </w:tabs>
        <w:spacing w:before="154"/>
        <w:ind w:left="110"/>
      </w:pPr>
      <w:r>
        <w:rPr>
          <w:rFonts w:ascii="Trebuchet MS"/>
          <w:sz w:val="12"/>
        </w:rPr>
        <w:t>484</w:t>
      </w:r>
      <w:r>
        <w:rPr>
          <w:rFonts w:ascii="Trebuchet MS"/>
          <w:sz w:val="12"/>
        </w:rPr>
        <w:tab/>
      </w:r>
      <w:r>
        <w:t>https://doi.org/https://doi.org/10.1016/j.geoforum.2019.12.010</w:t>
      </w:r>
    </w:p>
    <w:p w14:paraId="1FEB5E98" w14:textId="77777777" w:rsidR="00BB4C49" w:rsidRDefault="00BB4C49">
      <w:pPr>
        <w:pStyle w:val="BodyText"/>
        <w:spacing w:before="6"/>
        <w:rPr>
          <w:sz w:val="20"/>
        </w:rPr>
      </w:pPr>
    </w:p>
    <w:p w14:paraId="2398A69E" w14:textId="77777777" w:rsidR="00BB4C49" w:rsidRDefault="00DC0BFC">
      <w:pPr>
        <w:tabs>
          <w:tab w:val="left" w:pos="1219"/>
        </w:tabs>
        <w:spacing w:before="118"/>
        <w:ind w:left="110"/>
        <w:rPr>
          <w:sz w:val="24"/>
        </w:rPr>
      </w:pPr>
      <w:r>
        <w:rPr>
          <w:rFonts w:ascii="Trebuchet MS"/>
          <w:sz w:val="12"/>
        </w:rPr>
        <w:t>485</w:t>
      </w:r>
      <w:r>
        <w:rPr>
          <w:rFonts w:ascii="Trebuchet MS"/>
          <w:sz w:val="12"/>
        </w:rPr>
        <w:tab/>
      </w:r>
      <w:proofErr w:type="spellStart"/>
      <w:r>
        <w:rPr>
          <w:sz w:val="24"/>
        </w:rPr>
        <w:t>Magurran</w:t>
      </w:r>
      <w:proofErr w:type="spellEnd"/>
      <w:r>
        <w:rPr>
          <w:sz w:val="24"/>
        </w:rPr>
        <w:t>,</w:t>
      </w:r>
      <w:r>
        <w:rPr>
          <w:spacing w:val="-1"/>
          <w:sz w:val="24"/>
        </w:rPr>
        <w:t xml:space="preserve"> </w:t>
      </w:r>
      <w:r>
        <w:rPr>
          <w:sz w:val="24"/>
        </w:rPr>
        <w:t>A.</w:t>
      </w:r>
      <w:r>
        <w:rPr>
          <w:spacing w:val="1"/>
          <w:sz w:val="24"/>
        </w:rPr>
        <w:t xml:space="preserve"> </w:t>
      </w:r>
      <w:r>
        <w:rPr>
          <w:sz w:val="24"/>
        </w:rPr>
        <w:t>E. (2004).</w:t>
      </w:r>
      <w:r>
        <w:rPr>
          <w:spacing w:val="21"/>
          <w:sz w:val="24"/>
        </w:rPr>
        <w:t xml:space="preserve"> </w:t>
      </w:r>
      <w:r>
        <w:rPr>
          <w:i/>
          <w:sz w:val="24"/>
        </w:rPr>
        <w:t>Measuring</w:t>
      </w:r>
      <w:r>
        <w:rPr>
          <w:i/>
          <w:spacing w:val="4"/>
          <w:sz w:val="24"/>
        </w:rPr>
        <w:t xml:space="preserve"> </w:t>
      </w:r>
      <w:r>
        <w:rPr>
          <w:i/>
          <w:sz w:val="24"/>
        </w:rPr>
        <w:t>biological</w:t>
      </w:r>
      <w:r>
        <w:rPr>
          <w:i/>
          <w:spacing w:val="5"/>
          <w:sz w:val="24"/>
        </w:rPr>
        <w:t xml:space="preserve"> </w:t>
      </w:r>
      <w:r>
        <w:rPr>
          <w:i/>
          <w:sz w:val="24"/>
        </w:rPr>
        <w:t>diversity</w:t>
      </w:r>
      <w:r>
        <w:rPr>
          <w:sz w:val="24"/>
        </w:rPr>
        <w:t>.</w:t>
      </w:r>
      <w:r>
        <w:rPr>
          <w:spacing w:val="21"/>
          <w:sz w:val="24"/>
        </w:rPr>
        <w:t xml:space="preserve"> </w:t>
      </w:r>
      <w:r>
        <w:rPr>
          <w:sz w:val="24"/>
        </w:rPr>
        <w:t>Malden, MA: Blackwell</w:t>
      </w:r>
    </w:p>
    <w:p w14:paraId="323CBF9F" w14:textId="77777777" w:rsidR="00BB4C49" w:rsidRDefault="00DC0BFC">
      <w:pPr>
        <w:tabs>
          <w:tab w:val="left" w:pos="1571"/>
        </w:tabs>
        <w:spacing w:before="154"/>
        <w:ind w:left="110"/>
        <w:rPr>
          <w:sz w:val="24"/>
        </w:rPr>
      </w:pPr>
      <w:r>
        <w:rPr>
          <w:rFonts w:ascii="Trebuchet MS"/>
          <w:sz w:val="12"/>
        </w:rPr>
        <w:t>486</w:t>
      </w:r>
      <w:r>
        <w:rPr>
          <w:rFonts w:ascii="Trebuchet MS"/>
          <w:sz w:val="12"/>
        </w:rPr>
        <w:tab/>
      </w:r>
      <w:r>
        <w:rPr>
          <w:sz w:val="24"/>
        </w:rPr>
        <w:t>Science</w:t>
      </w:r>
      <w:r>
        <w:rPr>
          <w:spacing w:val="-8"/>
          <w:sz w:val="24"/>
        </w:rPr>
        <w:t xml:space="preserve"> </w:t>
      </w:r>
      <w:r>
        <w:rPr>
          <w:sz w:val="24"/>
        </w:rPr>
        <w:t>Ltd.</w:t>
      </w:r>
    </w:p>
    <w:p w14:paraId="5F900C24" w14:textId="77777777" w:rsidR="00BB4C49" w:rsidRDefault="00BB4C49">
      <w:pPr>
        <w:pStyle w:val="BodyText"/>
        <w:spacing w:before="6"/>
        <w:rPr>
          <w:sz w:val="20"/>
        </w:rPr>
      </w:pPr>
    </w:p>
    <w:p w14:paraId="342EAD50" w14:textId="77777777" w:rsidR="00BB4C49" w:rsidRDefault="00DC0BFC">
      <w:pPr>
        <w:pStyle w:val="BodyText"/>
        <w:tabs>
          <w:tab w:val="left" w:pos="1219"/>
        </w:tabs>
        <w:spacing w:before="118"/>
        <w:ind w:left="110"/>
      </w:pPr>
      <w:r>
        <w:rPr>
          <w:rFonts w:ascii="Trebuchet MS"/>
          <w:sz w:val="12"/>
        </w:rPr>
        <w:t>487</w:t>
      </w:r>
      <w:r>
        <w:rPr>
          <w:rFonts w:ascii="Trebuchet MS"/>
          <w:sz w:val="12"/>
        </w:rPr>
        <w:tab/>
      </w:r>
      <w:proofErr w:type="spellStart"/>
      <w:r>
        <w:t>Matheka</w:t>
      </w:r>
      <w:proofErr w:type="spellEnd"/>
      <w:r>
        <w:t>,</w:t>
      </w:r>
      <w:r>
        <w:rPr>
          <w:spacing w:val="7"/>
        </w:rPr>
        <w:t xml:space="preserve"> </w:t>
      </w:r>
      <w:r>
        <w:t>D.</w:t>
      </w:r>
      <w:r>
        <w:rPr>
          <w:spacing w:val="8"/>
        </w:rPr>
        <w:t xml:space="preserve"> </w:t>
      </w:r>
      <w:r>
        <w:t>M.,</w:t>
      </w:r>
      <w:r>
        <w:rPr>
          <w:spacing w:val="7"/>
        </w:rPr>
        <w:t xml:space="preserve"> </w:t>
      </w:r>
      <w:r>
        <w:t>Nderitu,</w:t>
      </w:r>
      <w:r>
        <w:rPr>
          <w:spacing w:val="7"/>
        </w:rPr>
        <w:t xml:space="preserve"> </w:t>
      </w:r>
      <w:r>
        <w:t>J.,</w:t>
      </w:r>
      <w:r>
        <w:rPr>
          <w:spacing w:val="8"/>
        </w:rPr>
        <w:t xml:space="preserve"> </w:t>
      </w:r>
      <w:proofErr w:type="spellStart"/>
      <w:r>
        <w:t>Mutonga</w:t>
      </w:r>
      <w:proofErr w:type="spellEnd"/>
      <w:r>
        <w:t>,</w:t>
      </w:r>
      <w:r>
        <w:rPr>
          <w:spacing w:val="7"/>
        </w:rPr>
        <w:t xml:space="preserve"> </w:t>
      </w:r>
      <w:r>
        <w:t>D.,</w:t>
      </w:r>
      <w:r>
        <w:rPr>
          <w:spacing w:val="8"/>
        </w:rPr>
        <w:t xml:space="preserve"> </w:t>
      </w:r>
      <w:proofErr w:type="spellStart"/>
      <w:r>
        <w:t>Otiti</w:t>
      </w:r>
      <w:proofErr w:type="spellEnd"/>
      <w:r>
        <w:t>,</w:t>
      </w:r>
      <w:r>
        <w:rPr>
          <w:spacing w:val="7"/>
        </w:rPr>
        <w:t xml:space="preserve"> </w:t>
      </w:r>
      <w:r>
        <w:t>M.</w:t>
      </w:r>
      <w:r>
        <w:rPr>
          <w:spacing w:val="7"/>
        </w:rPr>
        <w:t xml:space="preserve"> </w:t>
      </w:r>
      <w:r>
        <w:t>I.,</w:t>
      </w:r>
      <w:r>
        <w:rPr>
          <w:spacing w:val="8"/>
        </w:rPr>
        <w:t xml:space="preserve"> </w:t>
      </w:r>
      <w:r>
        <w:t>Siegel,</w:t>
      </w:r>
      <w:r>
        <w:rPr>
          <w:spacing w:val="7"/>
        </w:rPr>
        <w:t xml:space="preserve"> </w:t>
      </w:r>
      <w:r>
        <w:t>K.,</w:t>
      </w:r>
      <w:r>
        <w:rPr>
          <w:spacing w:val="7"/>
        </w:rPr>
        <w:t xml:space="preserve"> </w:t>
      </w:r>
      <w:r>
        <w:t>&amp;</w:t>
      </w:r>
      <w:r>
        <w:rPr>
          <w:spacing w:val="8"/>
        </w:rPr>
        <w:t xml:space="preserve"> </w:t>
      </w:r>
      <w:proofErr w:type="spellStart"/>
      <w:r>
        <w:t>Demaio</w:t>
      </w:r>
      <w:proofErr w:type="spellEnd"/>
      <w:r>
        <w:t>,</w:t>
      </w:r>
      <w:r>
        <w:rPr>
          <w:spacing w:val="7"/>
        </w:rPr>
        <w:t xml:space="preserve"> </w:t>
      </w:r>
      <w:r>
        <w:t>A.</w:t>
      </w:r>
      <w:r>
        <w:rPr>
          <w:spacing w:val="8"/>
        </w:rPr>
        <w:t xml:space="preserve"> </w:t>
      </w:r>
      <w:r>
        <w:t>R.</w:t>
      </w:r>
    </w:p>
    <w:p w14:paraId="7DBBAB54" w14:textId="77777777" w:rsidR="00BB4C49" w:rsidRDefault="00DC0BFC">
      <w:pPr>
        <w:pStyle w:val="BodyText"/>
        <w:tabs>
          <w:tab w:val="left" w:pos="1543"/>
        </w:tabs>
        <w:spacing w:before="154"/>
        <w:ind w:left="110"/>
      </w:pPr>
      <w:r>
        <w:rPr>
          <w:rFonts w:ascii="Trebuchet MS"/>
          <w:sz w:val="12"/>
        </w:rPr>
        <w:t>488</w:t>
      </w:r>
      <w:r>
        <w:rPr>
          <w:rFonts w:ascii="Trebuchet MS"/>
          <w:sz w:val="12"/>
        </w:rPr>
        <w:tab/>
      </w:r>
      <w:r>
        <w:rPr>
          <w:w w:val="95"/>
        </w:rPr>
        <w:t>(2014).</w:t>
      </w:r>
      <w:r>
        <w:rPr>
          <w:spacing w:val="31"/>
          <w:w w:val="95"/>
        </w:rPr>
        <w:t xml:space="preserve"> </w:t>
      </w:r>
      <w:r>
        <w:rPr>
          <w:w w:val="95"/>
        </w:rPr>
        <w:t>Open</w:t>
      </w:r>
      <w:r>
        <w:rPr>
          <w:spacing w:val="10"/>
          <w:w w:val="95"/>
        </w:rPr>
        <w:t xml:space="preserve"> </w:t>
      </w:r>
      <w:r>
        <w:rPr>
          <w:w w:val="95"/>
        </w:rPr>
        <w:t>access:</w:t>
      </w:r>
      <w:r>
        <w:rPr>
          <w:spacing w:val="31"/>
          <w:w w:val="95"/>
        </w:rPr>
        <w:t xml:space="preserve"> </w:t>
      </w:r>
      <w:r>
        <w:rPr>
          <w:w w:val="95"/>
        </w:rPr>
        <w:t>Academic</w:t>
      </w:r>
      <w:r>
        <w:rPr>
          <w:spacing w:val="10"/>
          <w:w w:val="95"/>
        </w:rPr>
        <w:t xml:space="preserve"> </w:t>
      </w:r>
      <w:r>
        <w:rPr>
          <w:w w:val="95"/>
        </w:rPr>
        <w:t>publishing</w:t>
      </w:r>
      <w:r>
        <w:rPr>
          <w:spacing w:val="9"/>
          <w:w w:val="95"/>
        </w:rPr>
        <w:t xml:space="preserve"> </w:t>
      </w:r>
      <w:r>
        <w:rPr>
          <w:w w:val="95"/>
        </w:rPr>
        <w:t>and</w:t>
      </w:r>
      <w:r>
        <w:rPr>
          <w:spacing w:val="8"/>
          <w:w w:val="95"/>
        </w:rPr>
        <w:t xml:space="preserve"> </w:t>
      </w:r>
      <w:r>
        <w:rPr>
          <w:w w:val="95"/>
        </w:rPr>
        <w:t>its</w:t>
      </w:r>
      <w:r>
        <w:rPr>
          <w:spacing w:val="10"/>
          <w:w w:val="95"/>
        </w:rPr>
        <w:t xml:space="preserve"> </w:t>
      </w:r>
      <w:r>
        <w:rPr>
          <w:w w:val="95"/>
        </w:rPr>
        <w:t>implications</w:t>
      </w:r>
      <w:r>
        <w:rPr>
          <w:spacing w:val="9"/>
          <w:w w:val="95"/>
        </w:rPr>
        <w:t xml:space="preserve"> </w:t>
      </w:r>
      <w:r>
        <w:rPr>
          <w:w w:val="95"/>
        </w:rPr>
        <w:t>for</w:t>
      </w:r>
      <w:r>
        <w:rPr>
          <w:spacing w:val="9"/>
          <w:w w:val="95"/>
        </w:rPr>
        <w:t xml:space="preserve"> </w:t>
      </w:r>
      <w:r>
        <w:rPr>
          <w:w w:val="95"/>
        </w:rPr>
        <w:t>knowledge</w:t>
      </w:r>
    </w:p>
    <w:p w14:paraId="23A8AA7B" w14:textId="77777777" w:rsidR="00BB4C49" w:rsidRDefault="00DC0BFC">
      <w:pPr>
        <w:tabs>
          <w:tab w:val="left" w:pos="1571"/>
        </w:tabs>
        <w:spacing w:before="154"/>
        <w:ind w:left="110"/>
        <w:rPr>
          <w:sz w:val="24"/>
        </w:rPr>
      </w:pPr>
      <w:r>
        <w:rPr>
          <w:rFonts w:ascii="Trebuchet MS"/>
          <w:sz w:val="12"/>
        </w:rPr>
        <w:t>489</w:t>
      </w:r>
      <w:r>
        <w:rPr>
          <w:rFonts w:ascii="Trebuchet MS"/>
          <w:sz w:val="12"/>
        </w:rPr>
        <w:tab/>
      </w:r>
      <w:r>
        <w:rPr>
          <w:sz w:val="24"/>
        </w:rPr>
        <w:t>equity</w:t>
      </w:r>
      <w:r>
        <w:rPr>
          <w:spacing w:val="9"/>
          <w:sz w:val="24"/>
        </w:rPr>
        <w:t xml:space="preserve"> </w:t>
      </w:r>
      <w:r>
        <w:rPr>
          <w:sz w:val="24"/>
        </w:rPr>
        <w:t>in</w:t>
      </w:r>
      <w:r>
        <w:rPr>
          <w:spacing w:val="9"/>
          <w:sz w:val="24"/>
        </w:rPr>
        <w:t xml:space="preserve"> </w:t>
      </w:r>
      <w:r>
        <w:rPr>
          <w:sz w:val="24"/>
        </w:rPr>
        <w:t>Kenya.</w:t>
      </w:r>
      <w:r>
        <w:rPr>
          <w:spacing w:val="34"/>
          <w:sz w:val="24"/>
        </w:rPr>
        <w:t xml:space="preserve"> </w:t>
      </w:r>
      <w:r>
        <w:rPr>
          <w:i/>
          <w:sz w:val="24"/>
        </w:rPr>
        <w:t>Globalization</w:t>
      </w:r>
      <w:r>
        <w:rPr>
          <w:i/>
          <w:spacing w:val="15"/>
          <w:sz w:val="24"/>
        </w:rPr>
        <w:t xml:space="preserve"> </w:t>
      </w:r>
      <w:r>
        <w:rPr>
          <w:i/>
          <w:sz w:val="24"/>
        </w:rPr>
        <w:t>and</w:t>
      </w:r>
      <w:r>
        <w:rPr>
          <w:i/>
          <w:spacing w:val="14"/>
          <w:sz w:val="24"/>
        </w:rPr>
        <w:t xml:space="preserve"> </w:t>
      </w:r>
      <w:r>
        <w:rPr>
          <w:i/>
          <w:sz w:val="24"/>
        </w:rPr>
        <w:t>Health</w:t>
      </w:r>
      <w:r>
        <w:rPr>
          <w:sz w:val="24"/>
        </w:rPr>
        <w:t>,</w:t>
      </w:r>
      <w:r>
        <w:rPr>
          <w:spacing w:val="10"/>
          <w:sz w:val="24"/>
        </w:rPr>
        <w:t xml:space="preserve"> </w:t>
      </w:r>
      <w:r>
        <w:rPr>
          <w:i/>
          <w:sz w:val="24"/>
        </w:rPr>
        <w:t>10</w:t>
      </w:r>
      <w:r>
        <w:rPr>
          <w:sz w:val="24"/>
        </w:rPr>
        <w:t>,</w:t>
      </w:r>
      <w:r>
        <w:rPr>
          <w:spacing w:val="10"/>
          <w:sz w:val="24"/>
        </w:rPr>
        <w:t xml:space="preserve"> </w:t>
      </w:r>
      <w:r>
        <w:rPr>
          <w:sz w:val="24"/>
        </w:rPr>
        <w:t>26.</w:t>
      </w:r>
    </w:p>
    <w:p w14:paraId="18A0F8FE" w14:textId="77777777" w:rsidR="00BB4C49" w:rsidRDefault="00DC0BFC">
      <w:pPr>
        <w:pStyle w:val="BodyText"/>
        <w:tabs>
          <w:tab w:val="left" w:pos="1571"/>
        </w:tabs>
        <w:spacing w:before="155"/>
        <w:ind w:left="110"/>
      </w:pPr>
      <w:r>
        <w:rPr>
          <w:rFonts w:ascii="Trebuchet MS"/>
          <w:sz w:val="12"/>
        </w:rPr>
        <w:t>490</w:t>
      </w:r>
      <w:r>
        <w:rPr>
          <w:rFonts w:ascii="Trebuchet MS"/>
          <w:sz w:val="12"/>
        </w:rPr>
        <w:tab/>
      </w:r>
      <w:r>
        <w:t>https://doi.org/10.1186/1744-8603-10-26</w:t>
      </w:r>
    </w:p>
    <w:p w14:paraId="727CE69C" w14:textId="77777777" w:rsidR="00BB4C49" w:rsidRDefault="00BB4C49">
      <w:pPr>
        <w:pStyle w:val="BodyText"/>
        <w:spacing w:before="6"/>
        <w:rPr>
          <w:sz w:val="20"/>
        </w:rPr>
      </w:pPr>
    </w:p>
    <w:p w14:paraId="3CA7F3AC" w14:textId="77777777" w:rsidR="00BB4C49" w:rsidRDefault="00DC0BFC">
      <w:pPr>
        <w:pStyle w:val="BodyText"/>
        <w:tabs>
          <w:tab w:val="left" w:pos="1219"/>
        </w:tabs>
        <w:spacing w:before="117"/>
        <w:ind w:left="110"/>
      </w:pPr>
      <w:r>
        <w:rPr>
          <w:rFonts w:ascii="Trebuchet MS"/>
          <w:sz w:val="12"/>
        </w:rPr>
        <w:t>491</w:t>
      </w:r>
      <w:r>
        <w:rPr>
          <w:rFonts w:ascii="Trebuchet MS"/>
          <w:sz w:val="12"/>
        </w:rPr>
        <w:tab/>
      </w:r>
      <w:r>
        <w:t>McKiernan,</w:t>
      </w:r>
      <w:r>
        <w:rPr>
          <w:spacing w:val="17"/>
        </w:rPr>
        <w:t xml:space="preserve"> </w:t>
      </w:r>
      <w:r>
        <w:t>E.</w:t>
      </w:r>
      <w:r>
        <w:rPr>
          <w:spacing w:val="18"/>
        </w:rPr>
        <w:t xml:space="preserve"> </w:t>
      </w:r>
      <w:r>
        <w:t>C.,</w:t>
      </w:r>
      <w:r>
        <w:rPr>
          <w:spacing w:val="17"/>
        </w:rPr>
        <w:t xml:space="preserve"> </w:t>
      </w:r>
      <w:r>
        <w:t>Bourne,</w:t>
      </w:r>
      <w:r>
        <w:rPr>
          <w:spacing w:val="17"/>
        </w:rPr>
        <w:t xml:space="preserve"> </w:t>
      </w:r>
      <w:r>
        <w:t>P.</w:t>
      </w:r>
      <w:r>
        <w:rPr>
          <w:spacing w:val="17"/>
        </w:rPr>
        <w:t xml:space="preserve"> </w:t>
      </w:r>
      <w:r>
        <w:t>E.,</w:t>
      </w:r>
      <w:r>
        <w:rPr>
          <w:spacing w:val="18"/>
        </w:rPr>
        <w:t xml:space="preserve"> </w:t>
      </w:r>
      <w:r>
        <w:t>Brown,</w:t>
      </w:r>
      <w:r>
        <w:rPr>
          <w:spacing w:val="18"/>
        </w:rPr>
        <w:t xml:space="preserve"> </w:t>
      </w:r>
      <w:r>
        <w:t>C.</w:t>
      </w:r>
      <w:r>
        <w:rPr>
          <w:spacing w:val="17"/>
        </w:rPr>
        <w:t xml:space="preserve"> </w:t>
      </w:r>
      <w:r>
        <w:t>T.,</w:t>
      </w:r>
      <w:r>
        <w:rPr>
          <w:spacing w:val="17"/>
        </w:rPr>
        <w:t xml:space="preserve"> </w:t>
      </w:r>
      <w:r>
        <w:t>Buck,</w:t>
      </w:r>
      <w:r>
        <w:rPr>
          <w:spacing w:val="19"/>
        </w:rPr>
        <w:t xml:space="preserve"> </w:t>
      </w:r>
      <w:r>
        <w:t>S.,</w:t>
      </w:r>
      <w:r>
        <w:rPr>
          <w:spacing w:val="17"/>
        </w:rPr>
        <w:t xml:space="preserve"> </w:t>
      </w:r>
      <w:proofErr w:type="spellStart"/>
      <w:r>
        <w:t>Kenall</w:t>
      </w:r>
      <w:proofErr w:type="spellEnd"/>
      <w:r>
        <w:t>,</w:t>
      </w:r>
      <w:r>
        <w:rPr>
          <w:spacing w:val="17"/>
        </w:rPr>
        <w:t xml:space="preserve"> </w:t>
      </w:r>
      <w:r>
        <w:t>A.,</w:t>
      </w:r>
      <w:r>
        <w:rPr>
          <w:spacing w:val="18"/>
        </w:rPr>
        <w:t xml:space="preserve"> </w:t>
      </w:r>
      <w:r>
        <w:t>Lin,</w:t>
      </w:r>
      <w:r>
        <w:rPr>
          <w:spacing w:val="17"/>
        </w:rPr>
        <w:t xml:space="preserve"> </w:t>
      </w:r>
      <w:r>
        <w:t>J.,</w:t>
      </w:r>
      <w:r>
        <w:rPr>
          <w:spacing w:val="17"/>
        </w:rPr>
        <w:t xml:space="preserve"> </w:t>
      </w:r>
      <w:r>
        <w:t>.</w:t>
      </w:r>
      <w:r>
        <w:rPr>
          <w:spacing w:val="-21"/>
        </w:rPr>
        <w:t xml:space="preserve"> </w:t>
      </w:r>
      <w:r>
        <w:t>.</w:t>
      </w:r>
      <w:r>
        <w:rPr>
          <w:spacing w:val="-22"/>
        </w:rPr>
        <w:t xml:space="preserve"> </w:t>
      </w:r>
      <w:r>
        <w:t>.</w:t>
      </w:r>
    </w:p>
    <w:p w14:paraId="123BD0D9" w14:textId="77777777" w:rsidR="00BB4C49" w:rsidRDefault="00DC0BFC">
      <w:pPr>
        <w:pStyle w:val="BodyText"/>
        <w:tabs>
          <w:tab w:val="left" w:pos="1562"/>
        </w:tabs>
        <w:spacing w:before="155"/>
        <w:ind w:left="110"/>
      </w:pPr>
      <w:r>
        <w:rPr>
          <w:rFonts w:ascii="Trebuchet MS"/>
          <w:sz w:val="12"/>
        </w:rPr>
        <w:t>492</w:t>
      </w:r>
      <w:r>
        <w:rPr>
          <w:rFonts w:ascii="Trebuchet MS"/>
          <w:sz w:val="12"/>
        </w:rPr>
        <w:tab/>
      </w:r>
      <w:proofErr w:type="spellStart"/>
      <w:r>
        <w:rPr>
          <w:spacing w:val="-1"/>
        </w:rPr>
        <w:t>Yarkoni</w:t>
      </w:r>
      <w:proofErr w:type="spellEnd"/>
      <w:r>
        <w:rPr>
          <w:spacing w:val="-1"/>
        </w:rPr>
        <w:t>,</w:t>
      </w:r>
      <w:r>
        <w:rPr>
          <w:spacing w:val="-10"/>
        </w:rPr>
        <w:t xml:space="preserve"> </w:t>
      </w:r>
      <w:r>
        <w:rPr>
          <w:spacing w:val="-1"/>
        </w:rPr>
        <w:t>T.</w:t>
      </w:r>
      <w:r>
        <w:rPr>
          <w:spacing w:val="-10"/>
        </w:rPr>
        <w:t xml:space="preserve"> </w:t>
      </w:r>
      <w:r>
        <w:rPr>
          <w:spacing w:val="-1"/>
        </w:rPr>
        <w:t>(2016).</w:t>
      </w:r>
      <w:r>
        <w:rPr>
          <w:spacing w:val="8"/>
        </w:rPr>
        <w:t xml:space="preserve"> </w:t>
      </w:r>
      <w:r>
        <w:rPr>
          <w:spacing w:val="-1"/>
        </w:rPr>
        <w:t>How</w:t>
      </w:r>
      <w:r>
        <w:rPr>
          <w:spacing w:val="-9"/>
        </w:rPr>
        <w:t xml:space="preserve"> </w:t>
      </w:r>
      <w:r>
        <w:t>open</w:t>
      </w:r>
      <w:r>
        <w:rPr>
          <w:spacing w:val="-10"/>
        </w:rPr>
        <w:t xml:space="preserve"> </w:t>
      </w:r>
      <w:r>
        <w:t>science</w:t>
      </w:r>
      <w:r>
        <w:rPr>
          <w:spacing w:val="-9"/>
        </w:rPr>
        <w:t xml:space="preserve"> </w:t>
      </w:r>
      <w:r>
        <w:t>helps</w:t>
      </w:r>
      <w:r>
        <w:rPr>
          <w:spacing w:val="-9"/>
        </w:rPr>
        <w:t xml:space="preserve"> </w:t>
      </w:r>
      <w:r>
        <w:t>researchers</w:t>
      </w:r>
      <w:r>
        <w:rPr>
          <w:spacing w:val="-9"/>
        </w:rPr>
        <w:t xml:space="preserve"> </w:t>
      </w:r>
      <w:r>
        <w:t>succeed.</w:t>
      </w:r>
      <w:r>
        <w:rPr>
          <w:spacing w:val="7"/>
        </w:rPr>
        <w:t xml:space="preserve"> </w:t>
      </w:r>
      <w:proofErr w:type="spellStart"/>
      <w:r>
        <w:rPr>
          <w:i/>
        </w:rPr>
        <w:t>eLife</w:t>
      </w:r>
      <w:proofErr w:type="spellEnd"/>
      <w:r>
        <w:t>,</w:t>
      </w:r>
      <w:r>
        <w:rPr>
          <w:spacing w:val="-10"/>
        </w:rPr>
        <w:t xml:space="preserve"> </w:t>
      </w:r>
      <w:r>
        <w:rPr>
          <w:i/>
        </w:rPr>
        <w:t>5</w:t>
      </w:r>
      <w:r>
        <w:t>,</w:t>
      </w:r>
      <w:r>
        <w:rPr>
          <w:spacing w:val="-9"/>
        </w:rPr>
        <w:t xml:space="preserve"> </w:t>
      </w:r>
      <w:r>
        <w:t>e16800.</w:t>
      </w:r>
    </w:p>
    <w:p w14:paraId="1BC7D3A0" w14:textId="77777777" w:rsidR="00BB4C49" w:rsidRDefault="00BB4C49">
      <w:pPr>
        <w:sectPr w:rsidR="00BB4C49">
          <w:pgSz w:w="12240" w:h="15840"/>
          <w:pgMar w:top="1320" w:right="1240" w:bottom="280" w:left="940" w:header="649" w:footer="0" w:gutter="0"/>
          <w:cols w:space="720"/>
        </w:sectPr>
      </w:pPr>
    </w:p>
    <w:p w14:paraId="5C0E5CD7" w14:textId="77777777" w:rsidR="00BB4C49" w:rsidRDefault="00DC0BFC">
      <w:pPr>
        <w:pStyle w:val="BodyText"/>
        <w:tabs>
          <w:tab w:val="left" w:pos="1571"/>
        </w:tabs>
        <w:spacing w:before="171"/>
        <w:ind w:left="110"/>
      </w:pPr>
      <w:r>
        <w:rPr>
          <w:rFonts w:ascii="Trebuchet MS"/>
          <w:sz w:val="12"/>
        </w:rPr>
        <w:lastRenderedPageBreak/>
        <w:t>493</w:t>
      </w:r>
      <w:r>
        <w:rPr>
          <w:rFonts w:ascii="Trebuchet MS"/>
          <w:sz w:val="12"/>
        </w:rPr>
        <w:tab/>
      </w:r>
      <w:r>
        <w:t>https://doi.org/10.7554/eLife.16800</w:t>
      </w:r>
    </w:p>
    <w:p w14:paraId="2E0C9B65" w14:textId="77777777" w:rsidR="00BB4C49" w:rsidRDefault="00BB4C49">
      <w:pPr>
        <w:pStyle w:val="BodyText"/>
        <w:spacing w:before="6"/>
        <w:rPr>
          <w:sz w:val="20"/>
        </w:rPr>
      </w:pPr>
    </w:p>
    <w:p w14:paraId="34B22BC3" w14:textId="77777777" w:rsidR="00BB4C49" w:rsidRDefault="00DC0BFC">
      <w:pPr>
        <w:pStyle w:val="BodyText"/>
        <w:tabs>
          <w:tab w:val="left" w:pos="1219"/>
        </w:tabs>
        <w:spacing w:before="117"/>
        <w:ind w:left="110"/>
      </w:pPr>
      <w:r>
        <w:rPr>
          <w:rFonts w:ascii="Trebuchet MS"/>
          <w:sz w:val="12"/>
        </w:rPr>
        <w:t>494</w:t>
      </w:r>
      <w:r>
        <w:rPr>
          <w:rFonts w:ascii="Trebuchet MS"/>
          <w:sz w:val="12"/>
        </w:rPr>
        <w:tab/>
      </w:r>
      <w:r>
        <w:rPr>
          <w:w w:val="95"/>
        </w:rPr>
        <w:t>Morrison,</w:t>
      </w:r>
      <w:r>
        <w:rPr>
          <w:spacing w:val="17"/>
          <w:w w:val="95"/>
        </w:rPr>
        <w:t xml:space="preserve"> </w:t>
      </w:r>
      <w:r>
        <w:rPr>
          <w:w w:val="95"/>
        </w:rPr>
        <w:t>H.</w:t>
      </w:r>
      <w:r>
        <w:rPr>
          <w:spacing w:val="19"/>
          <w:w w:val="95"/>
        </w:rPr>
        <w:t xml:space="preserve"> </w:t>
      </w:r>
      <w:r>
        <w:rPr>
          <w:w w:val="95"/>
        </w:rPr>
        <w:t>(2019).</w:t>
      </w:r>
      <w:r>
        <w:rPr>
          <w:spacing w:val="44"/>
          <w:w w:val="95"/>
        </w:rPr>
        <w:t xml:space="preserve"> </w:t>
      </w:r>
      <w:r>
        <w:rPr>
          <w:w w:val="95"/>
        </w:rPr>
        <w:t>OA</w:t>
      </w:r>
      <w:r>
        <w:rPr>
          <w:spacing w:val="18"/>
          <w:w w:val="95"/>
        </w:rPr>
        <w:t xml:space="preserve"> </w:t>
      </w:r>
      <w:r>
        <w:rPr>
          <w:w w:val="95"/>
        </w:rPr>
        <w:t>Main</w:t>
      </w:r>
      <w:r>
        <w:rPr>
          <w:spacing w:val="17"/>
          <w:w w:val="95"/>
        </w:rPr>
        <w:t xml:space="preserve"> </w:t>
      </w:r>
      <w:r>
        <w:rPr>
          <w:w w:val="95"/>
        </w:rPr>
        <w:t>2019:</w:t>
      </w:r>
      <w:r>
        <w:rPr>
          <w:spacing w:val="44"/>
          <w:w w:val="95"/>
        </w:rPr>
        <w:t xml:space="preserve"> </w:t>
      </w:r>
      <w:r>
        <w:rPr>
          <w:w w:val="95"/>
        </w:rPr>
        <w:t>Dataset,</w:t>
      </w:r>
      <w:r>
        <w:rPr>
          <w:spacing w:val="19"/>
          <w:w w:val="95"/>
        </w:rPr>
        <w:t xml:space="preserve"> </w:t>
      </w:r>
      <w:r>
        <w:rPr>
          <w:w w:val="95"/>
        </w:rPr>
        <w:t>documentation</w:t>
      </w:r>
      <w:r>
        <w:rPr>
          <w:spacing w:val="18"/>
          <w:w w:val="95"/>
        </w:rPr>
        <w:t xml:space="preserve"> </w:t>
      </w:r>
      <w:r>
        <w:rPr>
          <w:w w:val="95"/>
        </w:rPr>
        <w:t>and</w:t>
      </w:r>
      <w:r>
        <w:rPr>
          <w:spacing w:val="18"/>
          <w:w w:val="95"/>
        </w:rPr>
        <w:t xml:space="preserve"> </w:t>
      </w:r>
      <w:r>
        <w:rPr>
          <w:w w:val="95"/>
        </w:rPr>
        <w:t>open</w:t>
      </w:r>
      <w:r>
        <w:rPr>
          <w:spacing w:val="18"/>
          <w:w w:val="95"/>
        </w:rPr>
        <w:t xml:space="preserve"> </w:t>
      </w:r>
      <w:r>
        <w:rPr>
          <w:w w:val="95"/>
        </w:rPr>
        <w:t>peer</w:t>
      </w:r>
      <w:r>
        <w:rPr>
          <w:spacing w:val="18"/>
          <w:w w:val="95"/>
        </w:rPr>
        <w:t xml:space="preserve"> </w:t>
      </w:r>
      <w:r>
        <w:rPr>
          <w:w w:val="95"/>
        </w:rPr>
        <w:t>review</w:t>
      </w:r>
    </w:p>
    <w:p w14:paraId="3245A8EA" w14:textId="77777777" w:rsidR="00BB4C49" w:rsidRDefault="00DC0BFC">
      <w:pPr>
        <w:tabs>
          <w:tab w:val="left" w:pos="1571"/>
        </w:tabs>
        <w:spacing w:before="155"/>
        <w:ind w:left="110"/>
        <w:rPr>
          <w:sz w:val="24"/>
        </w:rPr>
      </w:pPr>
      <w:r>
        <w:rPr>
          <w:rFonts w:ascii="Trebuchet MS"/>
          <w:w w:val="110"/>
          <w:sz w:val="12"/>
        </w:rPr>
        <w:t>495</w:t>
      </w:r>
      <w:r>
        <w:rPr>
          <w:rFonts w:ascii="Trebuchet MS"/>
          <w:w w:val="110"/>
          <w:sz w:val="12"/>
        </w:rPr>
        <w:tab/>
      </w:r>
      <w:r>
        <w:rPr>
          <w:w w:val="105"/>
          <w:sz w:val="24"/>
        </w:rPr>
        <w:t>invitation.</w:t>
      </w:r>
      <w:r>
        <w:rPr>
          <w:spacing w:val="9"/>
          <w:w w:val="105"/>
          <w:sz w:val="24"/>
        </w:rPr>
        <w:t xml:space="preserve"> </w:t>
      </w:r>
      <w:r>
        <w:rPr>
          <w:i/>
          <w:w w:val="105"/>
          <w:sz w:val="24"/>
        </w:rPr>
        <w:t>Sustaining</w:t>
      </w:r>
      <w:r>
        <w:rPr>
          <w:i/>
          <w:spacing w:val="-4"/>
          <w:w w:val="105"/>
          <w:sz w:val="24"/>
        </w:rPr>
        <w:t xml:space="preserve"> </w:t>
      </w:r>
      <w:r>
        <w:rPr>
          <w:i/>
          <w:w w:val="105"/>
          <w:sz w:val="24"/>
        </w:rPr>
        <w:t>the</w:t>
      </w:r>
      <w:r>
        <w:rPr>
          <w:i/>
          <w:spacing w:val="-4"/>
          <w:w w:val="105"/>
          <w:sz w:val="24"/>
        </w:rPr>
        <w:t xml:space="preserve"> </w:t>
      </w:r>
      <w:r>
        <w:rPr>
          <w:i/>
          <w:w w:val="105"/>
          <w:sz w:val="24"/>
        </w:rPr>
        <w:t>Knowledge</w:t>
      </w:r>
      <w:r>
        <w:rPr>
          <w:i/>
          <w:spacing w:val="-5"/>
          <w:w w:val="105"/>
          <w:sz w:val="24"/>
        </w:rPr>
        <w:t xml:space="preserve"> </w:t>
      </w:r>
      <w:r>
        <w:rPr>
          <w:i/>
          <w:w w:val="105"/>
          <w:sz w:val="24"/>
        </w:rPr>
        <w:t>Commons</w:t>
      </w:r>
      <w:r>
        <w:rPr>
          <w:i/>
          <w:spacing w:val="-4"/>
          <w:w w:val="105"/>
          <w:sz w:val="24"/>
        </w:rPr>
        <w:t xml:space="preserve"> </w:t>
      </w:r>
      <w:r>
        <w:rPr>
          <w:i/>
          <w:w w:val="105"/>
          <w:sz w:val="24"/>
        </w:rPr>
        <w:t>/</w:t>
      </w:r>
      <w:r>
        <w:rPr>
          <w:i/>
          <w:spacing w:val="-4"/>
          <w:w w:val="105"/>
          <w:sz w:val="24"/>
        </w:rPr>
        <w:t xml:space="preserve"> </w:t>
      </w:r>
      <w:proofErr w:type="spellStart"/>
      <w:r>
        <w:rPr>
          <w:i/>
          <w:w w:val="105"/>
          <w:sz w:val="24"/>
        </w:rPr>
        <w:t>Soutenir</w:t>
      </w:r>
      <w:proofErr w:type="spellEnd"/>
      <w:r>
        <w:rPr>
          <w:i/>
          <w:spacing w:val="-5"/>
          <w:w w:val="105"/>
          <w:sz w:val="24"/>
        </w:rPr>
        <w:t xml:space="preserve"> </w:t>
      </w:r>
      <w:r>
        <w:rPr>
          <w:i/>
          <w:w w:val="105"/>
          <w:sz w:val="24"/>
        </w:rPr>
        <w:t>les</w:t>
      </w:r>
      <w:r>
        <w:rPr>
          <w:i/>
          <w:spacing w:val="-4"/>
          <w:w w:val="105"/>
          <w:sz w:val="24"/>
        </w:rPr>
        <w:t xml:space="preserve"> </w:t>
      </w:r>
      <w:proofErr w:type="spellStart"/>
      <w:r>
        <w:rPr>
          <w:i/>
          <w:w w:val="105"/>
          <w:sz w:val="24"/>
        </w:rPr>
        <w:t>savoirs</w:t>
      </w:r>
      <w:proofErr w:type="spellEnd"/>
      <w:r>
        <w:rPr>
          <w:i/>
          <w:spacing w:val="-4"/>
          <w:w w:val="105"/>
          <w:sz w:val="24"/>
        </w:rPr>
        <w:t xml:space="preserve"> </w:t>
      </w:r>
      <w:proofErr w:type="spellStart"/>
      <w:r>
        <w:rPr>
          <w:i/>
          <w:w w:val="105"/>
          <w:sz w:val="24"/>
        </w:rPr>
        <w:t>communs</w:t>
      </w:r>
      <w:proofErr w:type="spellEnd"/>
      <w:r>
        <w:rPr>
          <w:w w:val="105"/>
          <w:sz w:val="24"/>
        </w:rPr>
        <w:t>.</w:t>
      </w:r>
    </w:p>
    <w:p w14:paraId="356DE104" w14:textId="77777777" w:rsidR="00BB4C49" w:rsidRDefault="00DC0BFC">
      <w:pPr>
        <w:pStyle w:val="BodyText"/>
        <w:tabs>
          <w:tab w:val="left" w:pos="1571"/>
        </w:tabs>
        <w:spacing w:before="154"/>
        <w:ind w:left="110"/>
      </w:pPr>
      <w:r>
        <w:rPr>
          <w:rFonts w:ascii="Trebuchet MS"/>
          <w:sz w:val="12"/>
        </w:rPr>
        <w:t>496</w:t>
      </w:r>
      <w:r>
        <w:rPr>
          <w:rFonts w:ascii="Trebuchet MS"/>
          <w:sz w:val="12"/>
        </w:rPr>
        <w:tab/>
      </w:r>
      <w:r>
        <w:rPr>
          <w:w w:val="95"/>
        </w:rPr>
        <w:t>Retrieved</w:t>
      </w:r>
      <w:r>
        <w:rPr>
          <w:spacing w:val="71"/>
        </w:rPr>
        <w:t xml:space="preserve"> </w:t>
      </w:r>
      <w:r>
        <w:rPr>
          <w:w w:val="95"/>
        </w:rPr>
        <w:t>from</w:t>
      </w:r>
      <w:r>
        <w:rPr>
          <w:spacing w:val="72"/>
        </w:rPr>
        <w:t xml:space="preserve"> </w:t>
      </w:r>
      <w:r>
        <w:rPr>
          <w:w w:val="95"/>
        </w:rPr>
        <w:t>https://sustainingknowledgecommons.org/2019/11/20/oa-main-</w:t>
      </w:r>
    </w:p>
    <w:p w14:paraId="535E1F48" w14:textId="77777777" w:rsidR="00BB4C49" w:rsidRDefault="00DC0BFC">
      <w:pPr>
        <w:pStyle w:val="BodyText"/>
        <w:tabs>
          <w:tab w:val="left" w:pos="1565"/>
        </w:tabs>
        <w:spacing w:before="154"/>
        <w:ind w:left="110"/>
      </w:pPr>
      <w:r>
        <w:rPr>
          <w:rFonts w:ascii="Trebuchet MS"/>
          <w:sz w:val="12"/>
        </w:rPr>
        <w:t>497</w:t>
      </w:r>
      <w:r>
        <w:rPr>
          <w:rFonts w:ascii="Trebuchet MS"/>
          <w:sz w:val="12"/>
        </w:rPr>
        <w:tab/>
      </w:r>
      <w:r>
        <w:t>2019-dataset-documentation-and-open-peer-review-invitation/</w:t>
      </w:r>
    </w:p>
    <w:p w14:paraId="5CE2FC46" w14:textId="77777777" w:rsidR="00BB4C49" w:rsidRDefault="00BB4C49">
      <w:pPr>
        <w:pStyle w:val="BodyText"/>
        <w:spacing w:before="6"/>
        <w:rPr>
          <w:sz w:val="20"/>
        </w:rPr>
      </w:pPr>
    </w:p>
    <w:p w14:paraId="0AF4F195" w14:textId="77777777" w:rsidR="00BB4C49" w:rsidRDefault="00DC0BFC">
      <w:pPr>
        <w:pStyle w:val="BodyText"/>
        <w:tabs>
          <w:tab w:val="left" w:pos="1219"/>
        </w:tabs>
        <w:spacing w:before="118"/>
        <w:ind w:left="110"/>
      </w:pPr>
      <w:r>
        <w:rPr>
          <w:rFonts w:ascii="Trebuchet MS"/>
          <w:sz w:val="12"/>
        </w:rPr>
        <w:t>498</w:t>
      </w:r>
      <w:r>
        <w:rPr>
          <w:rFonts w:ascii="Trebuchet MS"/>
          <w:sz w:val="12"/>
        </w:rPr>
        <w:tab/>
      </w:r>
      <w:proofErr w:type="spellStart"/>
      <w:r>
        <w:rPr>
          <w:w w:val="95"/>
        </w:rPr>
        <w:t>Ncayiyana</w:t>
      </w:r>
      <w:proofErr w:type="spellEnd"/>
      <w:r>
        <w:rPr>
          <w:w w:val="95"/>
        </w:rPr>
        <w:t>,</w:t>
      </w:r>
      <w:r>
        <w:rPr>
          <w:spacing w:val="15"/>
          <w:w w:val="95"/>
        </w:rPr>
        <w:t xml:space="preserve"> </w:t>
      </w:r>
      <w:r>
        <w:rPr>
          <w:w w:val="95"/>
        </w:rPr>
        <w:t>D.</w:t>
      </w:r>
      <w:r>
        <w:rPr>
          <w:spacing w:val="15"/>
          <w:w w:val="95"/>
        </w:rPr>
        <w:t xml:space="preserve"> </w:t>
      </w:r>
      <w:r>
        <w:rPr>
          <w:w w:val="95"/>
        </w:rPr>
        <w:t>J.</w:t>
      </w:r>
      <w:r>
        <w:rPr>
          <w:spacing w:val="16"/>
          <w:w w:val="95"/>
        </w:rPr>
        <w:t xml:space="preserve"> </w:t>
      </w:r>
      <w:r>
        <w:rPr>
          <w:w w:val="95"/>
        </w:rPr>
        <w:t>(2005).</w:t>
      </w:r>
      <w:r>
        <w:rPr>
          <w:spacing w:val="41"/>
          <w:w w:val="95"/>
        </w:rPr>
        <w:t xml:space="preserve"> </w:t>
      </w:r>
      <w:r>
        <w:rPr>
          <w:w w:val="95"/>
        </w:rPr>
        <w:t>Open</w:t>
      </w:r>
      <w:r>
        <w:rPr>
          <w:spacing w:val="14"/>
          <w:w w:val="95"/>
        </w:rPr>
        <w:t xml:space="preserve"> </w:t>
      </w:r>
      <w:r>
        <w:rPr>
          <w:w w:val="95"/>
        </w:rPr>
        <w:t>Access:</w:t>
      </w:r>
      <w:r>
        <w:rPr>
          <w:spacing w:val="41"/>
          <w:w w:val="95"/>
        </w:rPr>
        <w:t xml:space="preserve"> </w:t>
      </w:r>
      <w:r>
        <w:rPr>
          <w:w w:val="95"/>
        </w:rPr>
        <w:t>Barriers</w:t>
      </w:r>
      <w:r>
        <w:rPr>
          <w:spacing w:val="16"/>
          <w:w w:val="95"/>
        </w:rPr>
        <w:t xml:space="preserve"> </w:t>
      </w:r>
      <w:r>
        <w:rPr>
          <w:w w:val="95"/>
        </w:rPr>
        <w:t>and</w:t>
      </w:r>
      <w:r>
        <w:rPr>
          <w:spacing w:val="15"/>
          <w:w w:val="95"/>
        </w:rPr>
        <w:t xml:space="preserve"> </w:t>
      </w:r>
      <w:r>
        <w:rPr>
          <w:w w:val="95"/>
        </w:rPr>
        <w:t>Opportunities</w:t>
      </w:r>
      <w:r>
        <w:rPr>
          <w:spacing w:val="15"/>
          <w:w w:val="95"/>
        </w:rPr>
        <w:t xml:space="preserve"> </w:t>
      </w:r>
      <w:r>
        <w:rPr>
          <w:w w:val="95"/>
        </w:rPr>
        <w:t>for</w:t>
      </w:r>
      <w:r>
        <w:rPr>
          <w:spacing w:val="15"/>
          <w:w w:val="95"/>
        </w:rPr>
        <w:t xml:space="preserve"> </w:t>
      </w:r>
      <w:r>
        <w:rPr>
          <w:w w:val="95"/>
        </w:rPr>
        <w:t>Lower-income</w:t>
      </w:r>
    </w:p>
    <w:p w14:paraId="71E4A709" w14:textId="77777777" w:rsidR="00BB4C49" w:rsidRDefault="00DC0BFC">
      <w:pPr>
        <w:tabs>
          <w:tab w:val="left" w:pos="1571"/>
        </w:tabs>
        <w:spacing w:before="154"/>
        <w:ind w:left="110"/>
        <w:rPr>
          <w:i/>
          <w:sz w:val="24"/>
        </w:rPr>
      </w:pPr>
      <w:r>
        <w:rPr>
          <w:rFonts w:ascii="Trebuchet MS"/>
          <w:sz w:val="12"/>
        </w:rPr>
        <w:t>499</w:t>
      </w:r>
      <w:r>
        <w:rPr>
          <w:rFonts w:ascii="Trebuchet MS"/>
          <w:sz w:val="12"/>
        </w:rPr>
        <w:tab/>
      </w:r>
      <w:r>
        <w:rPr>
          <w:sz w:val="24"/>
        </w:rPr>
        <w:t>Countries.</w:t>
      </w:r>
      <w:r>
        <w:rPr>
          <w:spacing w:val="39"/>
          <w:sz w:val="24"/>
        </w:rPr>
        <w:t xml:space="preserve"> </w:t>
      </w:r>
      <w:r>
        <w:rPr>
          <w:sz w:val="24"/>
        </w:rPr>
        <w:t>In</w:t>
      </w:r>
      <w:r>
        <w:rPr>
          <w:spacing w:val="15"/>
          <w:sz w:val="24"/>
        </w:rPr>
        <w:t xml:space="preserve"> </w:t>
      </w:r>
      <w:r>
        <w:rPr>
          <w:i/>
          <w:sz w:val="24"/>
        </w:rPr>
        <w:t>Communication</w:t>
      </w:r>
      <w:r>
        <w:rPr>
          <w:i/>
          <w:spacing w:val="19"/>
          <w:sz w:val="24"/>
        </w:rPr>
        <w:t xml:space="preserve"> </w:t>
      </w:r>
      <w:r>
        <w:rPr>
          <w:i/>
          <w:sz w:val="24"/>
        </w:rPr>
        <w:t>given</w:t>
      </w:r>
      <w:r>
        <w:rPr>
          <w:i/>
          <w:spacing w:val="20"/>
          <w:sz w:val="24"/>
        </w:rPr>
        <w:t xml:space="preserve"> </w:t>
      </w:r>
      <w:r>
        <w:rPr>
          <w:i/>
          <w:sz w:val="24"/>
        </w:rPr>
        <w:t>in</w:t>
      </w:r>
      <w:r>
        <w:rPr>
          <w:i/>
          <w:spacing w:val="19"/>
          <w:sz w:val="24"/>
        </w:rPr>
        <w:t xml:space="preserve"> </w:t>
      </w:r>
      <w:r>
        <w:rPr>
          <w:i/>
          <w:sz w:val="24"/>
        </w:rPr>
        <w:t>the</w:t>
      </w:r>
      <w:r>
        <w:rPr>
          <w:i/>
          <w:spacing w:val="20"/>
          <w:sz w:val="24"/>
        </w:rPr>
        <w:t xml:space="preserve"> </w:t>
      </w:r>
      <w:r>
        <w:rPr>
          <w:i/>
          <w:sz w:val="24"/>
        </w:rPr>
        <w:t>International</w:t>
      </w:r>
      <w:r>
        <w:rPr>
          <w:i/>
          <w:spacing w:val="19"/>
          <w:sz w:val="24"/>
        </w:rPr>
        <w:t xml:space="preserve"> </w:t>
      </w:r>
      <w:r>
        <w:rPr>
          <w:i/>
          <w:sz w:val="24"/>
        </w:rPr>
        <w:t>Seminar</w:t>
      </w:r>
      <w:r>
        <w:rPr>
          <w:i/>
          <w:spacing w:val="20"/>
          <w:sz w:val="24"/>
        </w:rPr>
        <w:t xml:space="preserve"> </w:t>
      </w:r>
      <w:r>
        <w:rPr>
          <w:i/>
          <w:sz w:val="24"/>
        </w:rPr>
        <w:t>Open</w:t>
      </w:r>
      <w:r>
        <w:rPr>
          <w:i/>
          <w:spacing w:val="19"/>
          <w:sz w:val="24"/>
        </w:rPr>
        <w:t xml:space="preserve"> </w:t>
      </w:r>
      <w:r>
        <w:rPr>
          <w:i/>
          <w:sz w:val="24"/>
        </w:rPr>
        <w:t>Access</w:t>
      </w:r>
      <w:r>
        <w:rPr>
          <w:i/>
          <w:spacing w:val="20"/>
          <w:sz w:val="24"/>
        </w:rPr>
        <w:t xml:space="preserve"> </w:t>
      </w:r>
      <w:r>
        <w:rPr>
          <w:i/>
          <w:sz w:val="24"/>
        </w:rPr>
        <w:t>for</w:t>
      </w:r>
    </w:p>
    <w:p w14:paraId="6BE8F02A" w14:textId="77777777" w:rsidR="00BB4C49" w:rsidRDefault="00DC0BFC">
      <w:pPr>
        <w:tabs>
          <w:tab w:val="left" w:pos="1557"/>
        </w:tabs>
        <w:spacing w:before="155"/>
        <w:ind w:left="110"/>
        <w:rPr>
          <w:i/>
          <w:sz w:val="24"/>
        </w:rPr>
      </w:pPr>
      <w:r>
        <w:rPr>
          <w:rFonts w:ascii="Trebuchet MS"/>
          <w:w w:val="105"/>
          <w:sz w:val="12"/>
        </w:rPr>
        <w:t>500</w:t>
      </w:r>
      <w:r>
        <w:rPr>
          <w:rFonts w:ascii="Trebuchet MS"/>
          <w:w w:val="105"/>
          <w:sz w:val="12"/>
        </w:rPr>
        <w:tab/>
      </w:r>
      <w:r>
        <w:rPr>
          <w:i/>
          <w:w w:val="105"/>
          <w:sz w:val="24"/>
        </w:rPr>
        <w:t>Developing</w:t>
      </w:r>
      <w:r>
        <w:rPr>
          <w:i/>
          <w:spacing w:val="-2"/>
          <w:w w:val="105"/>
          <w:sz w:val="24"/>
        </w:rPr>
        <w:t xml:space="preserve"> </w:t>
      </w:r>
      <w:r>
        <w:rPr>
          <w:i/>
          <w:w w:val="105"/>
          <w:sz w:val="24"/>
        </w:rPr>
        <w:t>Countries.</w:t>
      </w:r>
      <w:r>
        <w:rPr>
          <w:i/>
          <w:spacing w:val="17"/>
          <w:w w:val="105"/>
          <w:sz w:val="24"/>
        </w:rPr>
        <w:t xml:space="preserve"> </w:t>
      </w:r>
      <w:r>
        <w:rPr>
          <w:i/>
          <w:w w:val="105"/>
          <w:sz w:val="24"/>
        </w:rPr>
        <w:t>Salvador:</w:t>
      </w:r>
      <w:r>
        <w:rPr>
          <w:i/>
          <w:spacing w:val="16"/>
          <w:w w:val="105"/>
          <w:sz w:val="24"/>
        </w:rPr>
        <w:t xml:space="preserve"> </w:t>
      </w:r>
      <w:r>
        <w:rPr>
          <w:i/>
          <w:w w:val="105"/>
          <w:sz w:val="24"/>
        </w:rPr>
        <w:t>BIREME/PAHO/WHO.</w:t>
      </w:r>
      <w:r>
        <w:rPr>
          <w:i/>
          <w:spacing w:val="-1"/>
          <w:w w:val="105"/>
          <w:sz w:val="24"/>
        </w:rPr>
        <w:t xml:space="preserve"> </w:t>
      </w:r>
      <w:r>
        <w:rPr>
          <w:i/>
          <w:w w:val="105"/>
          <w:sz w:val="24"/>
        </w:rPr>
        <w:t>Retrieved</w:t>
      </w:r>
      <w:r>
        <w:rPr>
          <w:i/>
          <w:spacing w:val="-1"/>
          <w:w w:val="105"/>
          <w:sz w:val="24"/>
        </w:rPr>
        <w:t xml:space="preserve"> </w:t>
      </w:r>
      <w:r>
        <w:rPr>
          <w:i/>
          <w:w w:val="105"/>
          <w:sz w:val="24"/>
        </w:rPr>
        <w:t>February</w:t>
      </w:r>
    </w:p>
    <w:p w14:paraId="62526AAD" w14:textId="77777777" w:rsidR="00BB4C49" w:rsidRDefault="00DC0BFC">
      <w:pPr>
        <w:pStyle w:val="BodyText"/>
        <w:tabs>
          <w:tab w:val="left" w:pos="1543"/>
        </w:tabs>
        <w:spacing w:before="154"/>
        <w:ind w:left="110"/>
      </w:pPr>
      <w:r>
        <w:rPr>
          <w:rFonts w:ascii="Trebuchet MS"/>
          <w:sz w:val="12"/>
        </w:rPr>
        <w:t>501</w:t>
      </w:r>
      <w:r>
        <w:rPr>
          <w:rFonts w:ascii="Trebuchet MS"/>
          <w:sz w:val="12"/>
        </w:rPr>
        <w:tab/>
      </w:r>
      <w:r>
        <w:t>(Vol.</w:t>
      </w:r>
      <w:r>
        <w:rPr>
          <w:spacing w:val="34"/>
        </w:rPr>
        <w:t xml:space="preserve"> </w:t>
      </w:r>
      <w:r>
        <w:t>1,</w:t>
      </w:r>
      <w:r>
        <w:rPr>
          <w:spacing w:val="10"/>
        </w:rPr>
        <w:t xml:space="preserve"> </w:t>
      </w:r>
      <w:r>
        <w:t>p.</w:t>
      </w:r>
      <w:r>
        <w:rPr>
          <w:spacing w:val="34"/>
        </w:rPr>
        <w:t xml:space="preserve"> </w:t>
      </w:r>
      <w:r>
        <w:t>2007).</w:t>
      </w:r>
    </w:p>
    <w:p w14:paraId="0ED34C96" w14:textId="77777777" w:rsidR="00BB4C49" w:rsidRDefault="00BB4C49">
      <w:pPr>
        <w:pStyle w:val="BodyText"/>
        <w:spacing w:before="6"/>
        <w:rPr>
          <w:sz w:val="20"/>
        </w:rPr>
      </w:pPr>
    </w:p>
    <w:p w14:paraId="5B2DD2E2" w14:textId="77777777" w:rsidR="00BB4C49" w:rsidRDefault="00DC0BFC">
      <w:pPr>
        <w:pStyle w:val="BodyText"/>
        <w:tabs>
          <w:tab w:val="left" w:pos="1219"/>
        </w:tabs>
        <w:spacing w:before="118"/>
        <w:ind w:left="110"/>
      </w:pPr>
      <w:r>
        <w:rPr>
          <w:rFonts w:ascii="Trebuchet MS" w:hAnsi="Trebuchet MS"/>
          <w:sz w:val="12"/>
        </w:rPr>
        <w:t>502</w:t>
      </w:r>
      <w:r>
        <w:rPr>
          <w:rFonts w:ascii="Trebuchet MS" w:hAnsi="Trebuchet MS"/>
          <w:sz w:val="12"/>
        </w:rPr>
        <w:tab/>
      </w:r>
      <w:proofErr w:type="spellStart"/>
      <w:r>
        <w:t>Nuñez</w:t>
      </w:r>
      <w:proofErr w:type="spellEnd"/>
      <w:r>
        <w:t>,</w:t>
      </w:r>
      <w:r>
        <w:rPr>
          <w:spacing w:val="3"/>
        </w:rPr>
        <w:t xml:space="preserve"> </w:t>
      </w:r>
      <w:r>
        <w:t>M.</w:t>
      </w:r>
      <w:r>
        <w:rPr>
          <w:spacing w:val="4"/>
        </w:rPr>
        <w:t xml:space="preserve"> </w:t>
      </w:r>
      <w:r>
        <w:t>A.,</w:t>
      </w:r>
      <w:r>
        <w:rPr>
          <w:spacing w:val="3"/>
        </w:rPr>
        <w:t xml:space="preserve"> </w:t>
      </w:r>
      <w:r>
        <w:t>Barlow,</w:t>
      </w:r>
      <w:r>
        <w:rPr>
          <w:spacing w:val="3"/>
        </w:rPr>
        <w:t xml:space="preserve"> </w:t>
      </w:r>
      <w:r>
        <w:t>J.,</w:t>
      </w:r>
      <w:r>
        <w:rPr>
          <w:spacing w:val="4"/>
        </w:rPr>
        <w:t xml:space="preserve"> </w:t>
      </w:r>
      <w:proofErr w:type="spellStart"/>
      <w:r>
        <w:t>Cadotte</w:t>
      </w:r>
      <w:proofErr w:type="spellEnd"/>
      <w:r>
        <w:t>,</w:t>
      </w:r>
      <w:r>
        <w:rPr>
          <w:spacing w:val="4"/>
        </w:rPr>
        <w:t xml:space="preserve"> </w:t>
      </w:r>
      <w:r>
        <w:t>M.,</w:t>
      </w:r>
      <w:r>
        <w:rPr>
          <w:spacing w:val="3"/>
        </w:rPr>
        <w:t xml:space="preserve"> </w:t>
      </w:r>
      <w:r>
        <w:t>Lucas,</w:t>
      </w:r>
      <w:r>
        <w:rPr>
          <w:spacing w:val="4"/>
        </w:rPr>
        <w:t xml:space="preserve"> </w:t>
      </w:r>
      <w:r>
        <w:t>K.,</w:t>
      </w:r>
      <w:r>
        <w:rPr>
          <w:spacing w:val="3"/>
        </w:rPr>
        <w:t xml:space="preserve"> </w:t>
      </w:r>
      <w:r>
        <w:t>Newton,</w:t>
      </w:r>
      <w:r>
        <w:rPr>
          <w:spacing w:val="3"/>
        </w:rPr>
        <w:t xml:space="preserve"> </w:t>
      </w:r>
      <w:r>
        <w:t>E.,</w:t>
      </w:r>
      <w:r>
        <w:rPr>
          <w:spacing w:val="4"/>
        </w:rPr>
        <w:t xml:space="preserve"> </w:t>
      </w:r>
      <w:proofErr w:type="spellStart"/>
      <w:r>
        <w:t>Pettorelli</w:t>
      </w:r>
      <w:proofErr w:type="spellEnd"/>
      <w:r>
        <w:t>,</w:t>
      </w:r>
      <w:r>
        <w:rPr>
          <w:spacing w:val="4"/>
        </w:rPr>
        <w:t xml:space="preserve"> </w:t>
      </w:r>
      <w:r>
        <w:t>N.,</w:t>
      </w:r>
      <w:r>
        <w:rPr>
          <w:spacing w:val="3"/>
        </w:rPr>
        <w:t xml:space="preserve"> </w:t>
      </w:r>
      <w:r>
        <w:t>&amp;</w:t>
      </w:r>
    </w:p>
    <w:p w14:paraId="08001161" w14:textId="77777777" w:rsidR="00BB4C49" w:rsidRDefault="00DC0BFC">
      <w:pPr>
        <w:pStyle w:val="BodyText"/>
        <w:tabs>
          <w:tab w:val="left" w:pos="1571"/>
        </w:tabs>
        <w:spacing w:before="154"/>
        <w:ind w:left="110"/>
      </w:pPr>
      <w:r>
        <w:rPr>
          <w:rFonts w:ascii="Trebuchet MS"/>
          <w:sz w:val="12"/>
        </w:rPr>
        <w:t>503</w:t>
      </w:r>
      <w:r>
        <w:rPr>
          <w:rFonts w:ascii="Trebuchet MS"/>
          <w:sz w:val="12"/>
        </w:rPr>
        <w:tab/>
      </w:r>
      <w:r>
        <w:rPr>
          <w:w w:val="95"/>
        </w:rPr>
        <w:t>Stephens,</w:t>
      </w:r>
      <w:r>
        <w:rPr>
          <w:spacing w:val="15"/>
          <w:w w:val="95"/>
        </w:rPr>
        <w:t xml:space="preserve"> </w:t>
      </w:r>
      <w:r>
        <w:rPr>
          <w:w w:val="95"/>
        </w:rPr>
        <w:t>P.</w:t>
      </w:r>
      <w:r>
        <w:rPr>
          <w:spacing w:val="15"/>
          <w:w w:val="95"/>
        </w:rPr>
        <w:t xml:space="preserve"> </w:t>
      </w:r>
      <w:r>
        <w:rPr>
          <w:w w:val="95"/>
        </w:rPr>
        <w:t>A.</w:t>
      </w:r>
      <w:r>
        <w:rPr>
          <w:spacing w:val="16"/>
          <w:w w:val="95"/>
        </w:rPr>
        <w:t xml:space="preserve"> </w:t>
      </w:r>
      <w:r>
        <w:rPr>
          <w:w w:val="95"/>
        </w:rPr>
        <w:t>(2019).</w:t>
      </w:r>
      <w:r>
        <w:rPr>
          <w:spacing w:val="40"/>
          <w:w w:val="95"/>
        </w:rPr>
        <w:t xml:space="preserve"> </w:t>
      </w:r>
      <w:r>
        <w:rPr>
          <w:w w:val="95"/>
        </w:rPr>
        <w:t>Assessing</w:t>
      </w:r>
      <w:r>
        <w:rPr>
          <w:spacing w:val="16"/>
          <w:w w:val="95"/>
        </w:rPr>
        <w:t xml:space="preserve"> </w:t>
      </w:r>
      <w:r>
        <w:rPr>
          <w:w w:val="95"/>
        </w:rPr>
        <w:t>the</w:t>
      </w:r>
      <w:r>
        <w:rPr>
          <w:spacing w:val="16"/>
          <w:w w:val="95"/>
        </w:rPr>
        <w:t xml:space="preserve"> </w:t>
      </w:r>
      <w:r>
        <w:rPr>
          <w:w w:val="95"/>
        </w:rPr>
        <w:t>uneven</w:t>
      </w:r>
      <w:r>
        <w:rPr>
          <w:spacing w:val="15"/>
          <w:w w:val="95"/>
        </w:rPr>
        <w:t xml:space="preserve"> </w:t>
      </w:r>
      <w:r>
        <w:rPr>
          <w:w w:val="95"/>
        </w:rPr>
        <w:t>global</w:t>
      </w:r>
      <w:r>
        <w:rPr>
          <w:spacing w:val="17"/>
          <w:w w:val="95"/>
        </w:rPr>
        <w:t xml:space="preserve"> </w:t>
      </w:r>
      <w:r>
        <w:rPr>
          <w:w w:val="95"/>
        </w:rPr>
        <w:t>distribution</w:t>
      </w:r>
      <w:r>
        <w:rPr>
          <w:spacing w:val="15"/>
          <w:w w:val="95"/>
        </w:rPr>
        <w:t xml:space="preserve"> </w:t>
      </w:r>
      <w:r>
        <w:rPr>
          <w:w w:val="95"/>
        </w:rPr>
        <w:t>of</w:t>
      </w:r>
      <w:r>
        <w:rPr>
          <w:spacing w:val="16"/>
          <w:w w:val="95"/>
        </w:rPr>
        <w:t xml:space="preserve"> </w:t>
      </w:r>
      <w:r>
        <w:rPr>
          <w:w w:val="95"/>
        </w:rPr>
        <w:t>readership,</w:t>
      </w:r>
    </w:p>
    <w:p w14:paraId="05A77196" w14:textId="77777777" w:rsidR="00BB4C49" w:rsidRDefault="00DC0BFC">
      <w:pPr>
        <w:pStyle w:val="BodyText"/>
        <w:tabs>
          <w:tab w:val="left" w:pos="1571"/>
        </w:tabs>
        <w:spacing w:before="154"/>
        <w:ind w:left="110"/>
      </w:pPr>
      <w:r>
        <w:rPr>
          <w:rFonts w:ascii="Trebuchet MS"/>
          <w:sz w:val="12"/>
        </w:rPr>
        <w:t>504</w:t>
      </w:r>
      <w:r>
        <w:rPr>
          <w:rFonts w:ascii="Trebuchet MS"/>
          <w:sz w:val="12"/>
        </w:rPr>
        <w:tab/>
      </w:r>
      <w:r>
        <w:rPr>
          <w:w w:val="95"/>
        </w:rPr>
        <w:t>submissions and publications in</w:t>
      </w:r>
      <w:r>
        <w:rPr>
          <w:spacing w:val="-1"/>
          <w:w w:val="95"/>
        </w:rPr>
        <w:t xml:space="preserve"> </w:t>
      </w:r>
      <w:r>
        <w:rPr>
          <w:w w:val="95"/>
        </w:rPr>
        <w:t>applied ecology:</w:t>
      </w:r>
      <w:r>
        <w:rPr>
          <w:spacing w:val="20"/>
          <w:w w:val="95"/>
        </w:rPr>
        <w:t xml:space="preserve"> </w:t>
      </w:r>
      <w:r>
        <w:rPr>
          <w:w w:val="95"/>
        </w:rPr>
        <w:t>Obvious problems without</w:t>
      </w:r>
    </w:p>
    <w:p w14:paraId="03BD3594" w14:textId="77777777" w:rsidR="00BB4C49" w:rsidRDefault="00DC0BFC">
      <w:pPr>
        <w:tabs>
          <w:tab w:val="left" w:pos="1571"/>
        </w:tabs>
        <w:spacing w:before="155"/>
        <w:ind w:left="110"/>
        <w:rPr>
          <w:sz w:val="24"/>
        </w:rPr>
      </w:pPr>
      <w:r>
        <w:rPr>
          <w:rFonts w:ascii="Trebuchet MS" w:hAnsi="Trebuchet MS"/>
          <w:sz w:val="12"/>
        </w:rPr>
        <w:t>505</w:t>
      </w:r>
      <w:r>
        <w:rPr>
          <w:rFonts w:ascii="Trebuchet MS" w:hAnsi="Trebuchet MS"/>
          <w:sz w:val="12"/>
        </w:rPr>
        <w:tab/>
      </w:r>
      <w:r>
        <w:rPr>
          <w:spacing w:val="-2"/>
          <w:sz w:val="24"/>
        </w:rPr>
        <w:t>obvious</w:t>
      </w:r>
      <w:r>
        <w:rPr>
          <w:spacing w:val="18"/>
          <w:sz w:val="24"/>
        </w:rPr>
        <w:t xml:space="preserve"> </w:t>
      </w:r>
      <w:r>
        <w:rPr>
          <w:spacing w:val="-2"/>
          <w:sz w:val="24"/>
        </w:rPr>
        <w:t>solutions.</w:t>
      </w:r>
      <w:r>
        <w:rPr>
          <w:spacing w:val="44"/>
          <w:sz w:val="24"/>
        </w:rPr>
        <w:t xml:space="preserve"> </w:t>
      </w:r>
      <w:r>
        <w:rPr>
          <w:i/>
          <w:spacing w:val="-1"/>
          <w:sz w:val="24"/>
        </w:rPr>
        <w:t>Journal</w:t>
      </w:r>
      <w:r>
        <w:rPr>
          <w:i/>
          <w:spacing w:val="23"/>
          <w:sz w:val="24"/>
        </w:rPr>
        <w:t xml:space="preserve"> </w:t>
      </w:r>
      <w:r>
        <w:rPr>
          <w:i/>
          <w:spacing w:val="-1"/>
          <w:sz w:val="24"/>
        </w:rPr>
        <w:t>of</w:t>
      </w:r>
      <w:r>
        <w:rPr>
          <w:i/>
          <w:spacing w:val="23"/>
          <w:sz w:val="24"/>
        </w:rPr>
        <w:t xml:space="preserve"> </w:t>
      </w:r>
      <w:r>
        <w:rPr>
          <w:i/>
          <w:spacing w:val="-1"/>
          <w:sz w:val="24"/>
        </w:rPr>
        <w:t>Applied</w:t>
      </w:r>
      <w:r>
        <w:rPr>
          <w:i/>
          <w:spacing w:val="23"/>
          <w:sz w:val="24"/>
        </w:rPr>
        <w:t xml:space="preserve"> </w:t>
      </w:r>
      <w:r>
        <w:rPr>
          <w:i/>
          <w:spacing w:val="-1"/>
          <w:sz w:val="24"/>
        </w:rPr>
        <w:t>Ecology</w:t>
      </w:r>
      <w:r>
        <w:rPr>
          <w:spacing w:val="-1"/>
          <w:sz w:val="24"/>
        </w:rPr>
        <w:t>,</w:t>
      </w:r>
      <w:r>
        <w:rPr>
          <w:spacing w:val="19"/>
          <w:sz w:val="24"/>
        </w:rPr>
        <w:t xml:space="preserve"> </w:t>
      </w:r>
      <w:r>
        <w:rPr>
          <w:i/>
          <w:spacing w:val="-1"/>
          <w:sz w:val="24"/>
        </w:rPr>
        <w:t>56</w:t>
      </w:r>
      <w:r>
        <w:rPr>
          <w:i/>
          <w:spacing w:val="-28"/>
          <w:sz w:val="24"/>
        </w:rPr>
        <w:t xml:space="preserve"> </w:t>
      </w:r>
      <w:r>
        <w:rPr>
          <w:spacing w:val="-1"/>
          <w:sz w:val="24"/>
        </w:rPr>
        <w:t>(1),</w:t>
      </w:r>
      <w:r>
        <w:rPr>
          <w:spacing w:val="17"/>
          <w:sz w:val="24"/>
        </w:rPr>
        <w:t xml:space="preserve"> </w:t>
      </w:r>
      <w:r>
        <w:rPr>
          <w:spacing w:val="-1"/>
          <w:sz w:val="24"/>
        </w:rPr>
        <w:t>4–9.</w:t>
      </w:r>
    </w:p>
    <w:p w14:paraId="0CBD1715" w14:textId="77777777" w:rsidR="00BB4C49" w:rsidRDefault="00DC0BFC">
      <w:pPr>
        <w:pStyle w:val="BodyText"/>
        <w:tabs>
          <w:tab w:val="left" w:pos="1571"/>
        </w:tabs>
        <w:spacing w:before="154"/>
        <w:ind w:left="110"/>
      </w:pPr>
      <w:r>
        <w:rPr>
          <w:rFonts w:ascii="Trebuchet MS"/>
          <w:sz w:val="12"/>
        </w:rPr>
        <w:t>506</w:t>
      </w:r>
      <w:r>
        <w:rPr>
          <w:rFonts w:ascii="Trebuchet MS"/>
          <w:sz w:val="12"/>
        </w:rPr>
        <w:tab/>
      </w:r>
      <w:r>
        <w:t>https://doi.org/10.1111/1365-2664.13319</w:t>
      </w:r>
    </w:p>
    <w:p w14:paraId="4D2B2977" w14:textId="77777777" w:rsidR="00BB4C49" w:rsidRDefault="00BB4C49">
      <w:pPr>
        <w:pStyle w:val="BodyText"/>
        <w:spacing w:before="6"/>
        <w:rPr>
          <w:sz w:val="20"/>
        </w:rPr>
      </w:pPr>
    </w:p>
    <w:p w14:paraId="0BE293D9" w14:textId="77777777" w:rsidR="00BB4C49" w:rsidRDefault="00DC0BFC">
      <w:pPr>
        <w:pStyle w:val="BodyText"/>
        <w:tabs>
          <w:tab w:val="left" w:pos="1219"/>
        </w:tabs>
        <w:spacing w:before="118"/>
        <w:ind w:left="110"/>
      </w:pPr>
      <w:r>
        <w:rPr>
          <w:rFonts w:ascii="Trebuchet MS"/>
          <w:sz w:val="12"/>
        </w:rPr>
        <w:t>507</w:t>
      </w:r>
      <w:r>
        <w:rPr>
          <w:rFonts w:ascii="Trebuchet MS"/>
          <w:sz w:val="12"/>
        </w:rPr>
        <w:tab/>
      </w:r>
      <w:r>
        <w:rPr>
          <w:w w:val="95"/>
        </w:rPr>
        <w:t>Oksanen,</w:t>
      </w:r>
      <w:r>
        <w:rPr>
          <w:spacing w:val="35"/>
          <w:w w:val="95"/>
        </w:rPr>
        <w:t xml:space="preserve"> </w:t>
      </w:r>
      <w:r>
        <w:rPr>
          <w:w w:val="95"/>
        </w:rPr>
        <w:t>J.,</w:t>
      </w:r>
      <w:r>
        <w:rPr>
          <w:spacing w:val="37"/>
          <w:w w:val="95"/>
        </w:rPr>
        <w:t xml:space="preserve"> </w:t>
      </w:r>
      <w:r>
        <w:rPr>
          <w:w w:val="95"/>
        </w:rPr>
        <w:t>Blanchet,</w:t>
      </w:r>
      <w:r>
        <w:rPr>
          <w:spacing w:val="37"/>
          <w:w w:val="95"/>
        </w:rPr>
        <w:t xml:space="preserve"> </w:t>
      </w:r>
      <w:r>
        <w:rPr>
          <w:w w:val="95"/>
        </w:rPr>
        <w:t>F.</w:t>
      </w:r>
      <w:r>
        <w:rPr>
          <w:spacing w:val="36"/>
          <w:w w:val="95"/>
        </w:rPr>
        <w:t xml:space="preserve"> </w:t>
      </w:r>
      <w:r>
        <w:rPr>
          <w:w w:val="95"/>
        </w:rPr>
        <w:t>G.,</w:t>
      </w:r>
      <w:r>
        <w:rPr>
          <w:spacing w:val="35"/>
          <w:w w:val="95"/>
        </w:rPr>
        <w:t xml:space="preserve"> </w:t>
      </w:r>
      <w:r>
        <w:rPr>
          <w:w w:val="95"/>
        </w:rPr>
        <w:t>Friendly,</w:t>
      </w:r>
      <w:r>
        <w:rPr>
          <w:spacing w:val="36"/>
          <w:w w:val="95"/>
        </w:rPr>
        <w:t xml:space="preserve"> </w:t>
      </w:r>
      <w:r>
        <w:rPr>
          <w:w w:val="95"/>
        </w:rPr>
        <w:t>M.,</w:t>
      </w:r>
      <w:r>
        <w:rPr>
          <w:spacing w:val="36"/>
          <w:w w:val="95"/>
        </w:rPr>
        <w:t xml:space="preserve"> </w:t>
      </w:r>
      <w:proofErr w:type="spellStart"/>
      <w:r>
        <w:rPr>
          <w:w w:val="95"/>
        </w:rPr>
        <w:t>Kindt</w:t>
      </w:r>
      <w:proofErr w:type="spellEnd"/>
      <w:r>
        <w:rPr>
          <w:w w:val="95"/>
        </w:rPr>
        <w:t>,</w:t>
      </w:r>
      <w:r>
        <w:rPr>
          <w:spacing w:val="37"/>
          <w:w w:val="95"/>
        </w:rPr>
        <w:t xml:space="preserve"> </w:t>
      </w:r>
      <w:r>
        <w:rPr>
          <w:w w:val="95"/>
        </w:rPr>
        <w:t>R.,</w:t>
      </w:r>
      <w:r>
        <w:rPr>
          <w:spacing w:val="35"/>
          <w:w w:val="95"/>
        </w:rPr>
        <w:t xml:space="preserve"> </w:t>
      </w:r>
      <w:r>
        <w:rPr>
          <w:w w:val="95"/>
        </w:rPr>
        <w:t>Legendre,</w:t>
      </w:r>
      <w:r>
        <w:rPr>
          <w:spacing w:val="36"/>
          <w:w w:val="95"/>
        </w:rPr>
        <w:t xml:space="preserve"> </w:t>
      </w:r>
      <w:r>
        <w:rPr>
          <w:w w:val="95"/>
        </w:rPr>
        <w:t>P.,</w:t>
      </w:r>
      <w:r>
        <w:rPr>
          <w:spacing w:val="36"/>
          <w:w w:val="95"/>
        </w:rPr>
        <w:t xml:space="preserve"> </w:t>
      </w:r>
      <w:r>
        <w:rPr>
          <w:w w:val="95"/>
        </w:rPr>
        <w:t>McGlinn,</w:t>
      </w:r>
      <w:r>
        <w:rPr>
          <w:spacing w:val="35"/>
          <w:w w:val="95"/>
        </w:rPr>
        <w:t xml:space="preserve"> </w:t>
      </w:r>
      <w:r>
        <w:rPr>
          <w:w w:val="95"/>
        </w:rPr>
        <w:t>D.,</w:t>
      </w:r>
      <w:r>
        <w:rPr>
          <w:spacing w:val="37"/>
          <w:w w:val="95"/>
        </w:rPr>
        <w:t xml:space="preserve"> </w:t>
      </w:r>
      <w:r>
        <w:rPr>
          <w:w w:val="95"/>
        </w:rPr>
        <w:t>.</w:t>
      </w:r>
      <w:r>
        <w:rPr>
          <w:spacing w:val="-11"/>
          <w:w w:val="95"/>
        </w:rPr>
        <w:t xml:space="preserve"> </w:t>
      </w:r>
      <w:r>
        <w:rPr>
          <w:w w:val="95"/>
        </w:rPr>
        <w:t>.</w:t>
      </w:r>
      <w:r>
        <w:rPr>
          <w:spacing w:val="-10"/>
          <w:w w:val="95"/>
        </w:rPr>
        <w:t xml:space="preserve"> </w:t>
      </w:r>
      <w:r>
        <w:rPr>
          <w:w w:val="95"/>
        </w:rPr>
        <w:t>.</w:t>
      </w:r>
    </w:p>
    <w:p w14:paraId="0E4EA89A" w14:textId="77777777" w:rsidR="00BB4C49" w:rsidRDefault="00DC0BFC">
      <w:pPr>
        <w:pStyle w:val="BodyText"/>
        <w:tabs>
          <w:tab w:val="left" w:pos="1559"/>
        </w:tabs>
        <w:spacing w:before="154"/>
        <w:ind w:left="110"/>
      </w:pPr>
      <w:r>
        <w:rPr>
          <w:rFonts w:ascii="Trebuchet MS"/>
          <w:sz w:val="12"/>
        </w:rPr>
        <w:t>508</w:t>
      </w:r>
      <w:r>
        <w:rPr>
          <w:rFonts w:ascii="Trebuchet MS"/>
          <w:sz w:val="12"/>
        </w:rPr>
        <w:tab/>
      </w:r>
      <w:r>
        <w:rPr>
          <w:w w:val="95"/>
        </w:rPr>
        <w:t>Wagner,</w:t>
      </w:r>
      <w:r>
        <w:rPr>
          <w:spacing w:val="2"/>
          <w:w w:val="95"/>
        </w:rPr>
        <w:t xml:space="preserve"> </w:t>
      </w:r>
      <w:r>
        <w:rPr>
          <w:w w:val="95"/>
        </w:rPr>
        <w:t>H.</w:t>
      </w:r>
      <w:r>
        <w:rPr>
          <w:spacing w:val="2"/>
          <w:w w:val="95"/>
        </w:rPr>
        <w:t xml:space="preserve"> </w:t>
      </w:r>
      <w:r>
        <w:rPr>
          <w:w w:val="95"/>
        </w:rPr>
        <w:t>(2019).</w:t>
      </w:r>
      <w:r>
        <w:rPr>
          <w:spacing w:val="23"/>
          <w:w w:val="95"/>
        </w:rPr>
        <w:t xml:space="preserve"> </w:t>
      </w:r>
      <w:r>
        <w:rPr>
          <w:w w:val="95"/>
        </w:rPr>
        <w:t>Vegan:</w:t>
      </w:r>
      <w:r>
        <w:rPr>
          <w:spacing w:val="23"/>
          <w:w w:val="95"/>
        </w:rPr>
        <w:t xml:space="preserve"> </w:t>
      </w:r>
      <w:r>
        <w:rPr>
          <w:w w:val="95"/>
        </w:rPr>
        <w:t>Community</w:t>
      </w:r>
      <w:r>
        <w:rPr>
          <w:spacing w:val="2"/>
          <w:w w:val="95"/>
        </w:rPr>
        <w:t xml:space="preserve"> </w:t>
      </w:r>
      <w:r>
        <w:rPr>
          <w:w w:val="95"/>
        </w:rPr>
        <w:t>Ecology</w:t>
      </w:r>
      <w:r>
        <w:rPr>
          <w:spacing w:val="2"/>
          <w:w w:val="95"/>
        </w:rPr>
        <w:t xml:space="preserve"> </w:t>
      </w:r>
      <w:r>
        <w:rPr>
          <w:w w:val="95"/>
        </w:rPr>
        <w:t>Package.</w:t>
      </w:r>
      <w:r>
        <w:rPr>
          <w:spacing w:val="22"/>
          <w:w w:val="95"/>
        </w:rPr>
        <w:t xml:space="preserve"> </w:t>
      </w:r>
      <w:r>
        <w:rPr>
          <w:w w:val="95"/>
        </w:rPr>
        <w:t>R</w:t>
      </w:r>
      <w:r>
        <w:rPr>
          <w:spacing w:val="2"/>
          <w:w w:val="95"/>
        </w:rPr>
        <w:t xml:space="preserve"> </w:t>
      </w:r>
      <w:r>
        <w:rPr>
          <w:w w:val="95"/>
        </w:rPr>
        <w:t>package</w:t>
      </w:r>
      <w:r>
        <w:rPr>
          <w:spacing w:val="2"/>
          <w:w w:val="95"/>
        </w:rPr>
        <w:t xml:space="preserve"> </w:t>
      </w:r>
      <w:r>
        <w:rPr>
          <w:w w:val="95"/>
        </w:rPr>
        <w:t>version</w:t>
      </w:r>
      <w:r>
        <w:rPr>
          <w:spacing w:val="2"/>
          <w:w w:val="95"/>
        </w:rPr>
        <w:t xml:space="preserve"> </w:t>
      </w:r>
      <w:r>
        <w:rPr>
          <w:w w:val="95"/>
        </w:rPr>
        <w:t>2.5-6.</w:t>
      </w:r>
    </w:p>
    <w:p w14:paraId="7AA6DB55" w14:textId="77777777" w:rsidR="00BB4C49" w:rsidRDefault="00DC0BFC">
      <w:pPr>
        <w:pStyle w:val="BodyText"/>
        <w:tabs>
          <w:tab w:val="left" w:pos="1571"/>
        </w:tabs>
        <w:spacing w:before="155"/>
        <w:ind w:left="110"/>
      </w:pPr>
      <w:r>
        <w:rPr>
          <w:rFonts w:ascii="Trebuchet MS"/>
          <w:sz w:val="12"/>
        </w:rPr>
        <w:t>509</w:t>
      </w:r>
      <w:r>
        <w:rPr>
          <w:rFonts w:ascii="Trebuchet MS"/>
          <w:sz w:val="12"/>
        </w:rPr>
        <w:tab/>
      </w:r>
      <w:r>
        <w:rPr>
          <w:spacing w:val="-1"/>
        </w:rPr>
        <w:t>Retrieved</w:t>
      </w:r>
      <w:r>
        <w:rPr>
          <w:spacing w:val="-6"/>
        </w:rPr>
        <w:t xml:space="preserve"> </w:t>
      </w:r>
      <w:r>
        <w:rPr>
          <w:spacing w:val="-1"/>
        </w:rPr>
        <w:t>from</w:t>
      </w:r>
      <w:r>
        <w:rPr>
          <w:spacing w:val="-5"/>
        </w:rPr>
        <w:t xml:space="preserve"> </w:t>
      </w:r>
      <w:r>
        <w:rPr>
          <w:spacing w:val="-1"/>
        </w:rPr>
        <w:t>https://CRAN.R-project.org/package=vegan</w:t>
      </w:r>
    </w:p>
    <w:p w14:paraId="6E393F57" w14:textId="77777777" w:rsidR="00BB4C49" w:rsidRDefault="00BB4C49">
      <w:pPr>
        <w:pStyle w:val="BodyText"/>
        <w:spacing w:before="5"/>
        <w:rPr>
          <w:sz w:val="20"/>
        </w:rPr>
      </w:pPr>
    </w:p>
    <w:p w14:paraId="253FE95D" w14:textId="77777777" w:rsidR="00BB4C49" w:rsidRDefault="00DC0BFC">
      <w:pPr>
        <w:pStyle w:val="BodyText"/>
        <w:tabs>
          <w:tab w:val="left" w:pos="1219"/>
        </w:tabs>
        <w:spacing w:before="118"/>
        <w:ind w:left="110"/>
      </w:pPr>
      <w:r>
        <w:rPr>
          <w:rFonts w:ascii="Trebuchet MS"/>
          <w:sz w:val="12"/>
        </w:rPr>
        <w:t>510</w:t>
      </w:r>
      <w:r>
        <w:rPr>
          <w:rFonts w:ascii="Trebuchet MS"/>
          <w:sz w:val="12"/>
        </w:rPr>
        <w:tab/>
      </w:r>
      <w:proofErr w:type="spellStart"/>
      <w:r>
        <w:rPr>
          <w:spacing w:val="-1"/>
        </w:rPr>
        <w:t>OpenAPC</w:t>
      </w:r>
      <w:proofErr w:type="spellEnd"/>
      <w:r>
        <w:rPr>
          <w:spacing w:val="-1"/>
        </w:rPr>
        <w:t>.</w:t>
      </w:r>
      <w:r>
        <w:rPr>
          <w:spacing w:val="-9"/>
        </w:rPr>
        <w:t xml:space="preserve"> </w:t>
      </w:r>
      <w:r>
        <w:rPr>
          <w:spacing w:val="-1"/>
        </w:rPr>
        <w:t>(2020).</w:t>
      </w:r>
      <w:r>
        <w:rPr>
          <w:spacing w:val="9"/>
        </w:rPr>
        <w:t xml:space="preserve"> </w:t>
      </w:r>
      <w:proofErr w:type="spellStart"/>
      <w:r>
        <w:rPr>
          <w:spacing w:val="-1"/>
        </w:rPr>
        <w:t>OpenAPC</w:t>
      </w:r>
      <w:proofErr w:type="spellEnd"/>
      <w:r>
        <w:rPr>
          <w:spacing w:val="-1"/>
        </w:rPr>
        <w:t>.</w:t>
      </w:r>
      <w:r>
        <w:rPr>
          <w:spacing w:val="-9"/>
        </w:rPr>
        <w:t xml:space="preserve"> </w:t>
      </w:r>
      <w:r>
        <w:t>Retrieved</w:t>
      </w:r>
      <w:r>
        <w:rPr>
          <w:spacing w:val="-8"/>
        </w:rPr>
        <w:t xml:space="preserve"> </w:t>
      </w:r>
      <w:r>
        <w:t>from</w:t>
      </w:r>
    </w:p>
    <w:p w14:paraId="1FE858E6" w14:textId="77777777" w:rsidR="00BB4C49" w:rsidRDefault="00DC0BFC">
      <w:pPr>
        <w:pStyle w:val="BodyText"/>
        <w:tabs>
          <w:tab w:val="left" w:pos="1571"/>
        </w:tabs>
        <w:spacing w:before="155"/>
        <w:ind w:left="110"/>
      </w:pPr>
      <w:r>
        <w:rPr>
          <w:rFonts w:ascii="Trebuchet MS"/>
          <w:sz w:val="12"/>
        </w:rPr>
        <w:t>511</w:t>
      </w:r>
      <w:r>
        <w:rPr>
          <w:rFonts w:ascii="Trebuchet MS"/>
          <w:sz w:val="12"/>
        </w:rPr>
        <w:tab/>
      </w:r>
      <w:r>
        <w:t>https://treemaps.intact-project.org/apcdata/openapc/#journal/period=2018</w:t>
      </w:r>
    </w:p>
    <w:p w14:paraId="2FA7274D" w14:textId="77777777" w:rsidR="00BB4C49" w:rsidRDefault="00BB4C49">
      <w:pPr>
        <w:pStyle w:val="BodyText"/>
        <w:spacing w:before="5"/>
        <w:rPr>
          <w:sz w:val="20"/>
        </w:rPr>
      </w:pPr>
    </w:p>
    <w:p w14:paraId="3A9B9435" w14:textId="77777777" w:rsidR="00BB4C49" w:rsidRDefault="00DC0BFC">
      <w:pPr>
        <w:pStyle w:val="BodyText"/>
        <w:tabs>
          <w:tab w:val="left" w:pos="1219"/>
        </w:tabs>
        <w:spacing w:before="118"/>
        <w:ind w:left="110"/>
      </w:pPr>
      <w:r>
        <w:rPr>
          <w:rFonts w:ascii="Trebuchet MS"/>
          <w:sz w:val="12"/>
        </w:rPr>
        <w:t>512</w:t>
      </w:r>
      <w:r>
        <w:rPr>
          <w:rFonts w:ascii="Trebuchet MS"/>
          <w:sz w:val="12"/>
        </w:rPr>
        <w:tab/>
      </w:r>
      <w:r>
        <w:rPr>
          <w:spacing w:val="-1"/>
        </w:rPr>
        <w:t>Pavan,</w:t>
      </w:r>
      <w:r>
        <w:rPr>
          <w:spacing w:val="-9"/>
        </w:rPr>
        <w:t xml:space="preserve"> </w:t>
      </w:r>
      <w:r>
        <w:t>C.,</w:t>
      </w:r>
      <w:r>
        <w:rPr>
          <w:spacing w:val="-10"/>
        </w:rPr>
        <w:t xml:space="preserve"> </w:t>
      </w:r>
      <w:r>
        <w:t>&amp;</w:t>
      </w:r>
      <w:r>
        <w:rPr>
          <w:spacing w:val="-10"/>
        </w:rPr>
        <w:t xml:space="preserve"> </w:t>
      </w:r>
      <w:r>
        <w:t>Barbosa,</w:t>
      </w:r>
      <w:r>
        <w:rPr>
          <w:spacing w:val="-9"/>
        </w:rPr>
        <w:t xml:space="preserve"> </w:t>
      </w:r>
      <w:r>
        <w:t>M.</w:t>
      </w:r>
      <w:r>
        <w:rPr>
          <w:spacing w:val="-9"/>
        </w:rPr>
        <w:t xml:space="preserve"> </w:t>
      </w:r>
      <w:r>
        <w:t>C.</w:t>
      </w:r>
      <w:r>
        <w:rPr>
          <w:spacing w:val="-10"/>
        </w:rPr>
        <w:t xml:space="preserve"> </w:t>
      </w:r>
      <w:r>
        <w:t>(2018).</w:t>
      </w:r>
      <w:r>
        <w:rPr>
          <w:spacing w:val="8"/>
        </w:rPr>
        <w:t xml:space="preserve"> </w:t>
      </w:r>
      <w:r>
        <w:t>Article</w:t>
      </w:r>
      <w:r>
        <w:rPr>
          <w:spacing w:val="-9"/>
        </w:rPr>
        <w:t xml:space="preserve"> </w:t>
      </w:r>
      <w:r>
        <w:t>processing</w:t>
      </w:r>
      <w:r>
        <w:rPr>
          <w:spacing w:val="-9"/>
        </w:rPr>
        <w:t xml:space="preserve"> </w:t>
      </w:r>
      <w:r>
        <w:t>charge</w:t>
      </w:r>
      <w:r>
        <w:rPr>
          <w:spacing w:val="-9"/>
        </w:rPr>
        <w:t xml:space="preserve"> </w:t>
      </w:r>
      <w:r>
        <w:t>(APC)</w:t>
      </w:r>
      <w:r>
        <w:rPr>
          <w:spacing w:val="-9"/>
        </w:rPr>
        <w:t xml:space="preserve"> </w:t>
      </w:r>
      <w:r>
        <w:t>for</w:t>
      </w:r>
      <w:r>
        <w:rPr>
          <w:spacing w:val="-10"/>
        </w:rPr>
        <w:t xml:space="preserve"> </w:t>
      </w:r>
      <w:r>
        <w:t>publishing</w:t>
      </w:r>
    </w:p>
    <w:p w14:paraId="7D9189EB" w14:textId="77777777" w:rsidR="00BB4C49" w:rsidRDefault="00DC0BFC">
      <w:pPr>
        <w:tabs>
          <w:tab w:val="left" w:pos="1571"/>
        </w:tabs>
        <w:spacing w:before="154"/>
        <w:ind w:left="110"/>
        <w:rPr>
          <w:sz w:val="24"/>
        </w:rPr>
      </w:pPr>
      <w:r>
        <w:rPr>
          <w:rFonts w:ascii="Trebuchet MS" w:hAnsi="Trebuchet MS"/>
          <w:sz w:val="12"/>
        </w:rPr>
        <w:t>513</w:t>
      </w:r>
      <w:r>
        <w:rPr>
          <w:rFonts w:ascii="Trebuchet MS" w:hAnsi="Trebuchet MS"/>
          <w:sz w:val="12"/>
        </w:rPr>
        <w:tab/>
      </w:r>
      <w:r>
        <w:rPr>
          <w:w w:val="95"/>
          <w:sz w:val="24"/>
        </w:rPr>
        <w:t>open</w:t>
      </w:r>
      <w:r>
        <w:rPr>
          <w:spacing w:val="47"/>
          <w:w w:val="95"/>
          <w:sz w:val="24"/>
        </w:rPr>
        <w:t xml:space="preserve"> </w:t>
      </w:r>
      <w:r>
        <w:rPr>
          <w:w w:val="95"/>
          <w:sz w:val="24"/>
        </w:rPr>
        <w:t>access</w:t>
      </w:r>
      <w:r>
        <w:rPr>
          <w:spacing w:val="47"/>
          <w:w w:val="95"/>
          <w:sz w:val="24"/>
        </w:rPr>
        <w:t xml:space="preserve"> </w:t>
      </w:r>
      <w:r>
        <w:rPr>
          <w:w w:val="95"/>
          <w:sz w:val="24"/>
        </w:rPr>
        <w:t>articles:</w:t>
      </w:r>
      <w:r>
        <w:rPr>
          <w:spacing w:val="79"/>
          <w:sz w:val="24"/>
        </w:rPr>
        <w:t xml:space="preserve"> </w:t>
      </w:r>
      <w:r>
        <w:rPr>
          <w:w w:val="95"/>
          <w:sz w:val="24"/>
        </w:rPr>
        <w:t>The</w:t>
      </w:r>
      <w:r>
        <w:rPr>
          <w:spacing w:val="47"/>
          <w:w w:val="95"/>
          <w:sz w:val="24"/>
        </w:rPr>
        <w:t xml:space="preserve"> </w:t>
      </w:r>
      <w:r>
        <w:rPr>
          <w:w w:val="95"/>
          <w:sz w:val="24"/>
        </w:rPr>
        <w:t>Brazilian</w:t>
      </w:r>
      <w:r>
        <w:rPr>
          <w:spacing w:val="46"/>
          <w:w w:val="95"/>
          <w:sz w:val="24"/>
        </w:rPr>
        <w:t xml:space="preserve"> </w:t>
      </w:r>
      <w:r>
        <w:rPr>
          <w:w w:val="95"/>
          <w:sz w:val="24"/>
        </w:rPr>
        <w:t>scenario.</w:t>
      </w:r>
      <w:r>
        <w:rPr>
          <w:spacing w:val="79"/>
          <w:sz w:val="24"/>
        </w:rPr>
        <w:t xml:space="preserve"> </w:t>
      </w:r>
      <w:proofErr w:type="spellStart"/>
      <w:r>
        <w:rPr>
          <w:i/>
          <w:w w:val="95"/>
          <w:sz w:val="24"/>
        </w:rPr>
        <w:t>Scientometrics</w:t>
      </w:r>
      <w:proofErr w:type="spellEnd"/>
      <w:r>
        <w:rPr>
          <w:w w:val="95"/>
          <w:sz w:val="24"/>
        </w:rPr>
        <w:t>,</w:t>
      </w:r>
      <w:r>
        <w:rPr>
          <w:spacing w:val="48"/>
          <w:w w:val="95"/>
          <w:sz w:val="24"/>
        </w:rPr>
        <w:t xml:space="preserve"> </w:t>
      </w:r>
      <w:r>
        <w:rPr>
          <w:i/>
          <w:w w:val="95"/>
          <w:sz w:val="24"/>
        </w:rPr>
        <w:t>117</w:t>
      </w:r>
      <w:r>
        <w:rPr>
          <w:i/>
          <w:spacing w:val="-15"/>
          <w:w w:val="95"/>
          <w:sz w:val="24"/>
        </w:rPr>
        <w:t xml:space="preserve"> </w:t>
      </w:r>
      <w:r>
        <w:rPr>
          <w:w w:val="95"/>
          <w:sz w:val="24"/>
        </w:rPr>
        <w:t>(2),</w:t>
      </w:r>
      <w:r>
        <w:rPr>
          <w:spacing w:val="46"/>
          <w:w w:val="95"/>
          <w:sz w:val="24"/>
        </w:rPr>
        <w:t xml:space="preserve"> </w:t>
      </w:r>
      <w:r>
        <w:rPr>
          <w:w w:val="95"/>
          <w:sz w:val="24"/>
        </w:rPr>
        <w:t>805–823.</w:t>
      </w:r>
    </w:p>
    <w:p w14:paraId="53650650" w14:textId="77777777" w:rsidR="00BB4C49" w:rsidRDefault="00DC0BFC">
      <w:pPr>
        <w:pStyle w:val="BodyText"/>
        <w:tabs>
          <w:tab w:val="left" w:pos="1571"/>
        </w:tabs>
        <w:spacing w:before="155"/>
        <w:ind w:left="110"/>
      </w:pPr>
      <w:r>
        <w:rPr>
          <w:rFonts w:ascii="Trebuchet MS"/>
          <w:sz w:val="12"/>
        </w:rPr>
        <w:t>514</w:t>
      </w:r>
      <w:r>
        <w:rPr>
          <w:rFonts w:ascii="Trebuchet MS"/>
          <w:sz w:val="12"/>
        </w:rPr>
        <w:tab/>
      </w:r>
      <w:r>
        <w:t>https://doi.org/10.1007/s11192-018-2896-2</w:t>
      </w:r>
    </w:p>
    <w:p w14:paraId="65B01456" w14:textId="77777777" w:rsidR="00BB4C49" w:rsidRDefault="00BB4C49">
      <w:pPr>
        <w:pStyle w:val="BodyText"/>
        <w:spacing w:before="6"/>
        <w:rPr>
          <w:sz w:val="20"/>
        </w:rPr>
      </w:pPr>
    </w:p>
    <w:p w14:paraId="2F0908F3" w14:textId="77777777" w:rsidR="00BB4C49" w:rsidRDefault="00DC0BFC">
      <w:pPr>
        <w:pStyle w:val="BodyText"/>
        <w:tabs>
          <w:tab w:val="left" w:pos="1219"/>
        </w:tabs>
        <w:spacing w:before="117"/>
        <w:ind w:left="110"/>
      </w:pPr>
      <w:r>
        <w:rPr>
          <w:rFonts w:ascii="Trebuchet MS"/>
          <w:sz w:val="12"/>
        </w:rPr>
        <w:t>515</w:t>
      </w:r>
      <w:r>
        <w:rPr>
          <w:rFonts w:ascii="Trebuchet MS"/>
          <w:sz w:val="12"/>
        </w:rPr>
        <w:tab/>
      </w:r>
      <w:r>
        <w:t>Peterson,</w:t>
      </w:r>
      <w:r>
        <w:rPr>
          <w:spacing w:val="-4"/>
        </w:rPr>
        <w:t xml:space="preserve"> </w:t>
      </w:r>
      <w:r>
        <w:t>A.,</w:t>
      </w:r>
      <w:r>
        <w:rPr>
          <w:spacing w:val="-3"/>
        </w:rPr>
        <w:t xml:space="preserve"> </w:t>
      </w:r>
      <w:r>
        <w:t>Emmett,</w:t>
      </w:r>
      <w:r>
        <w:rPr>
          <w:spacing w:val="-2"/>
        </w:rPr>
        <w:t xml:space="preserve"> </w:t>
      </w:r>
      <w:r>
        <w:t>A.,</w:t>
      </w:r>
      <w:r>
        <w:rPr>
          <w:spacing w:val="-4"/>
        </w:rPr>
        <w:t xml:space="preserve"> </w:t>
      </w:r>
      <w:r>
        <w:t>&amp;</w:t>
      </w:r>
      <w:r>
        <w:rPr>
          <w:spacing w:val="-2"/>
        </w:rPr>
        <w:t xml:space="preserve"> </w:t>
      </w:r>
      <w:r>
        <w:t>Greenberg,</w:t>
      </w:r>
      <w:r>
        <w:rPr>
          <w:spacing w:val="-2"/>
        </w:rPr>
        <w:t xml:space="preserve"> </w:t>
      </w:r>
      <w:r>
        <w:t>M.</w:t>
      </w:r>
      <w:r>
        <w:rPr>
          <w:spacing w:val="-4"/>
        </w:rPr>
        <w:t xml:space="preserve"> </w:t>
      </w:r>
      <w:r>
        <w:t>(2013).</w:t>
      </w:r>
      <w:r>
        <w:rPr>
          <w:spacing w:val="17"/>
        </w:rPr>
        <w:t xml:space="preserve"> </w:t>
      </w:r>
      <w:r>
        <w:t>Open</w:t>
      </w:r>
      <w:r>
        <w:rPr>
          <w:spacing w:val="-2"/>
        </w:rPr>
        <w:t xml:space="preserve"> </w:t>
      </w:r>
      <w:r>
        <w:t>Access</w:t>
      </w:r>
      <w:r>
        <w:rPr>
          <w:spacing w:val="-3"/>
        </w:rPr>
        <w:t xml:space="preserve"> </w:t>
      </w:r>
      <w:r>
        <w:t>and</w:t>
      </w:r>
      <w:r>
        <w:rPr>
          <w:spacing w:val="-3"/>
        </w:rPr>
        <w:t xml:space="preserve"> </w:t>
      </w:r>
      <w:r>
        <w:t>the</w:t>
      </w:r>
    </w:p>
    <w:p w14:paraId="08A926BA" w14:textId="77777777" w:rsidR="00BB4C49" w:rsidRDefault="00DC0BFC">
      <w:pPr>
        <w:pStyle w:val="BodyText"/>
        <w:tabs>
          <w:tab w:val="left" w:pos="1562"/>
        </w:tabs>
        <w:spacing w:before="155"/>
        <w:ind w:left="110"/>
      </w:pPr>
      <w:r>
        <w:rPr>
          <w:rFonts w:ascii="Trebuchet MS"/>
          <w:sz w:val="12"/>
        </w:rPr>
        <w:t>516</w:t>
      </w:r>
      <w:r>
        <w:rPr>
          <w:rFonts w:ascii="Trebuchet MS"/>
          <w:sz w:val="12"/>
        </w:rPr>
        <w:tab/>
      </w:r>
      <w:r>
        <w:rPr>
          <w:w w:val="95"/>
        </w:rPr>
        <w:t>Author-Pays</w:t>
      </w:r>
      <w:r>
        <w:rPr>
          <w:spacing w:val="14"/>
          <w:w w:val="95"/>
        </w:rPr>
        <w:t xml:space="preserve"> </w:t>
      </w:r>
      <w:r>
        <w:rPr>
          <w:w w:val="95"/>
        </w:rPr>
        <w:t>Problem:</w:t>
      </w:r>
      <w:r>
        <w:rPr>
          <w:spacing w:val="37"/>
          <w:w w:val="95"/>
        </w:rPr>
        <w:t xml:space="preserve"> </w:t>
      </w:r>
      <w:r>
        <w:rPr>
          <w:w w:val="95"/>
        </w:rPr>
        <w:t>Assuring</w:t>
      </w:r>
      <w:r>
        <w:rPr>
          <w:spacing w:val="14"/>
          <w:w w:val="95"/>
        </w:rPr>
        <w:t xml:space="preserve"> </w:t>
      </w:r>
      <w:r>
        <w:rPr>
          <w:w w:val="95"/>
        </w:rPr>
        <w:t>Access</w:t>
      </w:r>
      <w:r>
        <w:rPr>
          <w:spacing w:val="14"/>
          <w:w w:val="95"/>
        </w:rPr>
        <w:t xml:space="preserve"> </w:t>
      </w:r>
      <w:r>
        <w:rPr>
          <w:w w:val="95"/>
        </w:rPr>
        <w:t>for</w:t>
      </w:r>
      <w:r>
        <w:rPr>
          <w:spacing w:val="14"/>
          <w:w w:val="95"/>
        </w:rPr>
        <w:t xml:space="preserve"> </w:t>
      </w:r>
      <w:r>
        <w:rPr>
          <w:w w:val="95"/>
        </w:rPr>
        <w:t>Readers</w:t>
      </w:r>
      <w:r>
        <w:rPr>
          <w:spacing w:val="14"/>
          <w:w w:val="95"/>
        </w:rPr>
        <w:t xml:space="preserve"> </w:t>
      </w:r>
      <w:r>
        <w:rPr>
          <w:w w:val="95"/>
        </w:rPr>
        <w:t>and</w:t>
      </w:r>
      <w:r>
        <w:rPr>
          <w:spacing w:val="13"/>
          <w:w w:val="95"/>
        </w:rPr>
        <w:t xml:space="preserve"> </w:t>
      </w:r>
      <w:r>
        <w:rPr>
          <w:w w:val="95"/>
        </w:rPr>
        <w:t>Authors</w:t>
      </w:r>
      <w:r>
        <w:rPr>
          <w:spacing w:val="14"/>
          <w:w w:val="95"/>
        </w:rPr>
        <w:t xml:space="preserve"> </w:t>
      </w:r>
      <w:r>
        <w:rPr>
          <w:w w:val="95"/>
        </w:rPr>
        <w:t>in</w:t>
      </w:r>
      <w:r>
        <w:rPr>
          <w:spacing w:val="15"/>
          <w:w w:val="95"/>
        </w:rPr>
        <w:t xml:space="preserve"> </w:t>
      </w:r>
      <w:r>
        <w:rPr>
          <w:w w:val="95"/>
        </w:rPr>
        <w:t>the</w:t>
      </w:r>
      <w:r>
        <w:rPr>
          <w:spacing w:val="14"/>
          <w:w w:val="95"/>
        </w:rPr>
        <w:t xml:space="preserve"> </w:t>
      </w:r>
      <w:r>
        <w:rPr>
          <w:w w:val="95"/>
        </w:rPr>
        <w:t>Global</w:t>
      </w:r>
    </w:p>
    <w:p w14:paraId="5C3F55E1" w14:textId="77777777" w:rsidR="00BB4C49" w:rsidRDefault="00BB4C49">
      <w:pPr>
        <w:sectPr w:rsidR="00BB4C49">
          <w:pgSz w:w="12240" w:h="15840"/>
          <w:pgMar w:top="1320" w:right="1240" w:bottom="280" w:left="940" w:header="649" w:footer="0" w:gutter="0"/>
          <w:cols w:space="720"/>
        </w:sectPr>
      </w:pPr>
    </w:p>
    <w:p w14:paraId="04CE8E4E" w14:textId="77777777" w:rsidR="00BB4C49" w:rsidRDefault="00DC0BFC">
      <w:pPr>
        <w:tabs>
          <w:tab w:val="left" w:pos="1562"/>
        </w:tabs>
        <w:spacing w:before="171"/>
        <w:ind w:left="110"/>
        <w:rPr>
          <w:sz w:val="24"/>
        </w:rPr>
      </w:pPr>
      <w:r>
        <w:rPr>
          <w:rFonts w:ascii="Trebuchet MS"/>
          <w:w w:val="105"/>
          <w:sz w:val="12"/>
        </w:rPr>
        <w:lastRenderedPageBreak/>
        <w:t>517</w:t>
      </w:r>
      <w:r>
        <w:rPr>
          <w:rFonts w:ascii="Trebuchet MS"/>
          <w:w w:val="105"/>
          <w:sz w:val="12"/>
        </w:rPr>
        <w:tab/>
      </w:r>
      <w:r>
        <w:rPr>
          <w:sz w:val="24"/>
        </w:rPr>
        <w:t>Academic</w:t>
      </w:r>
      <w:r>
        <w:rPr>
          <w:spacing w:val="23"/>
          <w:sz w:val="24"/>
        </w:rPr>
        <w:t xml:space="preserve"> </w:t>
      </w:r>
      <w:r>
        <w:rPr>
          <w:sz w:val="24"/>
        </w:rPr>
        <w:t>Community.</w:t>
      </w:r>
      <w:r>
        <w:rPr>
          <w:spacing w:val="49"/>
          <w:sz w:val="24"/>
        </w:rPr>
        <w:t xml:space="preserve"> </w:t>
      </w:r>
      <w:r>
        <w:rPr>
          <w:i/>
          <w:sz w:val="24"/>
        </w:rPr>
        <w:t>Journal</w:t>
      </w:r>
      <w:r>
        <w:rPr>
          <w:i/>
          <w:spacing w:val="29"/>
          <w:sz w:val="24"/>
        </w:rPr>
        <w:t xml:space="preserve"> </w:t>
      </w:r>
      <w:r>
        <w:rPr>
          <w:i/>
          <w:sz w:val="24"/>
        </w:rPr>
        <w:t>of</w:t>
      </w:r>
      <w:r>
        <w:rPr>
          <w:i/>
          <w:spacing w:val="28"/>
          <w:sz w:val="24"/>
        </w:rPr>
        <w:t xml:space="preserve"> </w:t>
      </w:r>
      <w:r>
        <w:rPr>
          <w:i/>
          <w:sz w:val="24"/>
        </w:rPr>
        <w:t>Librarianship</w:t>
      </w:r>
      <w:r>
        <w:rPr>
          <w:i/>
          <w:spacing w:val="29"/>
          <w:sz w:val="24"/>
        </w:rPr>
        <w:t xml:space="preserve"> </w:t>
      </w:r>
      <w:r>
        <w:rPr>
          <w:i/>
          <w:sz w:val="24"/>
        </w:rPr>
        <w:t>and</w:t>
      </w:r>
      <w:r>
        <w:rPr>
          <w:i/>
          <w:spacing w:val="28"/>
          <w:sz w:val="24"/>
        </w:rPr>
        <w:t xml:space="preserve"> </w:t>
      </w:r>
      <w:r>
        <w:rPr>
          <w:i/>
          <w:sz w:val="24"/>
        </w:rPr>
        <w:t>Scholarly</w:t>
      </w:r>
      <w:r>
        <w:rPr>
          <w:i/>
          <w:spacing w:val="29"/>
          <w:sz w:val="24"/>
        </w:rPr>
        <w:t xml:space="preserve"> </w:t>
      </w:r>
      <w:r>
        <w:rPr>
          <w:i/>
          <w:sz w:val="24"/>
        </w:rPr>
        <w:t>Communication</w:t>
      </w:r>
      <w:r>
        <w:rPr>
          <w:sz w:val="24"/>
        </w:rPr>
        <w:t>,</w:t>
      </w:r>
    </w:p>
    <w:p w14:paraId="0335F997" w14:textId="77777777" w:rsidR="00BB4C49" w:rsidRDefault="00DC0BFC">
      <w:pPr>
        <w:pStyle w:val="BodyText"/>
        <w:tabs>
          <w:tab w:val="left" w:pos="1543"/>
        </w:tabs>
        <w:spacing w:before="154"/>
        <w:ind w:left="110"/>
      </w:pPr>
      <w:r>
        <w:rPr>
          <w:rFonts w:ascii="Trebuchet MS"/>
          <w:w w:val="105"/>
          <w:sz w:val="12"/>
        </w:rPr>
        <w:t>518</w:t>
      </w:r>
      <w:r>
        <w:rPr>
          <w:rFonts w:ascii="Trebuchet MS"/>
          <w:w w:val="105"/>
          <w:sz w:val="12"/>
        </w:rPr>
        <w:tab/>
      </w:r>
      <w:r>
        <w:rPr>
          <w:i/>
        </w:rPr>
        <w:t>1</w:t>
      </w:r>
      <w:r>
        <w:rPr>
          <w:i/>
          <w:spacing w:val="-23"/>
        </w:rPr>
        <w:t xml:space="preserve"> </w:t>
      </w:r>
      <w:r>
        <w:t>(3),</w:t>
      </w:r>
      <w:r>
        <w:rPr>
          <w:spacing w:val="29"/>
        </w:rPr>
        <w:t xml:space="preserve"> </w:t>
      </w:r>
      <w:r>
        <w:t>eP1064.</w:t>
      </w:r>
      <w:r>
        <w:rPr>
          <w:spacing w:val="61"/>
        </w:rPr>
        <w:t xml:space="preserve"> </w:t>
      </w:r>
      <w:r>
        <w:t>https://doi.org/10.7710/2162-3309.1064</w:t>
      </w:r>
    </w:p>
    <w:p w14:paraId="48B4D29F" w14:textId="77777777" w:rsidR="00BB4C49" w:rsidRDefault="00BB4C49">
      <w:pPr>
        <w:pStyle w:val="BodyText"/>
        <w:spacing w:before="6"/>
        <w:rPr>
          <w:sz w:val="20"/>
        </w:rPr>
      </w:pPr>
    </w:p>
    <w:p w14:paraId="5C010384" w14:textId="77777777" w:rsidR="00BB4C49" w:rsidRDefault="00DC0BFC">
      <w:pPr>
        <w:tabs>
          <w:tab w:val="left" w:pos="1219"/>
        </w:tabs>
        <w:spacing w:before="118"/>
        <w:ind w:left="110"/>
        <w:rPr>
          <w:sz w:val="24"/>
        </w:rPr>
      </w:pPr>
      <w:r>
        <w:rPr>
          <w:rFonts w:ascii="Trebuchet MS"/>
          <w:sz w:val="12"/>
        </w:rPr>
        <w:t>519</w:t>
      </w:r>
      <w:r>
        <w:rPr>
          <w:rFonts w:ascii="Trebuchet MS"/>
          <w:sz w:val="12"/>
        </w:rPr>
        <w:tab/>
      </w:r>
      <w:proofErr w:type="spellStart"/>
      <w:r>
        <w:rPr>
          <w:sz w:val="24"/>
        </w:rPr>
        <w:t>Pinfield</w:t>
      </w:r>
      <w:proofErr w:type="spellEnd"/>
      <w:r>
        <w:rPr>
          <w:sz w:val="24"/>
        </w:rPr>
        <w:t>,</w:t>
      </w:r>
      <w:r>
        <w:rPr>
          <w:spacing w:val="-9"/>
          <w:sz w:val="24"/>
        </w:rPr>
        <w:t xml:space="preserve"> </w:t>
      </w:r>
      <w:r>
        <w:rPr>
          <w:sz w:val="24"/>
        </w:rPr>
        <w:t>S.</w:t>
      </w:r>
      <w:r>
        <w:rPr>
          <w:spacing w:val="-7"/>
          <w:sz w:val="24"/>
        </w:rPr>
        <w:t xml:space="preserve"> </w:t>
      </w:r>
      <w:r>
        <w:rPr>
          <w:sz w:val="24"/>
        </w:rPr>
        <w:t>(2013).</w:t>
      </w:r>
      <w:r>
        <w:rPr>
          <w:spacing w:val="10"/>
          <w:sz w:val="24"/>
        </w:rPr>
        <w:t xml:space="preserve"> </w:t>
      </w:r>
      <w:r>
        <w:rPr>
          <w:sz w:val="24"/>
        </w:rPr>
        <w:t>Medical</w:t>
      </w:r>
      <w:r>
        <w:rPr>
          <w:spacing w:val="-8"/>
          <w:sz w:val="24"/>
        </w:rPr>
        <w:t xml:space="preserve"> </w:t>
      </w:r>
      <w:r>
        <w:rPr>
          <w:sz w:val="24"/>
        </w:rPr>
        <w:t>research</w:t>
      </w:r>
      <w:r>
        <w:rPr>
          <w:spacing w:val="-8"/>
          <w:sz w:val="24"/>
        </w:rPr>
        <w:t xml:space="preserve"> </w:t>
      </w:r>
      <w:r>
        <w:rPr>
          <w:sz w:val="24"/>
        </w:rPr>
        <w:t>charities</w:t>
      </w:r>
      <w:r>
        <w:rPr>
          <w:spacing w:val="-7"/>
          <w:sz w:val="24"/>
        </w:rPr>
        <w:t xml:space="preserve"> </w:t>
      </w:r>
      <w:r>
        <w:rPr>
          <w:sz w:val="24"/>
        </w:rPr>
        <w:t>and</w:t>
      </w:r>
      <w:r>
        <w:rPr>
          <w:spacing w:val="-8"/>
          <w:sz w:val="24"/>
        </w:rPr>
        <w:t xml:space="preserve"> </w:t>
      </w:r>
      <w:r>
        <w:rPr>
          <w:sz w:val="24"/>
        </w:rPr>
        <w:t>open</w:t>
      </w:r>
      <w:r>
        <w:rPr>
          <w:spacing w:val="-8"/>
          <w:sz w:val="24"/>
        </w:rPr>
        <w:t xml:space="preserve"> </w:t>
      </w:r>
      <w:r>
        <w:rPr>
          <w:sz w:val="24"/>
        </w:rPr>
        <w:t>access.</w:t>
      </w:r>
      <w:r>
        <w:rPr>
          <w:spacing w:val="10"/>
          <w:sz w:val="24"/>
        </w:rPr>
        <w:t xml:space="preserve"> </w:t>
      </w:r>
      <w:r>
        <w:rPr>
          <w:i/>
          <w:sz w:val="24"/>
        </w:rPr>
        <w:t>Learned</w:t>
      </w:r>
      <w:r>
        <w:rPr>
          <w:i/>
          <w:spacing w:val="-4"/>
          <w:sz w:val="24"/>
        </w:rPr>
        <w:t xml:space="preserve"> </w:t>
      </w:r>
      <w:r>
        <w:rPr>
          <w:i/>
          <w:sz w:val="24"/>
        </w:rPr>
        <w:t>Publishing</w:t>
      </w:r>
      <w:r>
        <w:rPr>
          <w:sz w:val="24"/>
        </w:rPr>
        <w:t>,</w:t>
      </w:r>
    </w:p>
    <w:p w14:paraId="2DF0C30F" w14:textId="77777777" w:rsidR="00BB4C49" w:rsidRDefault="00DC0BFC">
      <w:pPr>
        <w:pStyle w:val="BodyText"/>
        <w:tabs>
          <w:tab w:val="left" w:pos="1555"/>
        </w:tabs>
        <w:spacing w:before="154"/>
        <w:ind w:left="110"/>
      </w:pPr>
      <w:r>
        <w:rPr>
          <w:rFonts w:ascii="Trebuchet MS" w:hAnsi="Trebuchet MS"/>
          <w:w w:val="105"/>
          <w:sz w:val="12"/>
        </w:rPr>
        <w:t>520</w:t>
      </w:r>
      <w:r>
        <w:rPr>
          <w:rFonts w:ascii="Trebuchet MS" w:hAnsi="Trebuchet MS"/>
          <w:w w:val="105"/>
          <w:sz w:val="12"/>
        </w:rPr>
        <w:tab/>
      </w:r>
      <w:r>
        <w:rPr>
          <w:i/>
        </w:rPr>
        <w:t>26</w:t>
      </w:r>
      <w:r>
        <w:rPr>
          <w:i/>
          <w:spacing w:val="-20"/>
        </w:rPr>
        <w:t xml:space="preserve"> </w:t>
      </w:r>
      <w:r>
        <w:t>(4),</w:t>
      </w:r>
      <w:r>
        <w:rPr>
          <w:spacing w:val="37"/>
        </w:rPr>
        <w:t xml:space="preserve"> </w:t>
      </w:r>
      <w:r>
        <w:t>285–302.</w:t>
      </w:r>
      <w:r>
        <w:rPr>
          <w:spacing w:val="72"/>
        </w:rPr>
        <w:t xml:space="preserve"> </w:t>
      </w:r>
      <w:r>
        <w:t>https://doi.org/https://doi.org/10.1087/20130409</w:t>
      </w:r>
    </w:p>
    <w:p w14:paraId="0877E3B4" w14:textId="77777777" w:rsidR="00BB4C49" w:rsidRDefault="00BB4C49">
      <w:pPr>
        <w:pStyle w:val="BodyText"/>
        <w:spacing w:before="6"/>
        <w:rPr>
          <w:sz w:val="20"/>
        </w:rPr>
      </w:pPr>
    </w:p>
    <w:p w14:paraId="7A672E47" w14:textId="77777777" w:rsidR="00BB4C49" w:rsidRDefault="00DC0BFC">
      <w:pPr>
        <w:pStyle w:val="BodyText"/>
        <w:tabs>
          <w:tab w:val="left" w:pos="1219"/>
        </w:tabs>
        <w:spacing w:before="118"/>
        <w:ind w:left="110"/>
      </w:pPr>
      <w:r>
        <w:rPr>
          <w:rFonts w:ascii="Trebuchet MS" w:hAnsi="Trebuchet MS"/>
          <w:w w:val="105"/>
          <w:sz w:val="12"/>
        </w:rPr>
        <w:t>521</w:t>
      </w:r>
      <w:r>
        <w:rPr>
          <w:rFonts w:ascii="Trebuchet MS" w:hAnsi="Trebuchet MS"/>
          <w:w w:val="105"/>
          <w:sz w:val="12"/>
        </w:rPr>
        <w:tab/>
      </w:r>
      <w:r>
        <w:rPr>
          <w:w w:val="95"/>
        </w:rPr>
        <w:t>Piwowar,</w:t>
      </w:r>
      <w:r>
        <w:rPr>
          <w:spacing w:val="36"/>
          <w:w w:val="95"/>
        </w:rPr>
        <w:t xml:space="preserve"> </w:t>
      </w:r>
      <w:r>
        <w:rPr>
          <w:w w:val="95"/>
        </w:rPr>
        <w:t>H.,</w:t>
      </w:r>
      <w:r>
        <w:rPr>
          <w:spacing w:val="36"/>
          <w:w w:val="95"/>
        </w:rPr>
        <w:t xml:space="preserve"> </w:t>
      </w:r>
      <w:proofErr w:type="spellStart"/>
      <w:r>
        <w:rPr>
          <w:w w:val="95"/>
        </w:rPr>
        <w:t>Priem</w:t>
      </w:r>
      <w:proofErr w:type="spellEnd"/>
      <w:r>
        <w:rPr>
          <w:w w:val="95"/>
        </w:rPr>
        <w:t>,</w:t>
      </w:r>
      <w:r>
        <w:rPr>
          <w:spacing w:val="36"/>
          <w:w w:val="95"/>
        </w:rPr>
        <w:t xml:space="preserve"> </w:t>
      </w:r>
      <w:r>
        <w:rPr>
          <w:w w:val="95"/>
        </w:rPr>
        <w:t>J.,</w:t>
      </w:r>
      <w:r>
        <w:rPr>
          <w:spacing w:val="37"/>
          <w:w w:val="95"/>
        </w:rPr>
        <w:t xml:space="preserve"> </w:t>
      </w:r>
      <w:proofErr w:type="spellStart"/>
      <w:r>
        <w:rPr>
          <w:w w:val="95"/>
        </w:rPr>
        <w:t>Larivière</w:t>
      </w:r>
      <w:proofErr w:type="spellEnd"/>
      <w:r>
        <w:rPr>
          <w:w w:val="95"/>
        </w:rPr>
        <w:t>,</w:t>
      </w:r>
      <w:r>
        <w:rPr>
          <w:spacing w:val="35"/>
          <w:w w:val="95"/>
        </w:rPr>
        <w:t xml:space="preserve"> </w:t>
      </w:r>
      <w:r>
        <w:rPr>
          <w:w w:val="95"/>
        </w:rPr>
        <w:t>V.,</w:t>
      </w:r>
      <w:r>
        <w:rPr>
          <w:spacing w:val="36"/>
          <w:w w:val="95"/>
        </w:rPr>
        <w:t xml:space="preserve"> </w:t>
      </w:r>
      <w:proofErr w:type="spellStart"/>
      <w:r>
        <w:rPr>
          <w:w w:val="95"/>
        </w:rPr>
        <w:t>Alperin</w:t>
      </w:r>
      <w:proofErr w:type="spellEnd"/>
      <w:r>
        <w:rPr>
          <w:w w:val="95"/>
        </w:rPr>
        <w:t>,</w:t>
      </w:r>
      <w:r>
        <w:rPr>
          <w:spacing w:val="37"/>
          <w:w w:val="95"/>
        </w:rPr>
        <w:t xml:space="preserve"> </w:t>
      </w:r>
      <w:r>
        <w:rPr>
          <w:w w:val="95"/>
        </w:rPr>
        <w:t>J.</w:t>
      </w:r>
      <w:r>
        <w:rPr>
          <w:spacing w:val="36"/>
          <w:w w:val="95"/>
        </w:rPr>
        <w:t xml:space="preserve"> </w:t>
      </w:r>
      <w:r>
        <w:rPr>
          <w:w w:val="95"/>
        </w:rPr>
        <w:t>P.,</w:t>
      </w:r>
      <w:r>
        <w:rPr>
          <w:spacing w:val="35"/>
          <w:w w:val="95"/>
        </w:rPr>
        <w:t xml:space="preserve"> </w:t>
      </w:r>
      <w:r>
        <w:rPr>
          <w:w w:val="95"/>
        </w:rPr>
        <w:t>Matthias,</w:t>
      </w:r>
      <w:r>
        <w:rPr>
          <w:spacing w:val="36"/>
          <w:w w:val="95"/>
        </w:rPr>
        <w:t xml:space="preserve"> </w:t>
      </w:r>
      <w:r>
        <w:rPr>
          <w:w w:val="95"/>
        </w:rPr>
        <w:t>L.,</w:t>
      </w:r>
      <w:r>
        <w:rPr>
          <w:spacing w:val="37"/>
          <w:w w:val="95"/>
        </w:rPr>
        <w:t xml:space="preserve"> </w:t>
      </w:r>
      <w:r>
        <w:rPr>
          <w:w w:val="95"/>
        </w:rPr>
        <w:t>Norlander,</w:t>
      </w:r>
      <w:r>
        <w:rPr>
          <w:spacing w:val="36"/>
          <w:w w:val="95"/>
        </w:rPr>
        <w:t xml:space="preserve"> </w:t>
      </w:r>
      <w:r>
        <w:rPr>
          <w:w w:val="95"/>
        </w:rPr>
        <w:t>B.,</w:t>
      </w:r>
      <w:r>
        <w:rPr>
          <w:spacing w:val="35"/>
          <w:w w:val="95"/>
        </w:rPr>
        <w:t xml:space="preserve"> </w:t>
      </w:r>
      <w:r>
        <w:rPr>
          <w:w w:val="95"/>
        </w:rPr>
        <w:t>.</w:t>
      </w:r>
      <w:r>
        <w:rPr>
          <w:spacing w:val="-10"/>
          <w:w w:val="95"/>
        </w:rPr>
        <w:t xml:space="preserve"> </w:t>
      </w:r>
      <w:r>
        <w:rPr>
          <w:w w:val="95"/>
        </w:rPr>
        <w:t>.</w:t>
      </w:r>
      <w:r>
        <w:rPr>
          <w:spacing w:val="-11"/>
          <w:w w:val="95"/>
        </w:rPr>
        <w:t xml:space="preserve"> </w:t>
      </w:r>
      <w:r>
        <w:rPr>
          <w:w w:val="95"/>
        </w:rPr>
        <w:t>.</w:t>
      </w:r>
    </w:p>
    <w:p w14:paraId="63675B58" w14:textId="77777777" w:rsidR="00BB4C49" w:rsidRDefault="00DC0BFC">
      <w:pPr>
        <w:pStyle w:val="BodyText"/>
        <w:tabs>
          <w:tab w:val="left" w:pos="1571"/>
        </w:tabs>
        <w:spacing w:before="154"/>
        <w:ind w:left="110"/>
      </w:pPr>
      <w:r>
        <w:rPr>
          <w:rFonts w:ascii="Trebuchet MS"/>
          <w:sz w:val="12"/>
        </w:rPr>
        <w:t>522</w:t>
      </w:r>
      <w:r>
        <w:rPr>
          <w:rFonts w:ascii="Trebuchet MS"/>
          <w:sz w:val="12"/>
        </w:rPr>
        <w:tab/>
      </w:r>
      <w:proofErr w:type="spellStart"/>
      <w:r>
        <w:rPr>
          <w:w w:val="95"/>
        </w:rPr>
        <w:t>Haustein</w:t>
      </w:r>
      <w:proofErr w:type="spellEnd"/>
      <w:r>
        <w:rPr>
          <w:w w:val="95"/>
        </w:rPr>
        <w:t>,</w:t>
      </w:r>
      <w:r>
        <w:rPr>
          <w:spacing w:val="11"/>
          <w:w w:val="95"/>
        </w:rPr>
        <w:t xml:space="preserve"> </w:t>
      </w:r>
      <w:r>
        <w:rPr>
          <w:w w:val="95"/>
        </w:rPr>
        <w:t>S.</w:t>
      </w:r>
      <w:r>
        <w:rPr>
          <w:spacing w:val="11"/>
          <w:w w:val="95"/>
        </w:rPr>
        <w:t xml:space="preserve"> </w:t>
      </w:r>
      <w:r>
        <w:rPr>
          <w:w w:val="95"/>
        </w:rPr>
        <w:t>(2018).</w:t>
      </w:r>
      <w:r>
        <w:rPr>
          <w:spacing w:val="35"/>
          <w:w w:val="95"/>
        </w:rPr>
        <w:t xml:space="preserve"> </w:t>
      </w:r>
      <w:r>
        <w:rPr>
          <w:w w:val="95"/>
        </w:rPr>
        <w:t>The</w:t>
      </w:r>
      <w:r>
        <w:rPr>
          <w:spacing w:val="11"/>
          <w:w w:val="95"/>
        </w:rPr>
        <w:t xml:space="preserve"> </w:t>
      </w:r>
      <w:r>
        <w:rPr>
          <w:w w:val="95"/>
        </w:rPr>
        <w:t>state</w:t>
      </w:r>
      <w:r>
        <w:rPr>
          <w:spacing w:val="11"/>
          <w:w w:val="95"/>
        </w:rPr>
        <w:t xml:space="preserve"> </w:t>
      </w:r>
      <w:r>
        <w:rPr>
          <w:w w:val="95"/>
        </w:rPr>
        <w:t>of</w:t>
      </w:r>
      <w:r>
        <w:rPr>
          <w:spacing w:val="13"/>
          <w:w w:val="95"/>
        </w:rPr>
        <w:t xml:space="preserve"> </w:t>
      </w:r>
      <w:r>
        <w:rPr>
          <w:w w:val="95"/>
        </w:rPr>
        <w:t>OA:</w:t>
      </w:r>
      <w:r>
        <w:rPr>
          <w:spacing w:val="11"/>
          <w:w w:val="95"/>
        </w:rPr>
        <w:t xml:space="preserve"> </w:t>
      </w:r>
      <w:r>
        <w:rPr>
          <w:w w:val="95"/>
        </w:rPr>
        <w:t>A</w:t>
      </w:r>
      <w:r>
        <w:rPr>
          <w:spacing w:val="11"/>
          <w:w w:val="95"/>
        </w:rPr>
        <w:t xml:space="preserve"> </w:t>
      </w:r>
      <w:r>
        <w:rPr>
          <w:w w:val="95"/>
        </w:rPr>
        <w:t>large-scale</w:t>
      </w:r>
      <w:r>
        <w:rPr>
          <w:spacing w:val="11"/>
          <w:w w:val="95"/>
        </w:rPr>
        <w:t xml:space="preserve"> </w:t>
      </w:r>
      <w:r>
        <w:rPr>
          <w:w w:val="95"/>
        </w:rPr>
        <w:t>analysis</w:t>
      </w:r>
      <w:r>
        <w:rPr>
          <w:spacing w:val="11"/>
          <w:w w:val="95"/>
        </w:rPr>
        <w:t xml:space="preserve"> </w:t>
      </w:r>
      <w:r>
        <w:rPr>
          <w:w w:val="95"/>
        </w:rPr>
        <w:t>of</w:t>
      </w:r>
      <w:r>
        <w:rPr>
          <w:spacing w:val="12"/>
          <w:w w:val="95"/>
        </w:rPr>
        <w:t xml:space="preserve"> </w:t>
      </w:r>
      <w:r>
        <w:rPr>
          <w:w w:val="95"/>
        </w:rPr>
        <w:t>the</w:t>
      </w:r>
      <w:r>
        <w:rPr>
          <w:spacing w:val="11"/>
          <w:w w:val="95"/>
        </w:rPr>
        <w:t xml:space="preserve"> </w:t>
      </w:r>
      <w:r>
        <w:rPr>
          <w:w w:val="95"/>
        </w:rPr>
        <w:t>prevalence</w:t>
      </w:r>
      <w:r>
        <w:rPr>
          <w:spacing w:val="11"/>
          <w:w w:val="95"/>
        </w:rPr>
        <w:t xml:space="preserve"> </w:t>
      </w:r>
      <w:r>
        <w:rPr>
          <w:w w:val="95"/>
        </w:rPr>
        <w:t>and</w:t>
      </w:r>
    </w:p>
    <w:p w14:paraId="0F281B0F" w14:textId="77777777" w:rsidR="00BB4C49" w:rsidRDefault="00DC0BFC">
      <w:pPr>
        <w:pStyle w:val="BodyText"/>
        <w:tabs>
          <w:tab w:val="left" w:pos="1571"/>
        </w:tabs>
        <w:spacing w:before="154"/>
        <w:ind w:left="110"/>
      </w:pPr>
      <w:r>
        <w:rPr>
          <w:rFonts w:ascii="Trebuchet MS"/>
          <w:sz w:val="12"/>
        </w:rPr>
        <w:t>523</w:t>
      </w:r>
      <w:r>
        <w:rPr>
          <w:rFonts w:ascii="Trebuchet MS"/>
          <w:sz w:val="12"/>
        </w:rPr>
        <w:tab/>
      </w:r>
      <w:r>
        <w:t>impact</w:t>
      </w:r>
      <w:r>
        <w:rPr>
          <w:spacing w:val="4"/>
        </w:rPr>
        <w:t xml:space="preserve"> </w:t>
      </w:r>
      <w:r>
        <w:t>of</w:t>
      </w:r>
      <w:r>
        <w:rPr>
          <w:spacing w:val="6"/>
        </w:rPr>
        <w:t xml:space="preserve"> </w:t>
      </w:r>
      <w:r>
        <w:t>Open</w:t>
      </w:r>
      <w:r>
        <w:rPr>
          <w:spacing w:val="4"/>
        </w:rPr>
        <w:t xml:space="preserve"> </w:t>
      </w:r>
      <w:r>
        <w:t>Access</w:t>
      </w:r>
      <w:r>
        <w:rPr>
          <w:spacing w:val="6"/>
        </w:rPr>
        <w:t xml:space="preserve"> </w:t>
      </w:r>
      <w:r>
        <w:t>articles.</w:t>
      </w:r>
      <w:r>
        <w:rPr>
          <w:spacing w:val="27"/>
        </w:rPr>
        <w:t xml:space="preserve"> </w:t>
      </w:r>
      <w:proofErr w:type="spellStart"/>
      <w:r>
        <w:rPr>
          <w:i/>
        </w:rPr>
        <w:t>PeerJ</w:t>
      </w:r>
      <w:proofErr w:type="spellEnd"/>
      <w:r>
        <w:t>,</w:t>
      </w:r>
      <w:r>
        <w:rPr>
          <w:spacing w:val="5"/>
        </w:rPr>
        <w:t xml:space="preserve"> </w:t>
      </w:r>
      <w:r>
        <w:rPr>
          <w:i/>
        </w:rPr>
        <w:t>6</w:t>
      </w:r>
      <w:r>
        <w:t>,</w:t>
      </w:r>
      <w:r>
        <w:rPr>
          <w:spacing w:val="5"/>
        </w:rPr>
        <w:t xml:space="preserve"> </w:t>
      </w:r>
      <w:r>
        <w:t>e4375.</w:t>
      </w:r>
    </w:p>
    <w:p w14:paraId="10A2CAFF" w14:textId="77777777" w:rsidR="00BB4C49" w:rsidRDefault="00BB4C49">
      <w:pPr>
        <w:pStyle w:val="BodyText"/>
        <w:spacing w:before="6"/>
        <w:rPr>
          <w:sz w:val="20"/>
        </w:rPr>
      </w:pPr>
    </w:p>
    <w:p w14:paraId="5052431F" w14:textId="77777777" w:rsidR="00BB4C49" w:rsidRDefault="00DC0BFC">
      <w:pPr>
        <w:pStyle w:val="BodyText"/>
        <w:tabs>
          <w:tab w:val="left" w:pos="1219"/>
        </w:tabs>
        <w:spacing w:before="118"/>
        <w:ind w:left="110"/>
      </w:pPr>
      <w:r>
        <w:rPr>
          <w:rFonts w:ascii="Trebuchet MS" w:hAnsi="Trebuchet MS"/>
          <w:sz w:val="12"/>
        </w:rPr>
        <w:t>524</w:t>
      </w:r>
      <w:r>
        <w:rPr>
          <w:rFonts w:ascii="Trebuchet MS" w:hAnsi="Trebuchet MS"/>
          <w:sz w:val="12"/>
        </w:rPr>
        <w:tab/>
      </w:r>
      <w:proofErr w:type="spellStart"/>
      <w:r>
        <w:t>Poynder</w:t>
      </w:r>
      <w:proofErr w:type="spellEnd"/>
      <w:r>
        <w:t>,</w:t>
      </w:r>
      <w:r>
        <w:rPr>
          <w:spacing w:val="-5"/>
        </w:rPr>
        <w:t xml:space="preserve"> </w:t>
      </w:r>
      <w:r>
        <w:t>R.</w:t>
      </w:r>
      <w:r>
        <w:rPr>
          <w:spacing w:val="-5"/>
        </w:rPr>
        <w:t xml:space="preserve"> </w:t>
      </w:r>
      <w:r>
        <w:t>(2019).</w:t>
      </w:r>
      <w:r>
        <w:rPr>
          <w:spacing w:val="14"/>
        </w:rPr>
        <w:t xml:space="preserve"> </w:t>
      </w:r>
      <w:r>
        <w:t>Plan</w:t>
      </w:r>
      <w:r>
        <w:rPr>
          <w:spacing w:val="-5"/>
        </w:rPr>
        <w:t xml:space="preserve"> </w:t>
      </w:r>
      <w:r>
        <w:t>S</w:t>
      </w:r>
      <w:r>
        <w:rPr>
          <w:spacing w:val="-5"/>
        </w:rPr>
        <w:t xml:space="preserve"> </w:t>
      </w:r>
      <w:r>
        <w:t>and</w:t>
      </w:r>
      <w:r>
        <w:rPr>
          <w:spacing w:val="-4"/>
        </w:rPr>
        <w:t xml:space="preserve"> </w:t>
      </w:r>
      <w:r>
        <w:t>the</w:t>
      </w:r>
      <w:r>
        <w:rPr>
          <w:spacing w:val="-5"/>
        </w:rPr>
        <w:t xml:space="preserve"> </w:t>
      </w:r>
      <w:r>
        <w:t>Global</w:t>
      </w:r>
      <w:r>
        <w:rPr>
          <w:spacing w:val="-5"/>
        </w:rPr>
        <w:t xml:space="preserve"> </w:t>
      </w:r>
      <w:r>
        <w:t>South</w:t>
      </w:r>
      <w:r>
        <w:rPr>
          <w:spacing w:val="-5"/>
        </w:rPr>
        <w:t xml:space="preserve"> </w:t>
      </w:r>
      <w:r>
        <w:t>–</w:t>
      </w:r>
      <w:r>
        <w:rPr>
          <w:spacing w:val="-4"/>
        </w:rPr>
        <w:t xml:space="preserve"> </w:t>
      </w:r>
      <w:r>
        <w:t>What</w:t>
      </w:r>
      <w:r>
        <w:rPr>
          <w:spacing w:val="-5"/>
        </w:rPr>
        <w:t xml:space="preserve"> </w:t>
      </w:r>
      <w:r>
        <w:t>do</w:t>
      </w:r>
      <w:r>
        <w:rPr>
          <w:spacing w:val="-5"/>
        </w:rPr>
        <w:t xml:space="preserve"> </w:t>
      </w:r>
      <w:r>
        <w:t>countries</w:t>
      </w:r>
      <w:r>
        <w:rPr>
          <w:spacing w:val="-5"/>
        </w:rPr>
        <w:t xml:space="preserve"> </w:t>
      </w:r>
      <w:r>
        <w:t>in</w:t>
      </w:r>
      <w:r>
        <w:rPr>
          <w:spacing w:val="-4"/>
        </w:rPr>
        <w:t xml:space="preserve"> </w:t>
      </w:r>
      <w:r>
        <w:t>the</w:t>
      </w:r>
      <w:r>
        <w:rPr>
          <w:spacing w:val="-5"/>
        </w:rPr>
        <w:t xml:space="preserve"> </w:t>
      </w:r>
      <w:r>
        <w:t>Global</w:t>
      </w:r>
    </w:p>
    <w:p w14:paraId="7EE5D5B9" w14:textId="77777777" w:rsidR="00BB4C49" w:rsidRDefault="00DC0BFC">
      <w:pPr>
        <w:pStyle w:val="BodyText"/>
        <w:tabs>
          <w:tab w:val="left" w:pos="1571"/>
        </w:tabs>
        <w:spacing w:before="154"/>
        <w:ind w:left="110"/>
        <w:rPr>
          <w:i/>
        </w:rPr>
      </w:pPr>
      <w:r>
        <w:rPr>
          <w:rFonts w:ascii="Trebuchet MS" w:hAnsi="Trebuchet MS"/>
          <w:sz w:val="12"/>
        </w:rPr>
        <w:t>525</w:t>
      </w:r>
      <w:r>
        <w:rPr>
          <w:rFonts w:ascii="Trebuchet MS" w:hAnsi="Trebuchet MS"/>
          <w:sz w:val="12"/>
        </w:rPr>
        <w:tab/>
      </w:r>
      <w:r>
        <w:rPr>
          <w:spacing w:val="-1"/>
        </w:rPr>
        <w:t>South</w:t>
      </w:r>
      <w:r>
        <w:rPr>
          <w:spacing w:val="-10"/>
        </w:rPr>
        <w:t xml:space="preserve"> </w:t>
      </w:r>
      <w:r>
        <w:rPr>
          <w:spacing w:val="-1"/>
        </w:rPr>
        <w:t>stand</w:t>
      </w:r>
      <w:r>
        <w:rPr>
          <w:spacing w:val="-9"/>
        </w:rPr>
        <w:t xml:space="preserve"> </w:t>
      </w:r>
      <w:r>
        <w:rPr>
          <w:spacing w:val="-1"/>
        </w:rPr>
        <w:t>to</w:t>
      </w:r>
      <w:r>
        <w:rPr>
          <w:spacing w:val="-9"/>
        </w:rPr>
        <w:t xml:space="preserve"> </w:t>
      </w:r>
      <w:r>
        <w:rPr>
          <w:spacing w:val="-1"/>
        </w:rPr>
        <w:t>gain</w:t>
      </w:r>
      <w:r>
        <w:rPr>
          <w:spacing w:val="-10"/>
        </w:rPr>
        <w:t xml:space="preserve"> </w:t>
      </w:r>
      <w:r>
        <w:rPr>
          <w:spacing w:val="-1"/>
        </w:rPr>
        <w:t>from</w:t>
      </w:r>
      <w:r>
        <w:rPr>
          <w:spacing w:val="-9"/>
        </w:rPr>
        <w:t xml:space="preserve"> </w:t>
      </w:r>
      <w:r>
        <w:rPr>
          <w:spacing w:val="-1"/>
        </w:rPr>
        <w:t>signing</w:t>
      </w:r>
      <w:r>
        <w:rPr>
          <w:spacing w:val="-10"/>
        </w:rPr>
        <w:t xml:space="preserve"> </w:t>
      </w:r>
      <w:r>
        <w:rPr>
          <w:spacing w:val="-1"/>
        </w:rPr>
        <w:t>up</w:t>
      </w:r>
      <w:r>
        <w:rPr>
          <w:spacing w:val="-9"/>
        </w:rPr>
        <w:t xml:space="preserve"> </w:t>
      </w:r>
      <w:r>
        <w:rPr>
          <w:spacing w:val="-1"/>
        </w:rPr>
        <w:t>to</w:t>
      </w:r>
      <w:r>
        <w:rPr>
          <w:spacing w:val="-10"/>
        </w:rPr>
        <w:t xml:space="preserve"> </w:t>
      </w:r>
      <w:r>
        <w:rPr>
          <w:spacing w:val="-1"/>
        </w:rPr>
        <w:t>Europe’s</w:t>
      </w:r>
      <w:r>
        <w:rPr>
          <w:spacing w:val="-9"/>
        </w:rPr>
        <w:t xml:space="preserve"> </w:t>
      </w:r>
      <w:r>
        <w:rPr>
          <w:spacing w:val="-1"/>
        </w:rPr>
        <w:t>open</w:t>
      </w:r>
      <w:r>
        <w:rPr>
          <w:spacing w:val="-9"/>
        </w:rPr>
        <w:t xml:space="preserve"> </w:t>
      </w:r>
      <w:r>
        <w:rPr>
          <w:spacing w:val="-1"/>
        </w:rPr>
        <w:t>access</w:t>
      </w:r>
      <w:r>
        <w:rPr>
          <w:spacing w:val="-10"/>
        </w:rPr>
        <w:t xml:space="preserve"> </w:t>
      </w:r>
      <w:r>
        <w:t>strategy?</w:t>
      </w:r>
      <w:r>
        <w:rPr>
          <w:spacing w:val="8"/>
        </w:rPr>
        <w:t xml:space="preserve"> </w:t>
      </w:r>
      <w:r>
        <w:rPr>
          <w:i/>
        </w:rPr>
        <w:t>Impact</w:t>
      </w:r>
      <w:r>
        <w:rPr>
          <w:i/>
          <w:spacing w:val="-6"/>
        </w:rPr>
        <w:t xml:space="preserve"> </w:t>
      </w:r>
      <w:r>
        <w:rPr>
          <w:i/>
        </w:rPr>
        <w:t>of</w:t>
      </w:r>
    </w:p>
    <w:p w14:paraId="524515C3" w14:textId="77777777" w:rsidR="00BB4C49" w:rsidRDefault="00DC0BFC">
      <w:pPr>
        <w:tabs>
          <w:tab w:val="left" w:pos="1559"/>
        </w:tabs>
        <w:spacing w:before="155"/>
        <w:ind w:left="110"/>
        <w:rPr>
          <w:sz w:val="24"/>
        </w:rPr>
      </w:pPr>
      <w:r>
        <w:rPr>
          <w:rFonts w:ascii="Trebuchet MS"/>
          <w:sz w:val="12"/>
        </w:rPr>
        <w:t>526</w:t>
      </w:r>
      <w:r>
        <w:rPr>
          <w:rFonts w:ascii="Trebuchet MS"/>
          <w:sz w:val="12"/>
        </w:rPr>
        <w:tab/>
      </w:r>
      <w:r>
        <w:rPr>
          <w:i/>
          <w:sz w:val="24"/>
        </w:rPr>
        <w:t>Social</w:t>
      </w:r>
      <w:r>
        <w:rPr>
          <w:i/>
          <w:spacing w:val="13"/>
          <w:sz w:val="24"/>
        </w:rPr>
        <w:t xml:space="preserve"> </w:t>
      </w:r>
      <w:r>
        <w:rPr>
          <w:i/>
          <w:sz w:val="24"/>
        </w:rPr>
        <w:t>Sciences</w:t>
      </w:r>
      <w:r>
        <w:rPr>
          <w:sz w:val="24"/>
        </w:rPr>
        <w:t>.</w:t>
      </w:r>
      <w:r>
        <w:rPr>
          <w:spacing w:val="32"/>
          <w:sz w:val="24"/>
        </w:rPr>
        <w:t xml:space="preserve"> </w:t>
      </w:r>
      <w:r>
        <w:rPr>
          <w:sz w:val="24"/>
        </w:rPr>
        <w:t>Retrieved</w:t>
      </w:r>
      <w:r>
        <w:rPr>
          <w:spacing w:val="9"/>
          <w:sz w:val="24"/>
        </w:rPr>
        <w:t xml:space="preserve"> </w:t>
      </w:r>
      <w:r>
        <w:rPr>
          <w:sz w:val="24"/>
        </w:rPr>
        <w:t>from</w:t>
      </w:r>
    </w:p>
    <w:p w14:paraId="3F60C7E9" w14:textId="77777777" w:rsidR="00BB4C49" w:rsidRDefault="00DC0BFC">
      <w:pPr>
        <w:pStyle w:val="BodyText"/>
        <w:tabs>
          <w:tab w:val="left" w:pos="1571"/>
        </w:tabs>
        <w:spacing w:before="154"/>
        <w:ind w:left="110"/>
      </w:pPr>
      <w:r>
        <w:rPr>
          <w:rFonts w:ascii="Trebuchet MS"/>
          <w:sz w:val="12"/>
        </w:rPr>
        <w:t>527</w:t>
      </w:r>
      <w:r>
        <w:rPr>
          <w:rFonts w:ascii="Trebuchet MS"/>
          <w:sz w:val="12"/>
        </w:rPr>
        <w:tab/>
      </w:r>
      <w:r>
        <w:t>https://blogs.lse.ac.uk/impactofsocialsciences/2019/03/06/plan-s-and-the-</w:t>
      </w:r>
    </w:p>
    <w:p w14:paraId="7EE208F6" w14:textId="77777777" w:rsidR="00BB4C49" w:rsidRDefault="00DC0BFC">
      <w:pPr>
        <w:pStyle w:val="BodyText"/>
        <w:tabs>
          <w:tab w:val="left" w:pos="1571"/>
        </w:tabs>
        <w:spacing w:before="154"/>
        <w:ind w:left="110"/>
      </w:pPr>
      <w:r>
        <w:rPr>
          <w:rFonts w:ascii="Trebuchet MS"/>
          <w:sz w:val="12"/>
        </w:rPr>
        <w:t>528</w:t>
      </w:r>
      <w:r>
        <w:rPr>
          <w:rFonts w:ascii="Trebuchet MS"/>
          <w:sz w:val="12"/>
        </w:rPr>
        <w:tab/>
      </w:r>
      <w:r>
        <w:rPr>
          <w:w w:val="95"/>
        </w:rPr>
        <w:t>global-south-what-do-countries-in-the-global-south-stand-to-gain-from-signing-</w:t>
      </w:r>
    </w:p>
    <w:p w14:paraId="407EC4F8" w14:textId="77777777" w:rsidR="00BB4C49" w:rsidRDefault="00DC0BFC">
      <w:pPr>
        <w:pStyle w:val="BodyText"/>
        <w:tabs>
          <w:tab w:val="left" w:pos="1571"/>
        </w:tabs>
        <w:spacing w:before="155"/>
        <w:ind w:left="110"/>
      </w:pPr>
      <w:r>
        <w:rPr>
          <w:rFonts w:ascii="Trebuchet MS"/>
          <w:sz w:val="12"/>
        </w:rPr>
        <w:t>529</w:t>
      </w:r>
      <w:r>
        <w:rPr>
          <w:rFonts w:ascii="Trebuchet MS"/>
          <w:sz w:val="12"/>
        </w:rPr>
        <w:tab/>
      </w:r>
      <w:r>
        <w:t>up-to-</w:t>
      </w:r>
      <w:proofErr w:type="spellStart"/>
      <w:r>
        <w:t>europes</w:t>
      </w:r>
      <w:proofErr w:type="spellEnd"/>
      <w:r>
        <w:t>-open-access-strategy/</w:t>
      </w:r>
    </w:p>
    <w:p w14:paraId="5A5744D2" w14:textId="77777777" w:rsidR="00BB4C49" w:rsidRDefault="00BB4C49">
      <w:pPr>
        <w:pStyle w:val="BodyText"/>
        <w:spacing w:before="6"/>
        <w:rPr>
          <w:sz w:val="20"/>
        </w:rPr>
      </w:pPr>
    </w:p>
    <w:p w14:paraId="60F80740" w14:textId="77777777" w:rsidR="00BB4C49" w:rsidRDefault="00DC0BFC">
      <w:pPr>
        <w:tabs>
          <w:tab w:val="left" w:pos="1219"/>
        </w:tabs>
        <w:spacing w:before="117"/>
        <w:ind w:left="110"/>
        <w:rPr>
          <w:sz w:val="24"/>
        </w:rPr>
      </w:pPr>
      <w:r>
        <w:rPr>
          <w:rFonts w:ascii="Trebuchet MS"/>
          <w:w w:val="105"/>
          <w:sz w:val="12"/>
        </w:rPr>
        <w:t>530</w:t>
      </w:r>
      <w:r>
        <w:rPr>
          <w:rFonts w:ascii="Trebuchet MS"/>
          <w:w w:val="105"/>
          <w:sz w:val="12"/>
        </w:rPr>
        <w:tab/>
      </w:r>
      <w:r>
        <w:rPr>
          <w:w w:val="105"/>
          <w:sz w:val="24"/>
        </w:rPr>
        <w:t>R</w:t>
      </w:r>
      <w:r>
        <w:rPr>
          <w:spacing w:val="-9"/>
          <w:w w:val="105"/>
          <w:sz w:val="24"/>
        </w:rPr>
        <w:t xml:space="preserve"> </w:t>
      </w:r>
      <w:r>
        <w:rPr>
          <w:w w:val="105"/>
          <w:sz w:val="24"/>
        </w:rPr>
        <w:t>Core</w:t>
      </w:r>
      <w:r>
        <w:rPr>
          <w:spacing w:val="-8"/>
          <w:w w:val="105"/>
          <w:sz w:val="24"/>
        </w:rPr>
        <w:t xml:space="preserve"> </w:t>
      </w:r>
      <w:r>
        <w:rPr>
          <w:w w:val="105"/>
          <w:sz w:val="24"/>
        </w:rPr>
        <w:t>Team.</w:t>
      </w:r>
      <w:r>
        <w:rPr>
          <w:spacing w:val="10"/>
          <w:w w:val="105"/>
          <w:sz w:val="24"/>
        </w:rPr>
        <w:t xml:space="preserve"> </w:t>
      </w:r>
      <w:r>
        <w:rPr>
          <w:w w:val="105"/>
          <w:sz w:val="24"/>
        </w:rPr>
        <w:t>(2020).</w:t>
      </w:r>
      <w:r>
        <w:rPr>
          <w:spacing w:val="10"/>
          <w:w w:val="105"/>
          <w:sz w:val="24"/>
        </w:rPr>
        <w:t xml:space="preserve"> </w:t>
      </w:r>
      <w:r>
        <w:rPr>
          <w:i/>
          <w:w w:val="105"/>
          <w:sz w:val="24"/>
        </w:rPr>
        <w:t>R:</w:t>
      </w:r>
      <w:r>
        <w:rPr>
          <w:i/>
          <w:spacing w:val="-4"/>
          <w:w w:val="105"/>
          <w:sz w:val="24"/>
        </w:rPr>
        <w:t xml:space="preserve"> </w:t>
      </w:r>
      <w:r>
        <w:rPr>
          <w:i/>
          <w:w w:val="105"/>
          <w:sz w:val="24"/>
        </w:rPr>
        <w:t>A</w:t>
      </w:r>
      <w:r>
        <w:rPr>
          <w:i/>
          <w:spacing w:val="-5"/>
          <w:w w:val="105"/>
          <w:sz w:val="24"/>
        </w:rPr>
        <w:t xml:space="preserve"> </w:t>
      </w:r>
      <w:r>
        <w:rPr>
          <w:i/>
          <w:w w:val="105"/>
          <w:sz w:val="24"/>
        </w:rPr>
        <w:t>Language</w:t>
      </w:r>
      <w:r>
        <w:rPr>
          <w:i/>
          <w:spacing w:val="-4"/>
          <w:w w:val="105"/>
          <w:sz w:val="24"/>
        </w:rPr>
        <w:t xml:space="preserve"> </w:t>
      </w:r>
      <w:r>
        <w:rPr>
          <w:i/>
          <w:w w:val="105"/>
          <w:sz w:val="24"/>
        </w:rPr>
        <w:t>and</w:t>
      </w:r>
      <w:r>
        <w:rPr>
          <w:i/>
          <w:spacing w:val="-5"/>
          <w:w w:val="105"/>
          <w:sz w:val="24"/>
        </w:rPr>
        <w:t xml:space="preserve"> </w:t>
      </w:r>
      <w:r>
        <w:rPr>
          <w:i/>
          <w:w w:val="105"/>
          <w:sz w:val="24"/>
        </w:rPr>
        <w:t>Environment</w:t>
      </w:r>
      <w:r>
        <w:rPr>
          <w:i/>
          <w:spacing w:val="-4"/>
          <w:w w:val="105"/>
          <w:sz w:val="24"/>
        </w:rPr>
        <w:t xml:space="preserve"> </w:t>
      </w:r>
      <w:r>
        <w:rPr>
          <w:i/>
          <w:w w:val="105"/>
          <w:sz w:val="24"/>
        </w:rPr>
        <w:t>for</w:t>
      </w:r>
      <w:r>
        <w:rPr>
          <w:i/>
          <w:spacing w:val="-5"/>
          <w:w w:val="105"/>
          <w:sz w:val="24"/>
        </w:rPr>
        <w:t xml:space="preserve"> </w:t>
      </w:r>
      <w:r>
        <w:rPr>
          <w:i/>
          <w:w w:val="105"/>
          <w:sz w:val="24"/>
        </w:rPr>
        <w:t>Statistical</w:t>
      </w:r>
      <w:r>
        <w:rPr>
          <w:i/>
          <w:spacing w:val="-4"/>
          <w:w w:val="105"/>
          <w:sz w:val="24"/>
        </w:rPr>
        <w:t xml:space="preserve"> </w:t>
      </w:r>
      <w:r>
        <w:rPr>
          <w:i/>
          <w:w w:val="105"/>
          <w:sz w:val="24"/>
        </w:rPr>
        <w:t>Computing</w:t>
      </w:r>
      <w:r>
        <w:rPr>
          <w:w w:val="105"/>
          <w:sz w:val="24"/>
        </w:rPr>
        <w:t>.</w:t>
      </w:r>
    </w:p>
    <w:p w14:paraId="263B0FB9" w14:textId="77777777" w:rsidR="00BB4C49" w:rsidRDefault="00DC0BFC">
      <w:pPr>
        <w:pStyle w:val="BodyText"/>
        <w:tabs>
          <w:tab w:val="left" w:pos="1562"/>
        </w:tabs>
        <w:spacing w:before="155"/>
        <w:ind w:left="110"/>
      </w:pPr>
      <w:r>
        <w:rPr>
          <w:rFonts w:ascii="Trebuchet MS"/>
          <w:sz w:val="12"/>
        </w:rPr>
        <w:t>531</w:t>
      </w:r>
      <w:r>
        <w:rPr>
          <w:rFonts w:ascii="Trebuchet MS"/>
          <w:sz w:val="12"/>
        </w:rPr>
        <w:tab/>
      </w:r>
      <w:r>
        <w:rPr>
          <w:spacing w:val="-2"/>
        </w:rPr>
        <w:t>Vienna,</w:t>
      </w:r>
      <w:r>
        <w:rPr>
          <w:spacing w:val="-10"/>
        </w:rPr>
        <w:t xml:space="preserve"> </w:t>
      </w:r>
      <w:r>
        <w:rPr>
          <w:spacing w:val="-2"/>
        </w:rPr>
        <w:t>Austria:</w:t>
      </w:r>
      <w:r>
        <w:rPr>
          <w:spacing w:val="8"/>
        </w:rPr>
        <w:t xml:space="preserve"> </w:t>
      </w:r>
      <w:r>
        <w:rPr>
          <w:spacing w:val="-2"/>
        </w:rPr>
        <w:t>R</w:t>
      </w:r>
      <w:r>
        <w:rPr>
          <w:spacing w:val="-8"/>
        </w:rPr>
        <w:t xml:space="preserve"> </w:t>
      </w:r>
      <w:r>
        <w:rPr>
          <w:spacing w:val="-2"/>
        </w:rPr>
        <w:t>Foundation</w:t>
      </w:r>
      <w:r>
        <w:rPr>
          <w:spacing w:val="-10"/>
        </w:rPr>
        <w:t xml:space="preserve"> </w:t>
      </w:r>
      <w:r>
        <w:rPr>
          <w:spacing w:val="-1"/>
        </w:rPr>
        <w:t>for</w:t>
      </w:r>
      <w:r>
        <w:rPr>
          <w:spacing w:val="-9"/>
        </w:rPr>
        <w:t xml:space="preserve"> </w:t>
      </w:r>
      <w:r>
        <w:rPr>
          <w:spacing w:val="-1"/>
        </w:rPr>
        <w:t>Statistical</w:t>
      </w:r>
      <w:r>
        <w:rPr>
          <w:spacing w:val="-8"/>
        </w:rPr>
        <w:t xml:space="preserve"> </w:t>
      </w:r>
      <w:r>
        <w:rPr>
          <w:spacing w:val="-1"/>
        </w:rPr>
        <w:t>Computing.</w:t>
      </w:r>
      <w:r>
        <w:rPr>
          <w:spacing w:val="8"/>
        </w:rPr>
        <w:t xml:space="preserve"> </w:t>
      </w:r>
      <w:r>
        <w:rPr>
          <w:spacing w:val="-1"/>
        </w:rPr>
        <w:t>Retrieved</w:t>
      </w:r>
      <w:r>
        <w:rPr>
          <w:spacing w:val="-9"/>
        </w:rPr>
        <w:t xml:space="preserve"> </w:t>
      </w:r>
      <w:r>
        <w:rPr>
          <w:spacing w:val="-1"/>
        </w:rPr>
        <w:t>from</w:t>
      </w:r>
    </w:p>
    <w:p w14:paraId="42D6EE25" w14:textId="77777777" w:rsidR="00BB4C49" w:rsidRDefault="00DC0BFC">
      <w:pPr>
        <w:pStyle w:val="BodyText"/>
        <w:tabs>
          <w:tab w:val="left" w:pos="1571"/>
        </w:tabs>
        <w:spacing w:before="154"/>
        <w:ind w:left="110"/>
      </w:pPr>
      <w:r>
        <w:rPr>
          <w:rFonts w:ascii="Trebuchet MS"/>
          <w:w w:val="105"/>
          <w:sz w:val="12"/>
        </w:rPr>
        <w:t>532</w:t>
      </w:r>
      <w:r>
        <w:rPr>
          <w:rFonts w:ascii="Trebuchet MS"/>
          <w:w w:val="105"/>
          <w:sz w:val="12"/>
        </w:rPr>
        <w:tab/>
      </w:r>
      <w:r>
        <w:rPr>
          <w:w w:val="105"/>
        </w:rPr>
        <w:t>https://</w:t>
      </w:r>
      <w:hyperlink r:id="rId17">
        <w:r>
          <w:rPr>
            <w:w w:val="105"/>
          </w:rPr>
          <w:t>www.R-project.org/</w:t>
        </w:r>
      </w:hyperlink>
    </w:p>
    <w:p w14:paraId="4A7AD549" w14:textId="77777777" w:rsidR="00BB4C49" w:rsidRDefault="00BB4C49">
      <w:pPr>
        <w:pStyle w:val="BodyText"/>
        <w:spacing w:before="6"/>
        <w:rPr>
          <w:sz w:val="20"/>
        </w:rPr>
      </w:pPr>
    </w:p>
    <w:p w14:paraId="6555352C" w14:textId="77777777" w:rsidR="00BB4C49" w:rsidRDefault="00DC0BFC">
      <w:pPr>
        <w:pStyle w:val="BodyText"/>
        <w:tabs>
          <w:tab w:val="left" w:pos="1219"/>
        </w:tabs>
        <w:spacing w:before="118"/>
        <w:ind w:left="110"/>
      </w:pPr>
      <w:r>
        <w:rPr>
          <w:rFonts w:ascii="Trebuchet MS"/>
          <w:sz w:val="12"/>
        </w:rPr>
        <w:t>533</w:t>
      </w:r>
      <w:r>
        <w:rPr>
          <w:rFonts w:ascii="Trebuchet MS"/>
          <w:sz w:val="12"/>
        </w:rPr>
        <w:tab/>
      </w:r>
      <w:r>
        <w:rPr>
          <w:spacing w:val="-1"/>
        </w:rPr>
        <w:t>Rodriguez,</w:t>
      </w:r>
      <w:r>
        <w:rPr>
          <w:spacing w:val="-10"/>
        </w:rPr>
        <w:t xml:space="preserve"> </w:t>
      </w:r>
      <w:r>
        <w:rPr>
          <w:spacing w:val="-1"/>
          <w:w w:val="105"/>
        </w:rPr>
        <w:t>J.</w:t>
      </w:r>
      <w:r>
        <w:rPr>
          <w:spacing w:val="-12"/>
          <w:w w:val="105"/>
        </w:rPr>
        <w:t xml:space="preserve"> </w:t>
      </w:r>
      <w:r>
        <w:rPr>
          <w:spacing w:val="-1"/>
        </w:rPr>
        <w:t>E.</w:t>
      </w:r>
      <w:r>
        <w:rPr>
          <w:spacing w:val="-9"/>
        </w:rPr>
        <w:t xml:space="preserve"> </w:t>
      </w:r>
      <w:r>
        <w:rPr>
          <w:spacing w:val="-1"/>
        </w:rPr>
        <w:t>(2014).</w:t>
      </w:r>
      <w:r>
        <w:rPr>
          <w:spacing w:val="7"/>
        </w:rPr>
        <w:t xml:space="preserve"> </w:t>
      </w:r>
      <w:r>
        <w:rPr>
          <w:spacing w:val="-1"/>
        </w:rPr>
        <w:t>Awareness</w:t>
      </w:r>
      <w:r>
        <w:rPr>
          <w:spacing w:val="-9"/>
        </w:rPr>
        <w:t xml:space="preserve"> </w:t>
      </w:r>
      <w:r>
        <w:rPr>
          <w:spacing w:val="-1"/>
        </w:rPr>
        <w:t>and</w:t>
      </w:r>
      <w:r>
        <w:rPr>
          <w:spacing w:val="-9"/>
        </w:rPr>
        <w:t xml:space="preserve"> </w:t>
      </w:r>
      <w:r>
        <w:rPr>
          <w:spacing w:val="-1"/>
        </w:rPr>
        <w:t>Attitudes</w:t>
      </w:r>
      <w:r>
        <w:rPr>
          <w:spacing w:val="-9"/>
        </w:rPr>
        <w:t xml:space="preserve"> </w:t>
      </w:r>
      <w:r>
        <w:rPr>
          <w:spacing w:val="-1"/>
        </w:rPr>
        <w:t>about</w:t>
      </w:r>
      <w:r>
        <w:rPr>
          <w:spacing w:val="-10"/>
        </w:rPr>
        <w:t xml:space="preserve"> </w:t>
      </w:r>
      <w:r>
        <w:rPr>
          <w:spacing w:val="-1"/>
        </w:rPr>
        <w:t>Open</w:t>
      </w:r>
      <w:r>
        <w:rPr>
          <w:spacing w:val="-9"/>
        </w:rPr>
        <w:t xml:space="preserve"> </w:t>
      </w:r>
      <w:r>
        <w:rPr>
          <w:spacing w:val="-1"/>
        </w:rPr>
        <w:t>Access</w:t>
      </w:r>
      <w:r>
        <w:rPr>
          <w:spacing w:val="-10"/>
        </w:rPr>
        <w:t xml:space="preserve"> </w:t>
      </w:r>
      <w:r>
        <w:rPr>
          <w:spacing w:val="-1"/>
        </w:rPr>
        <w:t>Publishing:</w:t>
      </w:r>
      <w:r>
        <w:rPr>
          <w:spacing w:val="8"/>
        </w:rPr>
        <w:t xml:space="preserve"> </w:t>
      </w:r>
      <w:r>
        <w:t>A</w:t>
      </w:r>
    </w:p>
    <w:p w14:paraId="10E5C928" w14:textId="77777777" w:rsidR="00BB4C49" w:rsidRDefault="00DC0BFC">
      <w:pPr>
        <w:tabs>
          <w:tab w:val="left" w:pos="1571"/>
        </w:tabs>
        <w:spacing w:before="154"/>
        <w:ind w:left="110"/>
        <w:rPr>
          <w:sz w:val="24"/>
        </w:rPr>
      </w:pPr>
      <w:r>
        <w:rPr>
          <w:rFonts w:ascii="Trebuchet MS"/>
          <w:w w:val="105"/>
          <w:sz w:val="12"/>
        </w:rPr>
        <w:t>534</w:t>
      </w:r>
      <w:r>
        <w:rPr>
          <w:rFonts w:ascii="Trebuchet MS"/>
          <w:w w:val="105"/>
          <w:sz w:val="12"/>
        </w:rPr>
        <w:tab/>
      </w:r>
      <w:r>
        <w:rPr>
          <w:spacing w:val="-1"/>
          <w:w w:val="105"/>
          <w:sz w:val="24"/>
        </w:rPr>
        <w:t>Glance</w:t>
      </w:r>
      <w:r>
        <w:rPr>
          <w:spacing w:val="-13"/>
          <w:w w:val="105"/>
          <w:sz w:val="24"/>
        </w:rPr>
        <w:t xml:space="preserve"> </w:t>
      </w:r>
      <w:r>
        <w:rPr>
          <w:spacing w:val="-1"/>
          <w:w w:val="105"/>
          <w:sz w:val="24"/>
        </w:rPr>
        <w:t>at</w:t>
      </w:r>
      <w:r>
        <w:rPr>
          <w:spacing w:val="-12"/>
          <w:w w:val="105"/>
          <w:sz w:val="24"/>
        </w:rPr>
        <w:t xml:space="preserve"> </w:t>
      </w:r>
      <w:r>
        <w:rPr>
          <w:spacing w:val="-1"/>
          <w:w w:val="105"/>
          <w:sz w:val="24"/>
        </w:rPr>
        <w:t>Generational</w:t>
      </w:r>
      <w:r>
        <w:rPr>
          <w:spacing w:val="-13"/>
          <w:w w:val="105"/>
          <w:sz w:val="24"/>
        </w:rPr>
        <w:t xml:space="preserve"> </w:t>
      </w:r>
      <w:r>
        <w:rPr>
          <w:spacing w:val="-1"/>
          <w:w w:val="105"/>
          <w:sz w:val="24"/>
        </w:rPr>
        <w:t>Di</w:t>
      </w:r>
      <w:r>
        <w:rPr>
          <w:rFonts w:ascii="Arial"/>
          <w:spacing w:val="-1"/>
          <w:w w:val="105"/>
          <w:sz w:val="24"/>
        </w:rPr>
        <w:t>ff</w:t>
      </w:r>
      <w:r>
        <w:rPr>
          <w:spacing w:val="-1"/>
          <w:w w:val="105"/>
          <w:sz w:val="24"/>
        </w:rPr>
        <w:t>erences.</w:t>
      </w:r>
      <w:r>
        <w:rPr>
          <w:spacing w:val="5"/>
          <w:w w:val="105"/>
          <w:sz w:val="24"/>
        </w:rPr>
        <w:t xml:space="preserve"> </w:t>
      </w:r>
      <w:r>
        <w:rPr>
          <w:i/>
          <w:spacing w:val="-1"/>
          <w:w w:val="105"/>
          <w:sz w:val="24"/>
        </w:rPr>
        <w:t>The</w:t>
      </w:r>
      <w:r>
        <w:rPr>
          <w:i/>
          <w:spacing w:val="-9"/>
          <w:w w:val="105"/>
          <w:sz w:val="24"/>
        </w:rPr>
        <w:t xml:space="preserve"> </w:t>
      </w:r>
      <w:r>
        <w:rPr>
          <w:i/>
          <w:spacing w:val="-1"/>
          <w:w w:val="105"/>
          <w:sz w:val="24"/>
        </w:rPr>
        <w:t>Journal</w:t>
      </w:r>
      <w:r>
        <w:rPr>
          <w:i/>
          <w:spacing w:val="-9"/>
          <w:w w:val="105"/>
          <w:sz w:val="24"/>
        </w:rPr>
        <w:t xml:space="preserve"> </w:t>
      </w:r>
      <w:r>
        <w:rPr>
          <w:i/>
          <w:spacing w:val="-1"/>
          <w:w w:val="105"/>
          <w:sz w:val="24"/>
        </w:rPr>
        <w:t>of</w:t>
      </w:r>
      <w:r>
        <w:rPr>
          <w:i/>
          <w:spacing w:val="-9"/>
          <w:w w:val="105"/>
          <w:sz w:val="24"/>
        </w:rPr>
        <w:t xml:space="preserve"> </w:t>
      </w:r>
      <w:r>
        <w:rPr>
          <w:i/>
          <w:spacing w:val="-1"/>
          <w:w w:val="105"/>
          <w:sz w:val="24"/>
        </w:rPr>
        <w:t>Academic</w:t>
      </w:r>
      <w:r>
        <w:rPr>
          <w:i/>
          <w:spacing w:val="-9"/>
          <w:w w:val="105"/>
          <w:sz w:val="24"/>
        </w:rPr>
        <w:t xml:space="preserve"> </w:t>
      </w:r>
      <w:r>
        <w:rPr>
          <w:i/>
          <w:spacing w:val="-1"/>
          <w:w w:val="105"/>
          <w:sz w:val="24"/>
        </w:rPr>
        <w:t>Librarianship</w:t>
      </w:r>
      <w:r>
        <w:rPr>
          <w:spacing w:val="-1"/>
          <w:w w:val="105"/>
          <w:sz w:val="24"/>
        </w:rPr>
        <w:t>,</w:t>
      </w:r>
    </w:p>
    <w:p w14:paraId="5A62B3C9" w14:textId="77777777" w:rsidR="00BB4C49" w:rsidRDefault="00DC0BFC">
      <w:pPr>
        <w:pStyle w:val="BodyText"/>
        <w:tabs>
          <w:tab w:val="left" w:pos="1555"/>
        </w:tabs>
        <w:spacing w:before="155"/>
        <w:ind w:left="110"/>
      </w:pPr>
      <w:r>
        <w:rPr>
          <w:rFonts w:ascii="Trebuchet MS" w:hAnsi="Trebuchet MS"/>
          <w:w w:val="105"/>
          <w:sz w:val="12"/>
        </w:rPr>
        <w:t>535</w:t>
      </w:r>
      <w:r>
        <w:rPr>
          <w:rFonts w:ascii="Trebuchet MS" w:hAnsi="Trebuchet MS"/>
          <w:w w:val="105"/>
          <w:sz w:val="12"/>
        </w:rPr>
        <w:tab/>
      </w:r>
      <w:r>
        <w:rPr>
          <w:i/>
        </w:rPr>
        <w:t>40</w:t>
      </w:r>
      <w:r>
        <w:rPr>
          <w:i/>
          <w:spacing w:val="-24"/>
        </w:rPr>
        <w:t xml:space="preserve"> </w:t>
      </w:r>
      <w:r>
        <w:t>(6),</w:t>
      </w:r>
      <w:r>
        <w:rPr>
          <w:spacing w:val="29"/>
        </w:rPr>
        <w:t xml:space="preserve"> </w:t>
      </w:r>
      <w:r>
        <w:t>604–610.</w:t>
      </w:r>
      <w:r>
        <w:rPr>
          <w:spacing w:val="59"/>
        </w:rPr>
        <w:t xml:space="preserve"> </w:t>
      </w:r>
      <w:r>
        <w:t>https://doi.org/10.1016/j.acalib.2014.07.013</w:t>
      </w:r>
    </w:p>
    <w:p w14:paraId="1797FEF6" w14:textId="77777777" w:rsidR="00BB4C49" w:rsidRDefault="00BB4C49">
      <w:pPr>
        <w:pStyle w:val="BodyText"/>
        <w:spacing w:before="5"/>
        <w:rPr>
          <w:sz w:val="20"/>
        </w:rPr>
      </w:pPr>
    </w:p>
    <w:p w14:paraId="3D1CEE25" w14:textId="77777777" w:rsidR="00BB4C49" w:rsidRDefault="00DC0BFC">
      <w:pPr>
        <w:pStyle w:val="BodyText"/>
        <w:tabs>
          <w:tab w:val="left" w:pos="1219"/>
        </w:tabs>
        <w:spacing w:before="118"/>
        <w:ind w:left="110"/>
      </w:pPr>
      <w:r>
        <w:rPr>
          <w:rFonts w:ascii="Trebuchet MS"/>
          <w:sz w:val="12"/>
        </w:rPr>
        <w:t>536</w:t>
      </w:r>
      <w:r>
        <w:rPr>
          <w:rFonts w:ascii="Trebuchet MS"/>
          <w:sz w:val="12"/>
        </w:rPr>
        <w:tab/>
      </w:r>
      <w:proofErr w:type="spellStart"/>
      <w:r>
        <w:rPr>
          <w:w w:val="95"/>
        </w:rPr>
        <w:t>Schimanski</w:t>
      </w:r>
      <w:proofErr w:type="spellEnd"/>
      <w:r>
        <w:rPr>
          <w:w w:val="95"/>
        </w:rPr>
        <w:t>,</w:t>
      </w:r>
      <w:r>
        <w:rPr>
          <w:spacing w:val="14"/>
          <w:w w:val="95"/>
        </w:rPr>
        <w:t xml:space="preserve"> </w:t>
      </w:r>
      <w:r>
        <w:rPr>
          <w:w w:val="95"/>
        </w:rPr>
        <w:t>L.</w:t>
      </w:r>
      <w:r>
        <w:rPr>
          <w:spacing w:val="15"/>
          <w:w w:val="95"/>
        </w:rPr>
        <w:t xml:space="preserve"> </w:t>
      </w:r>
      <w:r>
        <w:rPr>
          <w:w w:val="95"/>
        </w:rPr>
        <w:t>A.,</w:t>
      </w:r>
      <w:r>
        <w:rPr>
          <w:spacing w:val="14"/>
          <w:w w:val="95"/>
        </w:rPr>
        <w:t xml:space="preserve"> </w:t>
      </w:r>
      <w:r>
        <w:rPr>
          <w:w w:val="95"/>
        </w:rPr>
        <w:t>&amp;</w:t>
      </w:r>
      <w:r>
        <w:rPr>
          <w:spacing w:val="15"/>
          <w:w w:val="95"/>
        </w:rPr>
        <w:t xml:space="preserve"> </w:t>
      </w:r>
      <w:proofErr w:type="spellStart"/>
      <w:r>
        <w:rPr>
          <w:w w:val="95"/>
        </w:rPr>
        <w:t>Alperin</w:t>
      </w:r>
      <w:proofErr w:type="spellEnd"/>
      <w:r>
        <w:rPr>
          <w:w w:val="95"/>
        </w:rPr>
        <w:t>,</w:t>
      </w:r>
      <w:r>
        <w:rPr>
          <w:spacing w:val="14"/>
          <w:w w:val="95"/>
        </w:rPr>
        <w:t xml:space="preserve"> </w:t>
      </w:r>
      <w:r>
        <w:rPr>
          <w:w w:val="95"/>
        </w:rPr>
        <w:t>J.</w:t>
      </w:r>
      <w:r>
        <w:rPr>
          <w:spacing w:val="15"/>
          <w:w w:val="95"/>
        </w:rPr>
        <w:t xml:space="preserve"> </w:t>
      </w:r>
      <w:r>
        <w:rPr>
          <w:w w:val="95"/>
        </w:rPr>
        <w:t>P.</w:t>
      </w:r>
      <w:r>
        <w:rPr>
          <w:spacing w:val="14"/>
          <w:w w:val="95"/>
        </w:rPr>
        <w:t xml:space="preserve"> </w:t>
      </w:r>
      <w:r>
        <w:rPr>
          <w:w w:val="95"/>
        </w:rPr>
        <w:t>(2018).</w:t>
      </w:r>
      <w:r>
        <w:rPr>
          <w:spacing w:val="39"/>
          <w:w w:val="95"/>
        </w:rPr>
        <w:t xml:space="preserve"> </w:t>
      </w:r>
      <w:r>
        <w:rPr>
          <w:w w:val="95"/>
        </w:rPr>
        <w:t>The</w:t>
      </w:r>
      <w:r>
        <w:rPr>
          <w:spacing w:val="15"/>
          <w:w w:val="95"/>
        </w:rPr>
        <w:t xml:space="preserve"> </w:t>
      </w:r>
      <w:r>
        <w:rPr>
          <w:w w:val="95"/>
        </w:rPr>
        <w:t>evaluation</w:t>
      </w:r>
      <w:r>
        <w:rPr>
          <w:spacing w:val="15"/>
          <w:w w:val="95"/>
        </w:rPr>
        <w:t xml:space="preserve"> </w:t>
      </w:r>
      <w:r>
        <w:rPr>
          <w:w w:val="95"/>
        </w:rPr>
        <w:t>of</w:t>
      </w:r>
      <w:r>
        <w:rPr>
          <w:spacing w:val="15"/>
          <w:w w:val="95"/>
        </w:rPr>
        <w:t xml:space="preserve"> </w:t>
      </w:r>
      <w:r>
        <w:rPr>
          <w:w w:val="95"/>
        </w:rPr>
        <w:t>scholarship</w:t>
      </w:r>
      <w:r>
        <w:rPr>
          <w:spacing w:val="13"/>
          <w:w w:val="95"/>
        </w:rPr>
        <w:t xml:space="preserve"> </w:t>
      </w:r>
      <w:r>
        <w:rPr>
          <w:w w:val="95"/>
        </w:rPr>
        <w:t>in</w:t>
      </w:r>
      <w:r>
        <w:rPr>
          <w:spacing w:val="15"/>
          <w:w w:val="95"/>
        </w:rPr>
        <w:t xml:space="preserve"> </w:t>
      </w:r>
      <w:r>
        <w:rPr>
          <w:w w:val="95"/>
        </w:rPr>
        <w:t>academic</w:t>
      </w:r>
    </w:p>
    <w:p w14:paraId="19E8E5EC" w14:textId="77777777" w:rsidR="00BB4C49" w:rsidRDefault="00DC0BFC">
      <w:pPr>
        <w:tabs>
          <w:tab w:val="left" w:pos="1571"/>
        </w:tabs>
        <w:spacing w:before="154"/>
        <w:ind w:left="110"/>
        <w:rPr>
          <w:sz w:val="24"/>
        </w:rPr>
      </w:pPr>
      <w:r>
        <w:rPr>
          <w:rFonts w:ascii="Trebuchet MS"/>
          <w:sz w:val="12"/>
        </w:rPr>
        <w:t>537</w:t>
      </w:r>
      <w:r>
        <w:rPr>
          <w:rFonts w:ascii="Trebuchet MS"/>
          <w:sz w:val="12"/>
        </w:rPr>
        <w:tab/>
      </w:r>
      <w:r>
        <w:rPr>
          <w:spacing w:val="-1"/>
          <w:sz w:val="24"/>
        </w:rPr>
        <w:t>promotion</w:t>
      </w:r>
      <w:r>
        <w:rPr>
          <w:spacing w:val="-10"/>
          <w:sz w:val="24"/>
        </w:rPr>
        <w:t xml:space="preserve"> </w:t>
      </w:r>
      <w:r>
        <w:rPr>
          <w:sz w:val="24"/>
        </w:rPr>
        <w:t>and</w:t>
      </w:r>
      <w:r>
        <w:rPr>
          <w:spacing w:val="-9"/>
          <w:sz w:val="24"/>
        </w:rPr>
        <w:t xml:space="preserve"> </w:t>
      </w:r>
      <w:r>
        <w:rPr>
          <w:sz w:val="24"/>
        </w:rPr>
        <w:t>tenure</w:t>
      </w:r>
      <w:r>
        <w:rPr>
          <w:spacing w:val="-9"/>
          <w:sz w:val="24"/>
        </w:rPr>
        <w:t xml:space="preserve"> </w:t>
      </w:r>
      <w:r>
        <w:rPr>
          <w:sz w:val="24"/>
        </w:rPr>
        <w:t>processes:</w:t>
      </w:r>
      <w:r>
        <w:rPr>
          <w:spacing w:val="9"/>
          <w:sz w:val="24"/>
        </w:rPr>
        <w:t xml:space="preserve"> </w:t>
      </w:r>
      <w:r>
        <w:rPr>
          <w:sz w:val="24"/>
        </w:rPr>
        <w:t>Past,</w:t>
      </w:r>
      <w:r>
        <w:rPr>
          <w:spacing w:val="-10"/>
          <w:sz w:val="24"/>
        </w:rPr>
        <w:t xml:space="preserve"> </w:t>
      </w:r>
      <w:r>
        <w:rPr>
          <w:sz w:val="24"/>
        </w:rPr>
        <w:t>present,</w:t>
      </w:r>
      <w:r>
        <w:rPr>
          <w:spacing w:val="-9"/>
          <w:sz w:val="24"/>
        </w:rPr>
        <w:t xml:space="preserve"> </w:t>
      </w:r>
      <w:r>
        <w:rPr>
          <w:sz w:val="24"/>
        </w:rPr>
        <w:t>and</w:t>
      </w:r>
      <w:r>
        <w:rPr>
          <w:spacing w:val="-9"/>
          <w:sz w:val="24"/>
        </w:rPr>
        <w:t xml:space="preserve"> </w:t>
      </w:r>
      <w:r>
        <w:rPr>
          <w:sz w:val="24"/>
        </w:rPr>
        <w:t>future.</w:t>
      </w:r>
      <w:r>
        <w:rPr>
          <w:spacing w:val="8"/>
          <w:sz w:val="24"/>
        </w:rPr>
        <w:t xml:space="preserve"> </w:t>
      </w:r>
      <w:r>
        <w:rPr>
          <w:i/>
          <w:sz w:val="24"/>
        </w:rPr>
        <w:t>F1000Research</w:t>
      </w:r>
      <w:r>
        <w:rPr>
          <w:sz w:val="24"/>
        </w:rPr>
        <w:t>,</w:t>
      </w:r>
      <w:r>
        <w:rPr>
          <w:spacing w:val="-9"/>
          <w:sz w:val="24"/>
        </w:rPr>
        <w:t xml:space="preserve"> </w:t>
      </w:r>
      <w:r>
        <w:rPr>
          <w:i/>
          <w:sz w:val="24"/>
        </w:rPr>
        <w:t>7</w:t>
      </w:r>
      <w:r>
        <w:rPr>
          <w:sz w:val="24"/>
        </w:rPr>
        <w:t>,</w:t>
      </w:r>
    </w:p>
    <w:p w14:paraId="16C95877" w14:textId="77777777" w:rsidR="00BB4C49" w:rsidRDefault="00DC0BFC">
      <w:pPr>
        <w:pStyle w:val="BodyText"/>
        <w:tabs>
          <w:tab w:val="left" w:pos="1559"/>
        </w:tabs>
        <w:spacing w:before="155"/>
        <w:ind w:left="110"/>
      </w:pPr>
      <w:r>
        <w:rPr>
          <w:rFonts w:ascii="Trebuchet MS"/>
          <w:sz w:val="12"/>
        </w:rPr>
        <w:t>538</w:t>
      </w:r>
      <w:r>
        <w:rPr>
          <w:rFonts w:ascii="Trebuchet MS"/>
          <w:sz w:val="12"/>
        </w:rPr>
        <w:tab/>
      </w:r>
      <w:r>
        <w:rPr>
          <w:spacing w:val="-1"/>
        </w:rPr>
        <w:t>1605.</w:t>
      </w:r>
      <w:r>
        <w:rPr>
          <w:spacing w:val="8"/>
        </w:rPr>
        <w:t xml:space="preserve"> </w:t>
      </w:r>
      <w:r>
        <w:t>https://doi.org/10.12688/f1000research.16493.1</w:t>
      </w:r>
    </w:p>
    <w:p w14:paraId="45539CE1" w14:textId="77777777" w:rsidR="00BB4C49" w:rsidRDefault="00BB4C49">
      <w:pPr>
        <w:pStyle w:val="BodyText"/>
        <w:spacing w:before="6"/>
        <w:rPr>
          <w:sz w:val="20"/>
        </w:rPr>
      </w:pPr>
    </w:p>
    <w:p w14:paraId="33B640CD" w14:textId="77777777" w:rsidR="00BB4C49" w:rsidRDefault="00DC0BFC">
      <w:pPr>
        <w:pStyle w:val="BodyText"/>
        <w:tabs>
          <w:tab w:val="left" w:pos="1219"/>
        </w:tabs>
        <w:spacing w:before="117"/>
        <w:ind w:left="110"/>
      </w:pPr>
      <w:r>
        <w:rPr>
          <w:rFonts w:ascii="Trebuchet MS"/>
          <w:sz w:val="12"/>
        </w:rPr>
        <w:t>539</w:t>
      </w:r>
      <w:r>
        <w:rPr>
          <w:rFonts w:ascii="Trebuchet MS"/>
          <w:sz w:val="12"/>
        </w:rPr>
        <w:tab/>
      </w:r>
      <w:r>
        <w:rPr>
          <w:w w:val="95"/>
        </w:rPr>
        <w:t>Singh,</w:t>
      </w:r>
      <w:r>
        <w:rPr>
          <w:spacing w:val="17"/>
          <w:w w:val="95"/>
        </w:rPr>
        <w:t xml:space="preserve"> </w:t>
      </w:r>
      <w:r>
        <w:rPr>
          <w:w w:val="95"/>
        </w:rPr>
        <w:t>S.,</w:t>
      </w:r>
      <w:r>
        <w:rPr>
          <w:spacing w:val="18"/>
          <w:w w:val="95"/>
        </w:rPr>
        <w:t xml:space="preserve"> </w:t>
      </w:r>
      <w:r>
        <w:rPr>
          <w:w w:val="95"/>
        </w:rPr>
        <w:t>&amp;</w:t>
      </w:r>
      <w:r>
        <w:rPr>
          <w:spacing w:val="18"/>
          <w:w w:val="95"/>
        </w:rPr>
        <w:t xml:space="preserve"> </w:t>
      </w:r>
      <w:r>
        <w:rPr>
          <w:w w:val="95"/>
        </w:rPr>
        <w:t>Morrison,</w:t>
      </w:r>
      <w:r>
        <w:rPr>
          <w:spacing w:val="17"/>
          <w:w w:val="95"/>
        </w:rPr>
        <w:t xml:space="preserve"> </w:t>
      </w:r>
      <w:r>
        <w:rPr>
          <w:w w:val="95"/>
        </w:rPr>
        <w:t>H.</w:t>
      </w:r>
      <w:r>
        <w:rPr>
          <w:spacing w:val="19"/>
          <w:w w:val="95"/>
        </w:rPr>
        <w:t xml:space="preserve"> </w:t>
      </w:r>
      <w:r>
        <w:rPr>
          <w:w w:val="95"/>
        </w:rPr>
        <w:t>(2019).</w:t>
      </w:r>
      <w:r>
        <w:rPr>
          <w:spacing w:val="43"/>
          <w:w w:val="95"/>
        </w:rPr>
        <w:t xml:space="preserve"> </w:t>
      </w:r>
      <w:r>
        <w:rPr>
          <w:w w:val="95"/>
        </w:rPr>
        <w:t>OA</w:t>
      </w:r>
      <w:r>
        <w:rPr>
          <w:spacing w:val="18"/>
          <w:w w:val="95"/>
        </w:rPr>
        <w:t xml:space="preserve"> </w:t>
      </w:r>
      <w:r>
        <w:rPr>
          <w:w w:val="95"/>
        </w:rPr>
        <w:t>journals</w:t>
      </w:r>
      <w:r>
        <w:rPr>
          <w:spacing w:val="18"/>
          <w:w w:val="95"/>
        </w:rPr>
        <w:t xml:space="preserve"> </w:t>
      </w:r>
      <w:r>
        <w:rPr>
          <w:w w:val="95"/>
        </w:rPr>
        <w:t>non-charging</w:t>
      </w:r>
      <w:r>
        <w:rPr>
          <w:spacing w:val="18"/>
          <w:w w:val="95"/>
        </w:rPr>
        <w:t xml:space="preserve"> </w:t>
      </w:r>
      <w:r>
        <w:rPr>
          <w:w w:val="95"/>
        </w:rPr>
        <w:t>and</w:t>
      </w:r>
      <w:r>
        <w:rPr>
          <w:spacing w:val="18"/>
          <w:w w:val="95"/>
        </w:rPr>
        <w:t xml:space="preserve"> </w:t>
      </w:r>
      <w:r>
        <w:rPr>
          <w:w w:val="95"/>
        </w:rPr>
        <w:t>charging</w:t>
      </w:r>
      <w:r>
        <w:rPr>
          <w:spacing w:val="18"/>
          <w:w w:val="95"/>
        </w:rPr>
        <w:t xml:space="preserve"> </w:t>
      </w:r>
      <w:r>
        <w:rPr>
          <w:w w:val="95"/>
        </w:rPr>
        <w:t>central</w:t>
      </w:r>
    </w:p>
    <w:p w14:paraId="71E0C2E0" w14:textId="77777777" w:rsidR="00BB4C49" w:rsidRDefault="00DC0BFC">
      <w:pPr>
        <w:tabs>
          <w:tab w:val="left" w:pos="1571"/>
        </w:tabs>
        <w:spacing w:before="155"/>
        <w:ind w:left="110"/>
        <w:rPr>
          <w:i/>
          <w:sz w:val="24"/>
        </w:rPr>
      </w:pPr>
      <w:r>
        <w:rPr>
          <w:rFonts w:ascii="Trebuchet MS" w:hAnsi="Trebuchet MS"/>
          <w:w w:val="105"/>
          <w:sz w:val="12"/>
        </w:rPr>
        <w:t>540</w:t>
      </w:r>
      <w:r>
        <w:rPr>
          <w:rFonts w:ascii="Trebuchet MS" w:hAnsi="Trebuchet MS"/>
          <w:w w:val="105"/>
          <w:sz w:val="12"/>
        </w:rPr>
        <w:tab/>
      </w:r>
      <w:r>
        <w:rPr>
          <w:spacing w:val="-1"/>
          <w:w w:val="105"/>
          <w:sz w:val="24"/>
        </w:rPr>
        <w:t>trends</w:t>
      </w:r>
      <w:r>
        <w:rPr>
          <w:spacing w:val="-6"/>
          <w:w w:val="105"/>
          <w:sz w:val="24"/>
        </w:rPr>
        <w:t xml:space="preserve"> </w:t>
      </w:r>
      <w:r>
        <w:rPr>
          <w:spacing w:val="-1"/>
          <w:w w:val="105"/>
          <w:sz w:val="24"/>
        </w:rPr>
        <w:t>2010</w:t>
      </w:r>
      <w:r>
        <w:rPr>
          <w:spacing w:val="-6"/>
          <w:w w:val="105"/>
          <w:sz w:val="24"/>
        </w:rPr>
        <w:t xml:space="preserve"> </w:t>
      </w:r>
      <w:r>
        <w:rPr>
          <w:spacing w:val="-1"/>
          <w:w w:val="105"/>
          <w:sz w:val="24"/>
        </w:rPr>
        <w:t>–</w:t>
      </w:r>
      <w:r>
        <w:rPr>
          <w:spacing w:val="-7"/>
          <w:w w:val="105"/>
          <w:sz w:val="24"/>
        </w:rPr>
        <w:t xml:space="preserve"> </w:t>
      </w:r>
      <w:r>
        <w:rPr>
          <w:spacing w:val="-1"/>
          <w:w w:val="105"/>
          <w:sz w:val="24"/>
        </w:rPr>
        <w:t>2019.</w:t>
      </w:r>
      <w:r>
        <w:rPr>
          <w:spacing w:val="13"/>
          <w:w w:val="105"/>
          <w:sz w:val="24"/>
        </w:rPr>
        <w:t xml:space="preserve"> </w:t>
      </w:r>
      <w:r>
        <w:rPr>
          <w:i/>
          <w:w w:val="105"/>
          <w:sz w:val="24"/>
        </w:rPr>
        <w:t>Sustaining</w:t>
      </w:r>
      <w:r>
        <w:rPr>
          <w:i/>
          <w:spacing w:val="-2"/>
          <w:w w:val="105"/>
          <w:sz w:val="24"/>
        </w:rPr>
        <w:t xml:space="preserve"> </w:t>
      </w:r>
      <w:r>
        <w:rPr>
          <w:i/>
          <w:w w:val="105"/>
          <w:sz w:val="24"/>
        </w:rPr>
        <w:t>the</w:t>
      </w:r>
      <w:r>
        <w:rPr>
          <w:i/>
          <w:spacing w:val="-2"/>
          <w:w w:val="105"/>
          <w:sz w:val="24"/>
        </w:rPr>
        <w:t xml:space="preserve"> </w:t>
      </w:r>
      <w:r>
        <w:rPr>
          <w:i/>
          <w:w w:val="105"/>
          <w:sz w:val="24"/>
        </w:rPr>
        <w:t>Knowledge</w:t>
      </w:r>
      <w:r>
        <w:rPr>
          <w:i/>
          <w:spacing w:val="-2"/>
          <w:w w:val="105"/>
          <w:sz w:val="24"/>
        </w:rPr>
        <w:t xml:space="preserve"> </w:t>
      </w:r>
      <w:r>
        <w:rPr>
          <w:i/>
          <w:w w:val="105"/>
          <w:sz w:val="24"/>
        </w:rPr>
        <w:t>Commons</w:t>
      </w:r>
      <w:r>
        <w:rPr>
          <w:i/>
          <w:spacing w:val="-2"/>
          <w:w w:val="105"/>
          <w:sz w:val="24"/>
        </w:rPr>
        <w:t xml:space="preserve"> </w:t>
      </w:r>
      <w:r>
        <w:rPr>
          <w:i/>
          <w:w w:val="135"/>
          <w:sz w:val="24"/>
        </w:rPr>
        <w:t>/</w:t>
      </w:r>
      <w:r>
        <w:rPr>
          <w:i/>
          <w:spacing w:val="-21"/>
          <w:w w:val="135"/>
          <w:sz w:val="24"/>
        </w:rPr>
        <w:t xml:space="preserve"> </w:t>
      </w:r>
      <w:proofErr w:type="spellStart"/>
      <w:r>
        <w:rPr>
          <w:i/>
          <w:w w:val="105"/>
          <w:sz w:val="24"/>
        </w:rPr>
        <w:t>Soutenir</w:t>
      </w:r>
      <w:proofErr w:type="spellEnd"/>
      <w:r>
        <w:rPr>
          <w:i/>
          <w:spacing w:val="-2"/>
          <w:w w:val="105"/>
          <w:sz w:val="24"/>
        </w:rPr>
        <w:t xml:space="preserve"> </w:t>
      </w:r>
      <w:r>
        <w:rPr>
          <w:i/>
          <w:w w:val="105"/>
          <w:sz w:val="24"/>
        </w:rPr>
        <w:t>les</w:t>
      </w:r>
      <w:r>
        <w:rPr>
          <w:i/>
          <w:spacing w:val="-2"/>
          <w:w w:val="105"/>
          <w:sz w:val="24"/>
        </w:rPr>
        <w:t xml:space="preserve"> </w:t>
      </w:r>
      <w:proofErr w:type="spellStart"/>
      <w:r>
        <w:rPr>
          <w:i/>
          <w:w w:val="105"/>
          <w:sz w:val="24"/>
        </w:rPr>
        <w:t>savoirs</w:t>
      </w:r>
      <w:proofErr w:type="spellEnd"/>
    </w:p>
    <w:p w14:paraId="56A0F360" w14:textId="77777777" w:rsidR="00BB4C49" w:rsidRDefault="00BB4C49">
      <w:pPr>
        <w:rPr>
          <w:sz w:val="24"/>
        </w:rPr>
        <w:sectPr w:rsidR="00BB4C49">
          <w:pgSz w:w="12240" w:h="15840"/>
          <w:pgMar w:top="1320" w:right="1240" w:bottom="280" w:left="940" w:header="649" w:footer="0" w:gutter="0"/>
          <w:cols w:space="720"/>
        </w:sectPr>
      </w:pPr>
    </w:p>
    <w:p w14:paraId="77A58835" w14:textId="77777777" w:rsidR="00BB4C49" w:rsidRDefault="00DC0BFC">
      <w:pPr>
        <w:tabs>
          <w:tab w:val="left" w:pos="1552"/>
        </w:tabs>
        <w:spacing w:before="171"/>
        <w:ind w:left="110"/>
        <w:rPr>
          <w:sz w:val="24"/>
        </w:rPr>
      </w:pPr>
      <w:r>
        <w:rPr>
          <w:rFonts w:ascii="Trebuchet MS"/>
          <w:sz w:val="12"/>
        </w:rPr>
        <w:lastRenderedPageBreak/>
        <w:t>541</w:t>
      </w:r>
      <w:r>
        <w:rPr>
          <w:rFonts w:ascii="Trebuchet MS"/>
          <w:sz w:val="12"/>
        </w:rPr>
        <w:tab/>
      </w:r>
      <w:proofErr w:type="spellStart"/>
      <w:r>
        <w:rPr>
          <w:i/>
          <w:spacing w:val="-1"/>
          <w:sz w:val="24"/>
        </w:rPr>
        <w:t>communs</w:t>
      </w:r>
      <w:proofErr w:type="spellEnd"/>
      <w:r>
        <w:rPr>
          <w:spacing w:val="-1"/>
          <w:sz w:val="24"/>
        </w:rPr>
        <w:t>.</w:t>
      </w:r>
      <w:r>
        <w:rPr>
          <w:spacing w:val="9"/>
          <w:sz w:val="24"/>
        </w:rPr>
        <w:t xml:space="preserve"> </w:t>
      </w:r>
      <w:r>
        <w:rPr>
          <w:sz w:val="24"/>
        </w:rPr>
        <w:t>Retrieved</w:t>
      </w:r>
      <w:r>
        <w:rPr>
          <w:spacing w:val="-9"/>
          <w:sz w:val="24"/>
        </w:rPr>
        <w:t xml:space="preserve"> </w:t>
      </w:r>
      <w:r>
        <w:rPr>
          <w:sz w:val="24"/>
        </w:rPr>
        <w:t>from</w:t>
      </w:r>
    </w:p>
    <w:p w14:paraId="24674D65" w14:textId="77777777" w:rsidR="00BB4C49" w:rsidRDefault="00DC0BFC">
      <w:pPr>
        <w:pStyle w:val="BodyText"/>
        <w:tabs>
          <w:tab w:val="left" w:pos="1571"/>
        </w:tabs>
        <w:spacing w:before="154"/>
        <w:ind w:left="110"/>
      </w:pPr>
      <w:r>
        <w:rPr>
          <w:rFonts w:ascii="Trebuchet MS"/>
          <w:sz w:val="12"/>
        </w:rPr>
        <w:t>542</w:t>
      </w:r>
      <w:r>
        <w:rPr>
          <w:rFonts w:ascii="Trebuchet MS"/>
          <w:sz w:val="12"/>
        </w:rPr>
        <w:tab/>
      </w:r>
      <w:r>
        <w:rPr>
          <w:w w:val="95"/>
        </w:rPr>
        <w:t>https://sustainingknowledgecommons.org/2019/11/23/oa-journals-non-charging-</w:t>
      </w:r>
    </w:p>
    <w:p w14:paraId="2A10E426" w14:textId="77777777" w:rsidR="00BB4C49" w:rsidRDefault="00DC0BFC">
      <w:pPr>
        <w:pStyle w:val="BodyText"/>
        <w:tabs>
          <w:tab w:val="left" w:pos="1571"/>
        </w:tabs>
        <w:spacing w:before="154"/>
        <w:ind w:left="110"/>
      </w:pPr>
      <w:r>
        <w:rPr>
          <w:rFonts w:ascii="Trebuchet MS"/>
          <w:sz w:val="12"/>
        </w:rPr>
        <w:t>543</w:t>
      </w:r>
      <w:r>
        <w:rPr>
          <w:rFonts w:ascii="Trebuchet MS"/>
          <w:sz w:val="12"/>
        </w:rPr>
        <w:tab/>
      </w:r>
      <w:r>
        <w:t>and-charging-central-trends-2010-2019/</w:t>
      </w:r>
    </w:p>
    <w:p w14:paraId="650D5214" w14:textId="77777777" w:rsidR="00BB4C49" w:rsidRDefault="00BB4C49">
      <w:pPr>
        <w:pStyle w:val="BodyText"/>
        <w:spacing w:before="6"/>
        <w:rPr>
          <w:sz w:val="20"/>
        </w:rPr>
      </w:pPr>
    </w:p>
    <w:p w14:paraId="4B12C605" w14:textId="77777777" w:rsidR="00BB4C49" w:rsidRDefault="00DC0BFC">
      <w:pPr>
        <w:pStyle w:val="BodyText"/>
        <w:tabs>
          <w:tab w:val="left" w:pos="1219"/>
        </w:tabs>
        <w:spacing w:before="118"/>
        <w:ind w:left="110"/>
      </w:pPr>
      <w:r>
        <w:rPr>
          <w:rFonts w:ascii="Trebuchet MS"/>
          <w:sz w:val="12"/>
        </w:rPr>
        <w:t>544</w:t>
      </w:r>
      <w:r>
        <w:rPr>
          <w:rFonts w:ascii="Trebuchet MS"/>
          <w:sz w:val="12"/>
        </w:rPr>
        <w:tab/>
      </w:r>
      <w:r>
        <w:t>Smith,</w:t>
      </w:r>
      <w:r>
        <w:rPr>
          <w:spacing w:val="7"/>
        </w:rPr>
        <w:t xml:space="preserve"> </w:t>
      </w:r>
      <w:r>
        <w:t>M.</w:t>
      </w:r>
      <w:r>
        <w:rPr>
          <w:spacing w:val="9"/>
        </w:rPr>
        <w:t xml:space="preserve"> </w:t>
      </w:r>
      <w:r>
        <w:t>J.,</w:t>
      </w:r>
      <w:r>
        <w:rPr>
          <w:spacing w:val="8"/>
        </w:rPr>
        <w:t xml:space="preserve"> </w:t>
      </w:r>
      <w:r>
        <w:t>Weinberger,</w:t>
      </w:r>
      <w:r>
        <w:rPr>
          <w:spacing w:val="8"/>
        </w:rPr>
        <w:t xml:space="preserve"> </w:t>
      </w:r>
      <w:r>
        <w:t>C.,</w:t>
      </w:r>
      <w:r>
        <w:rPr>
          <w:spacing w:val="8"/>
        </w:rPr>
        <w:t xml:space="preserve"> </w:t>
      </w:r>
      <w:r>
        <w:t>Bruna,</w:t>
      </w:r>
      <w:r>
        <w:rPr>
          <w:spacing w:val="8"/>
        </w:rPr>
        <w:t xml:space="preserve"> </w:t>
      </w:r>
      <w:r>
        <w:t>E.</w:t>
      </w:r>
      <w:r>
        <w:rPr>
          <w:spacing w:val="8"/>
        </w:rPr>
        <w:t xml:space="preserve"> </w:t>
      </w:r>
      <w:r>
        <w:t>M.,</w:t>
      </w:r>
      <w:r>
        <w:rPr>
          <w:spacing w:val="8"/>
        </w:rPr>
        <w:t xml:space="preserve"> </w:t>
      </w:r>
      <w:r>
        <w:t>&amp;</w:t>
      </w:r>
      <w:r>
        <w:rPr>
          <w:spacing w:val="9"/>
        </w:rPr>
        <w:t xml:space="preserve"> </w:t>
      </w:r>
      <w:proofErr w:type="spellStart"/>
      <w:r>
        <w:t>Allesina</w:t>
      </w:r>
      <w:proofErr w:type="spellEnd"/>
      <w:r>
        <w:t>,</w:t>
      </w:r>
      <w:r>
        <w:rPr>
          <w:spacing w:val="7"/>
        </w:rPr>
        <w:t xml:space="preserve"> </w:t>
      </w:r>
      <w:r>
        <w:t>S.</w:t>
      </w:r>
      <w:r>
        <w:rPr>
          <w:spacing w:val="8"/>
        </w:rPr>
        <w:t xml:space="preserve"> </w:t>
      </w:r>
      <w:r>
        <w:t>(2014).</w:t>
      </w:r>
      <w:r>
        <w:rPr>
          <w:spacing w:val="32"/>
        </w:rPr>
        <w:t xml:space="preserve"> </w:t>
      </w:r>
      <w:r>
        <w:t>The</w:t>
      </w:r>
      <w:r>
        <w:rPr>
          <w:spacing w:val="8"/>
        </w:rPr>
        <w:t xml:space="preserve"> </w:t>
      </w:r>
      <w:r>
        <w:t>Scientific</w:t>
      </w:r>
    </w:p>
    <w:p w14:paraId="2A439837" w14:textId="77777777" w:rsidR="00BB4C49" w:rsidRDefault="00DC0BFC">
      <w:pPr>
        <w:pStyle w:val="BodyText"/>
        <w:tabs>
          <w:tab w:val="left" w:pos="1571"/>
        </w:tabs>
        <w:spacing w:before="154"/>
        <w:ind w:left="110"/>
      </w:pPr>
      <w:r>
        <w:rPr>
          <w:rFonts w:ascii="Trebuchet MS"/>
          <w:sz w:val="12"/>
        </w:rPr>
        <w:t>545</w:t>
      </w:r>
      <w:r>
        <w:rPr>
          <w:rFonts w:ascii="Trebuchet MS"/>
          <w:sz w:val="12"/>
        </w:rPr>
        <w:tab/>
      </w:r>
      <w:r>
        <w:t>Impact</w:t>
      </w:r>
      <w:r>
        <w:rPr>
          <w:spacing w:val="-7"/>
        </w:rPr>
        <w:t xml:space="preserve"> </w:t>
      </w:r>
      <w:r>
        <w:t>of</w:t>
      </w:r>
      <w:r>
        <w:rPr>
          <w:spacing w:val="-7"/>
        </w:rPr>
        <w:t xml:space="preserve"> </w:t>
      </w:r>
      <w:r>
        <w:t>Nations:</w:t>
      </w:r>
      <w:r>
        <w:rPr>
          <w:spacing w:val="12"/>
        </w:rPr>
        <w:t xml:space="preserve"> </w:t>
      </w:r>
      <w:r>
        <w:t>Journal</w:t>
      </w:r>
      <w:r>
        <w:rPr>
          <w:spacing w:val="-7"/>
        </w:rPr>
        <w:t xml:space="preserve"> </w:t>
      </w:r>
      <w:r>
        <w:t>Placement</w:t>
      </w:r>
      <w:r>
        <w:rPr>
          <w:spacing w:val="-7"/>
        </w:rPr>
        <w:t xml:space="preserve"> </w:t>
      </w:r>
      <w:r>
        <w:t>and</w:t>
      </w:r>
      <w:r>
        <w:rPr>
          <w:spacing w:val="-6"/>
        </w:rPr>
        <w:t xml:space="preserve"> </w:t>
      </w:r>
      <w:r>
        <w:t>Citation</w:t>
      </w:r>
      <w:r>
        <w:rPr>
          <w:spacing w:val="-6"/>
        </w:rPr>
        <w:t xml:space="preserve"> </w:t>
      </w:r>
      <w:r>
        <w:t>Performance.</w:t>
      </w:r>
      <w:r>
        <w:rPr>
          <w:spacing w:val="12"/>
        </w:rPr>
        <w:t xml:space="preserve"> </w:t>
      </w:r>
      <w:proofErr w:type="spellStart"/>
      <w:r>
        <w:rPr>
          <w:i/>
        </w:rPr>
        <w:t>PLoS</w:t>
      </w:r>
      <w:proofErr w:type="spellEnd"/>
      <w:r>
        <w:rPr>
          <w:i/>
          <w:spacing w:val="-3"/>
        </w:rPr>
        <w:t xml:space="preserve"> </w:t>
      </w:r>
      <w:r>
        <w:rPr>
          <w:i/>
        </w:rPr>
        <w:t>ONE</w:t>
      </w:r>
      <w:r>
        <w:t>,</w:t>
      </w:r>
    </w:p>
    <w:p w14:paraId="7E334D1E" w14:textId="77777777" w:rsidR="00BB4C49" w:rsidRDefault="00DC0BFC">
      <w:pPr>
        <w:pStyle w:val="BodyText"/>
        <w:tabs>
          <w:tab w:val="left" w:pos="1552"/>
        </w:tabs>
        <w:spacing w:before="155"/>
        <w:ind w:left="110"/>
      </w:pPr>
      <w:r>
        <w:rPr>
          <w:rFonts w:ascii="Trebuchet MS"/>
          <w:sz w:val="12"/>
        </w:rPr>
        <w:t>546</w:t>
      </w:r>
      <w:r>
        <w:rPr>
          <w:rFonts w:ascii="Trebuchet MS"/>
          <w:sz w:val="12"/>
        </w:rPr>
        <w:tab/>
      </w:r>
      <w:r>
        <w:rPr>
          <w:i/>
          <w:spacing w:val="-1"/>
        </w:rPr>
        <w:t>9</w:t>
      </w:r>
      <w:r>
        <w:rPr>
          <w:i/>
          <w:spacing w:val="-23"/>
        </w:rPr>
        <w:t xml:space="preserve"> </w:t>
      </w:r>
      <w:r>
        <w:rPr>
          <w:spacing w:val="-1"/>
        </w:rPr>
        <w:t>(10).</w:t>
      </w:r>
      <w:r>
        <w:rPr>
          <w:spacing w:val="62"/>
        </w:rPr>
        <w:t xml:space="preserve"> </w:t>
      </w:r>
      <w:r>
        <w:rPr>
          <w:spacing w:val="-1"/>
        </w:rPr>
        <w:t>https://doi.org/10.1371/journal.pone.0109195</w:t>
      </w:r>
    </w:p>
    <w:p w14:paraId="1122819F" w14:textId="77777777" w:rsidR="00BB4C49" w:rsidRDefault="00BB4C49">
      <w:pPr>
        <w:pStyle w:val="BodyText"/>
        <w:spacing w:before="6"/>
        <w:rPr>
          <w:sz w:val="20"/>
        </w:rPr>
      </w:pPr>
    </w:p>
    <w:p w14:paraId="73D35ED7" w14:textId="77777777" w:rsidR="00BB4C49" w:rsidRDefault="00DC0BFC">
      <w:pPr>
        <w:pStyle w:val="BodyText"/>
        <w:tabs>
          <w:tab w:val="left" w:pos="1219"/>
        </w:tabs>
        <w:spacing w:before="117"/>
        <w:ind w:left="110"/>
      </w:pPr>
      <w:r>
        <w:rPr>
          <w:rFonts w:ascii="Trebuchet MS" w:hAnsi="Trebuchet MS"/>
          <w:sz w:val="12"/>
        </w:rPr>
        <w:t>547</w:t>
      </w:r>
      <w:r>
        <w:rPr>
          <w:rFonts w:ascii="Trebuchet MS" w:hAnsi="Trebuchet MS"/>
          <w:sz w:val="12"/>
        </w:rPr>
        <w:tab/>
      </w:r>
      <w:r>
        <w:t>Solomon,</w:t>
      </w:r>
      <w:r>
        <w:rPr>
          <w:spacing w:val="-9"/>
        </w:rPr>
        <w:t xml:space="preserve"> </w:t>
      </w:r>
      <w:r>
        <w:t>D.</w:t>
      </w:r>
      <w:r>
        <w:rPr>
          <w:spacing w:val="-10"/>
        </w:rPr>
        <w:t xml:space="preserve"> </w:t>
      </w:r>
      <w:r>
        <w:t>J.,</w:t>
      </w:r>
      <w:r>
        <w:rPr>
          <w:spacing w:val="-8"/>
        </w:rPr>
        <w:t xml:space="preserve"> </w:t>
      </w:r>
      <w:r>
        <w:t>&amp;</w:t>
      </w:r>
      <w:r>
        <w:rPr>
          <w:spacing w:val="-9"/>
        </w:rPr>
        <w:t xml:space="preserve"> </w:t>
      </w:r>
      <w:proofErr w:type="spellStart"/>
      <w:r>
        <w:t>Björk</w:t>
      </w:r>
      <w:proofErr w:type="spellEnd"/>
      <w:r>
        <w:t>,</w:t>
      </w:r>
      <w:r>
        <w:rPr>
          <w:spacing w:val="-9"/>
        </w:rPr>
        <w:t xml:space="preserve"> </w:t>
      </w:r>
      <w:r>
        <w:t>B.-C.</w:t>
      </w:r>
      <w:r>
        <w:rPr>
          <w:spacing w:val="-9"/>
        </w:rPr>
        <w:t xml:space="preserve"> </w:t>
      </w:r>
      <w:r>
        <w:t>(2012a).</w:t>
      </w:r>
      <w:r>
        <w:rPr>
          <w:spacing w:val="8"/>
        </w:rPr>
        <w:t xml:space="preserve"> </w:t>
      </w:r>
      <w:r>
        <w:t>A</w:t>
      </w:r>
      <w:r>
        <w:rPr>
          <w:spacing w:val="-8"/>
        </w:rPr>
        <w:t xml:space="preserve"> </w:t>
      </w:r>
      <w:r>
        <w:t>study</w:t>
      </w:r>
      <w:r>
        <w:rPr>
          <w:spacing w:val="-10"/>
        </w:rPr>
        <w:t xml:space="preserve"> </w:t>
      </w:r>
      <w:r>
        <w:t>of</w:t>
      </w:r>
      <w:r>
        <w:rPr>
          <w:spacing w:val="-8"/>
        </w:rPr>
        <w:t xml:space="preserve"> </w:t>
      </w:r>
      <w:r>
        <w:t>open</w:t>
      </w:r>
      <w:r>
        <w:rPr>
          <w:spacing w:val="-10"/>
        </w:rPr>
        <w:t xml:space="preserve"> </w:t>
      </w:r>
      <w:r>
        <w:t>access</w:t>
      </w:r>
      <w:r>
        <w:rPr>
          <w:spacing w:val="-8"/>
        </w:rPr>
        <w:t xml:space="preserve"> </w:t>
      </w:r>
      <w:r>
        <w:t>journals</w:t>
      </w:r>
      <w:r>
        <w:rPr>
          <w:spacing w:val="-9"/>
        </w:rPr>
        <w:t xml:space="preserve"> </w:t>
      </w:r>
      <w:r>
        <w:t>using</w:t>
      </w:r>
      <w:r>
        <w:rPr>
          <w:spacing w:val="-9"/>
        </w:rPr>
        <w:t xml:space="preserve"> </w:t>
      </w:r>
      <w:r>
        <w:t>article</w:t>
      </w:r>
    </w:p>
    <w:p w14:paraId="0EEA5326" w14:textId="77777777" w:rsidR="00BB4C49" w:rsidRDefault="00DC0BFC">
      <w:pPr>
        <w:tabs>
          <w:tab w:val="left" w:pos="1571"/>
        </w:tabs>
        <w:spacing w:before="155"/>
        <w:ind w:left="110"/>
        <w:rPr>
          <w:i/>
          <w:sz w:val="24"/>
        </w:rPr>
      </w:pPr>
      <w:r>
        <w:rPr>
          <w:rFonts w:ascii="Trebuchet MS"/>
          <w:w w:val="105"/>
          <w:sz w:val="12"/>
        </w:rPr>
        <w:t>548</w:t>
      </w:r>
      <w:r>
        <w:rPr>
          <w:rFonts w:ascii="Trebuchet MS"/>
          <w:w w:val="105"/>
          <w:sz w:val="12"/>
        </w:rPr>
        <w:tab/>
      </w:r>
      <w:r>
        <w:rPr>
          <w:w w:val="105"/>
          <w:sz w:val="24"/>
        </w:rPr>
        <w:t>processing</w:t>
      </w:r>
      <w:r>
        <w:rPr>
          <w:spacing w:val="-13"/>
          <w:w w:val="105"/>
          <w:sz w:val="24"/>
        </w:rPr>
        <w:t xml:space="preserve"> </w:t>
      </w:r>
      <w:r>
        <w:rPr>
          <w:w w:val="105"/>
          <w:sz w:val="24"/>
        </w:rPr>
        <w:t>charges.</w:t>
      </w:r>
      <w:r>
        <w:rPr>
          <w:spacing w:val="5"/>
          <w:w w:val="105"/>
          <w:sz w:val="24"/>
        </w:rPr>
        <w:t xml:space="preserve"> </w:t>
      </w:r>
      <w:r>
        <w:rPr>
          <w:i/>
          <w:w w:val="105"/>
          <w:sz w:val="24"/>
        </w:rPr>
        <w:t>Journal</w:t>
      </w:r>
      <w:r>
        <w:rPr>
          <w:i/>
          <w:spacing w:val="-8"/>
          <w:w w:val="105"/>
          <w:sz w:val="24"/>
        </w:rPr>
        <w:t xml:space="preserve"> </w:t>
      </w:r>
      <w:r>
        <w:rPr>
          <w:i/>
          <w:w w:val="105"/>
          <w:sz w:val="24"/>
        </w:rPr>
        <w:t>of</w:t>
      </w:r>
      <w:r>
        <w:rPr>
          <w:i/>
          <w:spacing w:val="-9"/>
          <w:w w:val="105"/>
          <w:sz w:val="24"/>
        </w:rPr>
        <w:t xml:space="preserve"> </w:t>
      </w:r>
      <w:r>
        <w:rPr>
          <w:i/>
          <w:w w:val="105"/>
          <w:sz w:val="24"/>
        </w:rPr>
        <w:t>the</w:t>
      </w:r>
      <w:r>
        <w:rPr>
          <w:i/>
          <w:spacing w:val="-8"/>
          <w:w w:val="105"/>
          <w:sz w:val="24"/>
        </w:rPr>
        <w:t xml:space="preserve"> </w:t>
      </w:r>
      <w:r>
        <w:rPr>
          <w:i/>
          <w:w w:val="105"/>
          <w:sz w:val="24"/>
        </w:rPr>
        <w:t>American</w:t>
      </w:r>
      <w:r>
        <w:rPr>
          <w:i/>
          <w:spacing w:val="-9"/>
          <w:w w:val="105"/>
          <w:sz w:val="24"/>
        </w:rPr>
        <w:t xml:space="preserve"> </w:t>
      </w:r>
      <w:r>
        <w:rPr>
          <w:i/>
          <w:w w:val="105"/>
          <w:sz w:val="24"/>
        </w:rPr>
        <w:t>Society</w:t>
      </w:r>
      <w:r>
        <w:rPr>
          <w:i/>
          <w:spacing w:val="-8"/>
          <w:w w:val="105"/>
          <w:sz w:val="24"/>
        </w:rPr>
        <w:t xml:space="preserve"> </w:t>
      </w:r>
      <w:r>
        <w:rPr>
          <w:i/>
          <w:w w:val="105"/>
          <w:sz w:val="24"/>
        </w:rPr>
        <w:t>for</w:t>
      </w:r>
      <w:r>
        <w:rPr>
          <w:i/>
          <w:spacing w:val="-9"/>
          <w:w w:val="105"/>
          <w:sz w:val="24"/>
        </w:rPr>
        <w:t xml:space="preserve"> </w:t>
      </w:r>
      <w:r>
        <w:rPr>
          <w:i/>
          <w:w w:val="105"/>
          <w:sz w:val="24"/>
        </w:rPr>
        <w:t>Information</w:t>
      </w:r>
      <w:r>
        <w:rPr>
          <w:i/>
          <w:spacing w:val="-9"/>
          <w:w w:val="105"/>
          <w:sz w:val="24"/>
        </w:rPr>
        <w:t xml:space="preserve"> </w:t>
      </w:r>
      <w:r>
        <w:rPr>
          <w:i/>
          <w:w w:val="105"/>
          <w:sz w:val="24"/>
        </w:rPr>
        <w:t>Science</w:t>
      </w:r>
      <w:r>
        <w:rPr>
          <w:i/>
          <w:spacing w:val="-8"/>
          <w:w w:val="105"/>
          <w:sz w:val="24"/>
        </w:rPr>
        <w:t xml:space="preserve"> </w:t>
      </w:r>
      <w:r>
        <w:rPr>
          <w:i/>
          <w:w w:val="105"/>
          <w:sz w:val="24"/>
        </w:rPr>
        <w:t>and</w:t>
      </w:r>
    </w:p>
    <w:p w14:paraId="4E8481CA" w14:textId="77777777" w:rsidR="00BB4C49" w:rsidRDefault="00DC0BFC">
      <w:pPr>
        <w:tabs>
          <w:tab w:val="left" w:pos="1534"/>
        </w:tabs>
        <w:spacing w:before="154"/>
        <w:ind w:left="110"/>
        <w:rPr>
          <w:sz w:val="24"/>
        </w:rPr>
      </w:pPr>
      <w:r>
        <w:rPr>
          <w:rFonts w:ascii="Trebuchet MS" w:hAnsi="Trebuchet MS"/>
          <w:w w:val="105"/>
          <w:sz w:val="12"/>
        </w:rPr>
        <w:t>549</w:t>
      </w:r>
      <w:r>
        <w:rPr>
          <w:rFonts w:ascii="Trebuchet MS" w:hAnsi="Trebuchet MS"/>
          <w:w w:val="105"/>
          <w:sz w:val="12"/>
        </w:rPr>
        <w:tab/>
      </w:r>
      <w:r>
        <w:rPr>
          <w:i/>
          <w:sz w:val="24"/>
        </w:rPr>
        <w:t>Technology</w:t>
      </w:r>
      <w:r>
        <w:rPr>
          <w:sz w:val="24"/>
        </w:rPr>
        <w:t>,</w:t>
      </w:r>
      <w:r>
        <w:rPr>
          <w:spacing w:val="23"/>
          <w:sz w:val="24"/>
        </w:rPr>
        <w:t xml:space="preserve"> </w:t>
      </w:r>
      <w:r>
        <w:rPr>
          <w:i/>
          <w:sz w:val="24"/>
        </w:rPr>
        <w:t>63</w:t>
      </w:r>
      <w:r>
        <w:rPr>
          <w:i/>
          <w:spacing w:val="-25"/>
          <w:sz w:val="24"/>
        </w:rPr>
        <w:t xml:space="preserve"> </w:t>
      </w:r>
      <w:r>
        <w:rPr>
          <w:sz w:val="24"/>
        </w:rPr>
        <w:t>(8),</w:t>
      </w:r>
      <w:r>
        <w:rPr>
          <w:spacing w:val="22"/>
          <w:sz w:val="24"/>
        </w:rPr>
        <w:t xml:space="preserve"> </w:t>
      </w:r>
      <w:r>
        <w:rPr>
          <w:sz w:val="24"/>
        </w:rPr>
        <w:t>1485–1495.</w:t>
      </w:r>
      <w:r>
        <w:rPr>
          <w:spacing w:val="52"/>
          <w:sz w:val="24"/>
        </w:rPr>
        <w:t xml:space="preserve"> </w:t>
      </w:r>
      <w:r>
        <w:rPr>
          <w:sz w:val="24"/>
        </w:rPr>
        <w:t>https://doi.org/10.1002/asi.22673</w:t>
      </w:r>
    </w:p>
    <w:p w14:paraId="4C7409EF" w14:textId="77777777" w:rsidR="00BB4C49" w:rsidRDefault="00BB4C49">
      <w:pPr>
        <w:pStyle w:val="BodyText"/>
        <w:spacing w:before="6"/>
        <w:rPr>
          <w:sz w:val="20"/>
        </w:rPr>
      </w:pPr>
    </w:p>
    <w:p w14:paraId="1AADF0B7" w14:textId="77777777" w:rsidR="00BB4C49" w:rsidRDefault="00DC0BFC">
      <w:pPr>
        <w:pStyle w:val="BodyText"/>
        <w:tabs>
          <w:tab w:val="left" w:pos="1219"/>
        </w:tabs>
        <w:spacing w:before="118"/>
        <w:ind w:left="110"/>
      </w:pPr>
      <w:r>
        <w:rPr>
          <w:rFonts w:ascii="Trebuchet MS" w:hAnsi="Trebuchet MS"/>
          <w:sz w:val="12"/>
        </w:rPr>
        <w:t>550</w:t>
      </w:r>
      <w:r>
        <w:rPr>
          <w:rFonts w:ascii="Trebuchet MS" w:hAnsi="Trebuchet MS"/>
          <w:sz w:val="12"/>
        </w:rPr>
        <w:tab/>
      </w:r>
      <w:r>
        <w:t>Solomon,</w:t>
      </w:r>
      <w:r>
        <w:rPr>
          <w:spacing w:val="-2"/>
        </w:rPr>
        <w:t xml:space="preserve"> </w:t>
      </w:r>
      <w:r>
        <w:t>D.</w:t>
      </w:r>
      <w:r>
        <w:rPr>
          <w:spacing w:val="-1"/>
        </w:rPr>
        <w:t xml:space="preserve"> </w:t>
      </w:r>
      <w:r>
        <w:t>J.,</w:t>
      </w:r>
      <w:r>
        <w:rPr>
          <w:spacing w:val="-2"/>
        </w:rPr>
        <w:t xml:space="preserve"> </w:t>
      </w:r>
      <w:r>
        <w:t>&amp;</w:t>
      </w:r>
      <w:r>
        <w:rPr>
          <w:spacing w:val="-1"/>
        </w:rPr>
        <w:t xml:space="preserve"> </w:t>
      </w:r>
      <w:proofErr w:type="spellStart"/>
      <w:r>
        <w:t>Björk</w:t>
      </w:r>
      <w:proofErr w:type="spellEnd"/>
      <w:r>
        <w:t>,</w:t>
      </w:r>
      <w:r>
        <w:rPr>
          <w:spacing w:val="-1"/>
        </w:rPr>
        <w:t xml:space="preserve"> </w:t>
      </w:r>
      <w:r>
        <w:t>B.-C.</w:t>
      </w:r>
      <w:r>
        <w:rPr>
          <w:spacing w:val="-2"/>
        </w:rPr>
        <w:t xml:space="preserve"> </w:t>
      </w:r>
      <w:r>
        <w:t>(2012b).</w:t>
      </w:r>
      <w:r>
        <w:rPr>
          <w:spacing w:val="19"/>
        </w:rPr>
        <w:t xml:space="preserve"> </w:t>
      </w:r>
      <w:r>
        <w:t>Publication</w:t>
      </w:r>
      <w:r>
        <w:rPr>
          <w:spacing w:val="-1"/>
        </w:rPr>
        <w:t xml:space="preserve"> </w:t>
      </w:r>
      <w:r>
        <w:t>fees</w:t>
      </w:r>
      <w:r>
        <w:rPr>
          <w:spacing w:val="-1"/>
        </w:rPr>
        <w:t xml:space="preserve"> </w:t>
      </w:r>
      <w:r>
        <w:t>in</w:t>
      </w:r>
      <w:r>
        <w:rPr>
          <w:spacing w:val="-2"/>
        </w:rPr>
        <w:t xml:space="preserve"> </w:t>
      </w:r>
      <w:r>
        <w:t>open</w:t>
      </w:r>
      <w:r>
        <w:rPr>
          <w:spacing w:val="-1"/>
        </w:rPr>
        <w:t xml:space="preserve"> </w:t>
      </w:r>
      <w:r>
        <w:t>access</w:t>
      </w:r>
      <w:r>
        <w:rPr>
          <w:spacing w:val="-1"/>
        </w:rPr>
        <w:t xml:space="preserve"> </w:t>
      </w:r>
      <w:r>
        <w:t>publishing:</w:t>
      </w:r>
    </w:p>
    <w:p w14:paraId="1DF85C9F" w14:textId="77777777" w:rsidR="00BB4C49" w:rsidRDefault="00DC0BFC">
      <w:pPr>
        <w:tabs>
          <w:tab w:val="left" w:pos="1571"/>
        </w:tabs>
        <w:spacing w:before="154"/>
        <w:ind w:left="110"/>
        <w:rPr>
          <w:i/>
          <w:sz w:val="24"/>
        </w:rPr>
      </w:pPr>
      <w:r>
        <w:rPr>
          <w:rFonts w:ascii="Trebuchet MS"/>
          <w:sz w:val="12"/>
        </w:rPr>
        <w:t>551</w:t>
      </w:r>
      <w:r>
        <w:rPr>
          <w:rFonts w:ascii="Trebuchet MS"/>
          <w:sz w:val="12"/>
        </w:rPr>
        <w:tab/>
      </w:r>
      <w:r>
        <w:rPr>
          <w:spacing w:val="-1"/>
          <w:sz w:val="24"/>
        </w:rPr>
        <w:t>Sources</w:t>
      </w:r>
      <w:r>
        <w:rPr>
          <w:spacing w:val="-10"/>
          <w:sz w:val="24"/>
        </w:rPr>
        <w:t xml:space="preserve"> </w:t>
      </w:r>
      <w:r>
        <w:rPr>
          <w:spacing w:val="-1"/>
          <w:sz w:val="24"/>
        </w:rPr>
        <w:t>of</w:t>
      </w:r>
      <w:r>
        <w:rPr>
          <w:spacing w:val="-9"/>
          <w:sz w:val="24"/>
        </w:rPr>
        <w:t xml:space="preserve"> </w:t>
      </w:r>
      <w:r>
        <w:rPr>
          <w:spacing w:val="-1"/>
          <w:sz w:val="24"/>
        </w:rPr>
        <w:t>funding</w:t>
      </w:r>
      <w:r>
        <w:rPr>
          <w:spacing w:val="-9"/>
          <w:sz w:val="24"/>
        </w:rPr>
        <w:t xml:space="preserve"> </w:t>
      </w:r>
      <w:r>
        <w:rPr>
          <w:spacing w:val="-1"/>
          <w:sz w:val="24"/>
        </w:rPr>
        <w:t>and</w:t>
      </w:r>
      <w:r>
        <w:rPr>
          <w:spacing w:val="-10"/>
          <w:sz w:val="24"/>
        </w:rPr>
        <w:t xml:space="preserve"> </w:t>
      </w:r>
      <w:r>
        <w:rPr>
          <w:sz w:val="24"/>
        </w:rPr>
        <w:t>factors</w:t>
      </w:r>
      <w:r>
        <w:rPr>
          <w:spacing w:val="-9"/>
          <w:sz w:val="24"/>
        </w:rPr>
        <w:t xml:space="preserve"> </w:t>
      </w:r>
      <w:r>
        <w:rPr>
          <w:sz w:val="24"/>
        </w:rPr>
        <w:t>influencing</w:t>
      </w:r>
      <w:r>
        <w:rPr>
          <w:spacing w:val="-10"/>
          <w:sz w:val="24"/>
        </w:rPr>
        <w:t xml:space="preserve"> </w:t>
      </w:r>
      <w:r>
        <w:rPr>
          <w:sz w:val="24"/>
        </w:rPr>
        <w:t>choice</w:t>
      </w:r>
      <w:r>
        <w:rPr>
          <w:spacing w:val="-9"/>
          <w:sz w:val="24"/>
        </w:rPr>
        <w:t xml:space="preserve"> </w:t>
      </w:r>
      <w:r>
        <w:rPr>
          <w:sz w:val="24"/>
        </w:rPr>
        <w:t>of</w:t>
      </w:r>
      <w:r>
        <w:rPr>
          <w:spacing w:val="-9"/>
          <w:sz w:val="24"/>
        </w:rPr>
        <w:t xml:space="preserve"> </w:t>
      </w:r>
      <w:r>
        <w:rPr>
          <w:sz w:val="24"/>
        </w:rPr>
        <w:t>journal.</w:t>
      </w:r>
      <w:r>
        <w:rPr>
          <w:spacing w:val="8"/>
          <w:sz w:val="24"/>
        </w:rPr>
        <w:t xml:space="preserve"> </w:t>
      </w:r>
      <w:r>
        <w:rPr>
          <w:i/>
          <w:sz w:val="24"/>
        </w:rPr>
        <w:t>Journal</w:t>
      </w:r>
      <w:r>
        <w:rPr>
          <w:i/>
          <w:spacing w:val="-6"/>
          <w:sz w:val="24"/>
        </w:rPr>
        <w:t xml:space="preserve"> </w:t>
      </w:r>
      <w:r>
        <w:rPr>
          <w:i/>
          <w:sz w:val="24"/>
        </w:rPr>
        <w:t>of</w:t>
      </w:r>
      <w:r>
        <w:rPr>
          <w:i/>
          <w:spacing w:val="-6"/>
          <w:sz w:val="24"/>
        </w:rPr>
        <w:t xml:space="preserve"> </w:t>
      </w:r>
      <w:r>
        <w:rPr>
          <w:i/>
          <w:sz w:val="24"/>
        </w:rPr>
        <w:t>the</w:t>
      </w:r>
    </w:p>
    <w:p w14:paraId="5C0605D1" w14:textId="77777777" w:rsidR="00BB4C49" w:rsidRDefault="00DC0BFC">
      <w:pPr>
        <w:tabs>
          <w:tab w:val="left" w:pos="1553"/>
        </w:tabs>
        <w:spacing w:before="154"/>
        <w:ind w:left="110"/>
        <w:rPr>
          <w:sz w:val="24"/>
        </w:rPr>
      </w:pPr>
      <w:r>
        <w:rPr>
          <w:rFonts w:ascii="Trebuchet MS" w:hAnsi="Trebuchet MS"/>
          <w:w w:val="105"/>
          <w:sz w:val="12"/>
        </w:rPr>
        <w:t>552</w:t>
      </w:r>
      <w:r>
        <w:rPr>
          <w:rFonts w:ascii="Trebuchet MS" w:hAnsi="Trebuchet MS"/>
          <w:w w:val="105"/>
          <w:sz w:val="12"/>
        </w:rPr>
        <w:tab/>
      </w:r>
      <w:r>
        <w:rPr>
          <w:i/>
          <w:sz w:val="24"/>
        </w:rPr>
        <w:t>American</w:t>
      </w:r>
      <w:r>
        <w:rPr>
          <w:i/>
          <w:spacing w:val="44"/>
          <w:sz w:val="24"/>
        </w:rPr>
        <w:t xml:space="preserve"> </w:t>
      </w:r>
      <w:r>
        <w:rPr>
          <w:i/>
          <w:sz w:val="24"/>
        </w:rPr>
        <w:t>Society</w:t>
      </w:r>
      <w:r>
        <w:rPr>
          <w:i/>
          <w:spacing w:val="44"/>
          <w:sz w:val="24"/>
        </w:rPr>
        <w:t xml:space="preserve"> </w:t>
      </w:r>
      <w:r>
        <w:rPr>
          <w:i/>
          <w:sz w:val="24"/>
        </w:rPr>
        <w:t>for</w:t>
      </w:r>
      <w:r>
        <w:rPr>
          <w:i/>
          <w:spacing w:val="44"/>
          <w:sz w:val="24"/>
        </w:rPr>
        <w:t xml:space="preserve"> </w:t>
      </w:r>
      <w:r>
        <w:rPr>
          <w:i/>
          <w:sz w:val="24"/>
        </w:rPr>
        <w:t>Information</w:t>
      </w:r>
      <w:r>
        <w:rPr>
          <w:i/>
          <w:spacing w:val="44"/>
          <w:sz w:val="24"/>
        </w:rPr>
        <w:t xml:space="preserve"> </w:t>
      </w:r>
      <w:r>
        <w:rPr>
          <w:i/>
          <w:sz w:val="24"/>
        </w:rPr>
        <w:t>Science</w:t>
      </w:r>
      <w:r>
        <w:rPr>
          <w:i/>
          <w:spacing w:val="44"/>
          <w:sz w:val="24"/>
        </w:rPr>
        <w:t xml:space="preserve"> </w:t>
      </w:r>
      <w:r>
        <w:rPr>
          <w:i/>
          <w:sz w:val="24"/>
        </w:rPr>
        <w:t>and</w:t>
      </w:r>
      <w:r>
        <w:rPr>
          <w:i/>
          <w:spacing w:val="44"/>
          <w:sz w:val="24"/>
        </w:rPr>
        <w:t xml:space="preserve"> </w:t>
      </w:r>
      <w:r>
        <w:rPr>
          <w:i/>
          <w:sz w:val="24"/>
        </w:rPr>
        <w:t>Technology</w:t>
      </w:r>
      <w:r>
        <w:rPr>
          <w:sz w:val="24"/>
        </w:rPr>
        <w:t>,</w:t>
      </w:r>
      <w:r>
        <w:rPr>
          <w:spacing w:val="38"/>
          <w:sz w:val="24"/>
        </w:rPr>
        <w:t xml:space="preserve"> </w:t>
      </w:r>
      <w:r>
        <w:rPr>
          <w:i/>
          <w:sz w:val="24"/>
        </w:rPr>
        <w:t>63</w:t>
      </w:r>
      <w:r>
        <w:rPr>
          <w:i/>
          <w:spacing w:val="-20"/>
          <w:sz w:val="24"/>
        </w:rPr>
        <w:t xml:space="preserve"> </w:t>
      </w:r>
      <w:r>
        <w:rPr>
          <w:sz w:val="24"/>
        </w:rPr>
        <w:t>(1),</w:t>
      </w:r>
      <w:r>
        <w:rPr>
          <w:spacing w:val="37"/>
          <w:sz w:val="24"/>
        </w:rPr>
        <w:t xml:space="preserve"> </w:t>
      </w:r>
      <w:r>
        <w:rPr>
          <w:sz w:val="24"/>
        </w:rPr>
        <w:t>98–107.</w:t>
      </w:r>
    </w:p>
    <w:p w14:paraId="6E1A1CC2" w14:textId="77777777" w:rsidR="00BB4C49" w:rsidRDefault="00DC0BFC">
      <w:pPr>
        <w:pStyle w:val="BodyText"/>
        <w:tabs>
          <w:tab w:val="left" w:pos="1571"/>
        </w:tabs>
        <w:spacing w:before="155"/>
        <w:ind w:left="110"/>
      </w:pPr>
      <w:r>
        <w:rPr>
          <w:rFonts w:ascii="Trebuchet MS"/>
          <w:w w:val="105"/>
          <w:sz w:val="12"/>
        </w:rPr>
        <w:t>553</w:t>
      </w:r>
      <w:r>
        <w:rPr>
          <w:rFonts w:ascii="Trebuchet MS"/>
          <w:w w:val="105"/>
          <w:sz w:val="12"/>
        </w:rPr>
        <w:tab/>
      </w:r>
      <w:r>
        <w:rPr>
          <w:w w:val="105"/>
        </w:rPr>
        <w:t>https://doi.org/10.1002/asi.21660</w:t>
      </w:r>
    </w:p>
    <w:p w14:paraId="7ACE25A6" w14:textId="77777777" w:rsidR="00BB4C49" w:rsidRDefault="00BB4C49">
      <w:pPr>
        <w:pStyle w:val="BodyText"/>
        <w:spacing w:before="6"/>
        <w:rPr>
          <w:sz w:val="20"/>
        </w:rPr>
      </w:pPr>
    </w:p>
    <w:p w14:paraId="51875627" w14:textId="77777777" w:rsidR="00BB4C49" w:rsidRDefault="00DC0BFC">
      <w:pPr>
        <w:pStyle w:val="BodyText"/>
        <w:tabs>
          <w:tab w:val="left" w:pos="1219"/>
        </w:tabs>
        <w:spacing w:before="117"/>
        <w:ind w:left="110"/>
      </w:pPr>
      <w:r>
        <w:rPr>
          <w:rFonts w:ascii="Trebuchet MS"/>
          <w:sz w:val="12"/>
        </w:rPr>
        <w:t>554</w:t>
      </w:r>
      <w:r>
        <w:rPr>
          <w:rFonts w:ascii="Trebuchet MS"/>
          <w:sz w:val="12"/>
        </w:rPr>
        <w:tab/>
      </w:r>
      <w:r>
        <w:t>Stocks,</w:t>
      </w:r>
      <w:r>
        <w:rPr>
          <w:spacing w:val="13"/>
        </w:rPr>
        <w:t xml:space="preserve"> </w:t>
      </w:r>
      <w:r>
        <w:t>G.,</w:t>
      </w:r>
      <w:r>
        <w:rPr>
          <w:spacing w:val="14"/>
        </w:rPr>
        <w:t xml:space="preserve"> </w:t>
      </w:r>
      <w:r>
        <w:t>Seales,</w:t>
      </w:r>
      <w:r>
        <w:rPr>
          <w:spacing w:val="14"/>
        </w:rPr>
        <w:t xml:space="preserve"> </w:t>
      </w:r>
      <w:r>
        <w:t>L.,</w:t>
      </w:r>
      <w:r>
        <w:rPr>
          <w:spacing w:val="13"/>
        </w:rPr>
        <w:t xml:space="preserve"> </w:t>
      </w:r>
      <w:r>
        <w:t>Paniagua,</w:t>
      </w:r>
      <w:r>
        <w:rPr>
          <w:spacing w:val="15"/>
        </w:rPr>
        <w:t xml:space="preserve"> </w:t>
      </w:r>
      <w:r>
        <w:t>F.,</w:t>
      </w:r>
      <w:r>
        <w:rPr>
          <w:spacing w:val="13"/>
        </w:rPr>
        <w:t xml:space="preserve"> </w:t>
      </w:r>
      <w:proofErr w:type="spellStart"/>
      <w:r>
        <w:t>Maehr</w:t>
      </w:r>
      <w:proofErr w:type="spellEnd"/>
      <w:r>
        <w:t>,</w:t>
      </w:r>
      <w:r>
        <w:rPr>
          <w:spacing w:val="13"/>
        </w:rPr>
        <w:t xml:space="preserve"> </w:t>
      </w:r>
      <w:r>
        <w:t>E.,</w:t>
      </w:r>
      <w:r>
        <w:rPr>
          <w:spacing w:val="15"/>
        </w:rPr>
        <w:t xml:space="preserve"> </w:t>
      </w:r>
      <w:r>
        <w:t>&amp;</w:t>
      </w:r>
      <w:r>
        <w:rPr>
          <w:spacing w:val="13"/>
        </w:rPr>
        <w:t xml:space="preserve"> </w:t>
      </w:r>
      <w:r>
        <w:t>Bruna,</w:t>
      </w:r>
      <w:r>
        <w:rPr>
          <w:spacing w:val="14"/>
        </w:rPr>
        <w:t xml:space="preserve"> </w:t>
      </w:r>
      <w:r>
        <w:t>E.</w:t>
      </w:r>
      <w:r>
        <w:rPr>
          <w:spacing w:val="14"/>
        </w:rPr>
        <w:t xml:space="preserve"> </w:t>
      </w:r>
      <w:r>
        <w:t>M.</w:t>
      </w:r>
      <w:r>
        <w:rPr>
          <w:spacing w:val="13"/>
        </w:rPr>
        <w:t xml:space="preserve"> </w:t>
      </w:r>
      <w:r>
        <w:t>(2008).</w:t>
      </w:r>
      <w:r>
        <w:rPr>
          <w:spacing w:val="40"/>
        </w:rPr>
        <w:t xml:space="preserve"> </w:t>
      </w:r>
      <w:r>
        <w:t>The</w:t>
      </w:r>
    </w:p>
    <w:p w14:paraId="5000F1F4" w14:textId="77777777" w:rsidR="00BB4C49" w:rsidRDefault="00DC0BFC">
      <w:pPr>
        <w:pStyle w:val="BodyText"/>
        <w:tabs>
          <w:tab w:val="left" w:pos="1571"/>
        </w:tabs>
        <w:spacing w:before="155"/>
        <w:ind w:left="110"/>
      </w:pPr>
      <w:r>
        <w:rPr>
          <w:rFonts w:ascii="Trebuchet MS"/>
          <w:sz w:val="12"/>
        </w:rPr>
        <w:t>555</w:t>
      </w:r>
      <w:r>
        <w:rPr>
          <w:rFonts w:ascii="Trebuchet MS"/>
          <w:sz w:val="12"/>
        </w:rPr>
        <w:tab/>
      </w:r>
      <w:r>
        <w:rPr>
          <w:w w:val="95"/>
        </w:rPr>
        <w:t>Geographical</w:t>
      </w:r>
      <w:r>
        <w:rPr>
          <w:spacing w:val="13"/>
          <w:w w:val="95"/>
        </w:rPr>
        <w:t xml:space="preserve"> </w:t>
      </w:r>
      <w:r>
        <w:rPr>
          <w:w w:val="95"/>
        </w:rPr>
        <w:t>and</w:t>
      </w:r>
      <w:r>
        <w:rPr>
          <w:spacing w:val="13"/>
          <w:w w:val="95"/>
        </w:rPr>
        <w:t xml:space="preserve"> </w:t>
      </w:r>
      <w:r>
        <w:rPr>
          <w:w w:val="95"/>
        </w:rPr>
        <w:t>Institutional</w:t>
      </w:r>
      <w:r>
        <w:rPr>
          <w:spacing w:val="13"/>
          <w:w w:val="95"/>
        </w:rPr>
        <w:t xml:space="preserve"> </w:t>
      </w:r>
      <w:r>
        <w:rPr>
          <w:w w:val="95"/>
        </w:rPr>
        <w:t>Distribution</w:t>
      </w:r>
      <w:r>
        <w:rPr>
          <w:spacing w:val="13"/>
          <w:w w:val="95"/>
        </w:rPr>
        <w:t xml:space="preserve"> </w:t>
      </w:r>
      <w:r>
        <w:rPr>
          <w:w w:val="95"/>
        </w:rPr>
        <w:t>of</w:t>
      </w:r>
      <w:r>
        <w:rPr>
          <w:spacing w:val="13"/>
          <w:w w:val="95"/>
        </w:rPr>
        <w:t xml:space="preserve"> </w:t>
      </w:r>
      <w:r>
        <w:rPr>
          <w:w w:val="95"/>
        </w:rPr>
        <w:t>Ecological</w:t>
      </w:r>
      <w:r>
        <w:rPr>
          <w:spacing w:val="13"/>
          <w:w w:val="95"/>
        </w:rPr>
        <w:t xml:space="preserve"> </w:t>
      </w:r>
      <w:r>
        <w:rPr>
          <w:w w:val="95"/>
        </w:rPr>
        <w:t>Research</w:t>
      </w:r>
      <w:r>
        <w:rPr>
          <w:spacing w:val="13"/>
          <w:w w:val="95"/>
        </w:rPr>
        <w:t xml:space="preserve"> </w:t>
      </w:r>
      <w:r>
        <w:rPr>
          <w:w w:val="95"/>
        </w:rPr>
        <w:t>in</w:t>
      </w:r>
      <w:r>
        <w:rPr>
          <w:spacing w:val="13"/>
          <w:w w:val="95"/>
        </w:rPr>
        <w:t xml:space="preserve"> </w:t>
      </w:r>
      <w:r>
        <w:rPr>
          <w:w w:val="95"/>
        </w:rPr>
        <w:t>the</w:t>
      </w:r>
      <w:r>
        <w:rPr>
          <w:spacing w:val="13"/>
          <w:w w:val="95"/>
        </w:rPr>
        <w:t xml:space="preserve"> </w:t>
      </w:r>
      <w:r>
        <w:rPr>
          <w:w w:val="95"/>
        </w:rPr>
        <w:t>Tropics.</w:t>
      </w:r>
    </w:p>
    <w:p w14:paraId="4F4F0B09" w14:textId="77777777" w:rsidR="00BB4C49" w:rsidRDefault="00DC0BFC">
      <w:pPr>
        <w:tabs>
          <w:tab w:val="left" w:pos="1557"/>
        </w:tabs>
        <w:spacing w:before="154"/>
        <w:ind w:left="110"/>
        <w:rPr>
          <w:sz w:val="24"/>
        </w:rPr>
      </w:pPr>
      <w:r>
        <w:rPr>
          <w:rFonts w:ascii="Trebuchet MS" w:hAnsi="Trebuchet MS"/>
          <w:w w:val="105"/>
          <w:sz w:val="12"/>
        </w:rPr>
        <w:t>556</w:t>
      </w:r>
      <w:r>
        <w:rPr>
          <w:rFonts w:ascii="Trebuchet MS" w:hAnsi="Trebuchet MS"/>
          <w:w w:val="105"/>
          <w:sz w:val="12"/>
        </w:rPr>
        <w:tab/>
      </w:r>
      <w:proofErr w:type="spellStart"/>
      <w:r>
        <w:rPr>
          <w:i/>
          <w:sz w:val="24"/>
        </w:rPr>
        <w:t>Biotropica</w:t>
      </w:r>
      <w:proofErr w:type="spellEnd"/>
      <w:r>
        <w:rPr>
          <w:sz w:val="24"/>
        </w:rPr>
        <w:t>,</w:t>
      </w:r>
      <w:r>
        <w:rPr>
          <w:spacing w:val="40"/>
          <w:sz w:val="24"/>
        </w:rPr>
        <w:t xml:space="preserve"> </w:t>
      </w:r>
      <w:r>
        <w:rPr>
          <w:i/>
          <w:sz w:val="24"/>
        </w:rPr>
        <w:t>40</w:t>
      </w:r>
      <w:r>
        <w:rPr>
          <w:i/>
          <w:spacing w:val="-19"/>
          <w:sz w:val="24"/>
        </w:rPr>
        <w:t xml:space="preserve"> </w:t>
      </w:r>
      <w:r>
        <w:rPr>
          <w:sz w:val="24"/>
        </w:rPr>
        <w:t>(4),</w:t>
      </w:r>
      <w:r>
        <w:rPr>
          <w:spacing w:val="39"/>
          <w:sz w:val="24"/>
        </w:rPr>
        <w:t xml:space="preserve"> </w:t>
      </w:r>
      <w:r>
        <w:rPr>
          <w:sz w:val="24"/>
        </w:rPr>
        <w:t>397–404.</w:t>
      </w:r>
      <w:r>
        <w:rPr>
          <w:spacing w:val="74"/>
          <w:sz w:val="24"/>
        </w:rPr>
        <w:t xml:space="preserve"> </w:t>
      </w:r>
      <w:r>
        <w:rPr>
          <w:sz w:val="24"/>
        </w:rPr>
        <w:t>https://doi.org/10.1111/j.1744-7429.2007.00393.x</w:t>
      </w:r>
    </w:p>
    <w:p w14:paraId="2667399A" w14:textId="77777777" w:rsidR="00BB4C49" w:rsidRDefault="00BB4C49">
      <w:pPr>
        <w:pStyle w:val="BodyText"/>
        <w:spacing w:before="6"/>
        <w:rPr>
          <w:sz w:val="20"/>
        </w:rPr>
      </w:pPr>
    </w:p>
    <w:p w14:paraId="6119A0E9" w14:textId="77777777" w:rsidR="00BB4C49" w:rsidRDefault="00DC0BFC">
      <w:pPr>
        <w:pStyle w:val="BodyText"/>
        <w:tabs>
          <w:tab w:val="left" w:pos="1211"/>
        </w:tabs>
        <w:spacing w:before="118"/>
        <w:ind w:left="110"/>
      </w:pPr>
      <w:r>
        <w:rPr>
          <w:rFonts w:ascii="Trebuchet MS"/>
          <w:w w:val="105"/>
          <w:sz w:val="12"/>
        </w:rPr>
        <w:t>557</w:t>
      </w:r>
      <w:r>
        <w:rPr>
          <w:rFonts w:ascii="Trebuchet MS"/>
          <w:w w:val="105"/>
          <w:sz w:val="12"/>
        </w:rPr>
        <w:tab/>
      </w:r>
      <w:r>
        <w:t>Tennant,</w:t>
      </w:r>
      <w:r>
        <w:rPr>
          <w:spacing w:val="9"/>
        </w:rPr>
        <w:t xml:space="preserve"> </w:t>
      </w:r>
      <w:r>
        <w:t>J.</w:t>
      </w:r>
      <w:r>
        <w:rPr>
          <w:spacing w:val="10"/>
        </w:rPr>
        <w:t xml:space="preserve"> </w:t>
      </w:r>
      <w:r>
        <w:t>P.,</w:t>
      </w:r>
      <w:r>
        <w:rPr>
          <w:spacing w:val="10"/>
        </w:rPr>
        <w:t xml:space="preserve"> </w:t>
      </w:r>
      <w:r>
        <w:t>Waldner,</w:t>
      </w:r>
      <w:r>
        <w:rPr>
          <w:spacing w:val="9"/>
        </w:rPr>
        <w:t xml:space="preserve"> </w:t>
      </w:r>
      <w:r>
        <w:t>F.,</w:t>
      </w:r>
      <w:r>
        <w:rPr>
          <w:spacing w:val="10"/>
        </w:rPr>
        <w:t xml:space="preserve"> </w:t>
      </w:r>
      <w:r>
        <w:t>Jacques,</w:t>
      </w:r>
      <w:r>
        <w:rPr>
          <w:spacing w:val="9"/>
        </w:rPr>
        <w:t xml:space="preserve"> </w:t>
      </w:r>
      <w:r>
        <w:t>D.</w:t>
      </w:r>
      <w:r>
        <w:rPr>
          <w:spacing w:val="9"/>
        </w:rPr>
        <w:t xml:space="preserve"> </w:t>
      </w:r>
      <w:r>
        <w:t>C.,</w:t>
      </w:r>
      <w:r>
        <w:rPr>
          <w:spacing w:val="10"/>
        </w:rPr>
        <w:t xml:space="preserve"> </w:t>
      </w:r>
      <w:proofErr w:type="spellStart"/>
      <w:r>
        <w:t>Masuzzo</w:t>
      </w:r>
      <w:proofErr w:type="spellEnd"/>
      <w:r>
        <w:t>,</w:t>
      </w:r>
      <w:r>
        <w:rPr>
          <w:spacing w:val="9"/>
        </w:rPr>
        <w:t xml:space="preserve"> </w:t>
      </w:r>
      <w:r>
        <w:t>P.,</w:t>
      </w:r>
      <w:r>
        <w:rPr>
          <w:spacing w:val="10"/>
        </w:rPr>
        <w:t xml:space="preserve"> </w:t>
      </w:r>
      <w:proofErr w:type="spellStart"/>
      <w:r>
        <w:t>Collister</w:t>
      </w:r>
      <w:proofErr w:type="spellEnd"/>
      <w:r>
        <w:t>,</w:t>
      </w:r>
      <w:r>
        <w:rPr>
          <w:spacing w:val="9"/>
        </w:rPr>
        <w:t xml:space="preserve"> </w:t>
      </w:r>
      <w:r>
        <w:t>L.</w:t>
      </w:r>
      <w:r>
        <w:rPr>
          <w:spacing w:val="10"/>
        </w:rPr>
        <w:t xml:space="preserve"> </w:t>
      </w:r>
      <w:r>
        <w:t>B.,</w:t>
      </w:r>
      <w:r>
        <w:rPr>
          <w:spacing w:val="9"/>
        </w:rPr>
        <w:t xml:space="preserve"> </w:t>
      </w:r>
      <w:r>
        <w:t>&amp;</w:t>
      </w:r>
    </w:p>
    <w:p w14:paraId="2F3EEDED" w14:textId="77777777" w:rsidR="00BB4C49" w:rsidRDefault="00DC0BFC">
      <w:pPr>
        <w:pStyle w:val="BodyText"/>
        <w:tabs>
          <w:tab w:val="left" w:pos="1571"/>
        </w:tabs>
        <w:spacing w:before="154"/>
        <w:ind w:left="110"/>
      </w:pPr>
      <w:r>
        <w:rPr>
          <w:rFonts w:ascii="Trebuchet MS"/>
          <w:sz w:val="12"/>
        </w:rPr>
        <w:t>558</w:t>
      </w:r>
      <w:r>
        <w:rPr>
          <w:rFonts w:ascii="Trebuchet MS"/>
          <w:sz w:val="12"/>
        </w:rPr>
        <w:tab/>
      </w:r>
      <w:proofErr w:type="spellStart"/>
      <w:r>
        <w:rPr>
          <w:spacing w:val="-1"/>
        </w:rPr>
        <w:t>Hartgerink</w:t>
      </w:r>
      <w:proofErr w:type="spellEnd"/>
      <w:r>
        <w:rPr>
          <w:spacing w:val="-1"/>
        </w:rPr>
        <w:t>,</w:t>
      </w:r>
      <w:r>
        <w:rPr>
          <w:spacing w:val="-10"/>
        </w:rPr>
        <w:t xml:space="preserve"> </w:t>
      </w:r>
      <w:r>
        <w:t>Chris.</w:t>
      </w:r>
      <w:r>
        <w:rPr>
          <w:spacing w:val="7"/>
        </w:rPr>
        <w:t xml:space="preserve"> </w:t>
      </w:r>
      <w:r>
        <w:t>H.</w:t>
      </w:r>
      <w:r>
        <w:rPr>
          <w:spacing w:val="-9"/>
        </w:rPr>
        <w:t xml:space="preserve"> </w:t>
      </w:r>
      <w:r>
        <w:rPr>
          <w:w w:val="105"/>
        </w:rPr>
        <w:t>J.</w:t>
      </w:r>
      <w:r>
        <w:rPr>
          <w:spacing w:val="-13"/>
          <w:w w:val="105"/>
        </w:rPr>
        <w:t xml:space="preserve"> </w:t>
      </w:r>
      <w:r>
        <w:t>(2016).</w:t>
      </w:r>
      <w:r>
        <w:rPr>
          <w:spacing w:val="8"/>
        </w:rPr>
        <w:t xml:space="preserve"> </w:t>
      </w:r>
      <w:r>
        <w:t>The</w:t>
      </w:r>
      <w:r>
        <w:rPr>
          <w:spacing w:val="-10"/>
        </w:rPr>
        <w:t xml:space="preserve"> </w:t>
      </w:r>
      <w:r>
        <w:t>academic,</w:t>
      </w:r>
      <w:r>
        <w:rPr>
          <w:spacing w:val="-10"/>
        </w:rPr>
        <w:t xml:space="preserve"> </w:t>
      </w:r>
      <w:r>
        <w:t>economic</w:t>
      </w:r>
      <w:r>
        <w:rPr>
          <w:spacing w:val="-9"/>
        </w:rPr>
        <w:t xml:space="preserve"> </w:t>
      </w:r>
      <w:r>
        <w:t>and</w:t>
      </w:r>
      <w:r>
        <w:rPr>
          <w:spacing w:val="-10"/>
        </w:rPr>
        <w:t xml:space="preserve"> </w:t>
      </w:r>
      <w:r>
        <w:t>societal</w:t>
      </w:r>
      <w:r>
        <w:rPr>
          <w:spacing w:val="-9"/>
        </w:rPr>
        <w:t xml:space="preserve"> </w:t>
      </w:r>
      <w:r>
        <w:t>impacts</w:t>
      </w:r>
      <w:r>
        <w:rPr>
          <w:spacing w:val="-10"/>
        </w:rPr>
        <w:t xml:space="preserve"> </w:t>
      </w:r>
      <w:r>
        <w:t>of</w:t>
      </w:r>
    </w:p>
    <w:p w14:paraId="1C3A6A6D" w14:textId="77777777" w:rsidR="00BB4C49" w:rsidRDefault="00DC0BFC">
      <w:pPr>
        <w:tabs>
          <w:tab w:val="left" w:pos="1571"/>
        </w:tabs>
        <w:spacing w:before="155"/>
        <w:ind w:left="110"/>
        <w:rPr>
          <w:sz w:val="24"/>
        </w:rPr>
      </w:pPr>
      <w:r>
        <w:rPr>
          <w:rFonts w:ascii="Trebuchet MS"/>
          <w:sz w:val="12"/>
        </w:rPr>
        <w:t>559</w:t>
      </w:r>
      <w:r>
        <w:rPr>
          <w:rFonts w:ascii="Trebuchet MS"/>
          <w:sz w:val="12"/>
        </w:rPr>
        <w:tab/>
      </w:r>
      <w:r>
        <w:rPr>
          <w:spacing w:val="-1"/>
          <w:sz w:val="24"/>
        </w:rPr>
        <w:t>Open</w:t>
      </w:r>
      <w:r>
        <w:rPr>
          <w:spacing w:val="-9"/>
          <w:sz w:val="24"/>
        </w:rPr>
        <w:t xml:space="preserve"> </w:t>
      </w:r>
      <w:r>
        <w:rPr>
          <w:spacing w:val="-1"/>
          <w:sz w:val="24"/>
        </w:rPr>
        <w:t>Access:</w:t>
      </w:r>
      <w:r>
        <w:rPr>
          <w:spacing w:val="8"/>
          <w:sz w:val="24"/>
        </w:rPr>
        <w:t xml:space="preserve"> </w:t>
      </w:r>
      <w:r>
        <w:rPr>
          <w:spacing w:val="-1"/>
          <w:sz w:val="24"/>
        </w:rPr>
        <w:t>An</w:t>
      </w:r>
      <w:r>
        <w:rPr>
          <w:spacing w:val="-9"/>
          <w:sz w:val="24"/>
        </w:rPr>
        <w:t xml:space="preserve"> </w:t>
      </w:r>
      <w:r>
        <w:rPr>
          <w:spacing w:val="-1"/>
          <w:sz w:val="24"/>
        </w:rPr>
        <w:t>evidence-based</w:t>
      </w:r>
      <w:r>
        <w:rPr>
          <w:spacing w:val="-9"/>
          <w:sz w:val="24"/>
        </w:rPr>
        <w:t xml:space="preserve"> </w:t>
      </w:r>
      <w:r>
        <w:rPr>
          <w:sz w:val="24"/>
        </w:rPr>
        <w:t>review.</w:t>
      </w:r>
      <w:r>
        <w:rPr>
          <w:spacing w:val="8"/>
          <w:sz w:val="24"/>
        </w:rPr>
        <w:t xml:space="preserve"> </w:t>
      </w:r>
      <w:r>
        <w:rPr>
          <w:i/>
          <w:sz w:val="24"/>
        </w:rPr>
        <w:t>F1000Research</w:t>
      </w:r>
      <w:r>
        <w:rPr>
          <w:sz w:val="24"/>
        </w:rPr>
        <w:t>,</w:t>
      </w:r>
      <w:r>
        <w:rPr>
          <w:spacing w:val="-9"/>
          <w:sz w:val="24"/>
        </w:rPr>
        <w:t xml:space="preserve"> </w:t>
      </w:r>
      <w:r>
        <w:rPr>
          <w:i/>
          <w:sz w:val="24"/>
        </w:rPr>
        <w:t>5</w:t>
      </w:r>
      <w:r>
        <w:rPr>
          <w:sz w:val="24"/>
        </w:rPr>
        <w:t>,</w:t>
      </w:r>
      <w:r>
        <w:rPr>
          <w:spacing w:val="-9"/>
          <w:sz w:val="24"/>
        </w:rPr>
        <w:t xml:space="preserve"> </w:t>
      </w:r>
      <w:r>
        <w:rPr>
          <w:sz w:val="24"/>
        </w:rPr>
        <w:t>632.</w:t>
      </w:r>
    </w:p>
    <w:p w14:paraId="08119C76" w14:textId="77777777" w:rsidR="00BB4C49" w:rsidRDefault="00DC0BFC">
      <w:pPr>
        <w:pStyle w:val="BodyText"/>
        <w:tabs>
          <w:tab w:val="left" w:pos="1571"/>
        </w:tabs>
        <w:spacing w:before="154"/>
        <w:ind w:left="110"/>
      </w:pPr>
      <w:r>
        <w:rPr>
          <w:rFonts w:ascii="Trebuchet MS"/>
          <w:sz w:val="12"/>
        </w:rPr>
        <w:t>560</w:t>
      </w:r>
      <w:r>
        <w:rPr>
          <w:rFonts w:ascii="Trebuchet MS"/>
          <w:sz w:val="12"/>
        </w:rPr>
        <w:tab/>
      </w:r>
      <w:r>
        <w:t>https://doi.org/10.12688/f1000research.8460.3</w:t>
      </w:r>
    </w:p>
    <w:p w14:paraId="26AC0B93" w14:textId="77777777" w:rsidR="00BB4C49" w:rsidRDefault="00BB4C49">
      <w:pPr>
        <w:pStyle w:val="BodyText"/>
        <w:spacing w:before="6"/>
        <w:rPr>
          <w:sz w:val="20"/>
        </w:rPr>
      </w:pPr>
    </w:p>
    <w:p w14:paraId="3144BC6D" w14:textId="77777777" w:rsidR="00BB4C49" w:rsidRDefault="00DC0BFC">
      <w:pPr>
        <w:pStyle w:val="BodyText"/>
        <w:tabs>
          <w:tab w:val="left" w:pos="1211"/>
        </w:tabs>
        <w:spacing w:before="117"/>
        <w:ind w:left="110"/>
      </w:pPr>
      <w:r>
        <w:rPr>
          <w:rFonts w:ascii="Trebuchet MS"/>
          <w:sz w:val="12"/>
        </w:rPr>
        <w:t>561</w:t>
      </w:r>
      <w:r>
        <w:rPr>
          <w:rFonts w:ascii="Trebuchet MS"/>
          <w:sz w:val="12"/>
        </w:rPr>
        <w:tab/>
      </w:r>
      <w:proofErr w:type="spellStart"/>
      <w:r>
        <w:rPr>
          <w:spacing w:val="-1"/>
        </w:rPr>
        <w:t>Torvik</w:t>
      </w:r>
      <w:proofErr w:type="spellEnd"/>
      <w:r>
        <w:rPr>
          <w:spacing w:val="-1"/>
        </w:rPr>
        <w:t>,</w:t>
      </w:r>
      <w:r>
        <w:rPr>
          <w:spacing w:val="-10"/>
        </w:rPr>
        <w:t xml:space="preserve"> </w:t>
      </w:r>
      <w:r>
        <w:t>V.</w:t>
      </w:r>
      <w:r>
        <w:rPr>
          <w:spacing w:val="-9"/>
        </w:rPr>
        <w:t xml:space="preserve"> </w:t>
      </w:r>
      <w:r>
        <w:t>I.</w:t>
      </w:r>
      <w:r>
        <w:rPr>
          <w:spacing w:val="-10"/>
        </w:rPr>
        <w:t xml:space="preserve"> </w:t>
      </w:r>
      <w:r>
        <w:t>(2015).</w:t>
      </w:r>
      <w:r>
        <w:rPr>
          <w:spacing w:val="8"/>
        </w:rPr>
        <w:t xml:space="preserve"> </w:t>
      </w:r>
      <w:proofErr w:type="spellStart"/>
      <w:r>
        <w:t>MapA</w:t>
      </w:r>
      <w:r>
        <w:rPr>
          <w:rFonts w:ascii="Arial"/>
        </w:rPr>
        <w:t>ffi</w:t>
      </w:r>
      <w:r>
        <w:t>l</w:t>
      </w:r>
      <w:proofErr w:type="spellEnd"/>
      <w:r>
        <w:t>:</w:t>
      </w:r>
      <w:r>
        <w:rPr>
          <w:spacing w:val="8"/>
        </w:rPr>
        <w:t xml:space="preserve"> </w:t>
      </w:r>
      <w:r>
        <w:t>A</w:t>
      </w:r>
      <w:r>
        <w:rPr>
          <w:spacing w:val="-10"/>
        </w:rPr>
        <w:t xml:space="preserve"> </w:t>
      </w:r>
      <w:r>
        <w:t>bibliographic</w:t>
      </w:r>
      <w:r>
        <w:rPr>
          <w:spacing w:val="-9"/>
        </w:rPr>
        <w:t xml:space="preserve"> </w:t>
      </w:r>
      <w:r>
        <w:t>tool</w:t>
      </w:r>
      <w:r>
        <w:rPr>
          <w:spacing w:val="-9"/>
        </w:rPr>
        <w:t xml:space="preserve"> </w:t>
      </w:r>
      <w:r>
        <w:t>for</w:t>
      </w:r>
      <w:r>
        <w:rPr>
          <w:spacing w:val="-9"/>
        </w:rPr>
        <w:t xml:space="preserve"> </w:t>
      </w:r>
      <w:r>
        <w:t>mapping</w:t>
      </w:r>
      <w:r>
        <w:rPr>
          <w:spacing w:val="-9"/>
        </w:rPr>
        <w:t xml:space="preserve"> </w:t>
      </w:r>
      <w:r>
        <w:t>author</w:t>
      </w:r>
      <w:r>
        <w:rPr>
          <w:spacing w:val="-9"/>
        </w:rPr>
        <w:t xml:space="preserve"> </w:t>
      </w:r>
      <w:r>
        <w:t>a</w:t>
      </w:r>
      <w:r>
        <w:rPr>
          <w:rFonts w:ascii="Arial"/>
        </w:rPr>
        <w:t>ffi</w:t>
      </w:r>
      <w:r>
        <w:t>liation</w:t>
      </w:r>
    </w:p>
    <w:p w14:paraId="34FD7A04" w14:textId="77777777" w:rsidR="00BB4C49" w:rsidRDefault="00DC0BFC">
      <w:pPr>
        <w:tabs>
          <w:tab w:val="left" w:pos="1571"/>
        </w:tabs>
        <w:spacing w:before="155"/>
        <w:ind w:left="110"/>
        <w:rPr>
          <w:i/>
          <w:sz w:val="24"/>
        </w:rPr>
      </w:pPr>
      <w:proofErr w:type="gramStart"/>
      <w:r>
        <w:rPr>
          <w:rFonts w:ascii="Trebuchet MS"/>
          <w:sz w:val="12"/>
        </w:rPr>
        <w:t>562</w:t>
      </w:r>
      <w:proofErr w:type="gramEnd"/>
      <w:r>
        <w:rPr>
          <w:rFonts w:ascii="Trebuchet MS"/>
          <w:sz w:val="12"/>
        </w:rPr>
        <w:tab/>
      </w:r>
      <w:r>
        <w:rPr>
          <w:sz w:val="24"/>
        </w:rPr>
        <w:t>strings</w:t>
      </w:r>
      <w:r>
        <w:rPr>
          <w:spacing w:val="-7"/>
          <w:sz w:val="24"/>
        </w:rPr>
        <w:t xml:space="preserve"> </w:t>
      </w:r>
      <w:r>
        <w:rPr>
          <w:sz w:val="24"/>
        </w:rPr>
        <w:t>to</w:t>
      </w:r>
      <w:r>
        <w:rPr>
          <w:spacing w:val="-6"/>
          <w:sz w:val="24"/>
        </w:rPr>
        <w:t xml:space="preserve"> </w:t>
      </w:r>
      <w:r>
        <w:rPr>
          <w:sz w:val="24"/>
        </w:rPr>
        <w:t>cities</w:t>
      </w:r>
      <w:r>
        <w:rPr>
          <w:spacing w:val="-7"/>
          <w:sz w:val="24"/>
        </w:rPr>
        <w:t xml:space="preserve"> </w:t>
      </w:r>
      <w:r>
        <w:rPr>
          <w:sz w:val="24"/>
        </w:rPr>
        <w:t>and</w:t>
      </w:r>
      <w:r>
        <w:rPr>
          <w:spacing w:val="-6"/>
          <w:sz w:val="24"/>
        </w:rPr>
        <w:t xml:space="preserve"> </w:t>
      </w:r>
      <w:r>
        <w:rPr>
          <w:sz w:val="24"/>
        </w:rPr>
        <w:t>their</w:t>
      </w:r>
      <w:r>
        <w:rPr>
          <w:spacing w:val="-7"/>
          <w:sz w:val="24"/>
        </w:rPr>
        <w:t xml:space="preserve"> </w:t>
      </w:r>
      <w:r>
        <w:rPr>
          <w:sz w:val="24"/>
        </w:rPr>
        <w:t>geocodes</w:t>
      </w:r>
      <w:r>
        <w:rPr>
          <w:spacing w:val="-6"/>
          <w:sz w:val="24"/>
        </w:rPr>
        <w:t xml:space="preserve"> </w:t>
      </w:r>
      <w:r>
        <w:rPr>
          <w:sz w:val="24"/>
        </w:rPr>
        <w:t>worldwide.</w:t>
      </w:r>
      <w:r>
        <w:rPr>
          <w:spacing w:val="12"/>
          <w:sz w:val="24"/>
        </w:rPr>
        <w:t xml:space="preserve"> </w:t>
      </w:r>
      <w:r>
        <w:rPr>
          <w:sz w:val="24"/>
        </w:rPr>
        <w:t>In</w:t>
      </w:r>
      <w:r>
        <w:rPr>
          <w:spacing w:val="-7"/>
          <w:sz w:val="24"/>
        </w:rPr>
        <w:t xml:space="preserve"> </w:t>
      </w:r>
      <w:r>
        <w:rPr>
          <w:i/>
          <w:sz w:val="24"/>
        </w:rPr>
        <w:t>D-Lib</w:t>
      </w:r>
      <w:r>
        <w:rPr>
          <w:i/>
          <w:spacing w:val="-2"/>
          <w:sz w:val="24"/>
        </w:rPr>
        <w:t xml:space="preserve"> </w:t>
      </w:r>
      <w:r>
        <w:rPr>
          <w:i/>
          <w:sz w:val="24"/>
        </w:rPr>
        <w:t>magazine:</w:t>
      </w:r>
      <w:r>
        <w:rPr>
          <w:i/>
          <w:spacing w:val="14"/>
          <w:sz w:val="24"/>
        </w:rPr>
        <w:t xml:space="preserve"> </w:t>
      </w:r>
      <w:r>
        <w:rPr>
          <w:i/>
          <w:sz w:val="24"/>
        </w:rPr>
        <w:t>The</w:t>
      </w:r>
      <w:r>
        <w:rPr>
          <w:i/>
          <w:spacing w:val="-3"/>
          <w:sz w:val="24"/>
        </w:rPr>
        <w:t xml:space="preserve"> </w:t>
      </w:r>
      <w:r>
        <w:rPr>
          <w:i/>
          <w:sz w:val="24"/>
        </w:rPr>
        <w:t>magazine</w:t>
      </w:r>
    </w:p>
    <w:p w14:paraId="7B3EABD0" w14:textId="77777777" w:rsidR="00BB4C49" w:rsidRDefault="00DC0BFC">
      <w:pPr>
        <w:tabs>
          <w:tab w:val="left" w:pos="1552"/>
        </w:tabs>
        <w:spacing w:before="154"/>
        <w:ind w:left="110"/>
        <w:rPr>
          <w:sz w:val="24"/>
        </w:rPr>
      </w:pPr>
      <w:r>
        <w:rPr>
          <w:rFonts w:ascii="Trebuchet MS"/>
          <w:sz w:val="12"/>
        </w:rPr>
        <w:t>563</w:t>
      </w:r>
      <w:r>
        <w:rPr>
          <w:rFonts w:ascii="Trebuchet MS"/>
          <w:sz w:val="12"/>
        </w:rPr>
        <w:tab/>
      </w:r>
      <w:r>
        <w:rPr>
          <w:i/>
          <w:sz w:val="24"/>
        </w:rPr>
        <w:t>of</w:t>
      </w:r>
      <w:r>
        <w:rPr>
          <w:i/>
          <w:spacing w:val="16"/>
          <w:sz w:val="24"/>
        </w:rPr>
        <w:t xml:space="preserve"> </w:t>
      </w:r>
      <w:r>
        <w:rPr>
          <w:i/>
          <w:sz w:val="24"/>
        </w:rPr>
        <w:t>the</w:t>
      </w:r>
      <w:r>
        <w:rPr>
          <w:i/>
          <w:spacing w:val="16"/>
          <w:sz w:val="24"/>
        </w:rPr>
        <w:t xml:space="preserve"> </w:t>
      </w:r>
      <w:r>
        <w:rPr>
          <w:i/>
          <w:sz w:val="24"/>
        </w:rPr>
        <w:t>Digital</w:t>
      </w:r>
      <w:r>
        <w:rPr>
          <w:i/>
          <w:spacing w:val="16"/>
          <w:sz w:val="24"/>
        </w:rPr>
        <w:t xml:space="preserve"> </w:t>
      </w:r>
      <w:r>
        <w:rPr>
          <w:i/>
          <w:sz w:val="24"/>
        </w:rPr>
        <w:t>Library</w:t>
      </w:r>
      <w:r>
        <w:rPr>
          <w:i/>
          <w:spacing w:val="16"/>
          <w:sz w:val="24"/>
        </w:rPr>
        <w:t xml:space="preserve"> </w:t>
      </w:r>
      <w:r>
        <w:rPr>
          <w:i/>
          <w:sz w:val="24"/>
        </w:rPr>
        <w:t>Forum</w:t>
      </w:r>
      <w:r>
        <w:rPr>
          <w:i/>
          <w:spacing w:val="23"/>
          <w:sz w:val="24"/>
        </w:rPr>
        <w:t xml:space="preserve"> </w:t>
      </w:r>
      <w:r>
        <w:rPr>
          <w:sz w:val="24"/>
        </w:rPr>
        <w:t>(Vol.</w:t>
      </w:r>
      <w:r>
        <w:rPr>
          <w:spacing w:val="35"/>
          <w:sz w:val="24"/>
        </w:rPr>
        <w:t xml:space="preserve"> </w:t>
      </w:r>
      <w:r>
        <w:rPr>
          <w:sz w:val="24"/>
        </w:rPr>
        <w:t>21).</w:t>
      </w:r>
      <w:r>
        <w:rPr>
          <w:spacing w:val="35"/>
          <w:sz w:val="24"/>
        </w:rPr>
        <w:t xml:space="preserve"> </w:t>
      </w:r>
      <w:r>
        <w:rPr>
          <w:sz w:val="24"/>
        </w:rPr>
        <w:t>NIH</w:t>
      </w:r>
      <w:r>
        <w:rPr>
          <w:spacing w:val="11"/>
          <w:sz w:val="24"/>
        </w:rPr>
        <w:t xml:space="preserve"> </w:t>
      </w:r>
      <w:r>
        <w:rPr>
          <w:sz w:val="24"/>
        </w:rPr>
        <w:t>Public</w:t>
      </w:r>
      <w:r>
        <w:rPr>
          <w:spacing w:val="12"/>
          <w:sz w:val="24"/>
        </w:rPr>
        <w:t xml:space="preserve"> </w:t>
      </w:r>
      <w:r>
        <w:rPr>
          <w:sz w:val="24"/>
        </w:rPr>
        <w:t>Access.</w:t>
      </w:r>
    </w:p>
    <w:p w14:paraId="2E524BE4" w14:textId="77777777" w:rsidR="00BB4C49" w:rsidRDefault="00BB4C49">
      <w:pPr>
        <w:rPr>
          <w:sz w:val="24"/>
        </w:rPr>
        <w:sectPr w:rsidR="00BB4C49">
          <w:pgSz w:w="12240" w:h="15840"/>
          <w:pgMar w:top="1320" w:right="1240" w:bottom="280" w:left="940" w:header="649" w:footer="0" w:gutter="0"/>
          <w:cols w:space="720"/>
        </w:sectPr>
      </w:pPr>
    </w:p>
    <w:p w14:paraId="26363116" w14:textId="77777777" w:rsidR="00BB4C49" w:rsidRDefault="00DC0BFC">
      <w:pPr>
        <w:pStyle w:val="BodyText"/>
        <w:tabs>
          <w:tab w:val="left" w:pos="1207"/>
        </w:tabs>
        <w:spacing w:before="171"/>
        <w:ind w:left="110"/>
      </w:pPr>
      <w:r>
        <w:rPr>
          <w:rFonts w:ascii="Trebuchet MS"/>
          <w:sz w:val="12"/>
        </w:rPr>
        <w:lastRenderedPageBreak/>
        <w:t>564</w:t>
      </w:r>
      <w:r>
        <w:rPr>
          <w:rFonts w:ascii="Trebuchet MS"/>
          <w:sz w:val="12"/>
        </w:rPr>
        <w:tab/>
      </w:r>
      <w:r>
        <w:t>Wang, X., Liu,</w:t>
      </w:r>
      <w:r>
        <w:rPr>
          <w:spacing w:val="-1"/>
        </w:rPr>
        <w:t xml:space="preserve"> </w:t>
      </w:r>
      <w:r>
        <w:t>C.,</w:t>
      </w:r>
      <w:r>
        <w:rPr>
          <w:spacing w:val="1"/>
        </w:rPr>
        <w:t xml:space="preserve"> </w:t>
      </w:r>
      <w:r>
        <w:t>Mao,</w:t>
      </w:r>
      <w:r>
        <w:rPr>
          <w:spacing w:val="-1"/>
        </w:rPr>
        <w:t xml:space="preserve"> </w:t>
      </w:r>
      <w:r>
        <w:t>W.,</w:t>
      </w:r>
      <w:r>
        <w:rPr>
          <w:spacing w:val="1"/>
        </w:rPr>
        <w:t xml:space="preserve"> </w:t>
      </w:r>
      <w:r>
        <w:t>&amp;</w:t>
      </w:r>
      <w:r>
        <w:rPr>
          <w:spacing w:val="-1"/>
        </w:rPr>
        <w:t xml:space="preserve"> </w:t>
      </w:r>
      <w:r>
        <w:t>Fang,</w:t>
      </w:r>
      <w:r>
        <w:rPr>
          <w:spacing w:val="1"/>
        </w:rPr>
        <w:t xml:space="preserve"> </w:t>
      </w:r>
      <w:r>
        <w:t>Z. (2015).</w:t>
      </w:r>
      <w:r>
        <w:rPr>
          <w:spacing w:val="20"/>
        </w:rPr>
        <w:t xml:space="preserve"> </w:t>
      </w:r>
      <w:r>
        <w:t>The</w:t>
      </w:r>
      <w:r>
        <w:rPr>
          <w:spacing w:val="1"/>
        </w:rPr>
        <w:t xml:space="preserve"> </w:t>
      </w:r>
      <w:r>
        <w:t>open</w:t>
      </w:r>
      <w:r>
        <w:rPr>
          <w:spacing w:val="-1"/>
        </w:rPr>
        <w:t xml:space="preserve"> </w:t>
      </w:r>
      <w:r>
        <w:t>access</w:t>
      </w:r>
      <w:r>
        <w:rPr>
          <w:spacing w:val="1"/>
        </w:rPr>
        <w:t xml:space="preserve"> </w:t>
      </w:r>
      <w:r>
        <w:t>advantage</w:t>
      </w:r>
    </w:p>
    <w:p w14:paraId="0805E8DF" w14:textId="77777777" w:rsidR="00BB4C49" w:rsidRDefault="00DC0BFC">
      <w:pPr>
        <w:tabs>
          <w:tab w:val="left" w:pos="1571"/>
        </w:tabs>
        <w:spacing w:before="154"/>
        <w:ind w:left="110"/>
        <w:rPr>
          <w:sz w:val="24"/>
        </w:rPr>
      </w:pPr>
      <w:r>
        <w:rPr>
          <w:rFonts w:ascii="Trebuchet MS"/>
          <w:sz w:val="12"/>
        </w:rPr>
        <w:t>565</w:t>
      </w:r>
      <w:r>
        <w:rPr>
          <w:rFonts w:ascii="Trebuchet MS"/>
          <w:sz w:val="12"/>
        </w:rPr>
        <w:tab/>
      </w:r>
      <w:r>
        <w:rPr>
          <w:spacing w:val="-1"/>
          <w:sz w:val="24"/>
        </w:rPr>
        <w:t>considering</w:t>
      </w:r>
      <w:r>
        <w:rPr>
          <w:spacing w:val="-10"/>
          <w:sz w:val="24"/>
        </w:rPr>
        <w:t xml:space="preserve"> </w:t>
      </w:r>
      <w:r>
        <w:rPr>
          <w:sz w:val="24"/>
        </w:rPr>
        <w:t>citation,</w:t>
      </w:r>
      <w:r>
        <w:rPr>
          <w:spacing w:val="-9"/>
          <w:sz w:val="24"/>
        </w:rPr>
        <w:t xml:space="preserve"> </w:t>
      </w:r>
      <w:r>
        <w:rPr>
          <w:sz w:val="24"/>
        </w:rPr>
        <w:t>article</w:t>
      </w:r>
      <w:r>
        <w:rPr>
          <w:spacing w:val="-9"/>
          <w:sz w:val="24"/>
        </w:rPr>
        <w:t xml:space="preserve"> </w:t>
      </w:r>
      <w:r>
        <w:rPr>
          <w:sz w:val="24"/>
        </w:rPr>
        <w:t>usage</w:t>
      </w:r>
      <w:r>
        <w:rPr>
          <w:spacing w:val="-9"/>
          <w:sz w:val="24"/>
        </w:rPr>
        <w:t xml:space="preserve"> </w:t>
      </w:r>
      <w:r>
        <w:rPr>
          <w:sz w:val="24"/>
        </w:rPr>
        <w:t>and</w:t>
      </w:r>
      <w:r>
        <w:rPr>
          <w:spacing w:val="-9"/>
          <w:sz w:val="24"/>
        </w:rPr>
        <w:t xml:space="preserve"> </w:t>
      </w:r>
      <w:r>
        <w:rPr>
          <w:sz w:val="24"/>
        </w:rPr>
        <w:t>social</w:t>
      </w:r>
      <w:r>
        <w:rPr>
          <w:spacing w:val="-10"/>
          <w:sz w:val="24"/>
        </w:rPr>
        <w:t xml:space="preserve"> </w:t>
      </w:r>
      <w:r>
        <w:rPr>
          <w:sz w:val="24"/>
        </w:rPr>
        <w:t>media</w:t>
      </w:r>
      <w:r>
        <w:rPr>
          <w:spacing w:val="-10"/>
          <w:sz w:val="24"/>
        </w:rPr>
        <w:t xml:space="preserve"> </w:t>
      </w:r>
      <w:r>
        <w:rPr>
          <w:sz w:val="24"/>
        </w:rPr>
        <w:t>attention.</w:t>
      </w:r>
      <w:r>
        <w:rPr>
          <w:spacing w:val="9"/>
          <w:sz w:val="24"/>
        </w:rPr>
        <w:t xml:space="preserve"> </w:t>
      </w:r>
      <w:proofErr w:type="spellStart"/>
      <w:r>
        <w:rPr>
          <w:i/>
          <w:sz w:val="24"/>
        </w:rPr>
        <w:t>Scientometrics</w:t>
      </w:r>
      <w:proofErr w:type="spellEnd"/>
      <w:r>
        <w:rPr>
          <w:sz w:val="24"/>
        </w:rPr>
        <w:t>,</w:t>
      </w:r>
    </w:p>
    <w:p w14:paraId="65C35840" w14:textId="77777777" w:rsidR="00BB4C49" w:rsidRDefault="00DC0BFC">
      <w:pPr>
        <w:pStyle w:val="BodyText"/>
        <w:tabs>
          <w:tab w:val="left" w:pos="1543"/>
        </w:tabs>
        <w:spacing w:before="154"/>
        <w:ind w:left="110"/>
      </w:pPr>
      <w:r>
        <w:rPr>
          <w:rFonts w:ascii="Trebuchet MS" w:hAnsi="Trebuchet MS"/>
          <w:w w:val="105"/>
          <w:sz w:val="12"/>
        </w:rPr>
        <w:t>566</w:t>
      </w:r>
      <w:r>
        <w:rPr>
          <w:rFonts w:ascii="Trebuchet MS" w:hAnsi="Trebuchet MS"/>
          <w:w w:val="105"/>
          <w:sz w:val="12"/>
        </w:rPr>
        <w:tab/>
      </w:r>
      <w:r>
        <w:rPr>
          <w:i/>
        </w:rPr>
        <w:t>103</w:t>
      </w:r>
      <w:r>
        <w:rPr>
          <w:i/>
          <w:spacing w:val="-26"/>
        </w:rPr>
        <w:t xml:space="preserve"> </w:t>
      </w:r>
      <w:r>
        <w:t>(2),</w:t>
      </w:r>
      <w:r>
        <w:rPr>
          <w:spacing w:val="24"/>
        </w:rPr>
        <w:t xml:space="preserve"> </w:t>
      </w:r>
      <w:r>
        <w:t>555–564.</w:t>
      </w:r>
      <w:r>
        <w:rPr>
          <w:spacing w:val="54"/>
        </w:rPr>
        <w:t xml:space="preserve"> </w:t>
      </w:r>
      <w:r>
        <w:t>https://doi.org/10.1007/s11192-015-1547-0</w:t>
      </w:r>
    </w:p>
    <w:p w14:paraId="121D73A8" w14:textId="77777777" w:rsidR="00BB4C49" w:rsidRDefault="00BB4C49">
      <w:pPr>
        <w:pStyle w:val="BodyText"/>
        <w:spacing w:before="6"/>
        <w:rPr>
          <w:sz w:val="20"/>
        </w:rPr>
      </w:pPr>
    </w:p>
    <w:p w14:paraId="0EEAB6CC" w14:textId="77777777" w:rsidR="00BB4C49" w:rsidRDefault="00DC0BFC">
      <w:pPr>
        <w:pStyle w:val="BodyText"/>
        <w:tabs>
          <w:tab w:val="left" w:pos="1207"/>
        </w:tabs>
        <w:spacing w:before="118"/>
        <w:ind w:left="110"/>
      </w:pPr>
      <w:r>
        <w:rPr>
          <w:rFonts w:ascii="Trebuchet MS"/>
          <w:sz w:val="12"/>
        </w:rPr>
        <w:t>567</w:t>
      </w:r>
      <w:r>
        <w:rPr>
          <w:rFonts w:ascii="Trebuchet MS"/>
          <w:sz w:val="12"/>
        </w:rPr>
        <w:tab/>
      </w:r>
      <w:r>
        <w:t>Warlick,</w:t>
      </w:r>
      <w:r>
        <w:rPr>
          <w:spacing w:val="-5"/>
        </w:rPr>
        <w:t xml:space="preserve"> </w:t>
      </w:r>
      <w:r>
        <w:t>S.</w:t>
      </w:r>
      <w:r>
        <w:rPr>
          <w:spacing w:val="-5"/>
        </w:rPr>
        <w:t xml:space="preserve"> </w:t>
      </w:r>
      <w:r>
        <w:t>E.,</w:t>
      </w:r>
      <w:r>
        <w:rPr>
          <w:spacing w:val="-5"/>
        </w:rPr>
        <w:t xml:space="preserve"> </w:t>
      </w:r>
      <w:r>
        <w:t>&amp;</w:t>
      </w:r>
      <w:r>
        <w:rPr>
          <w:spacing w:val="-4"/>
        </w:rPr>
        <w:t xml:space="preserve"> </w:t>
      </w:r>
      <w:r>
        <w:t>Vaughan,</w:t>
      </w:r>
      <w:r>
        <w:rPr>
          <w:spacing w:val="-5"/>
        </w:rPr>
        <w:t xml:space="preserve"> </w:t>
      </w:r>
      <w:r>
        <w:t>K.</w:t>
      </w:r>
      <w:r>
        <w:rPr>
          <w:spacing w:val="-4"/>
        </w:rPr>
        <w:t xml:space="preserve"> </w:t>
      </w:r>
      <w:r>
        <w:t>T.</w:t>
      </w:r>
      <w:r>
        <w:rPr>
          <w:spacing w:val="-5"/>
        </w:rPr>
        <w:t xml:space="preserve"> </w:t>
      </w:r>
      <w:r>
        <w:t>L.</w:t>
      </w:r>
      <w:r>
        <w:rPr>
          <w:spacing w:val="-5"/>
        </w:rPr>
        <w:t xml:space="preserve"> </w:t>
      </w:r>
      <w:r>
        <w:t>(2007).</w:t>
      </w:r>
      <w:r>
        <w:rPr>
          <w:spacing w:val="14"/>
        </w:rPr>
        <w:t xml:space="preserve"> </w:t>
      </w:r>
      <w:r>
        <w:t>Factors</w:t>
      </w:r>
      <w:r>
        <w:rPr>
          <w:spacing w:val="-4"/>
        </w:rPr>
        <w:t xml:space="preserve"> </w:t>
      </w:r>
      <w:r>
        <w:t>influencing</w:t>
      </w:r>
      <w:r>
        <w:rPr>
          <w:spacing w:val="-4"/>
        </w:rPr>
        <w:t xml:space="preserve"> </w:t>
      </w:r>
      <w:r>
        <w:t>publication</w:t>
      </w:r>
      <w:r>
        <w:rPr>
          <w:spacing w:val="-5"/>
        </w:rPr>
        <w:t xml:space="preserve"> </w:t>
      </w:r>
      <w:r>
        <w:t>choice:</w:t>
      </w:r>
    </w:p>
    <w:p w14:paraId="5D735D84" w14:textId="77777777" w:rsidR="00BB4C49" w:rsidRDefault="00DC0BFC">
      <w:pPr>
        <w:tabs>
          <w:tab w:val="left" w:pos="1559"/>
        </w:tabs>
        <w:spacing w:before="154"/>
        <w:ind w:left="110"/>
        <w:rPr>
          <w:sz w:val="24"/>
        </w:rPr>
      </w:pPr>
      <w:r>
        <w:rPr>
          <w:rFonts w:ascii="Trebuchet MS" w:hAnsi="Trebuchet MS"/>
          <w:sz w:val="12"/>
        </w:rPr>
        <w:t>568</w:t>
      </w:r>
      <w:r>
        <w:rPr>
          <w:rFonts w:ascii="Trebuchet MS" w:hAnsi="Trebuchet MS"/>
          <w:sz w:val="12"/>
        </w:rPr>
        <w:tab/>
      </w:r>
      <w:r>
        <w:rPr>
          <w:w w:val="95"/>
          <w:sz w:val="24"/>
        </w:rPr>
        <w:t>Why</w:t>
      </w:r>
      <w:r>
        <w:rPr>
          <w:spacing w:val="43"/>
          <w:w w:val="95"/>
          <w:sz w:val="24"/>
        </w:rPr>
        <w:t xml:space="preserve"> </w:t>
      </w:r>
      <w:r>
        <w:rPr>
          <w:w w:val="95"/>
          <w:sz w:val="24"/>
        </w:rPr>
        <w:t>faculty</w:t>
      </w:r>
      <w:r>
        <w:rPr>
          <w:spacing w:val="43"/>
          <w:w w:val="95"/>
          <w:sz w:val="24"/>
        </w:rPr>
        <w:t xml:space="preserve"> </w:t>
      </w:r>
      <w:r>
        <w:rPr>
          <w:w w:val="95"/>
          <w:sz w:val="24"/>
        </w:rPr>
        <w:t>choose</w:t>
      </w:r>
      <w:r>
        <w:rPr>
          <w:spacing w:val="45"/>
          <w:w w:val="95"/>
          <w:sz w:val="24"/>
        </w:rPr>
        <w:t xml:space="preserve"> </w:t>
      </w:r>
      <w:r>
        <w:rPr>
          <w:w w:val="95"/>
          <w:sz w:val="24"/>
        </w:rPr>
        <w:t>open</w:t>
      </w:r>
      <w:r>
        <w:rPr>
          <w:spacing w:val="43"/>
          <w:w w:val="95"/>
          <w:sz w:val="24"/>
        </w:rPr>
        <w:t xml:space="preserve"> </w:t>
      </w:r>
      <w:r>
        <w:rPr>
          <w:w w:val="95"/>
          <w:sz w:val="24"/>
        </w:rPr>
        <w:t>access.</w:t>
      </w:r>
      <w:r>
        <w:rPr>
          <w:spacing w:val="75"/>
          <w:sz w:val="24"/>
        </w:rPr>
        <w:t xml:space="preserve"> </w:t>
      </w:r>
      <w:r>
        <w:rPr>
          <w:i/>
          <w:w w:val="95"/>
          <w:sz w:val="24"/>
        </w:rPr>
        <w:t>Biomedical</w:t>
      </w:r>
      <w:r>
        <w:rPr>
          <w:i/>
          <w:spacing w:val="52"/>
          <w:w w:val="95"/>
          <w:sz w:val="24"/>
        </w:rPr>
        <w:t xml:space="preserve"> </w:t>
      </w:r>
      <w:r>
        <w:rPr>
          <w:i/>
          <w:w w:val="95"/>
          <w:sz w:val="24"/>
        </w:rPr>
        <w:t>Digital</w:t>
      </w:r>
      <w:r>
        <w:rPr>
          <w:i/>
          <w:spacing w:val="51"/>
          <w:w w:val="95"/>
          <w:sz w:val="24"/>
        </w:rPr>
        <w:t xml:space="preserve"> </w:t>
      </w:r>
      <w:r>
        <w:rPr>
          <w:i/>
          <w:w w:val="95"/>
          <w:sz w:val="24"/>
        </w:rPr>
        <w:t>Libraries</w:t>
      </w:r>
      <w:r>
        <w:rPr>
          <w:w w:val="95"/>
          <w:sz w:val="24"/>
        </w:rPr>
        <w:t>,</w:t>
      </w:r>
      <w:r>
        <w:rPr>
          <w:spacing w:val="44"/>
          <w:w w:val="95"/>
          <w:sz w:val="24"/>
        </w:rPr>
        <w:t xml:space="preserve"> </w:t>
      </w:r>
      <w:r>
        <w:rPr>
          <w:i/>
          <w:w w:val="95"/>
          <w:sz w:val="24"/>
        </w:rPr>
        <w:t>4</w:t>
      </w:r>
      <w:r>
        <w:rPr>
          <w:i/>
          <w:spacing w:val="-15"/>
          <w:w w:val="95"/>
          <w:sz w:val="24"/>
        </w:rPr>
        <w:t xml:space="preserve"> </w:t>
      </w:r>
      <w:r>
        <w:rPr>
          <w:w w:val="95"/>
          <w:sz w:val="24"/>
        </w:rPr>
        <w:t>(1),</w:t>
      </w:r>
      <w:r>
        <w:rPr>
          <w:spacing w:val="43"/>
          <w:w w:val="95"/>
          <w:sz w:val="24"/>
        </w:rPr>
        <w:t xml:space="preserve"> </w:t>
      </w:r>
      <w:r>
        <w:rPr>
          <w:w w:val="95"/>
          <w:sz w:val="24"/>
        </w:rPr>
        <w:t>1–12.</w:t>
      </w:r>
    </w:p>
    <w:p w14:paraId="2DD76DA4" w14:textId="77777777" w:rsidR="00BB4C49" w:rsidRDefault="00BB4C49">
      <w:pPr>
        <w:pStyle w:val="BodyText"/>
        <w:spacing w:before="6"/>
        <w:rPr>
          <w:sz w:val="20"/>
        </w:rPr>
      </w:pPr>
    </w:p>
    <w:p w14:paraId="3C95FA81" w14:textId="77777777" w:rsidR="00BB4C49" w:rsidRDefault="00DC0BFC">
      <w:pPr>
        <w:pStyle w:val="BodyText"/>
        <w:tabs>
          <w:tab w:val="left" w:pos="1207"/>
        </w:tabs>
        <w:spacing w:before="118"/>
        <w:ind w:left="110"/>
      </w:pPr>
      <w:r>
        <w:rPr>
          <w:rFonts w:ascii="Trebuchet MS" w:hAnsi="Trebuchet MS"/>
          <w:sz w:val="12"/>
        </w:rPr>
        <w:t>569</w:t>
      </w:r>
      <w:r>
        <w:rPr>
          <w:rFonts w:ascii="Trebuchet MS" w:hAnsi="Trebuchet MS"/>
          <w:sz w:val="12"/>
        </w:rPr>
        <w:tab/>
      </w:r>
      <w:r>
        <w:rPr>
          <w:w w:val="95"/>
        </w:rPr>
        <w:t>Wickham,</w:t>
      </w:r>
      <w:r>
        <w:rPr>
          <w:spacing w:val="31"/>
          <w:w w:val="95"/>
        </w:rPr>
        <w:t xml:space="preserve"> </w:t>
      </w:r>
      <w:r>
        <w:rPr>
          <w:w w:val="95"/>
        </w:rPr>
        <w:t>H.,</w:t>
      </w:r>
      <w:r>
        <w:rPr>
          <w:spacing w:val="31"/>
          <w:w w:val="95"/>
        </w:rPr>
        <w:t xml:space="preserve"> </w:t>
      </w:r>
      <w:proofErr w:type="spellStart"/>
      <w:r>
        <w:rPr>
          <w:w w:val="95"/>
        </w:rPr>
        <w:t>Averick</w:t>
      </w:r>
      <w:proofErr w:type="spellEnd"/>
      <w:r>
        <w:rPr>
          <w:w w:val="95"/>
        </w:rPr>
        <w:t>,</w:t>
      </w:r>
      <w:r>
        <w:rPr>
          <w:spacing w:val="32"/>
          <w:w w:val="95"/>
        </w:rPr>
        <w:t xml:space="preserve"> </w:t>
      </w:r>
      <w:r>
        <w:rPr>
          <w:w w:val="95"/>
        </w:rPr>
        <w:t>M.,</w:t>
      </w:r>
      <w:r>
        <w:rPr>
          <w:spacing w:val="31"/>
          <w:w w:val="95"/>
        </w:rPr>
        <w:t xml:space="preserve"> </w:t>
      </w:r>
      <w:r>
        <w:rPr>
          <w:w w:val="95"/>
        </w:rPr>
        <w:t>Bryan,</w:t>
      </w:r>
      <w:r>
        <w:rPr>
          <w:spacing w:val="32"/>
          <w:w w:val="95"/>
        </w:rPr>
        <w:t xml:space="preserve"> </w:t>
      </w:r>
      <w:r>
        <w:rPr>
          <w:w w:val="95"/>
        </w:rPr>
        <w:t>J.,</w:t>
      </w:r>
      <w:r>
        <w:rPr>
          <w:spacing w:val="32"/>
          <w:w w:val="95"/>
        </w:rPr>
        <w:t xml:space="preserve"> </w:t>
      </w:r>
      <w:r>
        <w:rPr>
          <w:w w:val="95"/>
        </w:rPr>
        <w:t>Chang,</w:t>
      </w:r>
      <w:r>
        <w:rPr>
          <w:spacing w:val="32"/>
          <w:w w:val="95"/>
        </w:rPr>
        <w:t xml:space="preserve"> </w:t>
      </w:r>
      <w:r>
        <w:rPr>
          <w:w w:val="95"/>
        </w:rPr>
        <w:t>W.,</w:t>
      </w:r>
      <w:r>
        <w:rPr>
          <w:spacing w:val="32"/>
          <w:w w:val="95"/>
        </w:rPr>
        <w:t xml:space="preserve"> </w:t>
      </w:r>
      <w:r>
        <w:rPr>
          <w:w w:val="95"/>
        </w:rPr>
        <w:t>McGowan,</w:t>
      </w:r>
      <w:r>
        <w:rPr>
          <w:spacing w:val="31"/>
          <w:w w:val="95"/>
        </w:rPr>
        <w:t xml:space="preserve"> </w:t>
      </w:r>
      <w:r>
        <w:rPr>
          <w:w w:val="95"/>
        </w:rPr>
        <w:t>L.</w:t>
      </w:r>
      <w:r>
        <w:rPr>
          <w:spacing w:val="32"/>
          <w:w w:val="95"/>
        </w:rPr>
        <w:t xml:space="preserve"> </w:t>
      </w:r>
      <w:r>
        <w:rPr>
          <w:w w:val="95"/>
        </w:rPr>
        <w:t>D.,</w:t>
      </w:r>
      <w:r>
        <w:rPr>
          <w:spacing w:val="31"/>
          <w:w w:val="95"/>
        </w:rPr>
        <w:t xml:space="preserve"> </w:t>
      </w:r>
      <w:r>
        <w:rPr>
          <w:w w:val="95"/>
        </w:rPr>
        <w:t>François,</w:t>
      </w:r>
      <w:r>
        <w:rPr>
          <w:spacing w:val="33"/>
          <w:w w:val="95"/>
        </w:rPr>
        <w:t xml:space="preserve"> </w:t>
      </w:r>
      <w:r>
        <w:rPr>
          <w:w w:val="95"/>
        </w:rPr>
        <w:t>R.,</w:t>
      </w:r>
      <w:r>
        <w:rPr>
          <w:spacing w:val="31"/>
          <w:w w:val="95"/>
        </w:rPr>
        <w:t xml:space="preserve"> </w:t>
      </w:r>
      <w:r>
        <w:rPr>
          <w:w w:val="95"/>
        </w:rPr>
        <w:t>.</w:t>
      </w:r>
      <w:r>
        <w:rPr>
          <w:spacing w:val="-14"/>
          <w:w w:val="95"/>
        </w:rPr>
        <w:t xml:space="preserve"> </w:t>
      </w:r>
      <w:r>
        <w:rPr>
          <w:w w:val="95"/>
        </w:rPr>
        <w:t>.</w:t>
      </w:r>
      <w:r>
        <w:rPr>
          <w:spacing w:val="-13"/>
          <w:w w:val="95"/>
        </w:rPr>
        <w:t xml:space="preserve"> </w:t>
      </w:r>
      <w:r>
        <w:rPr>
          <w:w w:val="95"/>
        </w:rPr>
        <w:t>.</w:t>
      </w:r>
    </w:p>
    <w:p w14:paraId="60B7FD1B" w14:textId="77777777" w:rsidR="00BB4C49" w:rsidRDefault="00DC0BFC">
      <w:pPr>
        <w:tabs>
          <w:tab w:val="left" w:pos="1562"/>
        </w:tabs>
        <w:spacing w:before="154"/>
        <w:ind w:left="110"/>
        <w:rPr>
          <w:sz w:val="24"/>
        </w:rPr>
      </w:pPr>
      <w:r>
        <w:rPr>
          <w:rFonts w:ascii="Trebuchet MS"/>
          <w:w w:val="105"/>
          <w:sz w:val="12"/>
        </w:rPr>
        <w:t>570</w:t>
      </w:r>
      <w:r>
        <w:rPr>
          <w:rFonts w:ascii="Trebuchet MS"/>
          <w:w w:val="105"/>
          <w:sz w:val="12"/>
        </w:rPr>
        <w:tab/>
      </w:r>
      <w:proofErr w:type="spellStart"/>
      <w:r>
        <w:rPr>
          <w:spacing w:val="-2"/>
          <w:w w:val="105"/>
          <w:sz w:val="24"/>
        </w:rPr>
        <w:t>Yutani</w:t>
      </w:r>
      <w:proofErr w:type="spellEnd"/>
      <w:r>
        <w:rPr>
          <w:spacing w:val="-2"/>
          <w:w w:val="105"/>
          <w:sz w:val="24"/>
        </w:rPr>
        <w:t>,</w:t>
      </w:r>
      <w:r>
        <w:rPr>
          <w:spacing w:val="-13"/>
          <w:w w:val="105"/>
          <w:sz w:val="24"/>
        </w:rPr>
        <w:t xml:space="preserve"> </w:t>
      </w:r>
      <w:r>
        <w:rPr>
          <w:spacing w:val="-2"/>
          <w:w w:val="105"/>
          <w:sz w:val="24"/>
        </w:rPr>
        <w:t>H.</w:t>
      </w:r>
      <w:r>
        <w:rPr>
          <w:spacing w:val="-13"/>
          <w:w w:val="105"/>
          <w:sz w:val="24"/>
        </w:rPr>
        <w:t xml:space="preserve"> </w:t>
      </w:r>
      <w:r>
        <w:rPr>
          <w:spacing w:val="-2"/>
          <w:w w:val="105"/>
          <w:sz w:val="24"/>
        </w:rPr>
        <w:t>(2019).</w:t>
      </w:r>
      <w:r>
        <w:rPr>
          <w:spacing w:val="5"/>
          <w:w w:val="105"/>
          <w:sz w:val="24"/>
        </w:rPr>
        <w:t xml:space="preserve"> </w:t>
      </w:r>
      <w:r>
        <w:rPr>
          <w:spacing w:val="-2"/>
          <w:w w:val="105"/>
          <w:sz w:val="24"/>
        </w:rPr>
        <w:t>Welcome</w:t>
      </w:r>
      <w:r>
        <w:rPr>
          <w:spacing w:val="-12"/>
          <w:w w:val="105"/>
          <w:sz w:val="24"/>
        </w:rPr>
        <w:t xml:space="preserve"> </w:t>
      </w:r>
      <w:r>
        <w:rPr>
          <w:spacing w:val="-2"/>
          <w:w w:val="105"/>
          <w:sz w:val="24"/>
        </w:rPr>
        <w:t>to</w:t>
      </w:r>
      <w:r>
        <w:rPr>
          <w:spacing w:val="-13"/>
          <w:w w:val="105"/>
          <w:sz w:val="24"/>
        </w:rPr>
        <w:t xml:space="preserve"> </w:t>
      </w:r>
      <w:r>
        <w:rPr>
          <w:spacing w:val="-2"/>
          <w:w w:val="105"/>
          <w:sz w:val="24"/>
        </w:rPr>
        <w:t>the</w:t>
      </w:r>
      <w:r>
        <w:rPr>
          <w:spacing w:val="-12"/>
          <w:w w:val="105"/>
          <w:sz w:val="24"/>
        </w:rPr>
        <w:t xml:space="preserve"> </w:t>
      </w:r>
      <w:proofErr w:type="spellStart"/>
      <w:r>
        <w:rPr>
          <w:spacing w:val="-2"/>
          <w:w w:val="105"/>
          <w:sz w:val="24"/>
        </w:rPr>
        <w:t>Tidyverse</w:t>
      </w:r>
      <w:proofErr w:type="spellEnd"/>
      <w:r>
        <w:rPr>
          <w:spacing w:val="-2"/>
          <w:w w:val="105"/>
          <w:sz w:val="24"/>
        </w:rPr>
        <w:t>.</w:t>
      </w:r>
      <w:r>
        <w:rPr>
          <w:spacing w:val="5"/>
          <w:w w:val="105"/>
          <w:sz w:val="24"/>
        </w:rPr>
        <w:t xml:space="preserve"> </w:t>
      </w:r>
      <w:r>
        <w:rPr>
          <w:i/>
          <w:spacing w:val="-2"/>
          <w:w w:val="105"/>
          <w:sz w:val="24"/>
        </w:rPr>
        <w:t>Journal</w:t>
      </w:r>
      <w:r>
        <w:rPr>
          <w:i/>
          <w:spacing w:val="-9"/>
          <w:w w:val="105"/>
          <w:sz w:val="24"/>
        </w:rPr>
        <w:t xml:space="preserve"> </w:t>
      </w:r>
      <w:r>
        <w:rPr>
          <w:i/>
          <w:spacing w:val="-2"/>
          <w:w w:val="105"/>
          <w:sz w:val="24"/>
        </w:rPr>
        <w:t>of</w:t>
      </w:r>
      <w:r>
        <w:rPr>
          <w:i/>
          <w:spacing w:val="-9"/>
          <w:w w:val="105"/>
          <w:sz w:val="24"/>
        </w:rPr>
        <w:t xml:space="preserve"> </w:t>
      </w:r>
      <w:r>
        <w:rPr>
          <w:i/>
          <w:spacing w:val="-2"/>
          <w:w w:val="105"/>
          <w:sz w:val="24"/>
        </w:rPr>
        <w:t>Open</w:t>
      </w:r>
      <w:r>
        <w:rPr>
          <w:i/>
          <w:spacing w:val="-9"/>
          <w:w w:val="105"/>
          <w:sz w:val="24"/>
        </w:rPr>
        <w:t xml:space="preserve"> </w:t>
      </w:r>
      <w:r>
        <w:rPr>
          <w:i/>
          <w:spacing w:val="-2"/>
          <w:w w:val="105"/>
          <w:sz w:val="24"/>
        </w:rPr>
        <w:t>Source</w:t>
      </w:r>
      <w:r>
        <w:rPr>
          <w:i/>
          <w:spacing w:val="-9"/>
          <w:w w:val="105"/>
          <w:sz w:val="24"/>
        </w:rPr>
        <w:t xml:space="preserve"> </w:t>
      </w:r>
      <w:r>
        <w:rPr>
          <w:i/>
          <w:spacing w:val="-2"/>
          <w:w w:val="105"/>
          <w:sz w:val="24"/>
        </w:rPr>
        <w:t>Software</w:t>
      </w:r>
      <w:r>
        <w:rPr>
          <w:spacing w:val="-2"/>
          <w:w w:val="105"/>
          <w:sz w:val="24"/>
        </w:rPr>
        <w:t>,</w:t>
      </w:r>
    </w:p>
    <w:p w14:paraId="0D75D146" w14:textId="77777777" w:rsidR="00BB4C49" w:rsidRDefault="00DC0BFC">
      <w:pPr>
        <w:pStyle w:val="BodyText"/>
        <w:tabs>
          <w:tab w:val="left" w:pos="1555"/>
        </w:tabs>
        <w:spacing w:before="155"/>
        <w:ind w:left="110"/>
      </w:pPr>
      <w:r>
        <w:rPr>
          <w:rFonts w:ascii="Trebuchet MS"/>
          <w:w w:val="105"/>
          <w:sz w:val="12"/>
        </w:rPr>
        <w:t>571</w:t>
      </w:r>
      <w:r>
        <w:rPr>
          <w:rFonts w:ascii="Trebuchet MS"/>
          <w:w w:val="105"/>
          <w:sz w:val="12"/>
        </w:rPr>
        <w:tab/>
      </w:r>
      <w:r>
        <w:rPr>
          <w:i/>
        </w:rPr>
        <w:t>4</w:t>
      </w:r>
      <w:r>
        <w:rPr>
          <w:i/>
          <w:spacing w:val="-25"/>
        </w:rPr>
        <w:t xml:space="preserve"> </w:t>
      </w:r>
      <w:r>
        <w:t>(43),</w:t>
      </w:r>
      <w:r>
        <w:rPr>
          <w:spacing w:val="27"/>
        </w:rPr>
        <w:t xml:space="preserve"> </w:t>
      </w:r>
      <w:r>
        <w:t>1686.</w:t>
      </w:r>
      <w:r>
        <w:rPr>
          <w:spacing w:val="57"/>
        </w:rPr>
        <w:t xml:space="preserve"> </w:t>
      </w:r>
      <w:r>
        <w:t>https://doi.org/10.21105/joss.01686</w:t>
      </w:r>
    </w:p>
    <w:p w14:paraId="7BEA2372" w14:textId="77777777" w:rsidR="00BB4C49" w:rsidRDefault="00BB4C49">
      <w:pPr>
        <w:pStyle w:val="BodyText"/>
        <w:spacing w:before="6"/>
        <w:rPr>
          <w:sz w:val="20"/>
        </w:rPr>
      </w:pPr>
    </w:p>
    <w:p w14:paraId="605ED562" w14:textId="77777777" w:rsidR="00BB4C49" w:rsidRDefault="00DC0BFC">
      <w:pPr>
        <w:pStyle w:val="BodyText"/>
        <w:tabs>
          <w:tab w:val="left" w:pos="1207"/>
        </w:tabs>
        <w:spacing w:before="117"/>
        <w:ind w:left="110"/>
      </w:pPr>
      <w:r>
        <w:rPr>
          <w:rFonts w:ascii="Trebuchet MS"/>
          <w:sz w:val="12"/>
        </w:rPr>
        <w:t>572</w:t>
      </w:r>
      <w:r>
        <w:rPr>
          <w:rFonts w:ascii="Trebuchet MS"/>
          <w:sz w:val="12"/>
        </w:rPr>
        <w:tab/>
      </w:r>
      <w:r>
        <w:rPr>
          <w:spacing w:val="-1"/>
        </w:rPr>
        <w:t>Wingfield,</w:t>
      </w:r>
      <w:r>
        <w:rPr>
          <w:spacing w:val="-10"/>
        </w:rPr>
        <w:t xml:space="preserve"> </w:t>
      </w:r>
      <w:r>
        <w:rPr>
          <w:spacing w:val="-1"/>
        </w:rPr>
        <w:t>B.,</w:t>
      </w:r>
      <w:r>
        <w:rPr>
          <w:spacing w:val="-9"/>
        </w:rPr>
        <w:t xml:space="preserve"> </w:t>
      </w:r>
      <w:r>
        <w:rPr>
          <w:spacing w:val="-1"/>
        </w:rPr>
        <w:t>&amp;</w:t>
      </w:r>
      <w:r>
        <w:rPr>
          <w:spacing w:val="-10"/>
        </w:rPr>
        <w:t xml:space="preserve"> </w:t>
      </w:r>
      <w:r>
        <w:rPr>
          <w:spacing w:val="-1"/>
        </w:rPr>
        <w:t>Millar,</w:t>
      </w:r>
      <w:r>
        <w:rPr>
          <w:spacing w:val="-9"/>
        </w:rPr>
        <w:t xml:space="preserve"> </w:t>
      </w:r>
      <w:r>
        <w:t>B.</w:t>
      </w:r>
      <w:r>
        <w:rPr>
          <w:spacing w:val="-9"/>
        </w:rPr>
        <w:t xml:space="preserve"> </w:t>
      </w:r>
      <w:r>
        <w:t>(2019).</w:t>
      </w:r>
      <w:r>
        <w:rPr>
          <w:spacing w:val="8"/>
        </w:rPr>
        <w:t xml:space="preserve"> </w:t>
      </w:r>
      <w:r>
        <w:t>How</w:t>
      </w:r>
      <w:r>
        <w:rPr>
          <w:spacing w:val="-9"/>
        </w:rPr>
        <w:t xml:space="preserve"> </w:t>
      </w:r>
      <w:r>
        <w:t>the</w:t>
      </w:r>
      <w:r>
        <w:rPr>
          <w:spacing w:val="-9"/>
        </w:rPr>
        <w:t xml:space="preserve"> </w:t>
      </w:r>
      <w:r>
        <w:t>open</w:t>
      </w:r>
      <w:r>
        <w:rPr>
          <w:spacing w:val="-10"/>
        </w:rPr>
        <w:t xml:space="preserve"> </w:t>
      </w:r>
      <w:r>
        <w:t>access</w:t>
      </w:r>
      <w:r>
        <w:rPr>
          <w:spacing w:val="-9"/>
        </w:rPr>
        <w:t xml:space="preserve"> </w:t>
      </w:r>
      <w:r>
        <w:t>model</w:t>
      </w:r>
      <w:r>
        <w:rPr>
          <w:spacing w:val="-9"/>
        </w:rPr>
        <w:t xml:space="preserve"> </w:t>
      </w:r>
      <w:r>
        <w:t>hurts</w:t>
      </w:r>
      <w:r>
        <w:rPr>
          <w:spacing w:val="-9"/>
        </w:rPr>
        <w:t xml:space="preserve"> </w:t>
      </w:r>
      <w:r>
        <w:t>academics</w:t>
      </w:r>
      <w:r>
        <w:rPr>
          <w:spacing w:val="-9"/>
        </w:rPr>
        <w:t xml:space="preserve"> </w:t>
      </w:r>
      <w:r>
        <w:t>in</w:t>
      </w:r>
    </w:p>
    <w:p w14:paraId="312CEBF1" w14:textId="77777777" w:rsidR="00BB4C49" w:rsidRDefault="00DC0BFC">
      <w:pPr>
        <w:tabs>
          <w:tab w:val="left" w:pos="1571"/>
        </w:tabs>
        <w:spacing w:before="155"/>
        <w:ind w:left="110"/>
        <w:rPr>
          <w:sz w:val="24"/>
        </w:rPr>
      </w:pPr>
      <w:r>
        <w:rPr>
          <w:rFonts w:ascii="Trebuchet MS"/>
          <w:sz w:val="12"/>
        </w:rPr>
        <w:t>573</w:t>
      </w:r>
      <w:r>
        <w:rPr>
          <w:rFonts w:ascii="Trebuchet MS"/>
          <w:sz w:val="12"/>
        </w:rPr>
        <w:tab/>
      </w:r>
      <w:r>
        <w:rPr>
          <w:sz w:val="24"/>
        </w:rPr>
        <w:t>poorer</w:t>
      </w:r>
      <w:r>
        <w:rPr>
          <w:spacing w:val="-2"/>
          <w:sz w:val="24"/>
        </w:rPr>
        <w:t xml:space="preserve"> </w:t>
      </w:r>
      <w:r>
        <w:rPr>
          <w:sz w:val="24"/>
        </w:rPr>
        <w:t>countries.</w:t>
      </w:r>
      <w:r>
        <w:rPr>
          <w:spacing w:val="19"/>
          <w:sz w:val="24"/>
        </w:rPr>
        <w:t xml:space="preserve"> </w:t>
      </w:r>
      <w:r>
        <w:rPr>
          <w:i/>
          <w:sz w:val="24"/>
        </w:rPr>
        <w:t>The</w:t>
      </w:r>
      <w:r>
        <w:rPr>
          <w:i/>
          <w:spacing w:val="3"/>
          <w:sz w:val="24"/>
        </w:rPr>
        <w:t xml:space="preserve"> </w:t>
      </w:r>
      <w:r>
        <w:rPr>
          <w:i/>
          <w:sz w:val="24"/>
        </w:rPr>
        <w:t>Conversation</w:t>
      </w:r>
      <w:r>
        <w:rPr>
          <w:sz w:val="24"/>
        </w:rPr>
        <w:t>.</w:t>
      </w:r>
      <w:r>
        <w:rPr>
          <w:spacing w:val="19"/>
          <w:sz w:val="24"/>
        </w:rPr>
        <w:t xml:space="preserve"> </w:t>
      </w:r>
      <w:r>
        <w:rPr>
          <w:sz w:val="24"/>
        </w:rPr>
        <w:t>Retrieved</w:t>
      </w:r>
      <w:r>
        <w:rPr>
          <w:spacing w:val="-2"/>
          <w:sz w:val="24"/>
        </w:rPr>
        <w:t xml:space="preserve"> </w:t>
      </w:r>
      <w:r>
        <w:rPr>
          <w:sz w:val="24"/>
        </w:rPr>
        <w:t>from</w:t>
      </w:r>
    </w:p>
    <w:p w14:paraId="23644023" w14:textId="77777777" w:rsidR="00BB4C49" w:rsidRDefault="00DC0BFC">
      <w:pPr>
        <w:pStyle w:val="BodyText"/>
        <w:tabs>
          <w:tab w:val="left" w:pos="1571"/>
        </w:tabs>
        <w:spacing w:before="154"/>
        <w:ind w:left="110"/>
      </w:pPr>
      <w:r>
        <w:rPr>
          <w:rFonts w:ascii="Trebuchet MS"/>
          <w:sz w:val="12"/>
        </w:rPr>
        <w:t>574</w:t>
      </w:r>
      <w:r>
        <w:rPr>
          <w:rFonts w:ascii="Trebuchet MS"/>
          <w:sz w:val="12"/>
        </w:rPr>
        <w:tab/>
      </w:r>
      <w:hyperlink r:id="rId18">
        <w:r>
          <w:t>http://theconversation.com/how-the-open-access-model-hurts-academics-in-</w:t>
        </w:r>
      </w:hyperlink>
    </w:p>
    <w:p w14:paraId="57FD5269" w14:textId="77777777" w:rsidR="00BB4C49" w:rsidRDefault="00DC0BFC">
      <w:pPr>
        <w:pStyle w:val="BodyText"/>
        <w:tabs>
          <w:tab w:val="left" w:pos="1571"/>
        </w:tabs>
        <w:spacing w:before="154"/>
        <w:ind w:left="110"/>
      </w:pPr>
      <w:r>
        <w:rPr>
          <w:rFonts w:ascii="Trebuchet MS"/>
          <w:sz w:val="12"/>
        </w:rPr>
        <w:t>575</w:t>
      </w:r>
      <w:r>
        <w:rPr>
          <w:rFonts w:ascii="Trebuchet MS"/>
          <w:sz w:val="12"/>
        </w:rPr>
        <w:tab/>
      </w:r>
      <w:r>
        <w:t>poorer-countries-113856</w:t>
      </w:r>
    </w:p>
    <w:p w14:paraId="2C4F5BDD" w14:textId="77777777" w:rsidR="00BB4C49" w:rsidRDefault="00BB4C49">
      <w:pPr>
        <w:pStyle w:val="BodyText"/>
        <w:spacing w:before="6"/>
        <w:rPr>
          <w:sz w:val="20"/>
        </w:rPr>
      </w:pPr>
    </w:p>
    <w:p w14:paraId="7B83FF54" w14:textId="77777777" w:rsidR="00BB4C49" w:rsidRDefault="00DC0BFC">
      <w:pPr>
        <w:pStyle w:val="BodyText"/>
        <w:tabs>
          <w:tab w:val="left" w:pos="1207"/>
        </w:tabs>
        <w:spacing w:before="118"/>
        <w:ind w:left="110"/>
      </w:pPr>
      <w:r>
        <w:rPr>
          <w:rFonts w:ascii="Trebuchet MS"/>
          <w:sz w:val="12"/>
        </w:rPr>
        <w:t>576</w:t>
      </w:r>
      <w:r>
        <w:rPr>
          <w:rFonts w:ascii="Trebuchet MS"/>
          <w:sz w:val="12"/>
        </w:rPr>
        <w:tab/>
      </w:r>
      <w:r>
        <w:rPr>
          <w:spacing w:val="-2"/>
        </w:rPr>
        <w:t>World</w:t>
      </w:r>
      <w:r>
        <w:rPr>
          <w:spacing w:val="-10"/>
        </w:rPr>
        <w:t xml:space="preserve"> </w:t>
      </w:r>
      <w:r>
        <w:rPr>
          <w:spacing w:val="-2"/>
        </w:rPr>
        <w:t>Bank.</w:t>
      </w:r>
      <w:r>
        <w:rPr>
          <w:spacing w:val="8"/>
        </w:rPr>
        <w:t xml:space="preserve"> </w:t>
      </w:r>
      <w:r>
        <w:rPr>
          <w:spacing w:val="-2"/>
        </w:rPr>
        <w:t>(2020).</w:t>
      </w:r>
      <w:r>
        <w:rPr>
          <w:spacing w:val="8"/>
        </w:rPr>
        <w:t xml:space="preserve"> </w:t>
      </w:r>
      <w:r>
        <w:rPr>
          <w:spacing w:val="-2"/>
        </w:rPr>
        <w:t>World</w:t>
      </w:r>
      <w:r>
        <w:rPr>
          <w:spacing w:val="-9"/>
        </w:rPr>
        <w:t xml:space="preserve"> </w:t>
      </w:r>
      <w:r>
        <w:rPr>
          <w:spacing w:val="-2"/>
        </w:rPr>
        <w:t>Bank</w:t>
      </w:r>
      <w:r>
        <w:rPr>
          <w:spacing w:val="-10"/>
        </w:rPr>
        <w:t xml:space="preserve"> </w:t>
      </w:r>
      <w:r>
        <w:rPr>
          <w:spacing w:val="-2"/>
        </w:rPr>
        <w:t>Country</w:t>
      </w:r>
      <w:r>
        <w:rPr>
          <w:spacing w:val="-9"/>
        </w:rPr>
        <w:t xml:space="preserve"> </w:t>
      </w:r>
      <w:r>
        <w:rPr>
          <w:spacing w:val="-2"/>
        </w:rPr>
        <w:t>and</w:t>
      </w:r>
      <w:r>
        <w:rPr>
          <w:spacing w:val="-10"/>
        </w:rPr>
        <w:t xml:space="preserve"> </w:t>
      </w:r>
      <w:r>
        <w:rPr>
          <w:spacing w:val="-2"/>
        </w:rPr>
        <w:t>Lending</w:t>
      </w:r>
      <w:r>
        <w:rPr>
          <w:spacing w:val="-9"/>
        </w:rPr>
        <w:t xml:space="preserve"> </w:t>
      </w:r>
      <w:r>
        <w:rPr>
          <w:spacing w:val="-1"/>
        </w:rPr>
        <w:t>Groups.</w:t>
      </w:r>
      <w:r>
        <w:rPr>
          <w:spacing w:val="8"/>
        </w:rPr>
        <w:t xml:space="preserve"> </w:t>
      </w:r>
      <w:r>
        <w:rPr>
          <w:spacing w:val="-1"/>
        </w:rPr>
        <w:t>Retrieved</w:t>
      </w:r>
      <w:r>
        <w:rPr>
          <w:spacing w:val="-10"/>
        </w:rPr>
        <w:t xml:space="preserve"> </w:t>
      </w:r>
      <w:r>
        <w:rPr>
          <w:spacing w:val="-1"/>
        </w:rPr>
        <w:t>from</w:t>
      </w:r>
    </w:p>
    <w:p w14:paraId="11E735C0" w14:textId="77777777" w:rsidR="00BB4C49" w:rsidRDefault="00DC0BFC">
      <w:pPr>
        <w:pStyle w:val="BodyText"/>
        <w:tabs>
          <w:tab w:val="left" w:pos="1571"/>
        </w:tabs>
        <w:spacing w:before="154"/>
        <w:ind w:left="110"/>
      </w:pPr>
      <w:r>
        <w:rPr>
          <w:rFonts w:ascii="Trebuchet MS"/>
          <w:sz w:val="12"/>
        </w:rPr>
        <w:t>577</w:t>
      </w:r>
      <w:r>
        <w:rPr>
          <w:rFonts w:ascii="Trebuchet MS"/>
          <w:sz w:val="12"/>
        </w:rPr>
        <w:tab/>
      </w:r>
      <w:r>
        <w:rPr>
          <w:w w:val="95"/>
        </w:rPr>
        <w:t>https://datahelpdesk.worldbank.org/knowledgebase/articles/906519-world-bank-</w:t>
      </w:r>
    </w:p>
    <w:p w14:paraId="6E05C084" w14:textId="77777777" w:rsidR="00BB4C49" w:rsidRDefault="00DC0BFC">
      <w:pPr>
        <w:pStyle w:val="BodyText"/>
        <w:tabs>
          <w:tab w:val="left" w:pos="1571"/>
        </w:tabs>
        <w:spacing w:before="155"/>
        <w:ind w:left="110"/>
      </w:pPr>
      <w:r>
        <w:rPr>
          <w:rFonts w:ascii="Trebuchet MS"/>
          <w:sz w:val="12"/>
        </w:rPr>
        <w:t>578</w:t>
      </w:r>
      <w:r>
        <w:rPr>
          <w:rFonts w:ascii="Trebuchet MS"/>
          <w:sz w:val="12"/>
        </w:rPr>
        <w:tab/>
      </w:r>
      <w:r>
        <w:t>country-and-lending-groups</w:t>
      </w:r>
    </w:p>
    <w:p w14:paraId="6DB789E0" w14:textId="77777777" w:rsidR="00BB4C49" w:rsidRDefault="00BB4C49">
      <w:pPr>
        <w:pStyle w:val="BodyText"/>
        <w:spacing w:before="6"/>
        <w:rPr>
          <w:sz w:val="20"/>
        </w:rPr>
      </w:pPr>
    </w:p>
    <w:p w14:paraId="35315561" w14:textId="77777777" w:rsidR="00BB4C49" w:rsidRDefault="00DC0BFC">
      <w:pPr>
        <w:pStyle w:val="BodyText"/>
        <w:tabs>
          <w:tab w:val="left" w:pos="1211"/>
        </w:tabs>
        <w:spacing w:before="117"/>
        <w:ind w:left="110"/>
      </w:pPr>
      <w:r>
        <w:rPr>
          <w:rFonts w:ascii="Trebuchet MS"/>
          <w:w w:val="105"/>
          <w:sz w:val="12"/>
        </w:rPr>
        <w:t>579</w:t>
      </w:r>
      <w:r>
        <w:rPr>
          <w:rFonts w:ascii="Trebuchet MS"/>
          <w:w w:val="105"/>
          <w:sz w:val="12"/>
        </w:rPr>
        <w:tab/>
      </w:r>
      <w:r>
        <w:rPr>
          <w:w w:val="105"/>
        </w:rPr>
        <w:t>Xu,</w:t>
      </w:r>
      <w:r>
        <w:rPr>
          <w:spacing w:val="-11"/>
          <w:w w:val="105"/>
        </w:rPr>
        <w:t xml:space="preserve"> </w:t>
      </w:r>
      <w:r>
        <w:rPr>
          <w:w w:val="105"/>
        </w:rPr>
        <w:t>J.,</w:t>
      </w:r>
      <w:r>
        <w:rPr>
          <w:spacing w:val="-10"/>
          <w:w w:val="105"/>
        </w:rPr>
        <w:t xml:space="preserve"> </w:t>
      </w:r>
      <w:r>
        <w:rPr>
          <w:w w:val="105"/>
        </w:rPr>
        <w:t>He,</w:t>
      </w:r>
      <w:r>
        <w:rPr>
          <w:spacing w:val="-11"/>
          <w:w w:val="105"/>
        </w:rPr>
        <w:t xml:space="preserve"> </w:t>
      </w:r>
      <w:r>
        <w:rPr>
          <w:w w:val="105"/>
        </w:rPr>
        <w:t>C.,</w:t>
      </w:r>
      <w:r>
        <w:rPr>
          <w:spacing w:val="-10"/>
          <w:w w:val="105"/>
        </w:rPr>
        <w:t xml:space="preserve"> </w:t>
      </w:r>
      <w:r>
        <w:rPr>
          <w:w w:val="105"/>
        </w:rPr>
        <w:t>Su,</w:t>
      </w:r>
      <w:r>
        <w:rPr>
          <w:spacing w:val="-10"/>
          <w:w w:val="105"/>
        </w:rPr>
        <w:t xml:space="preserve"> </w:t>
      </w:r>
      <w:r>
        <w:rPr>
          <w:w w:val="105"/>
        </w:rPr>
        <w:t>J.,</w:t>
      </w:r>
      <w:r>
        <w:rPr>
          <w:spacing w:val="-11"/>
          <w:w w:val="105"/>
        </w:rPr>
        <w:t xml:space="preserve"> </w:t>
      </w:r>
      <w:r>
        <w:rPr>
          <w:w w:val="105"/>
        </w:rPr>
        <w:t>Zeng,</w:t>
      </w:r>
      <w:r>
        <w:rPr>
          <w:spacing w:val="-11"/>
          <w:w w:val="105"/>
        </w:rPr>
        <w:t xml:space="preserve"> </w:t>
      </w:r>
      <w:r>
        <w:rPr>
          <w:w w:val="105"/>
        </w:rPr>
        <w:t>Y.,</w:t>
      </w:r>
      <w:r>
        <w:rPr>
          <w:spacing w:val="-10"/>
          <w:w w:val="105"/>
        </w:rPr>
        <w:t xml:space="preserve"> </w:t>
      </w:r>
      <w:r>
        <w:rPr>
          <w:w w:val="105"/>
        </w:rPr>
        <w:t>Wang,</w:t>
      </w:r>
      <w:r>
        <w:rPr>
          <w:spacing w:val="-10"/>
          <w:w w:val="105"/>
        </w:rPr>
        <w:t xml:space="preserve"> </w:t>
      </w:r>
      <w:r>
        <w:rPr>
          <w:w w:val="105"/>
        </w:rPr>
        <w:t>Z.,</w:t>
      </w:r>
      <w:r>
        <w:rPr>
          <w:spacing w:val="-10"/>
          <w:w w:val="105"/>
        </w:rPr>
        <w:t xml:space="preserve"> </w:t>
      </w:r>
      <w:r>
        <w:rPr>
          <w:w w:val="105"/>
        </w:rPr>
        <w:t>Fang,</w:t>
      </w:r>
      <w:r>
        <w:rPr>
          <w:spacing w:val="-10"/>
          <w:w w:val="105"/>
        </w:rPr>
        <w:t xml:space="preserve"> </w:t>
      </w:r>
      <w:r>
        <w:rPr>
          <w:w w:val="105"/>
        </w:rPr>
        <w:t>F.,</w:t>
      </w:r>
      <w:r>
        <w:rPr>
          <w:spacing w:val="-11"/>
          <w:w w:val="105"/>
        </w:rPr>
        <w:t xml:space="preserve"> </w:t>
      </w:r>
      <w:r>
        <w:rPr>
          <w:w w:val="105"/>
        </w:rPr>
        <w:t>&amp;</w:t>
      </w:r>
      <w:r>
        <w:rPr>
          <w:spacing w:val="-11"/>
          <w:w w:val="105"/>
        </w:rPr>
        <w:t xml:space="preserve"> </w:t>
      </w:r>
      <w:r>
        <w:rPr>
          <w:w w:val="105"/>
        </w:rPr>
        <w:t>Tang,</w:t>
      </w:r>
      <w:r>
        <w:rPr>
          <w:spacing w:val="-10"/>
          <w:w w:val="105"/>
        </w:rPr>
        <w:t xml:space="preserve"> </w:t>
      </w:r>
      <w:r>
        <w:rPr>
          <w:w w:val="105"/>
        </w:rPr>
        <w:t>W.</w:t>
      </w:r>
      <w:r>
        <w:rPr>
          <w:spacing w:val="-10"/>
          <w:w w:val="105"/>
        </w:rPr>
        <w:t xml:space="preserve"> </w:t>
      </w:r>
      <w:r>
        <w:rPr>
          <w:w w:val="105"/>
        </w:rPr>
        <w:t>(2020).</w:t>
      </w:r>
      <w:r>
        <w:rPr>
          <w:spacing w:val="8"/>
          <w:w w:val="105"/>
        </w:rPr>
        <w:t xml:space="preserve"> </w:t>
      </w:r>
      <w:r>
        <w:rPr>
          <w:w w:val="105"/>
        </w:rPr>
        <w:t>Chinese</w:t>
      </w:r>
    </w:p>
    <w:p w14:paraId="40A53F95" w14:textId="77777777" w:rsidR="00BB4C49" w:rsidRDefault="00DC0BFC">
      <w:pPr>
        <w:pStyle w:val="BodyText"/>
        <w:tabs>
          <w:tab w:val="left" w:pos="1571"/>
        </w:tabs>
        <w:spacing w:before="155"/>
        <w:ind w:left="110"/>
      </w:pPr>
      <w:r>
        <w:rPr>
          <w:rFonts w:ascii="Trebuchet MS" w:hAnsi="Trebuchet MS"/>
          <w:sz w:val="12"/>
        </w:rPr>
        <w:t>580</w:t>
      </w:r>
      <w:r>
        <w:rPr>
          <w:rFonts w:ascii="Trebuchet MS" w:hAnsi="Trebuchet MS"/>
          <w:sz w:val="12"/>
        </w:rPr>
        <w:tab/>
      </w:r>
      <w:r>
        <w:rPr>
          <w:w w:val="95"/>
        </w:rPr>
        <w:t>researchers’</w:t>
      </w:r>
      <w:r>
        <w:rPr>
          <w:spacing w:val="9"/>
          <w:w w:val="95"/>
        </w:rPr>
        <w:t xml:space="preserve"> </w:t>
      </w:r>
      <w:r>
        <w:rPr>
          <w:w w:val="95"/>
        </w:rPr>
        <w:t>perceptions</w:t>
      </w:r>
      <w:r>
        <w:rPr>
          <w:spacing w:val="11"/>
          <w:w w:val="95"/>
        </w:rPr>
        <w:t xml:space="preserve"> </w:t>
      </w:r>
      <w:r>
        <w:rPr>
          <w:w w:val="95"/>
        </w:rPr>
        <w:t>and</w:t>
      </w:r>
      <w:r>
        <w:rPr>
          <w:spacing w:val="10"/>
          <w:w w:val="95"/>
        </w:rPr>
        <w:t xml:space="preserve"> </w:t>
      </w:r>
      <w:r>
        <w:rPr>
          <w:w w:val="95"/>
        </w:rPr>
        <w:t>use</w:t>
      </w:r>
      <w:r>
        <w:rPr>
          <w:spacing w:val="11"/>
          <w:w w:val="95"/>
        </w:rPr>
        <w:t xml:space="preserve"> </w:t>
      </w:r>
      <w:r>
        <w:rPr>
          <w:w w:val="95"/>
        </w:rPr>
        <w:t>of</w:t>
      </w:r>
      <w:r>
        <w:rPr>
          <w:spacing w:val="10"/>
          <w:w w:val="95"/>
        </w:rPr>
        <w:t xml:space="preserve"> </w:t>
      </w:r>
      <w:r>
        <w:rPr>
          <w:w w:val="95"/>
        </w:rPr>
        <w:t>open</w:t>
      </w:r>
      <w:r>
        <w:rPr>
          <w:spacing w:val="10"/>
          <w:w w:val="95"/>
        </w:rPr>
        <w:t xml:space="preserve"> </w:t>
      </w:r>
      <w:r>
        <w:rPr>
          <w:w w:val="95"/>
        </w:rPr>
        <w:t>access</w:t>
      </w:r>
      <w:r>
        <w:rPr>
          <w:spacing w:val="10"/>
          <w:w w:val="95"/>
        </w:rPr>
        <w:t xml:space="preserve"> </w:t>
      </w:r>
      <w:r>
        <w:rPr>
          <w:w w:val="95"/>
        </w:rPr>
        <w:t>journals:</w:t>
      </w:r>
      <w:r>
        <w:rPr>
          <w:spacing w:val="33"/>
          <w:w w:val="95"/>
        </w:rPr>
        <w:t xml:space="preserve"> </w:t>
      </w:r>
      <w:r>
        <w:rPr>
          <w:w w:val="95"/>
        </w:rPr>
        <w:t>Results</w:t>
      </w:r>
      <w:r>
        <w:rPr>
          <w:spacing w:val="11"/>
          <w:w w:val="95"/>
        </w:rPr>
        <w:t xml:space="preserve"> </w:t>
      </w:r>
      <w:r>
        <w:rPr>
          <w:w w:val="95"/>
        </w:rPr>
        <w:t>of</w:t>
      </w:r>
      <w:r>
        <w:rPr>
          <w:spacing w:val="10"/>
          <w:w w:val="95"/>
        </w:rPr>
        <w:t xml:space="preserve"> </w:t>
      </w:r>
      <w:r>
        <w:rPr>
          <w:w w:val="95"/>
        </w:rPr>
        <w:t>an</w:t>
      </w:r>
      <w:r>
        <w:rPr>
          <w:spacing w:val="10"/>
          <w:w w:val="95"/>
        </w:rPr>
        <w:t xml:space="preserve"> </w:t>
      </w:r>
      <w:r>
        <w:rPr>
          <w:w w:val="95"/>
        </w:rPr>
        <w:t>online</w:t>
      </w:r>
    </w:p>
    <w:p w14:paraId="1E850CB3" w14:textId="77777777" w:rsidR="00BB4C49" w:rsidRDefault="00DC0BFC">
      <w:pPr>
        <w:tabs>
          <w:tab w:val="left" w:pos="1571"/>
        </w:tabs>
        <w:spacing w:before="154"/>
        <w:ind w:left="110"/>
        <w:rPr>
          <w:sz w:val="24"/>
        </w:rPr>
      </w:pPr>
      <w:r>
        <w:rPr>
          <w:rFonts w:ascii="Trebuchet MS" w:hAnsi="Trebuchet MS"/>
          <w:sz w:val="12"/>
        </w:rPr>
        <w:t>581</w:t>
      </w:r>
      <w:r>
        <w:rPr>
          <w:rFonts w:ascii="Trebuchet MS" w:hAnsi="Trebuchet MS"/>
          <w:sz w:val="12"/>
        </w:rPr>
        <w:tab/>
      </w:r>
      <w:r>
        <w:rPr>
          <w:w w:val="95"/>
          <w:sz w:val="24"/>
        </w:rPr>
        <w:t>questionnaire</w:t>
      </w:r>
      <w:r>
        <w:rPr>
          <w:spacing w:val="38"/>
          <w:w w:val="95"/>
          <w:sz w:val="24"/>
        </w:rPr>
        <w:t xml:space="preserve"> </w:t>
      </w:r>
      <w:r>
        <w:rPr>
          <w:w w:val="95"/>
          <w:sz w:val="24"/>
        </w:rPr>
        <w:t>survey.</w:t>
      </w:r>
      <w:r>
        <w:rPr>
          <w:spacing w:val="68"/>
          <w:sz w:val="24"/>
        </w:rPr>
        <w:t xml:space="preserve"> </w:t>
      </w:r>
      <w:r>
        <w:rPr>
          <w:i/>
          <w:w w:val="95"/>
          <w:sz w:val="24"/>
        </w:rPr>
        <w:t>Learned</w:t>
      </w:r>
      <w:r>
        <w:rPr>
          <w:i/>
          <w:spacing w:val="45"/>
          <w:w w:val="95"/>
          <w:sz w:val="24"/>
        </w:rPr>
        <w:t xml:space="preserve"> </w:t>
      </w:r>
      <w:r>
        <w:rPr>
          <w:i/>
          <w:w w:val="95"/>
          <w:sz w:val="24"/>
        </w:rPr>
        <w:t>Publishing</w:t>
      </w:r>
      <w:r>
        <w:rPr>
          <w:w w:val="95"/>
          <w:sz w:val="24"/>
        </w:rPr>
        <w:t>,</w:t>
      </w:r>
      <w:r>
        <w:rPr>
          <w:spacing w:val="39"/>
          <w:w w:val="95"/>
          <w:sz w:val="24"/>
        </w:rPr>
        <w:t xml:space="preserve"> </w:t>
      </w:r>
      <w:r>
        <w:rPr>
          <w:i/>
          <w:w w:val="95"/>
          <w:sz w:val="24"/>
        </w:rPr>
        <w:t>33</w:t>
      </w:r>
      <w:r>
        <w:rPr>
          <w:i/>
          <w:spacing w:val="-17"/>
          <w:w w:val="95"/>
          <w:sz w:val="24"/>
        </w:rPr>
        <w:t xml:space="preserve"> </w:t>
      </w:r>
      <w:r>
        <w:rPr>
          <w:w w:val="95"/>
          <w:sz w:val="24"/>
        </w:rPr>
        <w:t>(3),</w:t>
      </w:r>
      <w:r>
        <w:rPr>
          <w:spacing w:val="38"/>
          <w:w w:val="95"/>
          <w:sz w:val="24"/>
        </w:rPr>
        <w:t xml:space="preserve"> </w:t>
      </w:r>
      <w:r>
        <w:rPr>
          <w:w w:val="95"/>
          <w:sz w:val="24"/>
        </w:rPr>
        <w:t>246–258.</w:t>
      </w:r>
    </w:p>
    <w:p w14:paraId="7144F322" w14:textId="77777777" w:rsidR="00BB4C49" w:rsidRDefault="00DC0BFC">
      <w:pPr>
        <w:pStyle w:val="BodyText"/>
        <w:tabs>
          <w:tab w:val="left" w:pos="1571"/>
        </w:tabs>
        <w:spacing w:before="155"/>
        <w:ind w:left="110"/>
      </w:pPr>
      <w:r>
        <w:rPr>
          <w:rFonts w:ascii="Trebuchet MS"/>
          <w:sz w:val="12"/>
        </w:rPr>
        <w:t>582</w:t>
      </w:r>
      <w:r>
        <w:rPr>
          <w:rFonts w:ascii="Trebuchet MS"/>
          <w:sz w:val="12"/>
        </w:rPr>
        <w:tab/>
      </w:r>
      <w:r>
        <w:t>https://doi.org/10.1002/leap.1291</w:t>
      </w:r>
    </w:p>
    <w:p w14:paraId="7D3063D2" w14:textId="77777777" w:rsidR="00BB4C49" w:rsidRDefault="00BB4C49">
      <w:pPr>
        <w:sectPr w:rsidR="00BB4C49">
          <w:pgSz w:w="12240" w:h="15840"/>
          <w:pgMar w:top="1320" w:right="1240" w:bottom="280" w:left="940" w:header="649" w:footer="0" w:gutter="0"/>
          <w:cols w:space="720"/>
        </w:sectPr>
      </w:pPr>
    </w:p>
    <w:p w14:paraId="447274E3" w14:textId="77777777" w:rsidR="00BB4C49" w:rsidRDefault="00DC0BFC">
      <w:pPr>
        <w:pStyle w:val="BodyText"/>
        <w:spacing w:before="205" w:line="306" w:lineRule="exact"/>
        <w:ind w:left="491"/>
      </w:pPr>
      <w:r>
        <w:lastRenderedPageBreak/>
        <w:t>Table</w:t>
      </w:r>
      <w:r>
        <w:rPr>
          <w:spacing w:val="6"/>
        </w:rPr>
        <w:t xml:space="preserve"> </w:t>
      </w:r>
      <w:r>
        <w:t>1</w:t>
      </w:r>
    </w:p>
    <w:p w14:paraId="75FAFD35" w14:textId="77777777" w:rsidR="00BB4C49" w:rsidRDefault="00DC0BFC">
      <w:pPr>
        <w:spacing w:before="10" w:line="213" w:lineRule="auto"/>
        <w:ind w:left="471" w:right="219" w:firstLine="28"/>
        <w:rPr>
          <w:i/>
          <w:sz w:val="24"/>
        </w:rPr>
      </w:pPr>
      <w:r>
        <w:rPr>
          <w:i/>
          <w:w w:val="105"/>
          <w:sz w:val="24"/>
        </w:rPr>
        <w:t>Parent</w:t>
      </w:r>
      <w:r>
        <w:rPr>
          <w:i/>
          <w:spacing w:val="2"/>
          <w:w w:val="105"/>
          <w:sz w:val="24"/>
        </w:rPr>
        <w:t xml:space="preserve"> </w:t>
      </w:r>
      <w:r>
        <w:rPr>
          <w:i/>
          <w:w w:val="105"/>
          <w:sz w:val="24"/>
        </w:rPr>
        <w:t>journals</w:t>
      </w:r>
      <w:r>
        <w:rPr>
          <w:i/>
          <w:spacing w:val="2"/>
          <w:w w:val="105"/>
          <w:sz w:val="24"/>
        </w:rPr>
        <w:t xml:space="preserve"> </w:t>
      </w:r>
      <w:r>
        <w:rPr>
          <w:i/>
          <w:w w:val="105"/>
          <w:sz w:val="24"/>
        </w:rPr>
        <w:t>published</w:t>
      </w:r>
      <w:r>
        <w:rPr>
          <w:i/>
          <w:spacing w:val="3"/>
          <w:w w:val="105"/>
          <w:sz w:val="24"/>
        </w:rPr>
        <w:t xml:space="preserve"> </w:t>
      </w:r>
      <w:r>
        <w:rPr>
          <w:i/>
          <w:w w:val="105"/>
          <w:sz w:val="24"/>
        </w:rPr>
        <w:t>by</w:t>
      </w:r>
      <w:r>
        <w:rPr>
          <w:i/>
          <w:spacing w:val="2"/>
          <w:w w:val="105"/>
          <w:sz w:val="24"/>
        </w:rPr>
        <w:t xml:space="preserve"> </w:t>
      </w:r>
      <w:r>
        <w:rPr>
          <w:i/>
          <w:w w:val="105"/>
          <w:sz w:val="24"/>
        </w:rPr>
        <w:t>Elsevier</w:t>
      </w:r>
      <w:r>
        <w:rPr>
          <w:i/>
          <w:spacing w:val="3"/>
          <w:w w:val="105"/>
          <w:sz w:val="24"/>
        </w:rPr>
        <w:t xml:space="preserve"> </w:t>
      </w:r>
      <w:r>
        <w:rPr>
          <w:i/>
          <w:w w:val="105"/>
          <w:sz w:val="24"/>
        </w:rPr>
        <w:t>included</w:t>
      </w:r>
      <w:r>
        <w:rPr>
          <w:i/>
          <w:spacing w:val="2"/>
          <w:w w:val="105"/>
          <w:sz w:val="24"/>
        </w:rPr>
        <w:t xml:space="preserve"> </w:t>
      </w:r>
      <w:r>
        <w:rPr>
          <w:i/>
          <w:w w:val="105"/>
          <w:sz w:val="24"/>
        </w:rPr>
        <w:t>in</w:t>
      </w:r>
      <w:r>
        <w:rPr>
          <w:i/>
          <w:spacing w:val="3"/>
          <w:w w:val="105"/>
          <w:sz w:val="24"/>
        </w:rPr>
        <w:t xml:space="preserve"> </w:t>
      </w:r>
      <w:r>
        <w:rPr>
          <w:i/>
          <w:w w:val="105"/>
          <w:sz w:val="24"/>
        </w:rPr>
        <w:t>this</w:t>
      </w:r>
      <w:r>
        <w:rPr>
          <w:i/>
          <w:spacing w:val="2"/>
          <w:w w:val="105"/>
          <w:sz w:val="24"/>
        </w:rPr>
        <w:t xml:space="preserve"> </w:t>
      </w:r>
      <w:r>
        <w:rPr>
          <w:i/>
          <w:w w:val="105"/>
          <w:sz w:val="24"/>
        </w:rPr>
        <w:t>study,</w:t>
      </w:r>
      <w:r>
        <w:rPr>
          <w:i/>
          <w:spacing w:val="2"/>
          <w:w w:val="105"/>
          <w:sz w:val="24"/>
        </w:rPr>
        <w:t xml:space="preserve"> </w:t>
      </w:r>
      <w:r>
        <w:rPr>
          <w:i/>
          <w:w w:val="105"/>
          <w:sz w:val="24"/>
        </w:rPr>
        <w:t>the</w:t>
      </w:r>
      <w:r>
        <w:rPr>
          <w:i/>
          <w:spacing w:val="3"/>
          <w:w w:val="105"/>
          <w:sz w:val="24"/>
        </w:rPr>
        <w:t xml:space="preserve"> </w:t>
      </w:r>
      <w:r>
        <w:rPr>
          <w:i/>
          <w:w w:val="105"/>
          <w:sz w:val="24"/>
        </w:rPr>
        <w:t>number</w:t>
      </w:r>
      <w:r>
        <w:rPr>
          <w:i/>
          <w:spacing w:val="2"/>
          <w:w w:val="105"/>
          <w:sz w:val="24"/>
        </w:rPr>
        <w:t xml:space="preserve"> </w:t>
      </w:r>
      <w:r>
        <w:rPr>
          <w:i/>
          <w:w w:val="105"/>
          <w:sz w:val="24"/>
        </w:rPr>
        <w:t>of</w:t>
      </w:r>
      <w:r>
        <w:rPr>
          <w:i/>
          <w:spacing w:val="3"/>
          <w:w w:val="105"/>
          <w:sz w:val="24"/>
        </w:rPr>
        <w:t xml:space="preserve"> </w:t>
      </w:r>
      <w:r>
        <w:rPr>
          <w:i/>
          <w:w w:val="105"/>
          <w:sz w:val="24"/>
        </w:rPr>
        <w:t>open</w:t>
      </w:r>
      <w:r>
        <w:rPr>
          <w:i/>
          <w:spacing w:val="2"/>
          <w:w w:val="105"/>
          <w:sz w:val="24"/>
        </w:rPr>
        <w:t xml:space="preserve"> </w:t>
      </w:r>
      <w:r>
        <w:rPr>
          <w:i/>
          <w:w w:val="105"/>
          <w:sz w:val="24"/>
        </w:rPr>
        <w:t>access</w:t>
      </w:r>
      <w:r>
        <w:rPr>
          <w:i/>
          <w:spacing w:val="3"/>
          <w:w w:val="105"/>
          <w:sz w:val="24"/>
        </w:rPr>
        <w:t xml:space="preserve"> </w:t>
      </w:r>
      <w:r>
        <w:rPr>
          <w:i/>
          <w:w w:val="105"/>
          <w:sz w:val="24"/>
        </w:rPr>
        <w:t>and</w:t>
      </w:r>
      <w:r>
        <w:rPr>
          <w:i/>
          <w:spacing w:val="-60"/>
          <w:w w:val="105"/>
          <w:sz w:val="24"/>
        </w:rPr>
        <w:t xml:space="preserve"> </w:t>
      </w:r>
      <w:r>
        <w:rPr>
          <w:i/>
          <w:w w:val="105"/>
          <w:sz w:val="24"/>
        </w:rPr>
        <w:t>subscription-only</w:t>
      </w:r>
      <w:r>
        <w:rPr>
          <w:i/>
          <w:spacing w:val="8"/>
          <w:w w:val="105"/>
          <w:sz w:val="24"/>
        </w:rPr>
        <w:t xml:space="preserve"> </w:t>
      </w:r>
      <w:r>
        <w:rPr>
          <w:i/>
          <w:w w:val="105"/>
          <w:sz w:val="24"/>
        </w:rPr>
        <w:t>articles</w:t>
      </w:r>
      <w:r>
        <w:rPr>
          <w:i/>
          <w:spacing w:val="9"/>
          <w:w w:val="105"/>
          <w:sz w:val="24"/>
        </w:rPr>
        <w:t xml:space="preserve"> </w:t>
      </w:r>
      <w:r>
        <w:rPr>
          <w:i/>
          <w:w w:val="105"/>
          <w:sz w:val="24"/>
        </w:rPr>
        <w:t>published</w:t>
      </w:r>
      <w:r>
        <w:rPr>
          <w:i/>
          <w:spacing w:val="9"/>
          <w:w w:val="105"/>
          <w:sz w:val="24"/>
        </w:rPr>
        <w:t xml:space="preserve"> </w:t>
      </w:r>
      <w:r>
        <w:rPr>
          <w:i/>
          <w:w w:val="105"/>
          <w:sz w:val="24"/>
        </w:rPr>
        <w:t>in</w:t>
      </w:r>
      <w:r>
        <w:rPr>
          <w:i/>
          <w:spacing w:val="8"/>
          <w:w w:val="105"/>
          <w:sz w:val="24"/>
        </w:rPr>
        <w:t xml:space="preserve"> </w:t>
      </w:r>
      <w:r>
        <w:rPr>
          <w:i/>
          <w:w w:val="105"/>
          <w:sz w:val="24"/>
        </w:rPr>
        <w:t>each</w:t>
      </w:r>
      <w:r>
        <w:rPr>
          <w:i/>
          <w:spacing w:val="9"/>
          <w:w w:val="105"/>
          <w:sz w:val="24"/>
        </w:rPr>
        <w:t xml:space="preserve"> </w:t>
      </w:r>
      <w:r>
        <w:rPr>
          <w:i/>
          <w:w w:val="105"/>
          <w:sz w:val="24"/>
        </w:rPr>
        <w:t>during</w:t>
      </w:r>
      <w:r>
        <w:rPr>
          <w:i/>
          <w:spacing w:val="9"/>
          <w:w w:val="105"/>
          <w:sz w:val="24"/>
        </w:rPr>
        <w:t xml:space="preserve"> </w:t>
      </w:r>
      <w:r>
        <w:rPr>
          <w:i/>
          <w:w w:val="105"/>
          <w:sz w:val="24"/>
        </w:rPr>
        <w:t>our</w:t>
      </w:r>
      <w:r>
        <w:rPr>
          <w:i/>
          <w:spacing w:val="9"/>
          <w:w w:val="105"/>
          <w:sz w:val="24"/>
        </w:rPr>
        <w:t xml:space="preserve"> </w:t>
      </w:r>
      <w:r>
        <w:rPr>
          <w:i/>
          <w:w w:val="105"/>
          <w:sz w:val="24"/>
        </w:rPr>
        <w:t>focal</w:t>
      </w:r>
      <w:r>
        <w:rPr>
          <w:i/>
          <w:spacing w:val="8"/>
          <w:w w:val="105"/>
          <w:sz w:val="24"/>
        </w:rPr>
        <w:t xml:space="preserve"> </w:t>
      </w:r>
      <w:r>
        <w:rPr>
          <w:i/>
          <w:w w:val="105"/>
          <w:sz w:val="24"/>
        </w:rPr>
        <w:t>time-frame,</w:t>
      </w:r>
      <w:r>
        <w:rPr>
          <w:i/>
          <w:spacing w:val="9"/>
          <w:w w:val="105"/>
          <w:sz w:val="24"/>
        </w:rPr>
        <w:t xml:space="preserve"> </w:t>
      </w:r>
      <w:r>
        <w:rPr>
          <w:i/>
          <w:w w:val="105"/>
          <w:sz w:val="24"/>
        </w:rPr>
        <w:t>the</w:t>
      </w:r>
      <w:r>
        <w:rPr>
          <w:i/>
          <w:spacing w:val="9"/>
          <w:w w:val="105"/>
          <w:sz w:val="24"/>
        </w:rPr>
        <w:t xml:space="preserve"> </w:t>
      </w:r>
      <w:r>
        <w:rPr>
          <w:i/>
          <w:w w:val="105"/>
          <w:sz w:val="24"/>
        </w:rPr>
        <w:t>number</w:t>
      </w:r>
      <w:r>
        <w:rPr>
          <w:i/>
          <w:spacing w:val="8"/>
          <w:w w:val="105"/>
          <w:sz w:val="24"/>
        </w:rPr>
        <w:t xml:space="preserve"> </w:t>
      </w:r>
      <w:r>
        <w:rPr>
          <w:i/>
          <w:w w:val="105"/>
          <w:sz w:val="24"/>
        </w:rPr>
        <w:t>of</w:t>
      </w:r>
      <w:r>
        <w:rPr>
          <w:i/>
          <w:spacing w:val="1"/>
          <w:w w:val="105"/>
          <w:sz w:val="24"/>
        </w:rPr>
        <w:t xml:space="preserve"> </w:t>
      </w:r>
      <w:r>
        <w:rPr>
          <w:i/>
          <w:w w:val="105"/>
          <w:sz w:val="24"/>
        </w:rPr>
        <w:t>articles</w:t>
      </w:r>
      <w:r>
        <w:rPr>
          <w:i/>
          <w:spacing w:val="9"/>
          <w:w w:val="105"/>
          <w:sz w:val="24"/>
        </w:rPr>
        <w:t xml:space="preserve"> </w:t>
      </w:r>
      <w:r>
        <w:rPr>
          <w:i/>
          <w:w w:val="105"/>
          <w:sz w:val="24"/>
        </w:rPr>
        <w:t>published</w:t>
      </w:r>
      <w:r>
        <w:rPr>
          <w:i/>
          <w:spacing w:val="9"/>
          <w:w w:val="105"/>
          <w:sz w:val="24"/>
        </w:rPr>
        <w:t xml:space="preserve"> </w:t>
      </w:r>
      <w:r>
        <w:rPr>
          <w:i/>
          <w:w w:val="105"/>
          <w:sz w:val="24"/>
        </w:rPr>
        <w:t>in</w:t>
      </w:r>
      <w:r>
        <w:rPr>
          <w:i/>
          <w:spacing w:val="9"/>
          <w:w w:val="105"/>
          <w:sz w:val="24"/>
        </w:rPr>
        <w:t xml:space="preserve"> </w:t>
      </w:r>
      <w:r>
        <w:rPr>
          <w:i/>
          <w:w w:val="105"/>
          <w:sz w:val="24"/>
        </w:rPr>
        <w:t>each</w:t>
      </w:r>
      <w:r>
        <w:rPr>
          <w:i/>
          <w:spacing w:val="9"/>
          <w:w w:val="105"/>
          <w:sz w:val="24"/>
        </w:rPr>
        <w:t xml:space="preserve"> </w:t>
      </w:r>
      <w:r>
        <w:rPr>
          <w:i/>
          <w:w w:val="105"/>
          <w:sz w:val="24"/>
        </w:rPr>
        <w:t>Mirror</w:t>
      </w:r>
      <w:r>
        <w:rPr>
          <w:i/>
          <w:spacing w:val="9"/>
          <w:w w:val="105"/>
          <w:sz w:val="24"/>
        </w:rPr>
        <w:t xml:space="preserve"> </w:t>
      </w:r>
      <w:r>
        <w:rPr>
          <w:i/>
          <w:w w:val="105"/>
          <w:sz w:val="24"/>
        </w:rPr>
        <w:t>during</w:t>
      </w:r>
      <w:r>
        <w:rPr>
          <w:i/>
          <w:spacing w:val="10"/>
          <w:w w:val="105"/>
          <w:sz w:val="24"/>
        </w:rPr>
        <w:t xml:space="preserve"> </w:t>
      </w:r>
      <w:r>
        <w:rPr>
          <w:i/>
          <w:w w:val="105"/>
          <w:sz w:val="24"/>
        </w:rPr>
        <w:t>the</w:t>
      </w:r>
      <w:r>
        <w:rPr>
          <w:i/>
          <w:spacing w:val="9"/>
          <w:w w:val="105"/>
          <w:sz w:val="24"/>
        </w:rPr>
        <w:t xml:space="preserve"> </w:t>
      </w:r>
      <w:r>
        <w:rPr>
          <w:i/>
          <w:w w:val="105"/>
          <w:sz w:val="24"/>
        </w:rPr>
        <w:t>same</w:t>
      </w:r>
      <w:r>
        <w:rPr>
          <w:i/>
          <w:spacing w:val="9"/>
          <w:w w:val="105"/>
          <w:sz w:val="24"/>
        </w:rPr>
        <w:t xml:space="preserve"> </w:t>
      </w:r>
      <w:r>
        <w:rPr>
          <w:i/>
          <w:w w:val="105"/>
          <w:sz w:val="24"/>
        </w:rPr>
        <w:t>time</w:t>
      </w:r>
      <w:r>
        <w:rPr>
          <w:i/>
          <w:spacing w:val="9"/>
          <w:w w:val="105"/>
          <w:sz w:val="24"/>
        </w:rPr>
        <w:t xml:space="preserve"> </w:t>
      </w:r>
      <w:r>
        <w:rPr>
          <w:i/>
          <w:w w:val="105"/>
          <w:sz w:val="24"/>
        </w:rPr>
        <w:t>period,</w:t>
      </w:r>
      <w:r>
        <w:rPr>
          <w:i/>
          <w:spacing w:val="9"/>
          <w:w w:val="105"/>
          <w:sz w:val="24"/>
        </w:rPr>
        <w:t xml:space="preserve"> </w:t>
      </w:r>
      <w:r>
        <w:rPr>
          <w:i/>
          <w:w w:val="105"/>
          <w:sz w:val="24"/>
        </w:rPr>
        <w:t>and</w:t>
      </w:r>
      <w:r>
        <w:rPr>
          <w:i/>
          <w:spacing w:val="9"/>
          <w:w w:val="105"/>
          <w:sz w:val="24"/>
        </w:rPr>
        <w:t xml:space="preserve"> </w:t>
      </w:r>
      <w:r>
        <w:rPr>
          <w:i/>
          <w:w w:val="105"/>
          <w:sz w:val="24"/>
        </w:rPr>
        <w:t>the</w:t>
      </w:r>
      <w:r>
        <w:rPr>
          <w:i/>
          <w:spacing w:val="10"/>
          <w:w w:val="105"/>
          <w:sz w:val="24"/>
        </w:rPr>
        <w:t xml:space="preserve"> </w:t>
      </w:r>
      <w:r>
        <w:rPr>
          <w:i/>
          <w:w w:val="105"/>
          <w:sz w:val="24"/>
        </w:rPr>
        <w:t>article</w:t>
      </w:r>
      <w:r>
        <w:rPr>
          <w:i/>
          <w:spacing w:val="9"/>
          <w:w w:val="105"/>
          <w:sz w:val="24"/>
        </w:rPr>
        <w:t xml:space="preserve"> </w:t>
      </w:r>
      <w:r>
        <w:rPr>
          <w:i/>
          <w:w w:val="105"/>
          <w:sz w:val="24"/>
        </w:rPr>
        <w:t>processing</w:t>
      </w:r>
      <w:r>
        <w:rPr>
          <w:i/>
          <w:spacing w:val="1"/>
          <w:w w:val="105"/>
          <w:sz w:val="24"/>
        </w:rPr>
        <w:t xml:space="preserve"> </w:t>
      </w:r>
      <w:r>
        <w:rPr>
          <w:i/>
          <w:w w:val="105"/>
          <w:sz w:val="24"/>
        </w:rPr>
        <w:t>charge</w:t>
      </w:r>
      <w:r>
        <w:rPr>
          <w:i/>
          <w:spacing w:val="6"/>
          <w:w w:val="105"/>
          <w:sz w:val="24"/>
        </w:rPr>
        <w:t xml:space="preserve"> </w:t>
      </w:r>
      <w:r>
        <w:rPr>
          <w:i/>
          <w:w w:val="105"/>
          <w:sz w:val="24"/>
        </w:rPr>
        <w:t>(APC)</w:t>
      </w:r>
      <w:r>
        <w:rPr>
          <w:i/>
          <w:spacing w:val="7"/>
          <w:w w:val="105"/>
          <w:sz w:val="24"/>
        </w:rPr>
        <w:t xml:space="preserve"> </w:t>
      </w:r>
      <w:r>
        <w:rPr>
          <w:i/>
          <w:w w:val="105"/>
          <w:sz w:val="24"/>
        </w:rPr>
        <w:t>charged</w:t>
      </w:r>
      <w:r>
        <w:rPr>
          <w:i/>
          <w:spacing w:val="6"/>
          <w:w w:val="105"/>
          <w:sz w:val="24"/>
        </w:rPr>
        <w:t xml:space="preserve"> </w:t>
      </w:r>
      <w:r>
        <w:rPr>
          <w:i/>
          <w:w w:val="105"/>
          <w:sz w:val="24"/>
        </w:rPr>
        <w:t>by</w:t>
      </w:r>
      <w:r>
        <w:rPr>
          <w:i/>
          <w:spacing w:val="7"/>
          <w:w w:val="105"/>
          <w:sz w:val="24"/>
        </w:rPr>
        <w:t xml:space="preserve"> </w:t>
      </w:r>
      <w:r>
        <w:rPr>
          <w:i/>
          <w:w w:val="105"/>
          <w:sz w:val="24"/>
        </w:rPr>
        <w:t>each</w:t>
      </w:r>
      <w:r>
        <w:rPr>
          <w:i/>
          <w:spacing w:val="6"/>
          <w:w w:val="105"/>
          <w:sz w:val="24"/>
        </w:rPr>
        <w:t xml:space="preserve"> </w:t>
      </w:r>
      <w:r>
        <w:rPr>
          <w:i/>
          <w:w w:val="105"/>
          <w:sz w:val="24"/>
        </w:rPr>
        <w:t>journal</w:t>
      </w:r>
      <w:r>
        <w:rPr>
          <w:i/>
          <w:spacing w:val="7"/>
          <w:w w:val="105"/>
          <w:sz w:val="24"/>
        </w:rPr>
        <w:t xml:space="preserve"> </w:t>
      </w:r>
      <w:r>
        <w:rPr>
          <w:i/>
          <w:w w:val="105"/>
          <w:sz w:val="24"/>
        </w:rPr>
        <w:t>for</w:t>
      </w:r>
      <w:r>
        <w:rPr>
          <w:i/>
          <w:spacing w:val="6"/>
          <w:w w:val="105"/>
          <w:sz w:val="24"/>
        </w:rPr>
        <w:t xml:space="preserve"> </w:t>
      </w:r>
      <w:r>
        <w:rPr>
          <w:i/>
          <w:w w:val="105"/>
          <w:sz w:val="24"/>
        </w:rPr>
        <w:t>OA</w:t>
      </w:r>
      <w:r>
        <w:rPr>
          <w:i/>
          <w:spacing w:val="7"/>
          <w:w w:val="105"/>
          <w:sz w:val="24"/>
        </w:rPr>
        <w:t xml:space="preserve"> </w:t>
      </w:r>
      <w:r>
        <w:rPr>
          <w:i/>
          <w:w w:val="105"/>
          <w:sz w:val="24"/>
        </w:rPr>
        <w:t>publication.</w:t>
      </w:r>
      <w:r>
        <w:rPr>
          <w:i/>
          <w:spacing w:val="26"/>
          <w:w w:val="105"/>
          <w:sz w:val="24"/>
        </w:rPr>
        <w:t xml:space="preserve"> </w:t>
      </w:r>
      <w:r>
        <w:rPr>
          <w:i/>
          <w:w w:val="105"/>
          <w:sz w:val="24"/>
        </w:rPr>
        <w:t>With</w:t>
      </w:r>
      <w:r>
        <w:rPr>
          <w:i/>
          <w:spacing w:val="7"/>
          <w:w w:val="105"/>
          <w:sz w:val="24"/>
        </w:rPr>
        <w:t xml:space="preserve"> </w:t>
      </w:r>
      <w:r>
        <w:rPr>
          <w:i/>
          <w:w w:val="105"/>
          <w:sz w:val="24"/>
        </w:rPr>
        <w:t>two</w:t>
      </w:r>
      <w:r>
        <w:rPr>
          <w:i/>
          <w:spacing w:val="6"/>
          <w:w w:val="105"/>
          <w:sz w:val="24"/>
        </w:rPr>
        <w:t xml:space="preserve"> </w:t>
      </w:r>
      <w:r>
        <w:rPr>
          <w:i/>
          <w:w w:val="105"/>
          <w:sz w:val="24"/>
        </w:rPr>
        <w:t>exceptions</w:t>
      </w:r>
      <w:r>
        <w:rPr>
          <w:i/>
          <w:spacing w:val="7"/>
          <w:w w:val="105"/>
          <w:sz w:val="24"/>
        </w:rPr>
        <w:t xml:space="preserve"> </w:t>
      </w:r>
      <w:r>
        <w:rPr>
          <w:i/>
          <w:w w:val="105"/>
          <w:sz w:val="24"/>
        </w:rPr>
        <w:t>the</w:t>
      </w:r>
      <w:r>
        <w:rPr>
          <w:i/>
          <w:spacing w:val="6"/>
          <w:w w:val="105"/>
          <w:sz w:val="24"/>
        </w:rPr>
        <w:t xml:space="preserve"> </w:t>
      </w:r>
      <w:r>
        <w:rPr>
          <w:i/>
          <w:w w:val="105"/>
          <w:sz w:val="24"/>
        </w:rPr>
        <w:t>titles</w:t>
      </w:r>
      <w:r>
        <w:rPr>
          <w:i/>
          <w:spacing w:val="7"/>
          <w:w w:val="105"/>
          <w:sz w:val="24"/>
        </w:rPr>
        <w:t xml:space="preserve"> </w:t>
      </w:r>
      <w:r>
        <w:rPr>
          <w:i/>
          <w:w w:val="105"/>
          <w:sz w:val="24"/>
        </w:rPr>
        <w:t>of</w:t>
      </w:r>
      <w:r>
        <w:rPr>
          <w:i/>
          <w:spacing w:val="-60"/>
          <w:w w:val="105"/>
          <w:sz w:val="24"/>
        </w:rPr>
        <w:t xml:space="preserve"> </w:t>
      </w:r>
      <w:r>
        <w:rPr>
          <w:i/>
          <w:w w:val="105"/>
          <w:sz w:val="24"/>
        </w:rPr>
        <w:t>Parent</w:t>
      </w:r>
      <w:r>
        <w:rPr>
          <w:i/>
          <w:spacing w:val="12"/>
          <w:w w:val="105"/>
          <w:sz w:val="24"/>
        </w:rPr>
        <w:t xml:space="preserve"> </w:t>
      </w:r>
      <w:r>
        <w:rPr>
          <w:i/>
          <w:w w:val="105"/>
          <w:sz w:val="24"/>
        </w:rPr>
        <w:t>and</w:t>
      </w:r>
      <w:r>
        <w:rPr>
          <w:i/>
          <w:spacing w:val="13"/>
          <w:w w:val="105"/>
          <w:sz w:val="24"/>
        </w:rPr>
        <w:t xml:space="preserve"> </w:t>
      </w:r>
      <w:r>
        <w:rPr>
          <w:i/>
          <w:w w:val="105"/>
          <w:sz w:val="24"/>
        </w:rPr>
        <w:t>Mirror</w:t>
      </w:r>
      <w:r>
        <w:rPr>
          <w:i/>
          <w:spacing w:val="13"/>
          <w:w w:val="105"/>
          <w:sz w:val="24"/>
        </w:rPr>
        <w:t xml:space="preserve"> </w:t>
      </w:r>
      <w:r>
        <w:rPr>
          <w:i/>
          <w:w w:val="105"/>
          <w:sz w:val="24"/>
        </w:rPr>
        <w:t>journals</w:t>
      </w:r>
      <w:r>
        <w:rPr>
          <w:i/>
          <w:spacing w:val="12"/>
          <w:w w:val="105"/>
          <w:sz w:val="24"/>
        </w:rPr>
        <w:t xml:space="preserve"> </w:t>
      </w:r>
      <w:r>
        <w:rPr>
          <w:i/>
          <w:w w:val="105"/>
          <w:sz w:val="24"/>
        </w:rPr>
        <w:t>are</w:t>
      </w:r>
      <w:r>
        <w:rPr>
          <w:i/>
          <w:spacing w:val="13"/>
          <w:w w:val="105"/>
          <w:sz w:val="24"/>
        </w:rPr>
        <w:t xml:space="preserve"> </w:t>
      </w:r>
      <w:r>
        <w:rPr>
          <w:i/>
          <w:w w:val="105"/>
          <w:sz w:val="24"/>
        </w:rPr>
        <w:t>identical</w:t>
      </w:r>
      <w:r>
        <w:rPr>
          <w:i/>
          <w:spacing w:val="13"/>
          <w:w w:val="105"/>
          <w:sz w:val="24"/>
        </w:rPr>
        <w:t xml:space="preserve"> </w:t>
      </w:r>
      <w:r>
        <w:rPr>
          <w:i/>
          <w:w w:val="105"/>
          <w:sz w:val="24"/>
        </w:rPr>
        <w:t>except</w:t>
      </w:r>
      <w:r>
        <w:rPr>
          <w:i/>
          <w:spacing w:val="13"/>
          <w:w w:val="105"/>
          <w:sz w:val="24"/>
        </w:rPr>
        <w:t xml:space="preserve"> </w:t>
      </w:r>
      <w:r>
        <w:rPr>
          <w:i/>
          <w:w w:val="105"/>
          <w:sz w:val="24"/>
        </w:rPr>
        <w:t>for</w:t>
      </w:r>
      <w:r>
        <w:rPr>
          <w:i/>
          <w:spacing w:val="12"/>
          <w:w w:val="105"/>
          <w:sz w:val="24"/>
        </w:rPr>
        <w:t xml:space="preserve"> </w:t>
      </w:r>
      <w:r>
        <w:rPr>
          <w:i/>
          <w:w w:val="105"/>
          <w:sz w:val="24"/>
        </w:rPr>
        <w:t>the</w:t>
      </w:r>
      <w:r>
        <w:rPr>
          <w:i/>
          <w:spacing w:val="13"/>
          <w:w w:val="105"/>
          <w:sz w:val="24"/>
        </w:rPr>
        <w:t xml:space="preserve"> </w:t>
      </w:r>
      <w:r>
        <w:rPr>
          <w:i/>
          <w:w w:val="105"/>
          <w:sz w:val="24"/>
        </w:rPr>
        <w:t>’X’</w:t>
      </w:r>
      <w:r>
        <w:rPr>
          <w:i/>
          <w:spacing w:val="13"/>
          <w:w w:val="105"/>
          <w:sz w:val="24"/>
        </w:rPr>
        <w:t xml:space="preserve"> </w:t>
      </w:r>
      <w:r>
        <w:rPr>
          <w:i/>
          <w:w w:val="105"/>
          <w:sz w:val="24"/>
        </w:rPr>
        <w:t>at</w:t>
      </w:r>
      <w:r>
        <w:rPr>
          <w:i/>
          <w:spacing w:val="13"/>
          <w:w w:val="105"/>
          <w:sz w:val="24"/>
        </w:rPr>
        <w:t xml:space="preserve"> </w:t>
      </w:r>
      <w:r>
        <w:rPr>
          <w:i/>
          <w:w w:val="105"/>
          <w:sz w:val="24"/>
        </w:rPr>
        <w:t>the</w:t>
      </w:r>
      <w:r>
        <w:rPr>
          <w:i/>
          <w:spacing w:val="12"/>
          <w:w w:val="105"/>
          <w:sz w:val="24"/>
        </w:rPr>
        <w:t xml:space="preserve"> </w:t>
      </w:r>
      <w:r>
        <w:rPr>
          <w:i/>
          <w:w w:val="105"/>
          <w:sz w:val="24"/>
        </w:rPr>
        <w:t>end</w:t>
      </w:r>
      <w:r>
        <w:rPr>
          <w:i/>
          <w:spacing w:val="13"/>
          <w:w w:val="105"/>
          <w:sz w:val="24"/>
        </w:rPr>
        <w:t xml:space="preserve"> </w:t>
      </w:r>
      <w:r>
        <w:rPr>
          <w:i/>
          <w:w w:val="105"/>
          <w:sz w:val="24"/>
        </w:rPr>
        <w:t>of</w:t>
      </w:r>
      <w:r>
        <w:rPr>
          <w:i/>
          <w:spacing w:val="13"/>
          <w:w w:val="105"/>
          <w:sz w:val="24"/>
        </w:rPr>
        <w:t xml:space="preserve"> </w:t>
      </w:r>
      <w:r>
        <w:rPr>
          <w:i/>
          <w:w w:val="105"/>
          <w:sz w:val="24"/>
        </w:rPr>
        <w:t>Mirror</w:t>
      </w:r>
      <w:r>
        <w:rPr>
          <w:i/>
          <w:spacing w:val="12"/>
          <w:w w:val="105"/>
          <w:sz w:val="24"/>
        </w:rPr>
        <w:t xml:space="preserve"> </w:t>
      </w:r>
      <w:r>
        <w:rPr>
          <w:i/>
          <w:w w:val="105"/>
          <w:sz w:val="24"/>
        </w:rPr>
        <w:t>versions</w:t>
      </w:r>
      <w:r>
        <w:rPr>
          <w:i/>
          <w:spacing w:val="1"/>
          <w:w w:val="105"/>
          <w:sz w:val="24"/>
        </w:rPr>
        <w:t xml:space="preserve"> </w:t>
      </w:r>
      <w:r>
        <w:rPr>
          <w:i/>
          <w:w w:val="105"/>
          <w:sz w:val="24"/>
        </w:rPr>
        <w:t>(e.g.,</w:t>
      </w:r>
      <w:r>
        <w:rPr>
          <w:i/>
          <w:spacing w:val="19"/>
          <w:w w:val="105"/>
          <w:sz w:val="24"/>
        </w:rPr>
        <w:t xml:space="preserve"> </w:t>
      </w:r>
      <w:r>
        <w:rPr>
          <w:i/>
          <w:w w:val="105"/>
          <w:sz w:val="24"/>
        </w:rPr>
        <w:t>Research</w:t>
      </w:r>
      <w:r>
        <w:rPr>
          <w:i/>
          <w:spacing w:val="19"/>
          <w:w w:val="105"/>
          <w:sz w:val="24"/>
        </w:rPr>
        <w:t xml:space="preserve"> </w:t>
      </w:r>
      <w:r>
        <w:rPr>
          <w:i/>
          <w:w w:val="105"/>
          <w:sz w:val="24"/>
        </w:rPr>
        <w:t>Policy</w:t>
      </w:r>
      <w:r>
        <w:rPr>
          <w:i/>
          <w:spacing w:val="20"/>
          <w:w w:val="105"/>
          <w:sz w:val="24"/>
        </w:rPr>
        <w:t xml:space="preserve"> </w:t>
      </w:r>
      <w:r>
        <w:rPr>
          <w:i/>
          <w:w w:val="105"/>
          <w:sz w:val="24"/>
        </w:rPr>
        <w:t>X,</w:t>
      </w:r>
      <w:r>
        <w:rPr>
          <w:i/>
          <w:spacing w:val="19"/>
          <w:w w:val="105"/>
          <w:sz w:val="24"/>
        </w:rPr>
        <w:t xml:space="preserve"> </w:t>
      </w:r>
      <w:r>
        <w:rPr>
          <w:i/>
          <w:w w:val="105"/>
          <w:sz w:val="24"/>
        </w:rPr>
        <w:t>Optical</w:t>
      </w:r>
      <w:r>
        <w:rPr>
          <w:i/>
          <w:spacing w:val="20"/>
          <w:w w:val="105"/>
          <w:sz w:val="24"/>
        </w:rPr>
        <w:t xml:space="preserve"> </w:t>
      </w:r>
      <w:r>
        <w:rPr>
          <w:i/>
          <w:w w:val="105"/>
          <w:sz w:val="24"/>
        </w:rPr>
        <w:t>Materials</w:t>
      </w:r>
      <w:r>
        <w:rPr>
          <w:i/>
          <w:spacing w:val="19"/>
          <w:w w:val="105"/>
          <w:sz w:val="24"/>
        </w:rPr>
        <w:t xml:space="preserve"> </w:t>
      </w:r>
      <w:r>
        <w:rPr>
          <w:i/>
          <w:w w:val="105"/>
          <w:sz w:val="24"/>
        </w:rPr>
        <w:t>X).</w:t>
      </w:r>
    </w:p>
    <w:p w14:paraId="38D0C4CD" w14:textId="77777777" w:rsidR="00BB4C49" w:rsidRDefault="00144D41">
      <w:pPr>
        <w:pStyle w:val="BodyText"/>
        <w:spacing w:before="11"/>
        <w:rPr>
          <w:i/>
          <w:sz w:val="13"/>
        </w:rPr>
      </w:pPr>
      <w:r>
        <w:rPr>
          <w:noProof/>
        </w:rPr>
        <mc:AlternateContent>
          <mc:Choice Requires="wps">
            <w:drawing>
              <wp:anchor distT="0" distB="0" distL="0" distR="0" simplePos="0" relativeHeight="487591936" behindDoc="1" locked="0" layoutInCell="1" allowOverlap="1" wp14:anchorId="3B17752A" wp14:editId="0DF6ACEB">
                <wp:simplePos x="0" y="0"/>
                <wp:positionH relativeFrom="page">
                  <wp:posOffset>956310</wp:posOffset>
                </wp:positionH>
                <wp:positionV relativeFrom="paragraph">
                  <wp:posOffset>148590</wp:posOffset>
                </wp:positionV>
                <wp:extent cx="5902325" cy="1270"/>
                <wp:effectExtent l="0" t="0" r="0" b="0"/>
                <wp:wrapTopAndBottom/>
                <wp:docPr id="2000" name="Freeform 19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02325" cy="1270"/>
                        </a:xfrm>
                        <a:custGeom>
                          <a:avLst/>
                          <a:gdLst>
                            <a:gd name="T0" fmla="+- 0 1506 1506"/>
                            <a:gd name="T1" fmla="*/ T0 w 9295"/>
                            <a:gd name="T2" fmla="+- 0 10800 1506"/>
                            <a:gd name="T3" fmla="*/ T2 w 9295"/>
                          </a:gdLst>
                          <a:ahLst/>
                          <a:cxnLst>
                            <a:cxn ang="0">
                              <a:pos x="T1" y="0"/>
                            </a:cxn>
                            <a:cxn ang="0">
                              <a:pos x="T3" y="0"/>
                            </a:cxn>
                          </a:cxnLst>
                          <a:rect l="0" t="0" r="r" b="b"/>
                          <a:pathLst>
                            <a:path w="9295">
                              <a:moveTo>
                                <a:pt x="0" y="0"/>
                              </a:moveTo>
                              <a:lnTo>
                                <a:pt x="9294" y="0"/>
                              </a:lnTo>
                            </a:path>
                          </a:pathLst>
                        </a:custGeom>
                        <a:noFill/>
                        <a:ln w="998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E7E4ACF" id="Freeform 1994" o:spid="_x0000_s1026" style="position:absolute;margin-left:75.3pt;margin-top:11.7pt;width:464.75pt;height:.1pt;z-index:-157245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29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" path="m,l9294,e" filled="f" strokeweight=".27728mm">
                <v:path arrowok="t" o:connecttype="custom" o:connectlocs="0,0;5901690,0" o:connectangles="0,0"/>
                <w10:wrap type="topAndBottom" anchorx="page"/>
              </v:shape>
            </w:pict>
          </mc:Fallback>
        </mc:AlternateContent>
      </w:r>
    </w:p>
    <w:p w14:paraId="3C1AD1B4" w14:textId="77777777" w:rsidR="00BB4C49" w:rsidRDefault="00DC0BFC">
      <w:pPr>
        <w:tabs>
          <w:tab w:val="left" w:pos="7287"/>
        </w:tabs>
        <w:spacing w:after="29"/>
        <w:ind w:left="5264"/>
        <w:rPr>
          <w:sz w:val="20"/>
        </w:rPr>
      </w:pPr>
      <w:r>
        <w:rPr>
          <w:sz w:val="20"/>
        </w:rPr>
        <w:t>Parent</w:t>
      </w:r>
      <w:r>
        <w:rPr>
          <w:spacing w:val="10"/>
          <w:sz w:val="20"/>
        </w:rPr>
        <w:t xml:space="preserve"> </w:t>
      </w:r>
      <w:r>
        <w:rPr>
          <w:sz w:val="20"/>
        </w:rPr>
        <w:t>Journal</w:t>
      </w:r>
      <w:r>
        <w:rPr>
          <w:sz w:val="20"/>
        </w:rPr>
        <w:tab/>
        <w:t>Mirror</w:t>
      </w:r>
      <w:r>
        <w:rPr>
          <w:spacing w:val="-5"/>
          <w:sz w:val="20"/>
        </w:rPr>
        <w:t xml:space="preserve"> </w:t>
      </w:r>
      <w:r>
        <w:rPr>
          <w:sz w:val="20"/>
        </w:rPr>
        <w:t>Journal</w:t>
      </w:r>
    </w:p>
    <w:tbl>
      <w:tblPr>
        <w:tblW w:w="0" w:type="auto"/>
        <w:tblInd w:w="573" w:type="dxa"/>
        <w:tblLayout w:type="fixed"/>
        <w:tblCellMar>
          <w:left w:w="0" w:type="dxa"/>
          <w:right w:w="0" w:type="dxa"/>
        </w:tblCellMar>
        <w:tblLook w:val="01E0" w:firstRow="1" w:lastRow="1" w:firstColumn="1" w:lastColumn="1" w:noHBand="0" w:noVBand="0"/>
      </w:tblPr>
      <w:tblGrid>
        <w:gridCol w:w="5332"/>
        <w:gridCol w:w="1239"/>
        <w:gridCol w:w="100"/>
        <w:gridCol w:w="1375"/>
        <w:gridCol w:w="1247"/>
      </w:tblGrid>
      <w:tr w:rsidR="00BB4C49" w14:paraId="2ABFCDBD" w14:textId="77777777">
        <w:trPr>
          <w:trHeight w:val="321"/>
        </w:trPr>
        <w:tc>
          <w:tcPr>
            <w:tcW w:w="5332" w:type="dxa"/>
            <w:tcBorders>
              <w:top w:val="single" w:sz="4" w:space="0" w:color="000000"/>
              <w:bottom w:val="single" w:sz="4" w:space="0" w:color="000000"/>
            </w:tcBorders>
          </w:tcPr>
          <w:p w14:paraId="6BEBA913" w14:textId="77777777" w:rsidR="00BB4C49" w:rsidRDefault="00DC0BFC">
            <w:pPr>
              <w:pStyle w:val="TableParagraph"/>
              <w:tabs>
                <w:tab w:val="left" w:pos="4160"/>
              </w:tabs>
              <w:spacing w:before="8" w:line="240" w:lineRule="auto"/>
              <w:ind w:left="100"/>
              <w:jc w:val="left"/>
              <w:rPr>
                <w:sz w:val="20"/>
              </w:rPr>
            </w:pPr>
            <w:r>
              <w:rPr>
                <w:sz w:val="20"/>
              </w:rPr>
              <w:t>Title</w:t>
            </w:r>
            <w:r>
              <w:rPr>
                <w:sz w:val="20"/>
              </w:rPr>
              <w:tab/>
              <w:t>Subscription</w:t>
            </w:r>
          </w:p>
        </w:tc>
        <w:tc>
          <w:tcPr>
            <w:tcW w:w="1239" w:type="dxa"/>
            <w:tcBorders>
              <w:top w:val="single" w:sz="4" w:space="0" w:color="000000"/>
              <w:bottom w:val="single" w:sz="4" w:space="0" w:color="000000"/>
            </w:tcBorders>
          </w:tcPr>
          <w:p w14:paraId="4AC23111" w14:textId="77777777" w:rsidR="00BB4C49" w:rsidRDefault="00DC0BFC">
            <w:pPr>
              <w:pStyle w:val="TableParagraph"/>
              <w:spacing w:before="8" w:line="240" w:lineRule="auto"/>
              <w:ind w:left="78" w:right="28"/>
              <w:rPr>
                <w:sz w:val="20"/>
              </w:rPr>
            </w:pPr>
            <w:r>
              <w:rPr>
                <w:w w:val="95"/>
                <w:sz w:val="20"/>
              </w:rPr>
              <w:t>Open</w:t>
            </w:r>
            <w:r>
              <w:rPr>
                <w:spacing w:val="11"/>
                <w:w w:val="95"/>
                <w:sz w:val="20"/>
              </w:rPr>
              <w:t xml:space="preserve"> </w:t>
            </w:r>
            <w:r>
              <w:rPr>
                <w:w w:val="95"/>
                <w:sz w:val="20"/>
              </w:rPr>
              <w:t>Access</w:t>
            </w:r>
          </w:p>
        </w:tc>
        <w:tc>
          <w:tcPr>
            <w:tcW w:w="100" w:type="dxa"/>
            <w:tcBorders>
              <w:bottom w:val="single" w:sz="4" w:space="0" w:color="000000"/>
            </w:tcBorders>
          </w:tcPr>
          <w:p w14:paraId="16E13A10" w14:textId="77777777" w:rsidR="00BB4C49" w:rsidRDefault="00BB4C49">
            <w:pPr>
              <w:pStyle w:val="TableParagraph"/>
              <w:spacing w:line="240" w:lineRule="auto"/>
              <w:jc w:val="left"/>
              <w:rPr>
                <w:rFonts w:ascii="Times New Roman"/>
                <w:sz w:val="20"/>
              </w:rPr>
            </w:pPr>
          </w:p>
        </w:tc>
        <w:tc>
          <w:tcPr>
            <w:tcW w:w="1375" w:type="dxa"/>
            <w:tcBorders>
              <w:top w:val="single" w:sz="4" w:space="0" w:color="000000"/>
              <w:bottom w:val="single" w:sz="4" w:space="0" w:color="000000"/>
            </w:tcBorders>
          </w:tcPr>
          <w:p w14:paraId="597D25F8" w14:textId="77777777" w:rsidR="00BB4C49" w:rsidRDefault="00DC0BFC">
            <w:pPr>
              <w:pStyle w:val="TableParagraph"/>
              <w:spacing w:before="8" w:line="240" w:lineRule="auto"/>
              <w:ind w:left="122" w:right="120"/>
              <w:rPr>
                <w:sz w:val="20"/>
              </w:rPr>
            </w:pPr>
            <w:r>
              <w:rPr>
                <w:w w:val="95"/>
                <w:sz w:val="20"/>
              </w:rPr>
              <w:t>Open</w:t>
            </w:r>
            <w:r>
              <w:rPr>
                <w:spacing w:val="11"/>
                <w:w w:val="95"/>
                <w:sz w:val="20"/>
              </w:rPr>
              <w:t xml:space="preserve"> </w:t>
            </w:r>
            <w:r>
              <w:rPr>
                <w:w w:val="95"/>
                <w:sz w:val="20"/>
              </w:rPr>
              <w:t>Access</w:t>
            </w:r>
          </w:p>
        </w:tc>
        <w:tc>
          <w:tcPr>
            <w:tcW w:w="1247" w:type="dxa"/>
            <w:tcBorders>
              <w:bottom w:val="single" w:sz="4" w:space="0" w:color="000000"/>
            </w:tcBorders>
          </w:tcPr>
          <w:p w14:paraId="312670BD" w14:textId="77777777" w:rsidR="00BB4C49" w:rsidRDefault="00DC0BFC">
            <w:pPr>
              <w:pStyle w:val="TableParagraph"/>
              <w:spacing w:before="8" w:line="240" w:lineRule="auto"/>
              <w:ind w:left="151"/>
              <w:jc w:val="left"/>
              <w:rPr>
                <w:sz w:val="20"/>
              </w:rPr>
            </w:pPr>
            <w:r>
              <w:rPr>
                <w:w w:val="105"/>
                <w:sz w:val="20"/>
              </w:rPr>
              <w:t>APC</w:t>
            </w:r>
            <w:r>
              <w:rPr>
                <w:spacing w:val="-2"/>
                <w:w w:val="105"/>
                <w:sz w:val="20"/>
              </w:rPr>
              <w:t xml:space="preserve"> </w:t>
            </w:r>
            <w:r>
              <w:rPr>
                <w:w w:val="105"/>
                <w:sz w:val="20"/>
              </w:rPr>
              <w:t>(US$)</w:t>
            </w:r>
          </w:p>
        </w:tc>
      </w:tr>
      <w:tr w:rsidR="00BB4C49" w14:paraId="133FB265" w14:textId="77777777">
        <w:trPr>
          <w:trHeight w:val="253"/>
        </w:trPr>
        <w:tc>
          <w:tcPr>
            <w:tcW w:w="5332" w:type="dxa"/>
            <w:tcBorders>
              <w:top w:val="single" w:sz="4" w:space="0" w:color="000000"/>
            </w:tcBorders>
          </w:tcPr>
          <w:p w14:paraId="1B44A5A7" w14:textId="77777777" w:rsidR="00BB4C49" w:rsidRDefault="00DC0BFC">
            <w:pPr>
              <w:pStyle w:val="TableParagraph"/>
              <w:tabs>
                <w:tab w:val="right" w:pos="4892"/>
              </w:tabs>
              <w:spacing w:before="10" w:line="222" w:lineRule="exact"/>
              <w:ind w:left="100"/>
              <w:jc w:val="left"/>
              <w:rPr>
                <w:sz w:val="20"/>
              </w:rPr>
            </w:pPr>
            <w:proofErr w:type="spellStart"/>
            <w:r>
              <w:rPr>
                <w:sz w:val="20"/>
              </w:rPr>
              <w:t>Analytica</w:t>
            </w:r>
            <w:proofErr w:type="spellEnd"/>
            <w:r>
              <w:rPr>
                <w:spacing w:val="13"/>
                <w:sz w:val="20"/>
              </w:rPr>
              <w:t xml:space="preserve"> </w:t>
            </w:r>
            <w:proofErr w:type="spellStart"/>
            <w:r>
              <w:rPr>
                <w:sz w:val="20"/>
              </w:rPr>
              <w:t>Chimica</w:t>
            </w:r>
            <w:proofErr w:type="spellEnd"/>
            <w:r>
              <w:rPr>
                <w:spacing w:val="13"/>
                <w:sz w:val="20"/>
              </w:rPr>
              <w:t xml:space="preserve"> </w:t>
            </w:r>
            <w:proofErr w:type="spellStart"/>
            <w:r>
              <w:rPr>
                <w:sz w:val="20"/>
              </w:rPr>
              <w:t>Acta</w:t>
            </w:r>
            <w:proofErr w:type="spellEnd"/>
            <w:r>
              <w:rPr>
                <w:rFonts w:ascii="Times New Roman"/>
                <w:sz w:val="20"/>
              </w:rPr>
              <w:tab/>
            </w:r>
            <w:r>
              <w:rPr>
                <w:sz w:val="20"/>
              </w:rPr>
              <w:t>1288</w:t>
            </w:r>
          </w:p>
        </w:tc>
        <w:tc>
          <w:tcPr>
            <w:tcW w:w="1239" w:type="dxa"/>
            <w:tcBorders>
              <w:top w:val="single" w:sz="4" w:space="0" w:color="000000"/>
            </w:tcBorders>
          </w:tcPr>
          <w:p w14:paraId="3393B0EA" w14:textId="77777777" w:rsidR="00BB4C49" w:rsidRDefault="00DC0BFC">
            <w:pPr>
              <w:pStyle w:val="TableParagraph"/>
              <w:spacing w:before="10" w:line="222" w:lineRule="exact"/>
              <w:ind w:left="50"/>
              <w:rPr>
                <w:sz w:val="20"/>
              </w:rPr>
            </w:pPr>
            <w:r>
              <w:rPr>
                <w:w w:val="98"/>
                <w:sz w:val="20"/>
              </w:rPr>
              <w:t>8</w:t>
            </w:r>
          </w:p>
        </w:tc>
        <w:tc>
          <w:tcPr>
            <w:tcW w:w="100" w:type="dxa"/>
            <w:tcBorders>
              <w:top w:val="single" w:sz="4" w:space="0" w:color="000000"/>
            </w:tcBorders>
          </w:tcPr>
          <w:p w14:paraId="43F6D228" w14:textId="77777777" w:rsidR="00BB4C49" w:rsidRDefault="00BB4C49">
            <w:pPr>
              <w:pStyle w:val="TableParagraph"/>
              <w:spacing w:line="240" w:lineRule="auto"/>
              <w:jc w:val="left"/>
              <w:rPr>
                <w:rFonts w:ascii="Times New Roman"/>
                <w:sz w:val="18"/>
              </w:rPr>
            </w:pPr>
          </w:p>
        </w:tc>
        <w:tc>
          <w:tcPr>
            <w:tcW w:w="1375" w:type="dxa"/>
            <w:tcBorders>
              <w:top w:val="single" w:sz="4" w:space="0" w:color="000000"/>
            </w:tcBorders>
          </w:tcPr>
          <w:p w14:paraId="6EE91781" w14:textId="77777777" w:rsidR="00BB4C49" w:rsidRDefault="00DC0BFC">
            <w:pPr>
              <w:pStyle w:val="TableParagraph"/>
              <w:spacing w:before="10" w:line="222" w:lineRule="exact"/>
              <w:ind w:left="122" w:right="120"/>
              <w:rPr>
                <w:sz w:val="20"/>
              </w:rPr>
            </w:pPr>
            <w:r>
              <w:rPr>
                <w:sz w:val="20"/>
              </w:rPr>
              <w:t>19</w:t>
            </w:r>
          </w:p>
        </w:tc>
        <w:tc>
          <w:tcPr>
            <w:tcW w:w="1247" w:type="dxa"/>
            <w:tcBorders>
              <w:top w:val="single" w:sz="4" w:space="0" w:color="000000"/>
            </w:tcBorders>
          </w:tcPr>
          <w:p w14:paraId="7F379AEF" w14:textId="77777777" w:rsidR="00BB4C49" w:rsidRDefault="00DC0BFC">
            <w:pPr>
              <w:pStyle w:val="TableParagraph"/>
              <w:spacing w:before="10" w:line="222" w:lineRule="exact"/>
              <w:ind w:left="152"/>
              <w:jc w:val="left"/>
              <w:rPr>
                <w:sz w:val="20"/>
              </w:rPr>
            </w:pPr>
            <w:r>
              <w:rPr>
                <w:sz w:val="20"/>
              </w:rPr>
              <w:t>1850</w:t>
            </w:r>
          </w:p>
        </w:tc>
      </w:tr>
      <w:tr w:rsidR="00BB4C49" w14:paraId="4E8D648C" w14:textId="77777777">
        <w:trPr>
          <w:trHeight w:val="234"/>
        </w:trPr>
        <w:tc>
          <w:tcPr>
            <w:tcW w:w="5332" w:type="dxa"/>
          </w:tcPr>
          <w:p w14:paraId="0DAB9201" w14:textId="77777777" w:rsidR="00BB4C49" w:rsidRDefault="00DC0BFC">
            <w:pPr>
              <w:pStyle w:val="TableParagraph"/>
              <w:tabs>
                <w:tab w:val="right" w:pos="4843"/>
              </w:tabs>
              <w:spacing w:line="214" w:lineRule="exact"/>
              <w:ind w:left="100"/>
              <w:jc w:val="left"/>
              <w:rPr>
                <w:sz w:val="20"/>
              </w:rPr>
            </w:pPr>
            <w:r>
              <w:rPr>
                <w:sz w:val="20"/>
              </w:rPr>
              <w:t>Atherosclerosis</w:t>
            </w:r>
            <w:r>
              <w:rPr>
                <w:rFonts w:ascii="Times New Roman"/>
                <w:sz w:val="20"/>
              </w:rPr>
              <w:tab/>
            </w:r>
            <w:r>
              <w:rPr>
                <w:sz w:val="20"/>
              </w:rPr>
              <w:t>263</w:t>
            </w:r>
          </w:p>
        </w:tc>
        <w:tc>
          <w:tcPr>
            <w:tcW w:w="1239" w:type="dxa"/>
          </w:tcPr>
          <w:p w14:paraId="0A0CE484" w14:textId="77777777" w:rsidR="00BB4C49" w:rsidRDefault="00DC0BFC">
            <w:pPr>
              <w:pStyle w:val="TableParagraph"/>
              <w:spacing w:line="214" w:lineRule="exact"/>
              <w:ind w:left="78" w:right="28"/>
              <w:rPr>
                <w:sz w:val="20"/>
              </w:rPr>
            </w:pPr>
            <w:r>
              <w:rPr>
                <w:sz w:val="20"/>
              </w:rPr>
              <w:t>127</w:t>
            </w:r>
          </w:p>
        </w:tc>
        <w:tc>
          <w:tcPr>
            <w:tcW w:w="100" w:type="dxa"/>
          </w:tcPr>
          <w:p w14:paraId="2BA75F9D" w14:textId="77777777" w:rsidR="00BB4C49" w:rsidRDefault="00BB4C49">
            <w:pPr>
              <w:pStyle w:val="TableParagraph"/>
              <w:spacing w:line="240" w:lineRule="auto"/>
              <w:jc w:val="left"/>
              <w:rPr>
                <w:rFonts w:ascii="Times New Roman"/>
                <w:sz w:val="16"/>
              </w:rPr>
            </w:pPr>
          </w:p>
        </w:tc>
        <w:tc>
          <w:tcPr>
            <w:tcW w:w="1375" w:type="dxa"/>
          </w:tcPr>
          <w:p w14:paraId="4F0BE4B3" w14:textId="77777777" w:rsidR="00BB4C49" w:rsidRDefault="00DC0BFC">
            <w:pPr>
              <w:pStyle w:val="TableParagraph"/>
              <w:spacing w:line="214" w:lineRule="exact"/>
              <w:ind w:left="2"/>
              <w:rPr>
                <w:sz w:val="20"/>
              </w:rPr>
            </w:pPr>
            <w:r>
              <w:rPr>
                <w:w w:val="98"/>
                <w:sz w:val="20"/>
              </w:rPr>
              <w:t>5</w:t>
            </w:r>
          </w:p>
        </w:tc>
        <w:tc>
          <w:tcPr>
            <w:tcW w:w="1247" w:type="dxa"/>
          </w:tcPr>
          <w:p w14:paraId="165178A1" w14:textId="77777777" w:rsidR="00BB4C49" w:rsidRDefault="00DC0BFC">
            <w:pPr>
              <w:pStyle w:val="TableParagraph"/>
              <w:spacing w:line="214" w:lineRule="exact"/>
              <w:ind w:left="151"/>
              <w:jc w:val="left"/>
              <w:rPr>
                <w:sz w:val="20"/>
              </w:rPr>
            </w:pPr>
            <w:r>
              <w:rPr>
                <w:sz w:val="20"/>
              </w:rPr>
              <w:t>2308</w:t>
            </w:r>
          </w:p>
        </w:tc>
      </w:tr>
      <w:tr w:rsidR="00BB4C49" w14:paraId="11A7F414" w14:textId="77777777">
        <w:trPr>
          <w:trHeight w:val="234"/>
        </w:trPr>
        <w:tc>
          <w:tcPr>
            <w:tcW w:w="5332" w:type="dxa"/>
          </w:tcPr>
          <w:p w14:paraId="21572135" w14:textId="77777777" w:rsidR="00BB4C49" w:rsidRDefault="00DC0BFC">
            <w:pPr>
              <w:pStyle w:val="TableParagraph"/>
              <w:tabs>
                <w:tab w:val="right" w:pos="4892"/>
              </w:tabs>
              <w:spacing w:line="214" w:lineRule="exact"/>
              <w:ind w:left="100"/>
              <w:jc w:val="left"/>
              <w:rPr>
                <w:sz w:val="20"/>
              </w:rPr>
            </w:pPr>
            <w:r>
              <w:rPr>
                <w:sz w:val="20"/>
              </w:rPr>
              <w:t>Atmospheric</w:t>
            </w:r>
            <w:r>
              <w:rPr>
                <w:spacing w:val="10"/>
                <w:sz w:val="20"/>
              </w:rPr>
              <w:t xml:space="preserve"> </w:t>
            </w:r>
            <w:r>
              <w:rPr>
                <w:sz w:val="20"/>
              </w:rPr>
              <w:t>Environment</w:t>
            </w:r>
            <w:r>
              <w:rPr>
                <w:rFonts w:ascii="Times New Roman"/>
                <w:sz w:val="20"/>
              </w:rPr>
              <w:tab/>
            </w:r>
            <w:r>
              <w:rPr>
                <w:sz w:val="20"/>
              </w:rPr>
              <w:t>1013</w:t>
            </w:r>
          </w:p>
        </w:tc>
        <w:tc>
          <w:tcPr>
            <w:tcW w:w="1239" w:type="dxa"/>
          </w:tcPr>
          <w:p w14:paraId="26A1B9A2" w14:textId="77777777" w:rsidR="00BB4C49" w:rsidRDefault="00DC0BFC">
            <w:pPr>
              <w:pStyle w:val="TableParagraph"/>
              <w:spacing w:line="214" w:lineRule="exact"/>
              <w:ind w:left="78" w:right="28"/>
              <w:rPr>
                <w:sz w:val="20"/>
              </w:rPr>
            </w:pPr>
            <w:r>
              <w:rPr>
                <w:sz w:val="20"/>
              </w:rPr>
              <w:t>41</w:t>
            </w:r>
          </w:p>
        </w:tc>
        <w:tc>
          <w:tcPr>
            <w:tcW w:w="100" w:type="dxa"/>
          </w:tcPr>
          <w:p w14:paraId="255B4B5A" w14:textId="77777777" w:rsidR="00BB4C49" w:rsidRDefault="00BB4C49">
            <w:pPr>
              <w:pStyle w:val="TableParagraph"/>
              <w:spacing w:line="240" w:lineRule="auto"/>
              <w:jc w:val="left"/>
              <w:rPr>
                <w:rFonts w:ascii="Times New Roman"/>
                <w:sz w:val="16"/>
              </w:rPr>
            </w:pPr>
          </w:p>
        </w:tc>
        <w:tc>
          <w:tcPr>
            <w:tcW w:w="1375" w:type="dxa"/>
          </w:tcPr>
          <w:p w14:paraId="3A668AD2" w14:textId="77777777" w:rsidR="00BB4C49" w:rsidRDefault="00DC0BFC">
            <w:pPr>
              <w:pStyle w:val="TableParagraph"/>
              <w:spacing w:line="214" w:lineRule="exact"/>
              <w:ind w:left="122" w:right="120"/>
              <w:rPr>
                <w:sz w:val="20"/>
              </w:rPr>
            </w:pPr>
            <w:r>
              <w:rPr>
                <w:sz w:val="20"/>
              </w:rPr>
              <w:t>67</w:t>
            </w:r>
          </w:p>
        </w:tc>
        <w:tc>
          <w:tcPr>
            <w:tcW w:w="1247" w:type="dxa"/>
          </w:tcPr>
          <w:p w14:paraId="0AE86CF0" w14:textId="77777777" w:rsidR="00BB4C49" w:rsidRDefault="00DC0BFC">
            <w:pPr>
              <w:pStyle w:val="TableParagraph"/>
              <w:spacing w:line="214" w:lineRule="exact"/>
              <w:ind w:left="151"/>
              <w:jc w:val="left"/>
              <w:rPr>
                <w:sz w:val="20"/>
              </w:rPr>
            </w:pPr>
            <w:r>
              <w:rPr>
                <w:sz w:val="20"/>
              </w:rPr>
              <w:t>1400</w:t>
            </w:r>
          </w:p>
        </w:tc>
      </w:tr>
      <w:tr w:rsidR="00BB4C49" w14:paraId="2E770A7F" w14:textId="77777777">
        <w:trPr>
          <w:trHeight w:val="234"/>
        </w:trPr>
        <w:tc>
          <w:tcPr>
            <w:tcW w:w="5332" w:type="dxa"/>
          </w:tcPr>
          <w:p w14:paraId="734B6247" w14:textId="77777777" w:rsidR="00BB4C49" w:rsidRDefault="00DC0BFC">
            <w:pPr>
              <w:pStyle w:val="TableParagraph"/>
              <w:tabs>
                <w:tab w:val="right" w:pos="4843"/>
              </w:tabs>
              <w:spacing w:line="214" w:lineRule="exact"/>
              <w:ind w:left="100"/>
              <w:jc w:val="left"/>
              <w:rPr>
                <w:sz w:val="20"/>
              </w:rPr>
            </w:pPr>
            <w:proofErr w:type="spellStart"/>
            <w:r>
              <w:rPr>
                <w:sz w:val="20"/>
              </w:rPr>
              <w:t>Biochimie</w:t>
            </w:r>
            <w:proofErr w:type="spellEnd"/>
            <w:r>
              <w:rPr>
                <w:position w:val="7"/>
                <w:sz w:val="13"/>
              </w:rPr>
              <w:t>1</w:t>
            </w:r>
            <w:r>
              <w:rPr>
                <w:rFonts w:ascii="Times New Roman"/>
                <w:position w:val="7"/>
                <w:sz w:val="13"/>
              </w:rPr>
              <w:tab/>
            </w:r>
            <w:r>
              <w:rPr>
                <w:sz w:val="20"/>
              </w:rPr>
              <w:t>833</w:t>
            </w:r>
          </w:p>
        </w:tc>
        <w:tc>
          <w:tcPr>
            <w:tcW w:w="1239" w:type="dxa"/>
          </w:tcPr>
          <w:p w14:paraId="2E0634C8" w14:textId="77777777" w:rsidR="00BB4C49" w:rsidRDefault="00DC0BFC">
            <w:pPr>
              <w:pStyle w:val="TableParagraph"/>
              <w:spacing w:line="214" w:lineRule="exact"/>
              <w:ind w:left="78" w:right="28"/>
              <w:rPr>
                <w:sz w:val="20"/>
              </w:rPr>
            </w:pPr>
            <w:r>
              <w:rPr>
                <w:sz w:val="20"/>
              </w:rPr>
              <w:t>71</w:t>
            </w:r>
          </w:p>
        </w:tc>
        <w:tc>
          <w:tcPr>
            <w:tcW w:w="100" w:type="dxa"/>
          </w:tcPr>
          <w:p w14:paraId="3F23A137" w14:textId="77777777" w:rsidR="00BB4C49" w:rsidRDefault="00BB4C49">
            <w:pPr>
              <w:pStyle w:val="TableParagraph"/>
              <w:spacing w:line="240" w:lineRule="auto"/>
              <w:jc w:val="left"/>
              <w:rPr>
                <w:rFonts w:ascii="Times New Roman"/>
                <w:sz w:val="16"/>
              </w:rPr>
            </w:pPr>
          </w:p>
        </w:tc>
        <w:tc>
          <w:tcPr>
            <w:tcW w:w="1375" w:type="dxa"/>
          </w:tcPr>
          <w:p w14:paraId="54EC9C89" w14:textId="77777777" w:rsidR="00BB4C49" w:rsidRDefault="00DC0BFC">
            <w:pPr>
              <w:pStyle w:val="TableParagraph"/>
              <w:spacing w:line="214" w:lineRule="exact"/>
              <w:ind w:left="122" w:right="120"/>
              <w:rPr>
                <w:sz w:val="20"/>
              </w:rPr>
            </w:pPr>
            <w:r>
              <w:rPr>
                <w:sz w:val="20"/>
              </w:rPr>
              <w:t>49</w:t>
            </w:r>
          </w:p>
        </w:tc>
        <w:tc>
          <w:tcPr>
            <w:tcW w:w="1247" w:type="dxa"/>
          </w:tcPr>
          <w:p w14:paraId="143E20A5" w14:textId="77777777" w:rsidR="00BB4C49" w:rsidRDefault="00DC0BFC">
            <w:pPr>
              <w:pStyle w:val="TableParagraph"/>
              <w:spacing w:line="214" w:lineRule="exact"/>
              <w:ind w:left="151"/>
              <w:jc w:val="left"/>
              <w:rPr>
                <w:sz w:val="20"/>
              </w:rPr>
            </w:pPr>
            <w:r>
              <w:rPr>
                <w:sz w:val="20"/>
              </w:rPr>
              <w:t>1318</w:t>
            </w:r>
          </w:p>
        </w:tc>
      </w:tr>
      <w:tr w:rsidR="00BB4C49" w14:paraId="703A79F7" w14:textId="77777777">
        <w:trPr>
          <w:trHeight w:val="234"/>
        </w:trPr>
        <w:tc>
          <w:tcPr>
            <w:tcW w:w="5332" w:type="dxa"/>
          </w:tcPr>
          <w:p w14:paraId="27DA7897" w14:textId="77777777" w:rsidR="00BB4C49" w:rsidRDefault="00DC0BFC">
            <w:pPr>
              <w:pStyle w:val="TableParagraph"/>
              <w:tabs>
                <w:tab w:val="right" w:pos="4892"/>
              </w:tabs>
              <w:spacing w:line="214" w:lineRule="exact"/>
              <w:ind w:left="100"/>
              <w:jc w:val="left"/>
              <w:rPr>
                <w:sz w:val="20"/>
              </w:rPr>
            </w:pPr>
            <w:r>
              <w:rPr>
                <w:sz w:val="20"/>
              </w:rPr>
              <w:t>Biosensors</w:t>
            </w:r>
            <w:r>
              <w:rPr>
                <w:spacing w:val="11"/>
                <w:sz w:val="20"/>
              </w:rPr>
              <w:t xml:space="preserve"> </w:t>
            </w:r>
            <w:r>
              <w:rPr>
                <w:sz w:val="20"/>
              </w:rPr>
              <w:t>&amp;</w:t>
            </w:r>
            <w:r>
              <w:rPr>
                <w:spacing w:val="12"/>
                <w:sz w:val="20"/>
              </w:rPr>
              <w:t xml:space="preserve"> </w:t>
            </w:r>
            <w:r>
              <w:rPr>
                <w:sz w:val="20"/>
              </w:rPr>
              <w:t>Bioelectronics</w:t>
            </w:r>
            <w:r>
              <w:rPr>
                <w:rFonts w:ascii="Times New Roman"/>
                <w:sz w:val="20"/>
              </w:rPr>
              <w:tab/>
            </w:r>
            <w:r>
              <w:rPr>
                <w:sz w:val="20"/>
              </w:rPr>
              <w:t>1170</w:t>
            </w:r>
          </w:p>
        </w:tc>
        <w:tc>
          <w:tcPr>
            <w:tcW w:w="1239" w:type="dxa"/>
          </w:tcPr>
          <w:p w14:paraId="0350F327" w14:textId="77777777" w:rsidR="00BB4C49" w:rsidRDefault="00DC0BFC">
            <w:pPr>
              <w:pStyle w:val="TableParagraph"/>
              <w:spacing w:line="214" w:lineRule="exact"/>
              <w:ind w:left="50"/>
              <w:rPr>
                <w:sz w:val="20"/>
              </w:rPr>
            </w:pPr>
            <w:r>
              <w:rPr>
                <w:w w:val="98"/>
                <w:sz w:val="20"/>
              </w:rPr>
              <w:t>0</w:t>
            </w:r>
          </w:p>
        </w:tc>
        <w:tc>
          <w:tcPr>
            <w:tcW w:w="100" w:type="dxa"/>
          </w:tcPr>
          <w:p w14:paraId="538CDEC8" w14:textId="77777777" w:rsidR="00BB4C49" w:rsidRDefault="00BB4C49">
            <w:pPr>
              <w:pStyle w:val="TableParagraph"/>
              <w:spacing w:line="240" w:lineRule="auto"/>
              <w:jc w:val="left"/>
              <w:rPr>
                <w:rFonts w:ascii="Times New Roman"/>
                <w:sz w:val="16"/>
              </w:rPr>
            </w:pPr>
          </w:p>
        </w:tc>
        <w:tc>
          <w:tcPr>
            <w:tcW w:w="1375" w:type="dxa"/>
          </w:tcPr>
          <w:p w14:paraId="5E4B80AA" w14:textId="77777777" w:rsidR="00BB4C49" w:rsidRDefault="00DC0BFC">
            <w:pPr>
              <w:pStyle w:val="TableParagraph"/>
              <w:spacing w:line="214" w:lineRule="exact"/>
              <w:ind w:left="2"/>
              <w:rPr>
                <w:sz w:val="20"/>
              </w:rPr>
            </w:pPr>
            <w:r>
              <w:rPr>
                <w:w w:val="98"/>
                <w:sz w:val="20"/>
              </w:rPr>
              <w:t>9</w:t>
            </w:r>
          </w:p>
        </w:tc>
        <w:tc>
          <w:tcPr>
            <w:tcW w:w="1247" w:type="dxa"/>
          </w:tcPr>
          <w:p w14:paraId="1193DAB8" w14:textId="77777777" w:rsidR="00BB4C49" w:rsidRDefault="00DC0BFC">
            <w:pPr>
              <w:pStyle w:val="TableParagraph"/>
              <w:spacing w:line="214" w:lineRule="exact"/>
              <w:ind w:left="151"/>
              <w:jc w:val="left"/>
              <w:rPr>
                <w:sz w:val="20"/>
              </w:rPr>
            </w:pPr>
            <w:r>
              <w:rPr>
                <w:sz w:val="20"/>
              </w:rPr>
              <w:t>3500</w:t>
            </w:r>
          </w:p>
        </w:tc>
      </w:tr>
      <w:tr w:rsidR="00BB4C49" w14:paraId="6E3ACAE5" w14:textId="77777777">
        <w:trPr>
          <w:trHeight w:val="234"/>
        </w:trPr>
        <w:tc>
          <w:tcPr>
            <w:tcW w:w="5332" w:type="dxa"/>
          </w:tcPr>
          <w:p w14:paraId="0E65F09E" w14:textId="77777777" w:rsidR="00BB4C49" w:rsidRDefault="00DC0BFC">
            <w:pPr>
              <w:pStyle w:val="TableParagraph"/>
              <w:tabs>
                <w:tab w:val="right" w:pos="4843"/>
              </w:tabs>
              <w:spacing w:line="214" w:lineRule="exact"/>
              <w:ind w:left="100"/>
              <w:jc w:val="left"/>
              <w:rPr>
                <w:sz w:val="20"/>
              </w:rPr>
            </w:pPr>
            <w:r>
              <w:rPr>
                <w:sz w:val="20"/>
              </w:rPr>
              <w:t>Chaos,</w:t>
            </w:r>
            <w:r>
              <w:rPr>
                <w:spacing w:val="12"/>
                <w:sz w:val="20"/>
              </w:rPr>
              <w:t xml:space="preserve"> </w:t>
            </w:r>
            <w:r>
              <w:rPr>
                <w:sz w:val="20"/>
              </w:rPr>
              <w:t>Solitons</w:t>
            </w:r>
            <w:r>
              <w:rPr>
                <w:spacing w:val="13"/>
                <w:sz w:val="20"/>
              </w:rPr>
              <w:t xml:space="preserve"> </w:t>
            </w:r>
            <w:r>
              <w:rPr>
                <w:sz w:val="20"/>
              </w:rPr>
              <w:t>&amp;</w:t>
            </w:r>
            <w:r>
              <w:rPr>
                <w:spacing w:val="13"/>
                <w:sz w:val="20"/>
              </w:rPr>
              <w:t xml:space="preserve"> </w:t>
            </w:r>
            <w:r>
              <w:rPr>
                <w:sz w:val="20"/>
              </w:rPr>
              <w:t>Fractals</w:t>
            </w:r>
            <w:r>
              <w:rPr>
                <w:rFonts w:ascii="Times New Roman"/>
                <w:sz w:val="20"/>
              </w:rPr>
              <w:tab/>
            </w:r>
            <w:r>
              <w:rPr>
                <w:sz w:val="20"/>
              </w:rPr>
              <w:t>673</w:t>
            </w:r>
          </w:p>
        </w:tc>
        <w:tc>
          <w:tcPr>
            <w:tcW w:w="1239" w:type="dxa"/>
          </w:tcPr>
          <w:p w14:paraId="77CCA8D9" w14:textId="77777777" w:rsidR="00BB4C49" w:rsidRDefault="00DC0BFC">
            <w:pPr>
              <w:pStyle w:val="TableParagraph"/>
              <w:spacing w:line="214" w:lineRule="exact"/>
              <w:ind w:left="50"/>
              <w:rPr>
                <w:sz w:val="20"/>
              </w:rPr>
            </w:pPr>
            <w:r>
              <w:rPr>
                <w:w w:val="98"/>
                <w:sz w:val="20"/>
              </w:rPr>
              <w:t>0</w:t>
            </w:r>
          </w:p>
        </w:tc>
        <w:tc>
          <w:tcPr>
            <w:tcW w:w="100" w:type="dxa"/>
          </w:tcPr>
          <w:p w14:paraId="017689AB" w14:textId="77777777" w:rsidR="00BB4C49" w:rsidRDefault="00BB4C49">
            <w:pPr>
              <w:pStyle w:val="TableParagraph"/>
              <w:spacing w:line="240" w:lineRule="auto"/>
              <w:jc w:val="left"/>
              <w:rPr>
                <w:rFonts w:ascii="Times New Roman"/>
                <w:sz w:val="16"/>
              </w:rPr>
            </w:pPr>
          </w:p>
        </w:tc>
        <w:tc>
          <w:tcPr>
            <w:tcW w:w="1375" w:type="dxa"/>
          </w:tcPr>
          <w:p w14:paraId="3B8C09E9" w14:textId="77777777" w:rsidR="00BB4C49" w:rsidRDefault="00DC0BFC">
            <w:pPr>
              <w:pStyle w:val="TableParagraph"/>
              <w:spacing w:line="214" w:lineRule="exact"/>
              <w:ind w:left="122" w:right="120"/>
              <w:rPr>
                <w:sz w:val="20"/>
              </w:rPr>
            </w:pPr>
            <w:r>
              <w:rPr>
                <w:sz w:val="20"/>
              </w:rPr>
              <w:t>15</w:t>
            </w:r>
          </w:p>
        </w:tc>
        <w:tc>
          <w:tcPr>
            <w:tcW w:w="1247" w:type="dxa"/>
          </w:tcPr>
          <w:p w14:paraId="0665109B" w14:textId="77777777" w:rsidR="00BB4C49" w:rsidRDefault="00DC0BFC">
            <w:pPr>
              <w:pStyle w:val="TableParagraph"/>
              <w:spacing w:line="214" w:lineRule="exact"/>
              <w:ind w:left="151"/>
              <w:jc w:val="left"/>
              <w:rPr>
                <w:sz w:val="20"/>
              </w:rPr>
            </w:pPr>
            <w:r>
              <w:rPr>
                <w:sz w:val="20"/>
              </w:rPr>
              <w:t>2200</w:t>
            </w:r>
          </w:p>
        </w:tc>
      </w:tr>
      <w:tr w:rsidR="00BB4C49" w14:paraId="1902F326" w14:textId="77777777">
        <w:trPr>
          <w:trHeight w:val="234"/>
        </w:trPr>
        <w:tc>
          <w:tcPr>
            <w:tcW w:w="5332" w:type="dxa"/>
          </w:tcPr>
          <w:p w14:paraId="6086A30F" w14:textId="77777777" w:rsidR="00BB4C49" w:rsidRDefault="00DC0BFC">
            <w:pPr>
              <w:pStyle w:val="TableParagraph"/>
              <w:tabs>
                <w:tab w:val="right" w:pos="4892"/>
              </w:tabs>
              <w:spacing w:line="214" w:lineRule="exact"/>
              <w:ind w:left="100"/>
              <w:jc w:val="left"/>
              <w:rPr>
                <w:sz w:val="20"/>
              </w:rPr>
            </w:pPr>
            <w:r>
              <w:rPr>
                <w:sz w:val="20"/>
              </w:rPr>
              <w:t>Chemical</w:t>
            </w:r>
            <w:r>
              <w:rPr>
                <w:spacing w:val="10"/>
                <w:sz w:val="20"/>
              </w:rPr>
              <w:t xml:space="preserve"> </w:t>
            </w:r>
            <w:r>
              <w:rPr>
                <w:sz w:val="20"/>
              </w:rPr>
              <w:t>Engineering</w:t>
            </w:r>
            <w:r>
              <w:rPr>
                <w:spacing w:val="10"/>
                <w:sz w:val="20"/>
              </w:rPr>
              <w:t xml:space="preserve"> </w:t>
            </w:r>
            <w:r>
              <w:rPr>
                <w:sz w:val="20"/>
              </w:rPr>
              <w:t>Science</w:t>
            </w:r>
            <w:r>
              <w:rPr>
                <w:rFonts w:ascii="Times New Roman"/>
                <w:sz w:val="20"/>
              </w:rPr>
              <w:tab/>
            </w:r>
            <w:r>
              <w:rPr>
                <w:sz w:val="20"/>
              </w:rPr>
              <w:t>1021</w:t>
            </w:r>
          </w:p>
        </w:tc>
        <w:tc>
          <w:tcPr>
            <w:tcW w:w="1239" w:type="dxa"/>
          </w:tcPr>
          <w:p w14:paraId="282A57A2" w14:textId="77777777" w:rsidR="00BB4C49" w:rsidRDefault="00DC0BFC">
            <w:pPr>
              <w:pStyle w:val="TableParagraph"/>
              <w:spacing w:line="214" w:lineRule="exact"/>
              <w:ind w:left="78" w:right="28"/>
              <w:rPr>
                <w:sz w:val="20"/>
              </w:rPr>
            </w:pPr>
            <w:r>
              <w:rPr>
                <w:sz w:val="20"/>
              </w:rPr>
              <w:t>22</w:t>
            </w:r>
          </w:p>
        </w:tc>
        <w:tc>
          <w:tcPr>
            <w:tcW w:w="100" w:type="dxa"/>
          </w:tcPr>
          <w:p w14:paraId="7B70ABE1" w14:textId="77777777" w:rsidR="00BB4C49" w:rsidRDefault="00BB4C49">
            <w:pPr>
              <w:pStyle w:val="TableParagraph"/>
              <w:spacing w:line="240" w:lineRule="auto"/>
              <w:jc w:val="left"/>
              <w:rPr>
                <w:rFonts w:ascii="Times New Roman"/>
                <w:sz w:val="16"/>
              </w:rPr>
            </w:pPr>
          </w:p>
        </w:tc>
        <w:tc>
          <w:tcPr>
            <w:tcW w:w="1375" w:type="dxa"/>
          </w:tcPr>
          <w:p w14:paraId="2C7EC243" w14:textId="77777777" w:rsidR="00BB4C49" w:rsidRDefault="00DC0BFC">
            <w:pPr>
              <w:pStyle w:val="TableParagraph"/>
              <w:spacing w:line="214" w:lineRule="exact"/>
              <w:ind w:left="122" w:right="120"/>
              <w:rPr>
                <w:sz w:val="20"/>
              </w:rPr>
            </w:pPr>
            <w:r>
              <w:rPr>
                <w:sz w:val="20"/>
              </w:rPr>
              <w:t>45</w:t>
            </w:r>
          </w:p>
        </w:tc>
        <w:tc>
          <w:tcPr>
            <w:tcW w:w="1247" w:type="dxa"/>
          </w:tcPr>
          <w:p w14:paraId="15EF50FF" w14:textId="77777777" w:rsidR="00BB4C49" w:rsidRDefault="00DC0BFC">
            <w:pPr>
              <w:pStyle w:val="TableParagraph"/>
              <w:spacing w:line="214" w:lineRule="exact"/>
              <w:ind w:left="151"/>
              <w:jc w:val="left"/>
              <w:rPr>
                <w:sz w:val="20"/>
              </w:rPr>
            </w:pPr>
            <w:r>
              <w:rPr>
                <w:sz w:val="20"/>
              </w:rPr>
              <w:t>3500</w:t>
            </w:r>
          </w:p>
        </w:tc>
      </w:tr>
      <w:tr w:rsidR="00BB4C49" w14:paraId="5EE1F674" w14:textId="77777777">
        <w:trPr>
          <w:trHeight w:val="234"/>
        </w:trPr>
        <w:tc>
          <w:tcPr>
            <w:tcW w:w="5332" w:type="dxa"/>
          </w:tcPr>
          <w:p w14:paraId="2136A83D" w14:textId="77777777" w:rsidR="00BB4C49" w:rsidRDefault="00DC0BFC">
            <w:pPr>
              <w:pStyle w:val="TableParagraph"/>
              <w:tabs>
                <w:tab w:val="right" w:pos="4892"/>
              </w:tabs>
              <w:spacing w:line="214" w:lineRule="exact"/>
              <w:ind w:left="100"/>
              <w:jc w:val="left"/>
              <w:rPr>
                <w:sz w:val="20"/>
              </w:rPr>
            </w:pPr>
            <w:r>
              <w:rPr>
                <w:sz w:val="20"/>
              </w:rPr>
              <w:t>Chemical</w:t>
            </w:r>
            <w:r>
              <w:rPr>
                <w:spacing w:val="12"/>
                <w:sz w:val="20"/>
              </w:rPr>
              <w:t xml:space="preserve"> </w:t>
            </w:r>
            <w:r>
              <w:rPr>
                <w:sz w:val="20"/>
              </w:rPr>
              <w:t>Physics</w:t>
            </w:r>
            <w:r>
              <w:rPr>
                <w:spacing w:val="13"/>
                <w:sz w:val="20"/>
              </w:rPr>
              <w:t xml:space="preserve"> </w:t>
            </w:r>
            <w:r>
              <w:rPr>
                <w:sz w:val="20"/>
              </w:rPr>
              <w:t>Letters</w:t>
            </w:r>
            <w:r>
              <w:rPr>
                <w:rFonts w:ascii="Times New Roman"/>
                <w:sz w:val="20"/>
              </w:rPr>
              <w:tab/>
            </w:r>
            <w:r>
              <w:rPr>
                <w:sz w:val="20"/>
              </w:rPr>
              <w:t>1136</w:t>
            </w:r>
          </w:p>
        </w:tc>
        <w:tc>
          <w:tcPr>
            <w:tcW w:w="1239" w:type="dxa"/>
          </w:tcPr>
          <w:p w14:paraId="48E0DED0" w14:textId="77777777" w:rsidR="00BB4C49" w:rsidRDefault="00DC0BFC">
            <w:pPr>
              <w:pStyle w:val="TableParagraph"/>
              <w:spacing w:line="214" w:lineRule="exact"/>
              <w:ind w:left="78" w:right="28"/>
              <w:rPr>
                <w:sz w:val="20"/>
              </w:rPr>
            </w:pPr>
            <w:r>
              <w:rPr>
                <w:sz w:val="20"/>
              </w:rPr>
              <w:t>15</w:t>
            </w:r>
          </w:p>
        </w:tc>
        <w:tc>
          <w:tcPr>
            <w:tcW w:w="100" w:type="dxa"/>
          </w:tcPr>
          <w:p w14:paraId="75D0A34E" w14:textId="77777777" w:rsidR="00BB4C49" w:rsidRDefault="00BB4C49">
            <w:pPr>
              <w:pStyle w:val="TableParagraph"/>
              <w:spacing w:line="240" w:lineRule="auto"/>
              <w:jc w:val="left"/>
              <w:rPr>
                <w:rFonts w:ascii="Times New Roman"/>
                <w:sz w:val="16"/>
              </w:rPr>
            </w:pPr>
          </w:p>
        </w:tc>
        <w:tc>
          <w:tcPr>
            <w:tcW w:w="1375" w:type="dxa"/>
          </w:tcPr>
          <w:p w14:paraId="6015EE0E" w14:textId="77777777" w:rsidR="00BB4C49" w:rsidRDefault="00DC0BFC">
            <w:pPr>
              <w:pStyle w:val="TableParagraph"/>
              <w:spacing w:line="214" w:lineRule="exact"/>
              <w:ind w:left="122" w:right="120"/>
              <w:rPr>
                <w:sz w:val="20"/>
              </w:rPr>
            </w:pPr>
            <w:r>
              <w:rPr>
                <w:sz w:val="20"/>
              </w:rPr>
              <w:t>23</w:t>
            </w:r>
          </w:p>
        </w:tc>
        <w:tc>
          <w:tcPr>
            <w:tcW w:w="1247" w:type="dxa"/>
          </w:tcPr>
          <w:p w14:paraId="445A7FB4" w14:textId="77777777" w:rsidR="00BB4C49" w:rsidRDefault="00DC0BFC">
            <w:pPr>
              <w:pStyle w:val="TableParagraph"/>
              <w:spacing w:line="214" w:lineRule="exact"/>
              <w:ind w:left="151"/>
              <w:jc w:val="left"/>
              <w:rPr>
                <w:sz w:val="20"/>
              </w:rPr>
            </w:pPr>
            <w:r>
              <w:rPr>
                <w:sz w:val="20"/>
              </w:rPr>
              <w:t>3050</w:t>
            </w:r>
          </w:p>
        </w:tc>
      </w:tr>
      <w:tr w:rsidR="00BB4C49" w14:paraId="69DF0436" w14:textId="77777777">
        <w:trPr>
          <w:trHeight w:val="234"/>
        </w:trPr>
        <w:tc>
          <w:tcPr>
            <w:tcW w:w="5332" w:type="dxa"/>
          </w:tcPr>
          <w:p w14:paraId="1DB8A6B8" w14:textId="77777777" w:rsidR="00BB4C49" w:rsidRDefault="00DC0BFC">
            <w:pPr>
              <w:pStyle w:val="TableParagraph"/>
              <w:tabs>
                <w:tab w:val="right" w:pos="4843"/>
              </w:tabs>
              <w:spacing w:line="214" w:lineRule="exact"/>
              <w:ind w:left="100"/>
              <w:jc w:val="left"/>
              <w:rPr>
                <w:sz w:val="20"/>
              </w:rPr>
            </w:pPr>
            <w:r>
              <w:rPr>
                <w:sz w:val="20"/>
              </w:rPr>
              <w:t>Contraception</w:t>
            </w:r>
            <w:r>
              <w:rPr>
                <w:rFonts w:ascii="Times New Roman"/>
                <w:sz w:val="20"/>
              </w:rPr>
              <w:tab/>
            </w:r>
            <w:r>
              <w:rPr>
                <w:sz w:val="20"/>
              </w:rPr>
              <w:t>182</w:t>
            </w:r>
          </w:p>
        </w:tc>
        <w:tc>
          <w:tcPr>
            <w:tcW w:w="1239" w:type="dxa"/>
          </w:tcPr>
          <w:p w14:paraId="4FE0ADDF" w14:textId="77777777" w:rsidR="00BB4C49" w:rsidRDefault="00DC0BFC">
            <w:pPr>
              <w:pStyle w:val="TableParagraph"/>
              <w:spacing w:line="214" w:lineRule="exact"/>
              <w:ind w:left="78" w:right="28"/>
              <w:rPr>
                <w:sz w:val="20"/>
              </w:rPr>
            </w:pPr>
            <w:r>
              <w:rPr>
                <w:sz w:val="20"/>
              </w:rPr>
              <w:t>16</w:t>
            </w:r>
          </w:p>
        </w:tc>
        <w:tc>
          <w:tcPr>
            <w:tcW w:w="100" w:type="dxa"/>
          </w:tcPr>
          <w:p w14:paraId="797B135C" w14:textId="77777777" w:rsidR="00BB4C49" w:rsidRDefault="00BB4C49">
            <w:pPr>
              <w:pStyle w:val="TableParagraph"/>
              <w:spacing w:line="240" w:lineRule="auto"/>
              <w:jc w:val="left"/>
              <w:rPr>
                <w:rFonts w:ascii="Times New Roman"/>
                <w:sz w:val="16"/>
              </w:rPr>
            </w:pPr>
          </w:p>
        </w:tc>
        <w:tc>
          <w:tcPr>
            <w:tcW w:w="1375" w:type="dxa"/>
          </w:tcPr>
          <w:p w14:paraId="01A297FA" w14:textId="77777777" w:rsidR="00BB4C49" w:rsidRDefault="00DC0BFC">
            <w:pPr>
              <w:pStyle w:val="TableParagraph"/>
              <w:spacing w:line="214" w:lineRule="exact"/>
              <w:ind w:left="122" w:right="120"/>
              <w:rPr>
                <w:sz w:val="20"/>
              </w:rPr>
            </w:pPr>
            <w:r>
              <w:rPr>
                <w:sz w:val="20"/>
              </w:rPr>
              <w:t>21</w:t>
            </w:r>
          </w:p>
        </w:tc>
        <w:tc>
          <w:tcPr>
            <w:tcW w:w="1247" w:type="dxa"/>
          </w:tcPr>
          <w:p w14:paraId="55AD067E" w14:textId="77777777" w:rsidR="00BB4C49" w:rsidRDefault="00DC0BFC">
            <w:pPr>
              <w:pStyle w:val="TableParagraph"/>
              <w:spacing w:line="214" w:lineRule="exact"/>
              <w:ind w:left="151"/>
              <w:jc w:val="left"/>
              <w:rPr>
                <w:sz w:val="20"/>
              </w:rPr>
            </w:pPr>
            <w:r>
              <w:rPr>
                <w:sz w:val="20"/>
              </w:rPr>
              <w:t>3200</w:t>
            </w:r>
          </w:p>
        </w:tc>
      </w:tr>
      <w:tr w:rsidR="00BB4C49" w14:paraId="0DDFBBF8" w14:textId="77777777">
        <w:trPr>
          <w:trHeight w:val="234"/>
        </w:trPr>
        <w:tc>
          <w:tcPr>
            <w:tcW w:w="5332" w:type="dxa"/>
          </w:tcPr>
          <w:p w14:paraId="2BB17B43" w14:textId="77777777" w:rsidR="00BB4C49" w:rsidRDefault="00DC0BFC">
            <w:pPr>
              <w:pStyle w:val="TableParagraph"/>
              <w:tabs>
                <w:tab w:val="right" w:pos="4843"/>
              </w:tabs>
              <w:spacing w:line="214" w:lineRule="exact"/>
              <w:ind w:left="100"/>
              <w:jc w:val="left"/>
              <w:rPr>
                <w:sz w:val="20"/>
              </w:rPr>
            </w:pPr>
            <w:r>
              <w:rPr>
                <w:sz w:val="20"/>
              </w:rPr>
              <w:t>Cytokine</w:t>
            </w:r>
            <w:r>
              <w:rPr>
                <w:rFonts w:ascii="Times New Roman"/>
                <w:sz w:val="20"/>
              </w:rPr>
              <w:tab/>
            </w:r>
            <w:r>
              <w:rPr>
                <w:sz w:val="20"/>
              </w:rPr>
              <w:t>424</w:t>
            </w:r>
          </w:p>
        </w:tc>
        <w:tc>
          <w:tcPr>
            <w:tcW w:w="1239" w:type="dxa"/>
          </w:tcPr>
          <w:p w14:paraId="52D2858B" w14:textId="77777777" w:rsidR="00BB4C49" w:rsidRDefault="00DC0BFC">
            <w:pPr>
              <w:pStyle w:val="TableParagraph"/>
              <w:spacing w:line="214" w:lineRule="exact"/>
              <w:ind w:left="78" w:right="28"/>
              <w:rPr>
                <w:sz w:val="20"/>
              </w:rPr>
            </w:pPr>
            <w:r>
              <w:rPr>
                <w:sz w:val="20"/>
              </w:rPr>
              <w:t>46</w:t>
            </w:r>
          </w:p>
        </w:tc>
        <w:tc>
          <w:tcPr>
            <w:tcW w:w="100" w:type="dxa"/>
          </w:tcPr>
          <w:p w14:paraId="7159F4EB" w14:textId="77777777" w:rsidR="00BB4C49" w:rsidRDefault="00BB4C49">
            <w:pPr>
              <w:pStyle w:val="TableParagraph"/>
              <w:spacing w:line="240" w:lineRule="auto"/>
              <w:jc w:val="left"/>
              <w:rPr>
                <w:rFonts w:ascii="Times New Roman"/>
                <w:sz w:val="16"/>
              </w:rPr>
            </w:pPr>
          </w:p>
        </w:tc>
        <w:tc>
          <w:tcPr>
            <w:tcW w:w="1375" w:type="dxa"/>
          </w:tcPr>
          <w:p w14:paraId="2315C9E4" w14:textId="77777777" w:rsidR="00BB4C49" w:rsidRDefault="00DC0BFC">
            <w:pPr>
              <w:pStyle w:val="TableParagraph"/>
              <w:spacing w:line="214" w:lineRule="exact"/>
              <w:ind w:left="2"/>
              <w:rPr>
                <w:sz w:val="20"/>
              </w:rPr>
            </w:pPr>
            <w:r>
              <w:rPr>
                <w:w w:val="98"/>
                <w:sz w:val="20"/>
              </w:rPr>
              <w:t>7</w:t>
            </w:r>
          </w:p>
        </w:tc>
        <w:tc>
          <w:tcPr>
            <w:tcW w:w="1247" w:type="dxa"/>
          </w:tcPr>
          <w:p w14:paraId="15EF06AC" w14:textId="77777777" w:rsidR="00BB4C49" w:rsidRDefault="00DC0BFC">
            <w:pPr>
              <w:pStyle w:val="TableParagraph"/>
              <w:spacing w:line="214" w:lineRule="exact"/>
              <w:ind w:left="151"/>
              <w:jc w:val="left"/>
              <w:rPr>
                <w:sz w:val="20"/>
              </w:rPr>
            </w:pPr>
            <w:r>
              <w:rPr>
                <w:sz w:val="20"/>
              </w:rPr>
              <w:t>3400</w:t>
            </w:r>
          </w:p>
        </w:tc>
      </w:tr>
      <w:tr w:rsidR="00BB4C49" w14:paraId="56DB2266" w14:textId="77777777">
        <w:trPr>
          <w:trHeight w:val="234"/>
        </w:trPr>
        <w:tc>
          <w:tcPr>
            <w:tcW w:w="5332" w:type="dxa"/>
          </w:tcPr>
          <w:p w14:paraId="5B3AD782" w14:textId="77777777" w:rsidR="00BB4C49" w:rsidRDefault="00DC0BFC">
            <w:pPr>
              <w:pStyle w:val="TableParagraph"/>
              <w:tabs>
                <w:tab w:val="right" w:pos="4843"/>
              </w:tabs>
              <w:spacing w:line="214" w:lineRule="exact"/>
              <w:ind w:left="100"/>
              <w:jc w:val="left"/>
              <w:rPr>
                <w:sz w:val="20"/>
              </w:rPr>
            </w:pPr>
            <w:r>
              <w:rPr>
                <w:sz w:val="20"/>
              </w:rPr>
              <w:t>Ecological</w:t>
            </w:r>
            <w:r>
              <w:rPr>
                <w:spacing w:val="12"/>
                <w:sz w:val="20"/>
              </w:rPr>
              <w:t xml:space="preserve"> </w:t>
            </w:r>
            <w:r>
              <w:rPr>
                <w:sz w:val="20"/>
              </w:rPr>
              <w:t>Engineering</w:t>
            </w:r>
            <w:r>
              <w:rPr>
                <w:rFonts w:ascii="Times New Roman"/>
                <w:sz w:val="20"/>
              </w:rPr>
              <w:tab/>
            </w:r>
            <w:r>
              <w:rPr>
                <w:sz w:val="20"/>
              </w:rPr>
              <w:t>437</w:t>
            </w:r>
          </w:p>
        </w:tc>
        <w:tc>
          <w:tcPr>
            <w:tcW w:w="1239" w:type="dxa"/>
          </w:tcPr>
          <w:p w14:paraId="7B6A7BD3" w14:textId="77777777" w:rsidR="00BB4C49" w:rsidRDefault="00DC0BFC">
            <w:pPr>
              <w:pStyle w:val="TableParagraph"/>
              <w:spacing w:line="214" w:lineRule="exact"/>
              <w:ind w:left="78" w:right="28"/>
              <w:rPr>
                <w:sz w:val="20"/>
              </w:rPr>
            </w:pPr>
            <w:r>
              <w:rPr>
                <w:sz w:val="20"/>
              </w:rPr>
              <w:t>18</w:t>
            </w:r>
          </w:p>
        </w:tc>
        <w:tc>
          <w:tcPr>
            <w:tcW w:w="100" w:type="dxa"/>
          </w:tcPr>
          <w:p w14:paraId="3F1D598B" w14:textId="77777777" w:rsidR="00BB4C49" w:rsidRDefault="00BB4C49">
            <w:pPr>
              <w:pStyle w:val="TableParagraph"/>
              <w:spacing w:line="240" w:lineRule="auto"/>
              <w:jc w:val="left"/>
              <w:rPr>
                <w:rFonts w:ascii="Times New Roman"/>
                <w:sz w:val="16"/>
              </w:rPr>
            </w:pPr>
          </w:p>
        </w:tc>
        <w:tc>
          <w:tcPr>
            <w:tcW w:w="1375" w:type="dxa"/>
          </w:tcPr>
          <w:p w14:paraId="64010821" w14:textId="77777777" w:rsidR="00BB4C49" w:rsidRDefault="00DC0BFC">
            <w:pPr>
              <w:pStyle w:val="TableParagraph"/>
              <w:spacing w:line="214" w:lineRule="exact"/>
              <w:ind w:left="122" w:right="120"/>
              <w:rPr>
                <w:sz w:val="20"/>
              </w:rPr>
            </w:pPr>
            <w:r>
              <w:rPr>
                <w:sz w:val="20"/>
              </w:rPr>
              <w:t>13</w:t>
            </w:r>
          </w:p>
        </w:tc>
        <w:tc>
          <w:tcPr>
            <w:tcW w:w="1247" w:type="dxa"/>
          </w:tcPr>
          <w:p w14:paraId="16A1C3A4" w14:textId="77777777" w:rsidR="00BB4C49" w:rsidRDefault="00DC0BFC">
            <w:pPr>
              <w:pStyle w:val="TableParagraph"/>
              <w:spacing w:line="214" w:lineRule="exact"/>
              <w:ind w:left="152"/>
              <w:jc w:val="left"/>
              <w:rPr>
                <w:sz w:val="20"/>
              </w:rPr>
            </w:pPr>
            <w:r>
              <w:rPr>
                <w:sz w:val="20"/>
              </w:rPr>
              <w:t>2600</w:t>
            </w:r>
          </w:p>
        </w:tc>
      </w:tr>
      <w:tr w:rsidR="00BB4C49" w14:paraId="342AB45B" w14:textId="77777777">
        <w:trPr>
          <w:trHeight w:val="234"/>
        </w:trPr>
        <w:tc>
          <w:tcPr>
            <w:tcW w:w="5332" w:type="dxa"/>
          </w:tcPr>
          <w:p w14:paraId="2FC38942" w14:textId="77777777" w:rsidR="00BB4C49" w:rsidRDefault="00DC0BFC">
            <w:pPr>
              <w:pStyle w:val="TableParagraph"/>
              <w:tabs>
                <w:tab w:val="right" w:pos="4892"/>
              </w:tabs>
              <w:spacing w:line="214" w:lineRule="exact"/>
              <w:ind w:left="100"/>
              <w:jc w:val="left"/>
              <w:rPr>
                <w:sz w:val="20"/>
              </w:rPr>
            </w:pPr>
            <w:r>
              <w:rPr>
                <w:sz w:val="20"/>
              </w:rPr>
              <w:t>Energy</w:t>
            </w:r>
            <w:r>
              <w:rPr>
                <w:spacing w:val="7"/>
                <w:sz w:val="20"/>
              </w:rPr>
              <w:t xml:space="preserve"> </w:t>
            </w:r>
            <w:r>
              <w:rPr>
                <w:sz w:val="20"/>
              </w:rPr>
              <w:t>Conversion</w:t>
            </w:r>
            <w:r>
              <w:rPr>
                <w:spacing w:val="7"/>
                <w:sz w:val="20"/>
              </w:rPr>
              <w:t xml:space="preserve"> </w:t>
            </w:r>
            <w:r>
              <w:rPr>
                <w:sz w:val="20"/>
              </w:rPr>
              <w:t>&amp;</w:t>
            </w:r>
            <w:r>
              <w:rPr>
                <w:spacing w:val="7"/>
                <w:sz w:val="20"/>
              </w:rPr>
              <w:t xml:space="preserve"> </w:t>
            </w:r>
            <w:r>
              <w:rPr>
                <w:sz w:val="20"/>
              </w:rPr>
              <w:t>Management</w:t>
            </w:r>
            <w:r>
              <w:rPr>
                <w:rFonts w:ascii="Times New Roman"/>
                <w:sz w:val="20"/>
              </w:rPr>
              <w:tab/>
            </w:r>
            <w:r>
              <w:rPr>
                <w:sz w:val="20"/>
              </w:rPr>
              <w:t>1713</w:t>
            </w:r>
          </w:p>
        </w:tc>
        <w:tc>
          <w:tcPr>
            <w:tcW w:w="1239" w:type="dxa"/>
          </w:tcPr>
          <w:p w14:paraId="7B757985" w14:textId="77777777" w:rsidR="00BB4C49" w:rsidRDefault="00DC0BFC">
            <w:pPr>
              <w:pStyle w:val="TableParagraph"/>
              <w:spacing w:line="214" w:lineRule="exact"/>
              <w:ind w:left="78" w:right="28"/>
              <w:rPr>
                <w:sz w:val="20"/>
              </w:rPr>
            </w:pPr>
            <w:r>
              <w:rPr>
                <w:sz w:val="20"/>
              </w:rPr>
              <w:t>29</w:t>
            </w:r>
          </w:p>
        </w:tc>
        <w:tc>
          <w:tcPr>
            <w:tcW w:w="100" w:type="dxa"/>
          </w:tcPr>
          <w:p w14:paraId="64C3EDA2" w14:textId="77777777" w:rsidR="00BB4C49" w:rsidRDefault="00BB4C49">
            <w:pPr>
              <w:pStyle w:val="TableParagraph"/>
              <w:spacing w:line="240" w:lineRule="auto"/>
              <w:jc w:val="left"/>
              <w:rPr>
                <w:rFonts w:ascii="Times New Roman"/>
                <w:sz w:val="16"/>
              </w:rPr>
            </w:pPr>
          </w:p>
        </w:tc>
        <w:tc>
          <w:tcPr>
            <w:tcW w:w="1375" w:type="dxa"/>
          </w:tcPr>
          <w:p w14:paraId="4B8045AE" w14:textId="77777777" w:rsidR="00BB4C49" w:rsidRDefault="00DC0BFC">
            <w:pPr>
              <w:pStyle w:val="TableParagraph"/>
              <w:spacing w:line="214" w:lineRule="exact"/>
              <w:ind w:left="122" w:right="120"/>
              <w:rPr>
                <w:sz w:val="20"/>
              </w:rPr>
            </w:pPr>
            <w:r>
              <w:rPr>
                <w:sz w:val="20"/>
              </w:rPr>
              <w:t>17</w:t>
            </w:r>
          </w:p>
        </w:tc>
        <w:tc>
          <w:tcPr>
            <w:tcW w:w="1247" w:type="dxa"/>
          </w:tcPr>
          <w:p w14:paraId="12FDF849" w14:textId="77777777" w:rsidR="00BB4C49" w:rsidRDefault="00DC0BFC">
            <w:pPr>
              <w:pStyle w:val="TableParagraph"/>
              <w:spacing w:line="214" w:lineRule="exact"/>
              <w:ind w:left="151"/>
              <w:jc w:val="left"/>
              <w:rPr>
                <w:sz w:val="20"/>
              </w:rPr>
            </w:pPr>
            <w:r>
              <w:rPr>
                <w:sz w:val="20"/>
              </w:rPr>
              <w:t>3100</w:t>
            </w:r>
          </w:p>
        </w:tc>
      </w:tr>
      <w:tr w:rsidR="00BB4C49" w14:paraId="51F50464" w14:textId="77777777">
        <w:trPr>
          <w:trHeight w:val="234"/>
        </w:trPr>
        <w:tc>
          <w:tcPr>
            <w:tcW w:w="5332" w:type="dxa"/>
          </w:tcPr>
          <w:p w14:paraId="6555C47F" w14:textId="77777777" w:rsidR="00BB4C49" w:rsidRDefault="00DC0BFC">
            <w:pPr>
              <w:pStyle w:val="TableParagraph"/>
              <w:tabs>
                <w:tab w:val="right" w:pos="4843"/>
              </w:tabs>
              <w:spacing w:line="214" w:lineRule="exact"/>
              <w:ind w:left="100"/>
              <w:jc w:val="left"/>
              <w:rPr>
                <w:sz w:val="20"/>
              </w:rPr>
            </w:pPr>
            <w:r>
              <w:rPr>
                <w:w w:val="105"/>
                <w:sz w:val="20"/>
              </w:rPr>
              <w:t>European</w:t>
            </w:r>
            <w:r>
              <w:rPr>
                <w:spacing w:val="-5"/>
                <w:w w:val="105"/>
                <w:sz w:val="20"/>
              </w:rPr>
              <w:t xml:space="preserve"> </w:t>
            </w:r>
            <w:r>
              <w:rPr>
                <w:w w:val="120"/>
                <w:sz w:val="20"/>
              </w:rPr>
              <w:t>J</w:t>
            </w:r>
            <w:r>
              <w:rPr>
                <w:spacing w:val="-12"/>
                <w:w w:val="120"/>
                <w:sz w:val="20"/>
              </w:rPr>
              <w:t xml:space="preserve"> </w:t>
            </w:r>
            <w:r>
              <w:rPr>
                <w:w w:val="105"/>
                <w:sz w:val="20"/>
              </w:rPr>
              <w:t>of</w:t>
            </w:r>
            <w:r>
              <w:rPr>
                <w:spacing w:val="-4"/>
                <w:w w:val="105"/>
                <w:sz w:val="20"/>
              </w:rPr>
              <w:t xml:space="preserve"> </w:t>
            </w:r>
            <w:r>
              <w:rPr>
                <w:w w:val="105"/>
                <w:sz w:val="20"/>
              </w:rPr>
              <w:t>Obstetrics,</w:t>
            </w:r>
            <w:r>
              <w:rPr>
                <w:spacing w:val="-4"/>
                <w:w w:val="105"/>
                <w:sz w:val="20"/>
              </w:rPr>
              <w:t xml:space="preserve"> </w:t>
            </w:r>
            <w:r>
              <w:rPr>
                <w:w w:val="105"/>
                <w:sz w:val="20"/>
              </w:rPr>
              <w:t>Gyn,</w:t>
            </w:r>
            <w:r>
              <w:rPr>
                <w:spacing w:val="-4"/>
                <w:w w:val="105"/>
                <w:sz w:val="20"/>
              </w:rPr>
              <w:t xml:space="preserve"> </w:t>
            </w:r>
            <w:r>
              <w:rPr>
                <w:w w:val="105"/>
                <w:sz w:val="20"/>
              </w:rPr>
              <w:t>&amp;</w:t>
            </w:r>
            <w:r>
              <w:rPr>
                <w:spacing w:val="-5"/>
                <w:w w:val="105"/>
                <w:sz w:val="20"/>
              </w:rPr>
              <w:t xml:space="preserve"> </w:t>
            </w:r>
            <w:r>
              <w:rPr>
                <w:w w:val="105"/>
                <w:sz w:val="20"/>
              </w:rPr>
              <w:t>Repro</w:t>
            </w:r>
            <w:r>
              <w:rPr>
                <w:spacing w:val="-4"/>
                <w:w w:val="105"/>
                <w:sz w:val="20"/>
              </w:rPr>
              <w:t xml:space="preserve"> </w:t>
            </w:r>
            <w:r>
              <w:rPr>
                <w:w w:val="105"/>
                <w:sz w:val="20"/>
              </w:rPr>
              <w:t>Bio</w:t>
            </w:r>
            <w:r>
              <w:rPr>
                <w:rFonts w:ascii="Times New Roman"/>
                <w:w w:val="105"/>
                <w:sz w:val="20"/>
              </w:rPr>
              <w:tab/>
            </w:r>
            <w:r>
              <w:rPr>
                <w:w w:val="105"/>
                <w:sz w:val="20"/>
              </w:rPr>
              <w:t>527</w:t>
            </w:r>
          </w:p>
        </w:tc>
        <w:tc>
          <w:tcPr>
            <w:tcW w:w="1239" w:type="dxa"/>
          </w:tcPr>
          <w:p w14:paraId="26603A3E" w14:textId="77777777" w:rsidR="00BB4C49" w:rsidRDefault="00DC0BFC">
            <w:pPr>
              <w:pStyle w:val="TableParagraph"/>
              <w:spacing w:line="214" w:lineRule="exact"/>
              <w:ind w:left="78" w:right="28"/>
              <w:rPr>
                <w:sz w:val="20"/>
              </w:rPr>
            </w:pPr>
            <w:r>
              <w:rPr>
                <w:sz w:val="20"/>
              </w:rPr>
              <w:t>36</w:t>
            </w:r>
          </w:p>
        </w:tc>
        <w:tc>
          <w:tcPr>
            <w:tcW w:w="100" w:type="dxa"/>
          </w:tcPr>
          <w:p w14:paraId="54A72AE6" w14:textId="77777777" w:rsidR="00BB4C49" w:rsidRDefault="00BB4C49">
            <w:pPr>
              <w:pStyle w:val="TableParagraph"/>
              <w:spacing w:line="240" w:lineRule="auto"/>
              <w:jc w:val="left"/>
              <w:rPr>
                <w:rFonts w:ascii="Times New Roman"/>
                <w:sz w:val="16"/>
              </w:rPr>
            </w:pPr>
          </w:p>
        </w:tc>
        <w:tc>
          <w:tcPr>
            <w:tcW w:w="1375" w:type="dxa"/>
          </w:tcPr>
          <w:p w14:paraId="2C25933F" w14:textId="77777777" w:rsidR="00BB4C49" w:rsidRDefault="00DC0BFC">
            <w:pPr>
              <w:pStyle w:val="TableParagraph"/>
              <w:spacing w:line="214" w:lineRule="exact"/>
              <w:ind w:left="122" w:right="120"/>
              <w:rPr>
                <w:sz w:val="20"/>
              </w:rPr>
            </w:pPr>
            <w:r>
              <w:rPr>
                <w:sz w:val="20"/>
              </w:rPr>
              <w:t>84</w:t>
            </w:r>
          </w:p>
        </w:tc>
        <w:tc>
          <w:tcPr>
            <w:tcW w:w="1247" w:type="dxa"/>
          </w:tcPr>
          <w:p w14:paraId="388E9B9F" w14:textId="77777777" w:rsidR="00BB4C49" w:rsidRDefault="00DC0BFC">
            <w:pPr>
              <w:pStyle w:val="TableParagraph"/>
              <w:spacing w:line="214" w:lineRule="exact"/>
              <w:ind w:left="151"/>
              <w:jc w:val="left"/>
              <w:rPr>
                <w:sz w:val="20"/>
              </w:rPr>
            </w:pPr>
            <w:r>
              <w:rPr>
                <w:sz w:val="20"/>
              </w:rPr>
              <w:t>2500</w:t>
            </w:r>
          </w:p>
        </w:tc>
      </w:tr>
      <w:tr w:rsidR="00BB4C49" w14:paraId="2E6CE359" w14:textId="77777777">
        <w:trPr>
          <w:trHeight w:val="234"/>
        </w:trPr>
        <w:tc>
          <w:tcPr>
            <w:tcW w:w="5332" w:type="dxa"/>
          </w:tcPr>
          <w:p w14:paraId="3FB6642B" w14:textId="77777777" w:rsidR="00BB4C49" w:rsidRDefault="00DC0BFC">
            <w:pPr>
              <w:pStyle w:val="TableParagraph"/>
              <w:tabs>
                <w:tab w:val="right" w:pos="4892"/>
              </w:tabs>
              <w:spacing w:line="214" w:lineRule="exact"/>
              <w:ind w:left="100"/>
              <w:jc w:val="left"/>
              <w:rPr>
                <w:sz w:val="20"/>
              </w:rPr>
            </w:pPr>
            <w:r>
              <w:rPr>
                <w:sz w:val="20"/>
              </w:rPr>
              <w:t>Expert</w:t>
            </w:r>
            <w:r>
              <w:rPr>
                <w:spacing w:val="11"/>
                <w:sz w:val="20"/>
              </w:rPr>
              <w:t xml:space="preserve"> </w:t>
            </w:r>
            <w:r>
              <w:rPr>
                <w:sz w:val="20"/>
              </w:rPr>
              <w:t>Systems</w:t>
            </w:r>
            <w:r>
              <w:rPr>
                <w:spacing w:val="11"/>
                <w:sz w:val="20"/>
              </w:rPr>
              <w:t xml:space="preserve"> </w:t>
            </w:r>
            <w:r>
              <w:rPr>
                <w:sz w:val="20"/>
              </w:rPr>
              <w:t>With</w:t>
            </w:r>
            <w:r>
              <w:rPr>
                <w:spacing w:val="11"/>
                <w:sz w:val="20"/>
              </w:rPr>
              <w:t xml:space="preserve"> </w:t>
            </w:r>
            <w:r>
              <w:rPr>
                <w:sz w:val="20"/>
              </w:rPr>
              <w:t>Applications</w:t>
            </w:r>
            <w:r>
              <w:rPr>
                <w:rFonts w:ascii="Times New Roman"/>
                <w:sz w:val="20"/>
              </w:rPr>
              <w:tab/>
            </w:r>
            <w:r>
              <w:rPr>
                <w:sz w:val="20"/>
              </w:rPr>
              <w:t>1061</w:t>
            </w:r>
          </w:p>
        </w:tc>
        <w:tc>
          <w:tcPr>
            <w:tcW w:w="1239" w:type="dxa"/>
          </w:tcPr>
          <w:p w14:paraId="532D986A" w14:textId="77777777" w:rsidR="00BB4C49" w:rsidRDefault="00DC0BFC">
            <w:pPr>
              <w:pStyle w:val="TableParagraph"/>
              <w:spacing w:line="214" w:lineRule="exact"/>
              <w:ind w:left="78" w:right="28"/>
              <w:rPr>
                <w:sz w:val="20"/>
              </w:rPr>
            </w:pPr>
            <w:r>
              <w:rPr>
                <w:sz w:val="20"/>
              </w:rPr>
              <w:t>22</w:t>
            </w:r>
          </w:p>
        </w:tc>
        <w:tc>
          <w:tcPr>
            <w:tcW w:w="100" w:type="dxa"/>
          </w:tcPr>
          <w:p w14:paraId="173D0FB3" w14:textId="77777777" w:rsidR="00BB4C49" w:rsidRDefault="00BB4C49">
            <w:pPr>
              <w:pStyle w:val="TableParagraph"/>
              <w:spacing w:line="240" w:lineRule="auto"/>
              <w:jc w:val="left"/>
              <w:rPr>
                <w:rFonts w:ascii="Times New Roman"/>
                <w:sz w:val="16"/>
              </w:rPr>
            </w:pPr>
          </w:p>
        </w:tc>
        <w:tc>
          <w:tcPr>
            <w:tcW w:w="1375" w:type="dxa"/>
          </w:tcPr>
          <w:p w14:paraId="1C8FFCCD" w14:textId="77777777" w:rsidR="00BB4C49" w:rsidRDefault="00DC0BFC">
            <w:pPr>
              <w:pStyle w:val="TableParagraph"/>
              <w:spacing w:line="214" w:lineRule="exact"/>
              <w:ind w:left="122" w:right="120"/>
              <w:rPr>
                <w:sz w:val="20"/>
              </w:rPr>
            </w:pPr>
            <w:r>
              <w:rPr>
                <w:sz w:val="20"/>
              </w:rPr>
              <w:t>10</w:t>
            </w:r>
          </w:p>
        </w:tc>
        <w:tc>
          <w:tcPr>
            <w:tcW w:w="1247" w:type="dxa"/>
          </w:tcPr>
          <w:p w14:paraId="5AE215D8" w14:textId="77777777" w:rsidR="00BB4C49" w:rsidRDefault="00DC0BFC">
            <w:pPr>
              <w:pStyle w:val="TableParagraph"/>
              <w:spacing w:line="214" w:lineRule="exact"/>
              <w:ind w:left="151"/>
              <w:jc w:val="left"/>
              <w:rPr>
                <w:sz w:val="20"/>
              </w:rPr>
            </w:pPr>
            <w:r>
              <w:rPr>
                <w:sz w:val="20"/>
              </w:rPr>
              <w:t>2200</w:t>
            </w:r>
          </w:p>
        </w:tc>
      </w:tr>
      <w:tr w:rsidR="00BB4C49" w14:paraId="6BEC05A8" w14:textId="77777777">
        <w:trPr>
          <w:trHeight w:val="234"/>
        </w:trPr>
        <w:tc>
          <w:tcPr>
            <w:tcW w:w="5332" w:type="dxa"/>
          </w:tcPr>
          <w:p w14:paraId="225AAC0B" w14:textId="77777777" w:rsidR="00BB4C49" w:rsidRDefault="00DC0BFC">
            <w:pPr>
              <w:pStyle w:val="TableParagraph"/>
              <w:tabs>
                <w:tab w:val="right" w:pos="4892"/>
              </w:tabs>
              <w:spacing w:line="214" w:lineRule="exact"/>
              <w:ind w:left="100"/>
              <w:jc w:val="left"/>
              <w:rPr>
                <w:sz w:val="20"/>
              </w:rPr>
            </w:pPr>
            <w:r>
              <w:rPr>
                <w:sz w:val="20"/>
              </w:rPr>
              <w:t>Food</w:t>
            </w:r>
            <w:r>
              <w:rPr>
                <w:spacing w:val="13"/>
                <w:sz w:val="20"/>
              </w:rPr>
              <w:t xml:space="preserve"> </w:t>
            </w:r>
            <w:r>
              <w:rPr>
                <w:sz w:val="20"/>
              </w:rPr>
              <w:t>Chemistry</w:t>
            </w:r>
            <w:r>
              <w:rPr>
                <w:rFonts w:ascii="Times New Roman"/>
                <w:sz w:val="20"/>
              </w:rPr>
              <w:tab/>
            </w:r>
            <w:r>
              <w:rPr>
                <w:sz w:val="20"/>
              </w:rPr>
              <w:t>2992</w:t>
            </w:r>
          </w:p>
        </w:tc>
        <w:tc>
          <w:tcPr>
            <w:tcW w:w="1239" w:type="dxa"/>
          </w:tcPr>
          <w:p w14:paraId="0B86EC41" w14:textId="77777777" w:rsidR="00BB4C49" w:rsidRDefault="00DC0BFC">
            <w:pPr>
              <w:pStyle w:val="TableParagraph"/>
              <w:spacing w:line="214" w:lineRule="exact"/>
              <w:ind w:left="78" w:right="28"/>
              <w:rPr>
                <w:sz w:val="20"/>
              </w:rPr>
            </w:pPr>
            <w:r>
              <w:rPr>
                <w:sz w:val="20"/>
              </w:rPr>
              <w:t>49</w:t>
            </w:r>
          </w:p>
        </w:tc>
        <w:tc>
          <w:tcPr>
            <w:tcW w:w="100" w:type="dxa"/>
          </w:tcPr>
          <w:p w14:paraId="52222D50" w14:textId="77777777" w:rsidR="00BB4C49" w:rsidRDefault="00BB4C49">
            <w:pPr>
              <w:pStyle w:val="TableParagraph"/>
              <w:spacing w:line="240" w:lineRule="auto"/>
              <w:jc w:val="left"/>
              <w:rPr>
                <w:rFonts w:ascii="Times New Roman"/>
                <w:sz w:val="16"/>
              </w:rPr>
            </w:pPr>
          </w:p>
        </w:tc>
        <w:tc>
          <w:tcPr>
            <w:tcW w:w="1375" w:type="dxa"/>
          </w:tcPr>
          <w:p w14:paraId="04313CA5" w14:textId="77777777" w:rsidR="00BB4C49" w:rsidRDefault="00DC0BFC">
            <w:pPr>
              <w:pStyle w:val="TableParagraph"/>
              <w:spacing w:line="214" w:lineRule="exact"/>
              <w:ind w:left="122" w:right="120"/>
              <w:rPr>
                <w:sz w:val="20"/>
              </w:rPr>
            </w:pPr>
            <w:r>
              <w:rPr>
                <w:sz w:val="20"/>
              </w:rPr>
              <w:t>44</w:t>
            </w:r>
          </w:p>
        </w:tc>
        <w:tc>
          <w:tcPr>
            <w:tcW w:w="1247" w:type="dxa"/>
          </w:tcPr>
          <w:p w14:paraId="6FF02C9A" w14:textId="77777777" w:rsidR="00BB4C49" w:rsidRDefault="00DC0BFC">
            <w:pPr>
              <w:pStyle w:val="TableParagraph"/>
              <w:spacing w:line="214" w:lineRule="exact"/>
              <w:ind w:left="151"/>
              <w:jc w:val="left"/>
              <w:rPr>
                <w:sz w:val="20"/>
              </w:rPr>
            </w:pPr>
            <w:r>
              <w:rPr>
                <w:sz w:val="20"/>
              </w:rPr>
              <w:t>2800</w:t>
            </w:r>
          </w:p>
        </w:tc>
      </w:tr>
      <w:tr w:rsidR="00BB4C49" w14:paraId="2E6B809C" w14:textId="77777777">
        <w:trPr>
          <w:trHeight w:val="234"/>
        </w:trPr>
        <w:tc>
          <w:tcPr>
            <w:tcW w:w="5332" w:type="dxa"/>
          </w:tcPr>
          <w:p w14:paraId="58A1E5A8" w14:textId="77777777" w:rsidR="00BB4C49" w:rsidRDefault="00DC0BFC">
            <w:pPr>
              <w:pStyle w:val="TableParagraph"/>
              <w:tabs>
                <w:tab w:val="right" w:pos="4892"/>
              </w:tabs>
              <w:spacing w:line="214" w:lineRule="exact"/>
              <w:ind w:left="100"/>
              <w:jc w:val="left"/>
              <w:rPr>
                <w:sz w:val="20"/>
              </w:rPr>
            </w:pPr>
            <w:r>
              <w:rPr>
                <w:sz w:val="20"/>
              </w:rPr>
              <w:t>Gene</w:t>
            </w:r>
            <w:r>
              <w:rPr>
                <w:rFonts w:ascii="Times New Roman"/>
                <w:sz w:val="20"/>
              </w:rPr>
              <w:tab/>
            </w:r>
            <w:r>
              <w:rPr>
                <w:sz w:val="20"/>
              </w:rPr>
              <w:t>1079</w:t>
            </w:r>
          </w:p>
        </w:tc>
        <w:tc>
          <w:tcPr>
            <w:tcW w:w="1239" w:type="dxa"/>
          </w:tcPr>
          <w:p w14:paraId="55F43FF6" w14:textId="77777777" w:rsidR="00BB4C49" w:rsidRDefault="00DC0BFC">
            <w:pPr>
              <w:pStyle w:val="TableParagraph"/>
              <w:spacing w:line="214" w:lineRule="exact"/>
              <w:ind w:left="78" w:right="28"/>
              <w:rPr>
                <w:sz w:val="20"/>
              </w:rPr>
            </w:pPr>
            <w:r>
              <w:rPr>
                <w:sz w:val="20"/>
              </w:rPr>
              <w:t>14</w:t>
            </w:r>
          </w:p>
        </w:tc>
        <w:tc>
          <w:tcPr>
            <w:tcW w:w="100" w:type="dxa"/>
          </w:tcPr>
          <w:p w14:paraId="1646A9B8" w14:textId="77777777" w:rsidR="00BB4C49" w:rsidRDefault="00BB4C49">
            <w:pPr>
              <w:pStyle w:val="TableParagraph"/>
              <w:spacing w:line="240" w:lineRule="auto"/>
              <w:jc w:val="left"/>
              <w:rPr>
                <w:rFonts w:ascii="Times New Roman"/>
                <w:sz w:val="16"/>
              </w:rPr>
            </w:pPr>
          </w:p>
        </w:tc>
        <w:tc>
          <w:tcPr>
            <w:tcW w:w="1375" w:type="dxa"/>
          </w:tcPr>
          <w:p w14:paraId="2FE9BA28" w14:textId="77777777" w:rsidR="00BB4C49" w:rsidRDefault="00DC0BFC">
            <w:pPr>
              <w:pStyle w:val="TableParagraph"/>
              <w:spacing w:line="214" w:lineRule="exact"/>
              <w:ind w:left="122" w:right="120"/>
              <w:rPr>
                <w:sz w:val="20"/>
              </w:rPr>
            </w:pPr>
            <w:r>
              <w:rPr>
                <w:sz w:val="20"/>
              </w:rPr>
              <w:t>21</w:t>
            </w:r>
          </w:p>
        </w:tc>
        <w:tc>
          <w:tcPr>
            <w:tcW w:w="1247" w:type="dxa"/>
          </w:tcPr>
          <w:p w14:paraId="349760DB" w14:textId="77777777" w:rsidR="00BB4C49" w:rsidRDefault="00DC0BFC">
            <w:pPr>
              <w:pStyle w:val="TableParagraph"/>
              <w:spacing w:line="214" w:lineRule="exact"/>
              <w:ind w:left="151"/>
              <w:jc w:val="left"/>
              <w:rPr>
                <w:sz w:val="20"/>
              </w:rPr>
            </w:pPr>
            <w:r>
              <w:rPr>
                <w:sz w:val="20"/>
              </w:rPr>
              <w:t>3400</w:t>
            </w:r>
          </w:p>
        </w:tc>
      </w:tr>
      <w:tr w:rsidR="00BB4C49" w14:paraId="1134BF2C" w14:textId="77777777">
        <w:trPr>
          <w:trHeight w:val="234"/>
        </w:trPr>
        <w:tc>
          <w:tcPr>
            <w:tcW w:w="5332" w:type="dxa"/>
          </w:tcPr>
          <w:p w14:paraId="6D31AC59" w14:textId="77777777" w:rsidR="00BB4C49" w:rsidRDefault="00DC0BFC">
            <w:pPr>
              <w:pStyle w:val="TableParagraph"/>
              <w:tabs>
                <w:tab w:val="right" w:pos="4892"/>
              </w:tabs>
              <w:spacing w:line="214" w:lineRule="exact"/>
              <w:ind w:left="100"/>
              <w:jc w:val="left"/>
              <w:rPr>
                <w:sz w:val="20"/>
              </w:rPr>
            </w:pPr>
            <w:r>
              <w:rPr>
                <w:w w:val="105"/>
                <w:sz w:val="20"/>
              </w:rPr>
              <w:t>International</w:t>
            </w:r>
            <w:r>
              <w:rPr>
                <w:spacing w:val="3"/>
                <w:w w:val="105"/>
                <w:sz w:val="20"/>
              </w:rPr>
              <w:t xml:space="preserve"> </w:t>
            </w:r>
            <w:r>
              <w:rPr>
                <w:w w:val="120"/>
                <w:sz w:val="20"/>
              </w:rPr>
              <w:t>J</w:t>
            </w:r>
            <w:r>
              <w:rPr>
                <w:spacing w:val="-3"/>
                <w:w w:val="120"/>
                <w:sz w:val="20"/>
              </w:rPr>
              <w:t xml:space="preserve"> </w:t>
            </w:r>
            <w:r>
              <w:rPr>
                <w:w w:val="105"/>
                <w:sz w:val="20"/>
              </w:rPr>
              <w:t>of</w:t>
            </w:r>
            <w:r>
              <w:rPr>
                <w:spacing w:val="4"/>
                <w:w w:val="105"/>
                <w:sz w:val="20"/>
              </w:rPr>
              <w:t xml:space="preserve"> </w:t>
            </w:r>
            <w:r>
              <w:rPr>
                <w:w w:val="105"/>
                <w:sz w:val="20"/>
              </w:rPr>
              <w:t>Pharmaceutics</w:t>
            </w:r>
            <w:r>
              <w:rPr>
                <w:rFonts w:ascii="Times New Roman"/>
                <w:w w:val="105"/>
                <w:sz w:val="20"/>
              </w:rPr>
              <w:tab/>
            </w:r>
            <w:r>
              <w:rPr>
                <w:w w:val="105"/>
                <w:sz w:val="20"/>
              </w:rPr>
              <w:t>1291</w:t>
            </w:r>
          </w:p>
        </w:tc>
        <w:tc>
          <w:tcPr>
            <w:tcW w:w="1239" w:type="dxa"/>
          </w:tcPr>
          <w:p w14:paraId="25ADBDB5" w14:textId="77777777" w:rsidR="00BB4C49" w:rsidRDefault="00DC0BFC">
            <w:pPr>
              <w:pStyle w:val="TableParagraph"/>
              <w:spacing w:line="214" w:lineRule="exact"/>
              <w:ind w:left="78" w:right="28"/>
              <w:rPr>
                <w:sz w:val="20"/>
              </w:rPr>
            </w:pPr>
            <w:r>
              <w:rPr>
                <w:sz w:val="20"/>
              </w:rPr>
              <w:t>36</w:t>
            </w:r>
          </w:p>
        </w:tc>
        <w:tc>
          <w:tcPr>
            <w:tcW w:w="100" w:type="dxa"/>
          </w:tcPr>
          <w:p w14:paraId="15538779" w14:textId="77777777" w:rsidR="00BB4C49" w:rsidRDefault="00BB4C49">
            <w:pPr>
              <w:pStyle w:val="TableParagraph"/>
              <w:spacing w:line="240" w:lineRule="auto"/>
              <w:jc w:val="left"/>
              <w:rPr>
                <w:rFonts w:ascii="Times New Roman"/>
                <w:sz w:val="16"/>
              </w:rPr>
            </w:pPr>
          </w:p>
        </w:tc>
        <w:tc>
          <w:tcPr>
            <w:tcW w:w="1375" w:type="dxa"/>
          </w:tcPr>
          <w:p w14:paraId="4080E1B5" w14:textId="77777777" w:rsidR="00BB4C49" w:rsidRDefault="00DC0BFC">
            <w:pPr>
              <w:pStyle w:val="TableParagraph"/>
              <w:spacing w:line="214" w:lineRule="exact"/>
              <w:ind w:left="122" w:right="120"/>
              <w:rPr>
                <w:sz w:val="20"/>
              </w:rPr>
            </w:pPr>
            <w:r>
              <w:rPr>
                <w:sz w:val="20"/>
              </w:rPr>
              <w:t>38</w:t>
            </w:r>
          </w:p>
        </w:tc>
        <w:tc>
          <w:tcPr>
            <w:tcW w:w="1247" w:type="dxa"/>
          </w:tcPr>
          <w:p w14:paraId="2B5FB1CD" w14:textId="77777777" w:rsidR="00BB4C49" w:rsidRDefault="00DC0BFC">
            <w:pPr>
              <w:pStyle w:val="TableParagraph"/>
              <w:spacing w:line="214" w:lineRule="exact"/>
              <w:ind w:left="151"/>
              <w:jc w:val="left"/>
              <w:rPr>
                <w:sz w:val="20"/>
              </w:rPr>
            </w:pPr>
            <w:r>
              <w:rPr>
                <w:sz w:val="20"/>
              </w:rPr>
              <w:t>3700</w:t>
            </w:r>
          </w:p>
        </w:tc>
      </w:tr>
      <w:tr w:rsidR="00BB4C49" w14:paraId="5237D4CC" w14:textId="77777777">
        <w:trPr>
          <w:trHeight w:val="234"/>
        </w:trPr>
        <w:tc>
          <w:tcPr>
            <w:tcW w:w="5332" w:type="dxa"/>
          </w:tcPr>
          <w:p w14:paraId="2F96A937" w14:textId="77777777" w:rsidR="00BB4C49" w:rsidRDefault="00DC0BFC">
            <w:pPr>
              <w:pStyle w:val="TableParagraph"/>
              <w:tabs>
                <w:tab w:val="right" w:pos="4843"/>
              </w:tabs>
              <w:spacing w:line="214" w:lineRule="exact"/>
              <w:ind w:left="100"/>
              <w:jc w:val="left"/>
              <w:rPr>
                <w:sz w:val="20"/>
              </w:rPr>
            </w:pPr>
            <w:r>
              <w:rPr>
                <w:w w:val="125"/>
                <w:sz w:val="20"/>
              </w:rPr>
              <w:t>J</w:t>
            </w:r>
            <w:r>
              <w:rPr>
                <w:spacing w:val="-2"/>
                <w:w w:val="125"/>
                <w:sz w:val="20"/>
              </w:rPr>
              <w:t xml:space="preserve"> </w:t>
            </w:r>
            <w:r>
              <w:rPr>
                <w:w w:val="105"/>
                <w:sz w:val="20"/>
              </w:rPr>
              <w:t>of</w:t>
            </w:r>
            <w:r>
              <w:rPr>
                <w:spacing w:val="8"/>
                <w:w w:val="105"/>
                <w:sz w:val="20"/>
              </w:rPr>
              <w:t xml:space="preserve"> </w:t>
            </w:r>
            <w:r>
              <w:rPr>
                <w:w w:val="105"/>
                <w:sz w:val="20"/>
              </w:rPr>
              <w:t>Asian</w:t>
            </w:r>
            <w:r>
              <w:rPr>
                <w:spacing w:val="8"/>
                <w:w w:val="105"/>
                <w:sz w:val="20"/>
              </w:rPr>
              <w:t xml:space="preserve"> </w:t>
            </w:r>
            <w:r>
              <w:rPr>
                <w:w w:val="105"/>
                <w:sz w:val="20"/>
              </w:rPr>
              <w:t>Earth</w:t>
            </w:r>
            <w:r>
              <w:rPr>
                <w:spacing w:val="8"/>
                <w:w w:val="105"/>
                <w:sz w:val="20"/>
              </w:rPr>
              <w:t xml:space="preserve"> </w:t>
            </w:r>
            <w:r>
              <w:rPr>
                <w:w w:val="105"/>
                <w:sz w:val="20"/>
              </w:rPr>
              <w:t>Sciences</w:t>
            </w:r>
            <w:r>
              <w:rPr>
                <w:rFonts w:ascii="Times New Roman"/>
                <w:w w:val="105"/>
                <w:sz w:val="20"/>
              </w:rPr>
              <w:tab/>
            </w:r>
            <w:r>
              <w:rPr>
                <w:w w:val="105"/>
                <w:sz w:val="20"/>
              </w:rPr>
              <w:t>595</w:t>
            </w:r>
          </w:p>
        </w:tc>
        <w:tc>
          <w:tcPr>
            <w:tcW w:w="1239" w:type="dxa"/>
          </w:tcPr>
          <w:p w14:paraId="41E67F98" w14:textId="77777777" w:rsidR="00BB4C49" w:rsidRDefault="00DC0BFC">
            <w:pPr>
              <w:pStyle w:val="TableParagraph"/>
              <w:spacing w:line="214" w:lineRule="exact"/>
              <w:ind w:left="50"/>
              <w:rPr>
                <w:sz w:val="20"/>
              </w:rPr>
            </w:pPr>
            <w:r>
              <w:rPr>
                <w:w w:val="98"/>
                <w:sz w:val="20"/>
              </w:rPr>
              <w:t>6</w:t>
            </w:r>
          </w:p>
        </w:tc>
        <w:tc>
          <w:tcPr>
            <w:tcW w:w="100" w:type="dxa"/>
          </w:tcPr>
          <w:p w14:paraId="42B9B12D" w14:textId="77777777" w:rsidR="00BB4C49" w:rsidRDefault="00BB4C49">
            <w:pPr>
              <w:pStyle w:val="TableParagraph"/>
              <w:spacing w:line="240" w:lineRule="auto"/>
              <w:jc w:val="left"/>
              <w:rPr>
                <w:rFonts w:ascii="Times New Roman"/>
                <w:sz w:val="16"/>
              </w:rPr>
            </w:pPr>
          </w:p>
        </w:tc>
        <w:tc>
          <w:tcPr>
            <w:tcW w:w="1375" w:type="dxa"/>
          </w:tcPr>
          <w:p w14:paraId="68CEE5B6" w14:textId="77777777" w:rsidR="00BB4C49" w:rsidRDefault="00DC0BFC">
            <w:pPr>
              <w:pStyle w:val="TableParagraph"/>
              <w:spacing w:line="214" w:lineRule="exact"/>
              <w:ind w:left="122" w:right="120"/>
              <w:rPr>
                <w:sz w:val="20"/>
              </w:rPr>
            </w:pPr>
            <w:r>
              <w:rPr>
                <w:sz w:val="20"/>
              </w:rPr>
              <w:t>10</w:t>
            </w:r>
          </w:p>
        </w:tc>
        <w:tc>
          <w:tcPr>
            <w:tcW w:w="1247" w:type="dxa"/>
          </w:tcPr>
          <w:p w14:paraId="644F5334" w14:textId="77777777" w:rsidR="00BB4C49" w:rsidRDefault="00DC0BFC">
            <w:pPr>
              <w:pStyle w:val="TableParagraph"/>
              <w:spacing w:line="214" w:lineRule="exact"/>
              <w:ind w:left="151"/>
              <w:jc w:val="left"/>
              <w:rPr>
                <w:sz w:val="20"/>
              </w:rPr>
            </w:pPr>
            <w:r>
              <w:rPr>
                <w:sz w:val="20"/>
              </w:rPr>
              <w:t>2600</w:t>
            </w:r>
          </w:p>
        </w:tc>
      </w:tr>
      <w:tr w:rsidR="00BB4C49" w14:paraId="11C3B033" w14:textId="77777777">
        <w:trPr>
          <w:trHeight w:val="234"/>
        </w:trPr>
        <w:tc>
          <w:tcPr>
            <w:tcW w:w="5332" w:type="dxa"/>
          </w:tcPr>
          <w:p w14:paraId="42EB66F5" w14:textId="77777777" w:rsidR="00BB4C49" w:rsidRDefault="00DC0BFC">
            <w:pPr>
              <w:pStyle w:val="TableParagraph"/>
              <w:tabs>
                <w:tab w:val="right" w:pos="4843"/>
              </w:tabs>
              <w:spacing w:line="214" w:lineRule="exact"/>
              <w:ind w:left="100"/>
              <w:jc w:val="left"/>
              <w:rPr>
                <w:sz w:val="20"/>
              </w:rPr>
            </w:pPr>
            <w:r>
              <w:rPr>
                <w:w w:val="120"/>
                <w:sz w:val="20"/>
              </w:rPr>
              <w:t>J</w:t>
            </w:r>
            <w:r>
              <w:rPr>
                <w:spacing w:val="-2"/>
                <w:w w:val="120"/>
                <w:sz w:val="20"/>
              </w:rPr>
              <w:t xml:space="preserve"> </w:t>
            </w:r>
            <w:r>
              <w:rPr>
                <w:w w:val="105"/>
                <w:sz w:val="20"/>
              </w:rPr>
              <w:t>of</w:t>
            </w:r>
            <w:r>
              <w:rPr>
                <w:spacing w:val="7"/>
                <w:w w:val="105"/>
                <w:sz w:val="20"/>
              </w:rPr>
              <w:t xml:space="preserve"> </w:t>
            </w:r>
            <w:r>
              <w:rPr>
                <w:w w:val="105"/>
                <w:sz w:val="20"/>
              </w:rPr>
              <w:t>Biomedical</w:t>
            </w:r>
            <w:r>
              <w:rPr>
                <w:spacing w:val="6"/>
                <w:w w:val="105"/>
                <w:sz w:val="20"/>
              </w:rPr>
              <w:t xml:space="preserve"> </w:t>
            </w:r>
            <w:r>
              <w:rPr>
                <w:w w:val="105"/>
                <w:sz w:val="20"/>
              </w:rPr>
              <w:t>Informatics</w:t>
            </w:r>
            <w:r>
              <w:rPr>
                <w:rFonts w:ascii="Times New Roman"/>
                <w:w w:val="105"/>
                <w:sz w:val="20"/>
              </w:rPr>
              <w:tab/>
            </w:r>
            <w:r>
              <w:rPr>
                <w:w w:val="105"/>
                <w:sz w:val="20"/>
              </w:rPr>
              <w:t>108</w:t>
            </w:r>
          </w:p>
        </w:tc>
        <w:tc>
          <w:tcPr>
            <w:tcW w:w="1239" w:type="dxa"/>
          </w:tcPr>
          <w:p w14:paraId="5BD99E78" w14:textId="77777777" w:rsidR="00BB4C49" w:rsidRDefault="00DC0BFC">
            <w:pPr>
              <w:pStyle w:val="TableParagraph"/>
              <w:spacing w:line="214" w:lineRule="exact"/>
              <w:ind w:left="78" w:right="28"/>
              <w:rPr>
                <w:sz w:val="20"/>
              </w:rPr>
            </w:pPr>
            <w:r>
              <w:rPr>
                <w:sz w:val="20"/>
              </w:rPr>
              <w:t>132</w:t>
            </w:r>
          </w:p>
        </w:tc>
        <w:tc>
          <w:tcPr>
            <w:tcW w:w="100" w:type="dxa"/>
          </w:tcPr>
          <w:p w14:paraId="46A136CA" w14:textId="77777777" w:rsidR="00BB4C49" w:rsidRDefault="00BB4C49">
            <w:pPr>
              <w:pStyle w:val="TableParagraph"/>
              <w:spacing w:line="240" w:lineRule="auto"/>
              <w:jc w:val="left"/>
              <w:rPr>
                <w:rFonts w:ascii="Times New Roman"/>
                <w:sz w:val="16"/>
              </w:rPr>
            </w:pPr>
          </w:p>
        </w:tc>
        <w:tc>
          <w:tcPr>
            <w:tcW w:w="1375" w:type="dxa"/>
          </w:tcPr>
          <w:p w14:paraId="31BFAB04" w14:textId="77777777" w:rsidR="00BB4C49" w:rsidRDefault="00DC0BFC">
            <w:pPr>
              <w:pStyle w:val="TableParagraph"/>
              <w:spacing w:line="214" w:lineRule="exact"/>
              <w:ind w:left="122" w:right="120"/>
              <w:rPr>
                <w:sz w:val="20"/>
              </w:rPr>
            </w:pPr>
            <w:r>
              <w:rPr>
                <w:sz w:val="20"/>
              </w:rPr>
              <w:t>15</w:t>
            </w:r>
          </w:p>
        </w:tc>
        <w:tc>
          <w:tcPr>
            <w:tcW w:w="1247" w:type="dxa"/>
          </w:tcPr>
          <w:p w14:paraId="211084CF" w14:textId="77777777" w:rsidR="00BB4C49" w:rsidRDefault="00DC0BFC">
            <w:pPr>
              <w:pStyle w:val="TableParagraph"/>
              <w:spacing w:line="214" w:lineRule="exact"/>
              <w:ind w:left="151"/>
              <w:jc w:val="left"/>
              <w:rPr>
                <w:sz w:val="20"/>
              </w:rPr>
            </w:pPr>
            <w:r>
              <w:rPr>
                <w:sz w:val="20"/>
              </w:rPr>
              <w:t>2350</w:t>
            </w:r>
          </w:p>
        </w:tc>
      </w:tr>
      <w:tr w:rsidR="00BB4C49" w14:paraId="0EEBBC67" w14:textId="77777777">
        <w:trPr>
          <w:trHeight w:val="234"/>
        </w:trPr>
        <w:tc>
          <w:tcPr>
            <w:tcW w:w="5332" w:type="dxa"/>
          </w:tcPr>
          <w:p w14:paraId="1B4B5472" w14:textId="77777777" w:rsidR="00BB4C49" w:rsidRDefault="00DC0BFC">
            <w:pPr>
              <w:pStyle w:val="TableParagraph"/>
              <w:tabs>
                <w:tab w:val="right" w:pos="4843"/>
              </w:tabs>
              <w:spacing w:line="214" w:lineRule="exact"/>
              <w:ind w:left="100"/>
              <w:jc w:val="left"/>
              <w:rPr>
                <w:sz w:val="20"/>
              </w:rPr>
            </w:pPr>
            <w:r>
              <w:rPr>
                <w:w w:val="120"/>
                <w:sz w:val="20"/>
              </w:rPr>
              <w:t>J</w:t>
            </w:r>
            <w:r>
              <w:rPr>
                <w:spacing w:val="1"/>
                <w:w w:val="120"/>
                <w:sz w:val="20"/>
              </w:rPr>
              <w:t xml:space="preserve"> </w:t>
            </w:r>
            <w:r>
              <w:rPr>
                <w:w w:val="105"/>
                <w:sz w:val="20"/>
              </w:rPr>
              <w:t>of</w:t>
            </w:r>
            <w:r>
              <w:rPr>
                <w:spacing w:val="9"/>
                <w:w w:val="105"/>
                <w:sz w:val="20"/>
              </w:rPr>
              <w:t xml:space="preserve"> </w:t>
            </w:r>
            <w:r>
              <w:rPr>
                <w:w w:val="105"/>
                <w:sz w:val="20"/>
              </w:rPr>
              <w:t>Biotechnology</w:t>
            </w:r>
            <w:r>
              <w:rPr>
                <w:rFonts w:ascii="Times New Roman"/>
                <w:w w:val="105"/>
                <w:sz w:val="20"/>
              </w:rPr>
              <w:tab/>
            </w:r>
            <w:r>
              <w:rPr>
                <w:w w:val="105"/>
                <w:sz w:val="20"/>
              </w:rPr>
              <w:t>301</w:t>
            </w:r>
          </w:p>
        </w:tc>
        <w:tc>
          <w:tcPr>
            <w:tcW w:w="1239" w:type="dxa"/>
          </w:tcPr>
          <w:p w14:paraId="33F34A91" w14:textId="77777777" w:rsidR="00BB4C49" w:rsidRDefault="00DC0BFC">
            <w:pPr>
              <w:pStyle w:val="TableParagraph"/>
              <w:spacing w:line="214" w:lineRule="exact"/>
              <w:ind w:left="78" w:right="28"/>
              <w:rPr>
                <w:sz w:val="20"/>
              </w:rPr>
            </w:pPr>
            <w:r>
              <w:rPr>
                <w:sz w:val="20"/>
              </w:rPr>
              <w:t>16</w:t>
            </w:r>
          </w:p>
        </w:tc>
        <w:tc>
          <w:tcPr>
            <w:tcW w:w="100" w:type="dxa"/>
          </w:tcPr>
          <w:p w14:paraId="17807C83" w14:textId="77777777" w:rsidR="00BB4C49" w:rsidRDefault="00BB4C49">
            <w:pPr>
              <w:pStyle w:val="TableParagraph"/>
              <w:spacing w:line="240" w:lineRule="auto"/>
              <w:jc w:val="left"/>
              <w:rPr>
                <w:rFonts w:ascii="Times New Roman"/>
                <w:sz w:val="16"/>
              </w:rPr>
            </w:pPr>
          </w:p>
        </w:tc>
        <w:tc>
          <w:tcPr>
            <w:tcW w:w="1375" w:type="dxa"/>
          </w:tcPr>
          <w:p w14:paraId="37356D48" w14:textId="77777777" w:rsidR="00BB4C49" w:rsidRDefault="00DC0BFC">
            <w:pPr>
              <w:pStyle w:val="TableParagraph"/>
              <w:spacing w:line="214" w:lineRule="exact"/>
              <w:ind w:left="122" w:right="120"/>
              <w:rPr>
                <w:sz w:val="20"/>
              </w:rPr>
            </w:pPr>
            <w:r>
              <w:rPr>
                <w:sz w:val="20"/>
              </w:rPr>
              <w:t>10</w:t>
            </w:r>
          </w:p>
        </w:tc>
        <w:tc>
          <w:tcPr>
            <w:tcW w:w="1247" w:type="dxa"/>
          </w:tcPr>
          <w:p w14:paraId="17AE25C5" w14:textId="77777777" w:rsidR="00BB4C49" w:rsidRDefault="00DC0BFC">
            <w:pPr>
              <w:pStyle w:val="TableParagraph"/>
              <w:spacing w:line="214" w:lineRule="exact"/>
              <w:ind w:left="152"/>
              <w:jc w:val="left"/>
              <w:rPr>
                <w:sz w:val="20"/>
              </w:rPr>
            </w:pPr>
            <w:r>
              <w:rPr>
                <w:sz w:val="20"/>
              </w:rPr>
              <w:t>2820</w:t>
            </w:r>
          </w:p>
        </w:tc>
      </w:tr>
      <w:tr w:rsidR="00BB4C49" w14:paraId="0192792A" w14:textId="77777777">
        <w:trPr>
          <w:trHeight w:val="234"/>
        </w:trPr>
        <w:tc>
          <w:tcPr>
            <w:tcW w:w="5332" w:type="dxa"/>
          </w:tcPr>
          <w:p w14:paraId="04A779FD" w14:textId="77777777" w:rsidR="00BB4C49" w:rsidRDefault="00DC0BFC">
            <w:pPr>
              <w:pStyle w:val="TableParagraph"/>
              <w:tabs>
                <w:tab w:val="right" w:pos="4843"/>
              </w:tabs>
              <w:spacing w:line="214" w:lineRule="exact"/>
              <w:ind w:left="100"/>
              <w:jc w:val="left"/>
              <w:rPr>
                <w:sz w:val="20"/>
              </w:rPr>
            </w:pPr>
            <w:r>
              <w:rPr>
                <w:w w:val="120"/>
                <w:sz w:val="20"/>
              </w:rPr>
              <w:t>J</w:t>
            </w:r>
            <w:r>
              <w:rPr>
                <w:spacing w:val="-2"/>
                <w:w w:val="120"/>
                <w:sz w:val="20"/>
              </w:rPr>
              <w:t xml:space="preserve"> </w:t>
            </w:r>
            <w:r>
              <w:rPr>
                <w:w w:val="105"/>
                <w:sz w:val="20"/>
              </w:rPr>
              <w:t>of</w:t>
            </w:r>
            <w:r>
              <w:rPr>
                <w:spacing w:val="7"/>
                <w:w w:val="105"/>
                <w:sz w:val="20"/>
              </w:rPr>
              <w:t xml:space="preserve"> </w:t>
            </w:r>
            <w:r>
              <w:rPr>
                <w:w w:val="105"/>
                <w:sz w:val="20"/>
              </w:rPr>
              <w:t>Computational</w:t>
            </w:r>
            <w:r>
              <w:rPr>
                <w:spacing w:val="6"/>
                <w:w w:val="105"/>
                <w:sz w:val="20"/>
              </w:rPr>
              <w:t xml:space="preserve"> </w:t>
            </w:r>
            <w:r>
              <w:rPr>
                <w:w w:val="105"/>
                <w:sz w:val="20"/>
              </w:rPr>
              <w:t>Physics</w:t>
            </w:r>
            <w:r>
              <w:rPr>
                <w:rFonts w:ascii="Times New Roman"/>
                <w:w w:val="105"/>
                <w:sz w:val="20"/>
              </w:rPr>
              <w:tab/>
            </w:r>
            <w:r>
              <w:rPr>
                <w:w w:val="105"/>
                <w:sz w:val="20"/>
              </w:rPr>
              <w:t>960</w:t>
            </w:r>
          </w:p>
        </w:tc>
        <w:tc>
          <w:tcPr>
            <w:tcW w:w="1239" w:type="dxa"/>
          </w:tcPr>
          <w:p w14:paraId="27FF85BA" w14:textId="77777777" w:rsidR="00BB4C49" w:rsidRDefault="00DC0BFC">
            <w:pPr>
              <w:pStyle w:val="TableParagraph"/>
              <w:spacing w:line="214" w:lineRule="exact"/>
              <w:ind w:left="78" w:right="28"/>
              <w:rPr>
                <w:sz w:val="20"/>
              </w:rPr>
            </w:pPr>
            <w:r>
              <w:rPr>
                <w:sz w:val="20"/>
              </w:rPr>
              <w:t>25</w:t>
            </w:r>
          </w:p>
        </w:tc>
        <w:tc>
          <w:tcPr>
            <w:tcW w:w="100" w:type="dxa"/>
          </w:tcPr>
          <w:p w14:paraId="10B9E77F" w14:textId="77777777" w:rsidR="00BB4C49" w:rsidRDefault="00BB4C49">
            <w:pPr>
              <w:pStyle w:val="TableParagraph"/>
              <w:spacing w:line="240" w:lineRule="auto"/>
              <w:jc w:val="left"/>
              <w:rPr>
                <w:rFonts w:ascii="Times New Roman"/>
                <w:sz w:val="16"/>
              </w:rPr>
            </w:pPr>
          </w:p>
        </w:tc>
        <w:tc>
          <w:tcPr>
            <w:tcW w:w="1375" w:type="dxa"/>
          </w:tcPr>
          <w:p w14:paraId="46F2AC15" w14:textId="77777777" w:rsidR="00BB4C49" w:rsidRDefault="00DC0BFC">
            <w:pPr>
              <w:pStyle w:val="TableParagraph"/>
              <w:spacing w:line="214" w:lineRule="exact"/>
              <w:ind w:left="122" w:right="120"/>
              <w:rPr>
                <w:sz w:val="20"/>
              </w:rPr>
            </w:pPr>
            <w:r>
              <w:rPr>
                <w:sz w:val="20"/>
              </w:rPr>
              <w:t>35</w:t>
            </w:r>
          </w:p>
        </w:tc>
        <w:tc>
          <w:tcPr>
            <w:tcW w:w="1247" w:type="dxa"/>
          </w:tcPr>
          <w:p w14:paraId="66C07D44" w14:textId="77777777" w:rsidR="00BB4C49" w:rsidRDefault="00DC0BFC">
            <w:pPr>
              <w:pStyle w:val="TableParagraph"/>
              <w:spacing w:line="214" w:lineRule="exact"/>
              <w:ind w:left="152"/>
              <w:jc w:val="left"/>
              <w:rPr>
                <w:sz w:val="20"/>
              </w:rPr>
            </w:pPr>
            <w:r>
              <w:rPr>
                <w:sz w:val="20"/>
              </w:rPr>
              <w:t>2800</w:t>
            </w:r>
          </w:p>
        </w:tc>
      </w:tr>
      <w:tr w:rsidR="00BB4C49" w14:paraId="157E1565" w14:textId="77777777">
        <w:trPr>
          <w:trHeight w:val="234"/>
        </w:trPr>
        <w:tc>
          <w:tcPr>
            <w:tcW w:w="5332" w:type="dxa"/>
          </w:tcPr>
          <w:p w14:paraId="6B3F0377" w14:textId="77777777" w:rsidR="00BB4C49" w:rsidRDefault="00DC0BFC">
            <w:pPr>
              <w:pStyle w:val="TableParagraph"/>
              <w:tabs>
                <w:tab w:val="right" w:pos="4843"/>
              </w:tabs>
              <w:spacing w:line="214" w:lineRule="exact"/>
              <w:ind w:left="100"/>
              <w:jc w:val="left"/>
              <w:rPr>
                <w:sz w:val="20"/>
              </w:rPr>
            </w:pPr>
            <w:r>
              <w:rPr>
                <w:w w:val="120"/>
                <w:sz w:val="20"/>
              </w:rPr>
              <w:t>J</w:t>
            </w:r>
            <w:r>
              <w:rPr>
                <w:spacing w:val="1"/>
                <w:w w:val="120"/>
                <w:sz w:val="20"/>
              </w:rPr>
              <w:t xml:space="preserve"> </w:t>
            </w:r>
            <w:r>
              <w:rPr>
                <w:w w:val="110"/>
                <w:sz w:val="20"/>
              </w:rPr>
              <w:t>of</w:t>
            </w:r>
            <w:r>
              <w:rPr>
                <w:spacing w:val="7"/>
                <w:w w:val="110"/>
                <w:sz w:val="20"/>
              </w:rPr>
              <w:t xml:space="preserve"> </w:t>
            </w:r>
            <w:r>
              <w:rPr>
                <w:w w:val="110"/>
                <w:sz w:val="20"/>
              </w:rPr>
              <w:t>Dentistry</w:t>
            </w:r>
            <w:r>
              <w:rPr>
                <w:rFonts w:ascii="Times New Roman"/>
                <w:w w:val="110"/>
                <w:sz w:val="20"/>
              </w:rPr>
              <w:tab/>
            </w:r>
            <w:r>
              <w:rPr>
                <w:w w:val="110"/>
                <w:sz w:val="20"/>
              </w:rPr>
              <w:t>207</w:t>
            </w:r>
          </w:p>
        </w:tc>
        <w:tc>
          <w:tcPr>
            <w:tcW w:w="1239" w:type="dxa"/>
          </w:tcPr>
          <w:p w14:paraId="6B74E9CF" w14:textId="77777777" w:rsidR="00BB4C49" w:rsidRDefault="00DC0BFC">
            <w:pPr>
              <w:pStyle w:val="TableParagraph"/>
              <w:spacing w:line="214" w:lineRule="exact"/>
              <w:ind w:left="78" w:right="28"/>
              <w:rPr>
                <w:sz w:val="20"/>
              </w:rPr>
            </w:pPr>
            <w:r>
              <w:rPr>
                <w:sz w:val="20"/>
              </w:rPr>
              <w:t>16</w:t>
            </w:r>
          </w:p>
        </w:tc>
        <w:tc>
          <w:tcPr>
            <w:tcW w:w="100" w:type="dxa"/>
          </w:tcPr>
          <w:p w14:paraId="7F3AA00F" w14:textId="77777777" w:rsidR="00BB4C49" w:rsidRDefault="00BB4C49">
            <w:pPr>
              <w:pStyle w:val="TableParagraph"/>
              <w:spacing w:line="240" w:lineRule="auto"/>
              <w:jc w:val="left"/>
              <w:rPr>
                <w:rFonts w:ascii="Times New Roman"/>
                <w:sz w:val="16"/>
              </w:rPr>
            </w:pPr>
          </w:p>
        </w:tc>
        <w:tc>
          <w:tcPr>
            <w:tcW w:w="1375" w:type="dxa"/>
          </w:tcPr>
          <w:p w14:paraId="071B5504" w14:textId="77777777" w:rsidR="00BB4C49" w:rsidRDefault="00DC0BFC">
            <w:pPr>
              <w:pStyle w:val="TableParagraph"/>
              <w:spacing w:line="214" w:lineRule="exact"/>
              <w:ind w:left="2"/>
              <w:rPr>
                <w:sz w:val="20"/>
              </w:rPr>
            </w:pPr>
            <w:r>
              <w:rPr>
                <w:w w:val="98"/>
                <w:sz w:val="20"/>
              </w:rPr>
              <w:t>5</w:t>
            </w:r>
          </w:p>
        </w:tc>
        <w:tc>
          <w:tcPr>
            <w:tcW w:w="1247" w:type="dxa"/>
          </w:tcPr>
          <w:p w14:paraId="3E992DC8" w14:textId="77777777" w:rsidR="00BB4C49" w:rsidRDefault="00DC0BFC">
            <w:pPr>
              <w:pStyle w:val="TableParagraph"/>
              <w:spacing w:line="214" w:lineRule="exact"/>
              <w:ind w:left="152"/>
              <w:jc w:val="left"/>
              <w:rPr>
                <w:sz w:val="20"/>
              </w:rPr>
            </w:pPr>
            <w:r>
              <w:rPr>
                <w:sz w:val="20"/>
              </w:rPr>
              <w:t>3000</w:t>
            </w:r>
          </w:p>
        </w:tc>
      </w:tr>
      <w:tr w:rsidR="00BB4C49" w14:paraId="408E0A15" w14:textId="77777777">
        <w:trPr>
          <w:trHeight w:val="234"/>
        </w:trPr>
        <w:tc>
          <w:tcPr>
            <w:tcW w:w="5332" w:type="dxa"/>
          </w:tcPr>
          <w:p w14:paraId="21077EF6" w14:textId="77777777" w:rsidR="00BB4C49" w:rsidRDefault="00DC0BFC">
            <w:pPr>
              <w:pStyle w:val="TableParagraph"/>
              <w:tabs>
                <w:tab w:val="right" w:pos="4892"/>
              </w:tabs>
              <w:spacing w:line="214" w:lineRule="exact"/>
              <w:ind w:left="100"/>
              <w:jc w:val="left"/>
              <w:rPr>
                <w:sz w:val="20"/>
              </w:rPr>
            </w:pPr>
            <w:r>
              <w:rPr>
                <w:w w:val="120"/>
                <w:sz w:val="20"/>
              </w:rPr>
              <w:t>J</w:t>
            </w:r>
            <w:r>
              <w:rPr>
                <w:spacing w:val="3"/>
                <w:w w:val="120"/>
                <w:sz w:val="20"/>
              </w:rPr>
              <w:t xml:space="preserve"> </w:t>
            </w:r>
            <w:r>
              <w:rPr>
                <w:sz w:val="20"/>
              </w:rPr>
              <w:t>of</w:t>
            </w:r>
            <w:r>
              <w:rPr>
                <w:spacing w:val="13"/>
                <w:sz w:val="20"/>
              </w:rPr>
              <w:t xml:space="preserve"> </w:t>
            </w:r>
            <w:r>
              <w:rPr>
                <w:sz w:val="20"/>
              </w:rPr>
              <w:t>Hydrology</w:t>
            </w:r>
            <w:r>
              <w:rPr>
                <w:rFonts w:ascii="Times New Roman"/>
                <w:sz w:val="20"/>
              </w:rPr>
              <w:tab/>
            </w:r>
            <w:r>
              <w:rPr>
                <w:sz w:val="20"/>
              </w:rPr>
              <w:t>1412</w:t>
            </w:r>
          </w:p>
        </w:tc>
        <w:tc>
          <w:tcPr>
            <w:tcW w:w="1239" w:type="dxa"/>
          </w:tcPr>
          <w:p w14:paraId="379E70D8" w14:textId="77777777" w:rsidR="00BB4C49" w:rsidRDefault="00DC0BFC">
            <w:pPr>
              <w:pStyle w:val="TableParagraph"/>
              <w:spacing w:line="214" w:lineRule="exact"/>
              <w:ind w:left="78" w:right="28"/>
              <w:rPr>
                <w:sz w:val="20"/>
              </w:rPr>
            </w:pPr>
            <w:r>
              <w:rPr>
                <w:sz w:val="20"/>
              </w:rPr>
              <w:t>42</w:t>
            </w:r>
          </w:p>
        </w:tc>
        <w:tc>
          <w:tcPr>
            <w:tcW w:w="100" w:type="dxa"/>
          </w:tcPr>
          <w:p w14:paraId="545BE143" w14:textId="77777777" w:rsidR="00BB4C49" w:rsidRDefault="00BB4C49">
            <w:pPr>
              <w:pStyle w:val="TableParagraph"/>
              <w:spacing w:line="240" w:lineRule="auto"/>
              <w:jc w:val="left"/>
              <w:rPr>
                <w:rFonts w:ascii="Times New Roman"/>
                <w:sz w:val="16"/>
              </w:rPr>
            </w:pPr>
          </w:p>
        </w:tc>
        <w:tc>
          <w:tcPr>
            <w:tcW w:w="1375" w:type="dxa"/>
          </w:tcPr>
          <w:p w14:paraId="63DDBC87" w14:textId="77777777" w:rsidR="00BB4C49" w:rsidRDefault="00DC0BFC">
            <w:pPr>
              <w:pStyle w:val="TableParagraph"/>
              <w:spacing w:line="214" w:lineRule="exact"/>
              <w:ind w:left="122" w:right="120"/>
              <w:rPr>
                <w:sz w:val="20"/>
              </w:rPr>
            </w:pPr>
            <w:r>
              <w:rPr>
                <w:sz w:val="20"/>
              </w:rPr>
              <w:t>37</w:t>
            </w:r>
          </w:p>
        </w:tc>
        <w:tc>
          <w:tcPr>
            <w:tcW w:w="1247" w:type="dxa"/>
          </w:tcPr>
          <w:p w14:paraId="4C96642E" w14:textId="77777777" w:rsidR="00BB4C49" w:rsidRDefault="00DC0BFC">
            <w:pPr>
              <w:pStyle w:val="TableParagraph"/>
              <w:spacing w:line="214" w:lineRule="exact"/>
              <w:ind w:left="152"/>
              <w:jc w:val="left"/>
              <w:rPr>
                <w:sz w:val="20"/>
              </w:rPr>
            </w:pPr>
            <w:r>
              <w:rPr>
                <w:sz w:val="20"/>
              </w:rPr>
              <w:t>3200</w:t>
            </w:r>
          </w:p>
        </w:tc>
      </w:tr>
      <w:tr w:rsidR="00BB4C49" w14:paraId="13DD9691" w14:textId="77777777">
        <w:trPr>
          <w:trHeight w:val="234"/>
        </w:trPr>
        <w:tc>
          <w:tcPr>
            <w:tcW w:w="5332" w:type="dxa"/>
          </w:tcPr>
          <w:p w14:paraId="2425AB83" w14:textId="77777777" w:rsidR="00BB4C49" w:rsidRDefault="00DC0BFC">
            <w:pPr>
              <w:pStyle w:val="TableParagraph"/>
              <w:tabs>
                <w:tab w:val="right" w:pos="4843"/>
              </w:tabs>
              <w:spacing w:line="214" w:lineRule="exact"/>
              <w:ind w:left="100"/>
              <w:jc w:val="left"/>
              <w:rPr>
                <w:sz w:val="20"/>
              </w:rPr>
            </w:pPr>
            <w:r>
              <w:rPr>
                <w:w w:val="120"/>
                <w:sz w:val="20"/>
              </w:rPr>
              <w:t>J</w:t>
            </w:r>
            <w:r>
              <w:rPr>
                <w:spacing w:val="-2"/>
                <w:w w:val="120"/>
                <w:sz w:val="20"/>
              </w:rPr>
              <w:t xml:space="preserve"> </w:t>
            </w:r>
            <w:r>
              <w:rPr>
                <w:w w:val="105"/>
                <w:sz w:val="20"/>
              </w:rPr>
              <w:t>of</w:t>
            </w:r>
            <w:r>
              <w:rPr>
                <w:spacing w:val="6"/>
                <w:w w:val="105"/>
                <w:sz w:val="20"/>
              </w:rPr>
              <w:t xml:space="preserve"> </w:t>
            </w:r>
            <w:r>
              <w:rPr>
                <w:w w:val="105"/>
                <w:sz w:val="20"/>
              </w:rPr>
              <w:t>Non-Crystalline</w:t>
            </w:r>
            <w:r>
              <w:rPr>
                <w:spacing w:val="6"/>
                <w:w w:val="105"/>
                <w:sz w:val="20"/>
              </w:rPr>
              <w:t xml:space="preserve"> </w:t>
            </w:r>
            <w:r>
              <w:rPr>
                <w:w w:val="105"/>
                <w:sz w:val="20"/>
              </w:rPr>
              <w:t>Solids</w:t>
            </w:r>
            <w:r>
              <w:rPr>
                <w:rFonts w:ascii="Times New Roman"/>
                <w:w w:val="105"/>
                <w:sz w:val="20"/>
              </w:rPr>
              <w:tab/>
            </w:r>
            <w:r>
              <w:rPr>
                <w:w w:val="105"/>
                <w:sz w:val="20"/>
              </w:rPr>
              <w:t>750</w:t>
            </w:r>
          </w:p>
        </w:tc>
        <w:tc>
          <w:tcPr>
            <w:tcW w:w="1239" w:type="dxa"/>
          </w:tcPr>
          <w:p w14:paraId="543178EF" w14:textId="77777777" w:rsidR="00BB4C49" w:rsidRDefault="00DC0BFC">
            <w:pPr>
              <w:pStyle w:val="TableParagraph"/>
              <w:spacing w:line="214" w:lineRule="exact"/>
              <w:ind w:left="78" w:right="28"/>
              <w:rPr>
                <w:sz w:val="20"/>
              </w:rPr>
            </w:pPr>
            <w:r>
              <w:rPr>
                <w:sz w:val="20"/>
              </w:rPr>
              <w:t>11</w:t>
            </w:r>
          </w:p>
        </w:tc>
        <w:tc>
          <w:tcPr>
            <w:tcW w:w="100" w:type="dxa"/>
          </w:tcPr>
          <w:p w14:paraId="08F95972" w14:textId="77777777" w:rsidR="00BB4C49" w:rsidRDefault="00BB4C49">
            <w:pPr>
              <w:pStyle w:val="TableParagraph"/>
              <w:spacing w:line="240" w:lineRule="auto"/>
              <w:jc w:val="left"/>
              <w:rPr>
                <w:rFonts w:ascii="Times New Roman"/>
                <w:sz w:val="16"/>
              </w:rPr>
            </w:pPr>
          </w:p>
        </w:tc>
        <w:tc>
          <w:tcPr>
            <w:tcW w:w="1375" w:type="dxa"/>
          </w:tcPr>
          <w:p w14:paraId="60E91E1D" w14:textId="77777777" w:rsidR="00BB4C49" w:rsidRDefault="00DC0BFC">
            <w:pPr>
              <w:pStyle w:val="TableParagraph"/>
              <w:spacing w:line="214" w:lineRule="exact"/>
              <w:ind w:left="122" w:right="120"/>
              <w:rPr>
                <w:sz w:val="20"/>
              </w:rPr>
            </w:pPr>
            <w:r>
              <w:rPr>
                <w:sz w:val="20"/>
              </w:rPr>
              <w:t>33</w:t>
            </w:r>
          </w:p>
        </w:tc>
        <w:tc>
          <w:tcPr>
            <w:tcW w:w="1247" w:type="dxa"/>
          </w:tcPr>
          <w:p w14:paraId="6A35251C" w14:textId="77777777" w:rsidR="00BB4C49" w:rsidRDefault="00DC0BFC">
            <w:pPr>
              <w:pStyle w:val="TableParagraph"/>
              <w:spacing w:line="214" w:lineRule="exact"/>
              <w:ind w:left="151"/>
              <w:jc w:val="left"/>
              <w:rPr>
                <w:sz w:val="20"/>
              </w:rPr>
            </w:pPr>
            <w:r>
              <w:rPr>
                <w:sz w:val="20"/>
              </w:rPr>
              <w:t>2200</w:t>
            </w:r>
          </w:p>
        </w:tc>
      </w:tr>
      <w:tr w:rsidR="00BB4C49" w14:paraId="5B39A235" w14:textId="77777777">
        <w:trPr>
          <w:trHeight w:val="234"/>
        </w:trPr>
        <w:tc>
          <w:tcPr>
            <w:tcW w:w="5332" w:type="dxa"/>
          </w:tcPr>
          <w:p w14:paraId="36E5E1AA" w14:textId="77777777" w:rsidR="00BB4C49" w:rsidRDefault="00DC0BFC">
            <w:pPr>
              <w:pStyle w:val="TableParagraph"/>
              <w:tabs>
                <w:tab w:val="right" w:pos="4843"/>
              </w:tabs>
              <w:spacing w:line="214" w:lineRule="exact"/>
              <w:ind w:left="100"/>
              <w:jc w:val="left"/>
              <w:rPr>
                <w:sz w:val="20"/>
              </w:rPr>
            </w:pPr>
            <w:r>
              <w:rPr>
                <w:w w:val="120"/>
                <w:sz w:val="20"/>
              </w:rPr>
              <w:t>J</w:t>
            </w:r>
            <w:r>
              <w:rPr>
                <w:spacing w:val="1"/>
                <w:w w:val="120"/>
                <w:sz w:val="20"/>
              </w:rPr>
              <w:t xml:space="preserve"> </w:t>
            </w:r>
            <w:r>
              <w:rPr>
                <w:w w:val="105"/>
                <w:sz w:val="20"/>
              </w:rPr>
              <w:t>of</w:t>
            </w:r>
            <w:r>
              <w:rPr>
                <w:spacing w:val="9"/>
                <w:w w:val="105"/>
                <w:sz w:val="20"/>
              </w:rPr>
              <w:t xml:space="preserve"> </w:t>
            </w:r>
            <w:r>
              <w:rPr>
                <w:w w:val="105"/>
                <w:sz w:val="20"/>
              </w:rPr>
              <w:t>Structural</w:t>
            </w:r>
            <w:r>
              <w:rPr>
                <w:spacing w:val="8"/>
                <w:w w:val="105"/>
                <w:sz w:val="20"/>
              </w:rPr>
              <w:t xml:space="preserve"> </w:t>
            </w:r>
            <w:r>
              <w:rPr>
                <w:w w:val="105"/>
                <w:sz w:val="20"/>
              </w:rPr>
              <w:t>Biology</w:t>
            </w:r>
            <w:r>
              <w:rPr>
                <w:rFonts w:ascii="Times New Roman"/>
                <w:w w:val="105"/>
                <w:sz w:val="20"/>
              </w:rPr>
              <w:tab/>
            </w:r>
            <w:r>
              <w:rPr>
                <w:w w:val="105"/>
                <w:sz w:val="20"/>
              </w:rPr>
              <w:t>152</w:t>
            </w:r>
          </w:p>
        </w:tc>
        <w:tc>
          <w:tcPr>
            <w:tcW w:w="1239" w:type="dxa"/>
          </w:tcPr>
          <w:p w14:paraId="2C0EF7F2" w14:textId="77777777" w:rsidR="00BB4C49" w:rsidRDefault="00DC0BFC">
            <w:pPr>
              <w:pStyle w:val="TableParagraph"/>
              <w:spacing w:line="214" w:lineRule="exact"/>
              <w:ind w:left="78" w:right="28"/>
              <w:rPr>
                <w:sz w:val="20"/>
              </w:rPr>
            </w:pPr>
            <w:r>
              <w:rPr>
                <w:sz w:val="20"/>
              </w:rPr>
              <w:t>37</w:t>
            </w:r>
          </w:p>
        </w:tc>
        <w:tc>
          <w:tcPr>
            <w:tcW w:w="100" w:type="dxa"/>
          </w:tcPr>
          <w:p w14:paraId="554AD9CD" w14:textId="77777777" w:rsidR="00BB4C49" w:rsidRDefault="00BB4C49">
            <w:pPr>
              <w:pStyle w:val="TableParagraph"/>
              <w:spacing w:line="240" w:lineRule="auto"/>
              <w:jc w:val="left"/>
              <w:rPr>
                <w:rFonts w:ascii="Times New Roman"/>
                <w:sz w:val="16"/>
              </w:rPr>
            </w:pPr>
          </w:p>
        </w:tc>
        <w:tc>
          <w:tcPr>
            <w:tcW w:w="1375" w:type="dxa"/>
          </w:tcPr>
          <w:p w14:paraId="339273FA" w14:textId="77777777" w:rsidR="00BB4C49" w:rsidRDefault="00DC0BFC">
            <w:pPr>
              <w:pStyle w:val="TableParagraph"/>
              <w:spacing w:line="214" w:lineRule="exact"/>
              <w:ind w:left="122" w:right="120"/>
              <w:rPr>
                <w:sz w:val="20"/>
              </w:rPr>
            </w:pPr>
            <w:r>
              <w:rPr>
                <w:sz w:val="20"/>
              </w:rPr>
              <w:t>17</w:t>
            </w:r>
          </w:p>
        </w:tc>
        <w:tc>
          <w:tcPr>
            <w:tcW w:w="1247" w:type="dxa"/>
          </w:tcPr>
          <w:p w14:paraId="147803E2" w14:textId="77777777" w:rsidR="00BB4C49" w:rsidRDefault="00DC0BFC">
            <w:pPr>
              <w:pStyle w:val="TableParagraph"/>
              <w:spacing w:line="214" w:lineRule="exact"/>
              <w:ind w:left="151"/>
              <w:jc w:val="left"/>
              <w:rPr>
                <w:sz w:val="20"/>
              </w:rPr>
            </w:pPr>
            <w:r>
              <w:rPr>
                <w:sz w:val="20"/>
              </w:rPr>
              <w:t>2750</w:t>
            </w:r>
          </w:p>
        </w:tc>
      </w:tr>
      <w:tr w:rsidR="00BB4C49" w14:paraId="1472B150" w14:textId="77777777">
        <w:trPr>
          <w:trHeight w:val="234"/>
        </w:trPr>
        <w:tc>
          <w:tcPr>
            <w:tcW w:w="5332" w:type="dxa"/>
          </w:tcPr>
          <w:p w14:paraId="4D10B26E" w14:textId="77777777" w:rsidR="00BB4C49" w:rsidRDefault="00DC0BFC">
            <w:pPr>
              <w:pStyle w:val="TableParagraph"/>
              <w:tabs>
                <w:tab w:val="right" w:pos="4892"/>
              </w:tabs>
              <w:spacing w:line="214" w:lineRule="exact"/>
              <w:ind w:left="100"/>
              <w:jc w:val="left"/>
              <w:rPr>
                <w:sz w:val="20"/>
              </w:rPr>
            </w:pPr>
            <w:r>
              <w:rPr>
                <w:sz w:val="20"/>
              </w:rPr>
              <w:t>Materials</w:t>
            </w:r>
            <w:r>
              <w:rPr>
                <w:spacing w:val="13"/>
                <w:sz w:val="20"/>
              </w:rPr>
              <w:t xml:space="preserve"> </w:t>
            </w:r>
            <w:r>
              <w:rPr>
                <w:sz w:val="20"/>
              </w:rPr>
              <w:t>Letters</w:t>
            </w:r>
            <w:r>
              <w:rPr>
                <w:rFonts w:ascii="Times New Roman"/>
                <w:sz w:val="20"/>
              </w:rPr>
              <w:tab/>
            </w:r>
            <w:r>
              <w:rPr>
                <w:sz w:val="20"/>
              </w:rPr>
              <w:t>2493</w:t>
            </w:r>
          </w:p>
        </w:tc>
        <w:tc>
          <w:tcPr>
            <w:tcW w:w="1239" w:type="dxa"/>
          </w:tcPr>
          <w:p w14:paraId="149A0460" w14:textId="77777777" w:rsidR="00BB4C49" w:rsidRDefault="00DC0BFC">
            <w:pPr>
              <w:pStyle w:val="TableParagraph"/>
              <w:spacing w:line="214" w:lineRule="exact"/>
              <w:ind w:left="78" w:right="28"/>
              <w:rPr>
                <w:sz w:val="20"/>
              </w:rPr>
            </w:pPr>
            <w:r>
              <w:rPr>
                <w:sz w:val="20"/>
              </w:rPr>
              <w:t>12</w:t>
            </w:r>
          </w:p>
        </w:tc>
        <w:tc>
          <w:tcPr>
            <w:tcW w:w="100" w:type="dxa"/>
          </w:tcPr>
          <w:p w14:paraId="73A68541" w14:textId="77777777" w:rsidR="00BB4C49" w:rsidRDefault="00BB4C49">
            <w:pPr>
              <w:pStyle w:val="TableParagraph"/>
              <w:spacing w:line="240" w:lineRule="auto"/>
              <w:jc w:val="left"/>
              <w:rPr>
                <w:rFonts w:ascii="Times New Roman"/>
                <w:sz w:val="16"/>
              </w:rPr>
            </w:pPr>
          </w:p>
        </w:tc>
        <w:tc>
          <w:tcPr>
            <w:tcW w:w="1375" w:type="dxa"/>
          </w:tcPr>
          <w:p w14:paraId="5652F929" w14:textId="77777777" w:rsidR="00BB4C49" w:rsidRDefault="00DC0BFC">
            <w:pPr>
              <w:pStyle w:val="TableParagraph"/>
              <w:spacing w:line="214" w:lineRule="exact"/>
              <w:ind w:left="122" w:right="120"/>
              <w:rPr>
                <w:sz w:val="20"/>
              </w:rPr>
            </w:pPr>
            <w:r>
              <w:rPr>
                <w:sz w:val="20"/>
              </w:rPr>
              <w:t>30</w:t>
            </w:r>
          </w:p>
        </w:tc>
        <w:tc>
          <w:tcPr>
            <w:tcW w:w="1247" w:type="dxa"/>
          </w:tcPr>
          <w:p w14:paraId="482D7F1F" w14:textId="77777777" w:rsidR="00BB4C49" w:rsidRDefault="00DC0BFC">
            <w:pPr>
              <w:pStyle w:val="TableParagraph"/>
              <w:spacing w:line="214" w:lineRule="exact"/>
              <w:ind w:left="151"/>
              <w:jc w:val="left"/>
              <w:rPr>
                <w:sz w:val="20"/>
              </w:rPr>
            </w:pPr>
            <w:r>
              <w:rPr>
                <w:sz w:val="20"/>
              </w:rPr>
              <w:t>2000</w:t>
            </w:r>
          </w:p>
        </w:tc>
      </w:tr>
      <w:tr w:rsidR="00BB4C49" w14:paraId="57B05C37" w14:textId="77777777">
        <w:trPr>
          <w:trHeight w:val="234"/>
        </w:trPr>
        <w:tc>
          <w:tcPr>
            <w:tcW w:w="5332" w:type="dxa"/>
          </w:tcPr>
          <w:p w14:paraId="0F0916DE" w14:textId="77777777" w:rsidR="00BB4C49" w:rsidRDefault="00DC0BFC">
            <w:pPr>
              <w:pStyle w:val="TableParagraph"/>
              <w:tabs>
                <w:tab w:val="right" w:pos="4843"/>
              </w:tabs>
              <w:spacing w:line="214" w:lineRule="exact"/>
              <w:ind w:left="100"/>
              <w:jc w:val="left"/>
              <w:rPr>
                <w:sz w:val="20"/>
              </w:rPr>
            </w:pPr>
            <w:r>
              <w:rPr>
                <w:sz w:val="20"/>
              </w:rPr>
              <w:t>Microelectronic</w:t>
            </w:r>
            <w:r>
              <w:rPr>
                <w:spacing w:val="10"/>
                <w:sz w:val="20"/>
              </w:rPr>
              <w:t xml:space="preserve"> </w:t>
            </w:r>
            <w:r>
              <w:rPr>
                <w:sz w:val="20"/>
              </w:rPr>
              <w:t>Engineering</w:t>
            </w:r>
            <w:r>
              <w:rPr>
                <w:position w:val="7"/>
                <w:sz w:val="13"/>
              </w:rPr>
              <w:t>2</w:t>
            </w:r>
            <w:r>
              <w:rPr>
                <w:rFonts w:ascii="Times New Roman"/>
                <w:position w:val="7"/>
                <w:sz w:val="13"/>
              </w:rPr>
              <w:tab/>
            </w:r>
            <w:r>
              <w:rPr>
                <w:sz w:val="20"/>
              </w:rPr>
              <w:t>547</w:t>
            </w:r>
          </w:p>
        </w:tc>
        <w:tc>
          <w:tcPr>
            <w:tcW w:w="1239" w:type="dxa"/>
          </w:tcPr>
          <w:p w14:paraId="6ABEFD17" w14:textId="77777777" w:rsidR="00BB4C49" w:rsidRDefault="00DC0BFC">
            <w:pPr>
              <w:pStyle w:val="TableParagraph"/>
              <w:spacing w:line="214" w:lineRule="exact"/>
              <w:ind w:left="78" w:right="28"/>
              <w:rPr>
                <w:sz w:val="20"/>
              </w:rPr>
            </w:pPr>
            <w:r>
              <w:rPr>
                <w:sz w:val="20"/>
              </w:rPr>
              <w:t>26</w:t>
            </w:r>
          </w:p>
        </w:tc>
        <w:tc>
          <w:tcPr>
            <w:tcW w:w="100" w:type="dxa"/>
          </w:tcPr>
          <w:p w14:paraId="3C004F45" w14:textId="77777777" w:rsidR="00BB4C49" w:rsidRDefault="00BB4C49">
            <w:pPr>
              <w:pStyle w:val="TableParagraph"/>
              <w:spacing w:line="240" w:lineRule="auto"/>
              <w:jc w:val="left"/>
              <w:rPr>
                <w:rFonts w:ascii="Times New Roman"/>
                <w:sz w:val="16"/>
              </w:rPr>
            </w:pPr>
          </w:p>
        </w:tc>
        <w:tc>
          <w:tcPr>
            <w:tcW w:w="1375" w:type="dxa"/>
          </w:tcPr>
          <w:p w14:paraId="72EDE3D4" w14:textId="77777777" w:rsidR="00BB4C49" w:rsidRDefault="00DC0BFC">
            <w:pPr>
              <w:pStyle w:val="TableParagraph"/>
              <w:spacing w:line="214" w:lineRule="exact"/>
              <w:ind w:left="122" w:right="120"/>
              <w:rPr>
                <w:sz w:val="20"/>
              </w:rPr>
            </w:pPr>
            <w:r>
              <w:rPr>
                <w:sz w:val="20"/>
              </w:rPr>
              <w:t>39</w:t>
            </w:r>
          </w:p>
        </w:tc>
        <w:tc>
          <w:tcPr>
            <w:tcW w:w="1247" w:type="dxa"/>
          </w:tcPr>
          <w:p w14:paraId="2B4A2D16" w14:textId="77777777" w:rsidR="00BB4C49" w:rsidRDefault="00DC0BFC">
            <w:pPr>
              <w:pStyle w:val="TableParagraph"/>
              <w:spacing w:line="214" w:lineRule="exact"/>
              <w:ind w:left="151"/>
              <w:jc w:val="left"/>
              <w:rPr>
                <w:sz w:val="20"/>
              </w:rPr>
            </w:pPr>
            <w:r>
              <w:rPr>
                <w:sz w:val="20"/>
              </w:rPr>
              <w:t>2020</w:t>
            </w:r>
          </w:p>
        </w:tc>
      </w:tr>
      <w:tr w:rsidR="00BB4C49" w14:paraId="2452BF30" w14:textId="77777777">
        <w:trPr>
          <w:trHeight w:val="234"/>
        </w:trPr>
        <w:tc>
          <w:tcPr>
            <w:tcW w:w="5332" w:type="dxa"/>
          </w:tcPr>
          <w:p w14:paraId="23CE7ECD" w14:textId="77777777" w:rsidR="00BB4C49" w:rsidRDefault="00DC0BFC">
            <w:pPr>
              <w:pStyle w:val="TableParagraph"/>
              <w:tabs>
                <w:tab w:val="right" w:pos="4843"/>
              </w:tabs>
              <w:spacing w:line="214" w:lineRule="exact"/>
              <w:ind w:left="100"/>
              <w:jc w:val="left"/>
              <w:rPr>
                <w:sz w:val="20"/>
              </w:rPr>
            </w:pPr>
            <w:r>
              <w:rPr>
                <w:sz w:val="20"/>
              </w:rPr>
              <w:t>Nutrition</w:t>
            </w:r>
            <w:r>
              <w:rPr>
                <w:rFonts w:ascii="Times New Roman"/>
                <w:sz w:val="20"/>
              </w:rPr>
              <w:tab/>
            </w:r>
            <w:r>
              <w:rPr>
                <w:sz w:val="20"/>
              </w:rPr>
              <w:t>415</w:t>
            </w:r>
          </w:p>
        </w:tc>
        <w:tc>
          <w:tcPr>
            <w:tcW w:w="1239" w:type="dxa"/>
          </w:tcPr>
          <w:p w14:paraId="43E349A0" w14:textId="77777777" w:rsidR="00BB4C49" w:rsidRDefault="00DC0BFC">
            <w:pPr>
              <w:pStyle w:val="TableParagraph"/>
              <w:spacing w:line="214" w:lineRule="exact"/>
              <w:ind w:left="78" w:right="28"/>
              <w:rPr>
                <w:sz w:val="20"/>
              </w:rPr>
            </w:pPr>
            <w:r>
              <w:rPr>
                <w:sz w:val="20"/>
              </w:rPr>
              <w:t>25</w:t>
            </w:r>
          </w:p>
        </w:tc>
        <w:tc>
          <w:tcPr>
            <w:tcW w:w="100" w:type="dxa"/>
          </w:tcPr>
          <w:p w14:paraId="018C6016" w14:textId="77777777" w:rsidR="00BB4C49" w:rsidRDefault="00BB4C49">
            <w:pPr>
              <w:pStyle w:val="TableParagraph"/>
              <w:spacing w:line="240" w:lineRule="auto"/>
              <w:jc w:val="left"/>
              <w:rPr>
                <w:rFonts w:ascii="Times New Roman"/>
                <w:sz w:val="16"/>
              </w:rPr>
            </w:pPr>
          </w:p>
        </w:tc>
        <w:tc>
          <w:tcPr>
            <w:tcW w:w="1375" w:type="dxa"/>
          </w:tcPr>
          <w:p w14:paraId="014EE11F" w14:textId="77777777" w:rsidR="00BB4C49" w:rsidRDefault="00DC0BFC">
            <w:pPr>
              <w:pStyle w:val="TableParagraph"/>
              <w:spacing w:line="214" w:lineRule="exact"/>
              <w:ind w:left="2"/>
              <w:rPr>
                <w:sz w:val="20"/>
              </w:rPr>
            </w:pPr>
            <w:r>
              <w:rPr>
                <w:w w:val="98"/>
                <w:sz w:val="20"/>
              </w:rPr>
              <w:t>2</w:t>
            </w:r>
          </w:p>
        </w:tc>
        <w:tc>
          <w:tcPr>
            <w:tcW w:w="1247" w:type="dxa"/>
          </w:tcPr>
          <w:p w14:paraId="4A1F0D6C" w14:textId="77777777" w:rsidR="00BB4C49" w:rsidRDefault="00DC0BFC">
            <w:pPr>
              <w:pStyle w:val="TableParagraph"/>
              <w:spacing w:line="214" w:lineRule="exact"/>
              <w:ind w:left="151"/>
              <w:jc w:val="left"/>
              <w:rPr>
                <w:sz w:val="20"/>
              </w:rPr>
            </w:pPr>
            <w:r>
              <w:rPr>
                <w:sz w:val="20"/>
              </w:rPr>
              <w:t>2050</w:t>
            </w:r>
          </w:p>
        </w:tc>
      </w:tr>
      <w:tr w:rsidR="00BB4C49" w14:paraId="3C686B68" w14:textId="77777777">
        <w:trPr>
          <w:trHeight w:val="234"/>
        </w:trPr>
        <w:tc>
          <w:tcPr>
            <w:tcW w:w="5332" w:type="dxa"/>
          </w:tcPr>
          <w:p w14:paraId="157D6297" w14:textId="77777777" w:rsidR="00BB4C49" w:rsidRDefault="00DC0BFC">
            <w:pPr>
              <w:pStyle w:val="TableParagraph"/>
              <w:tabs>
                <w:tab w:val="right" w:pos="4892"/>
              </w:tabs>
              <w:spacing w:line="214" w:lineRule="exact"/>
              <w:ind w:left="100"/>
              <w:jc w:val="left"/>
              <w:rPr>
                <w:sz w:val="20"/>
              </w:rPr>
            </w:pPr>
            <w:r>
              <w:rPr>
                <w:sz w:val="20"/>
              </w:rPr>
              <w:t>Optical</w:t>
            </w:r>
            <w:r>
              <w:rPr>
                <w:spacing w:val="13"/>
                <w:sz w:val="20"/>
              </w:rPr>
              <w:t xml:space="preserve"> </w:t>
            </w:r>
            <w:r>
              <w:rPr>
                <w:sz w:val="20"/>
              </w:rPr>
              <w:t>Materials</w:t>
            </w:r>
            <w:r>
              <w:rPr>
                <w:rFonts w:ascii="Times New Roman"/>
                <w:sz w:val="20"/>
              </w:rPr>
              <w:tab/>
            </w:r>
            <w:r>
              <w:rPr>
                <w:sz w:val="20"/>
              </w:rPr>
              <w:t>1019</w:t>
            </w:r>
          </w:p>
        </w:tc>
        <w:tc>
          <w:tcPr>
            <w:tcW w:w="1239" w:type="dxa"/>
          </w:tcPr>
          <w:p w14:paraId="063BFFA5" w14:textId="77777777" w:rsidR="00BB4C49" w:rsidRDefault="00DC0BFC">
            <w:pPr>
              <w:pStyle w:val="TableParagraph"/>
              <w:spacing w:line="214" w:lineRule="exact"/>
              <w:ind w:left="78" w:right="28"/>
              <w:rPr>
                <w:sz w:val="20"/>
              </w:rPr>
            </w:pPr>
            <w:r>
              <w:rPr>
                <w:sz w:val="20"/>
              </w:rPr>
              <w:t>32</w:t>
            </w:r>
          </w:p>
        </w:tc>
        <w:tc>
          <w:tcPr>
            <w:tcW w:w="100" w:type="dxa"/>
          </w:tcPr>
          <w:p w14:paraId="46CB06AD" w14:textId="77777777" w:rsidR="00BB4C49" w:rsidRDefault="00BB4C49">
            <w:pPr>
              <w:pStyle w:val="TableParagraph"/>
              <w:spacing w:line="240" w:lineRule="auto"/>
              <w:jc w:val="left"/>
              <w:rPr>
                <w:rFonts w:ascii="Times New Roman"/>
                <w:sz w:val="16"/>
              </w:rPr>
            </w:pPr>
          </w:p>
        </w:tc>
        <w:tc>
          <w:tcPr>
            <w:tcW w:w="1375" w:type="dxa"/>
          </w:tcPr>
          <w:p w14:paraId="75CBFB5A" w14:textId="77777777" w:rsidR="00BB4C49" w:rsidRDefault="00DC0BFC">
            <w:pPr>
              <w:pStyle w:val="TableParagraph"/>
              <w:spacing w:line="214" w:lineRule="exact"/>
              <w:ind w:left="122" w:right="120"/>
              <w:rPr>
                <w:sz w:val="20"/>
              </w:rPr>
            </w:pPr>
            <w:r>
              <w:rPr>
                <w:sz w:val="20"/>
              </w:rPr>
              <w:t>34</w:t>
            </w:r>
          </w:p>
        </w:tc>
        <w:tc>
          <w:tcPr>
            <w:tcW w:w="1247" w:type="dxa"/>
          </w:tcPr>
          <w:p w14:paraId="2D76AA1A" w14:textId="77777777" w:rsidR="00BB4C49" w:rsidRDefault="00DC0BFC">
            <w:pPr>
              <w:pStyle w:val="TableParagraph"/>
              <w:spacing w:line="214" w:lineRule="exact"/>
              <w:ind w:left="151"/>
              <w:jc w:val="left"/>
              <w:rPr>
                <w:sz w:val="20"/>
              </w:rPr>
            </w:pPr>
            <w:r>
              <w:rPr>
                <w:sz w:val="20"/>
              </w:rPr>
              <w:t>1500</w:t>
            </w:r>
          </w:p>
        </w:tc>
      </w:tr>
      <w:tr w:rsidR="00BB4C49" w14:paraId="6E54CB45" w14:textId="77777777">
        <w:trPr>
          <w:trHeight w:val="234"/>
        </w:trPr>
        <w:tc>
          <w:tcPr>
            <w:tcW w:w="5332" w:type="dxa"/>
          </w:tcPr>
          <w:p w14:paraId="0CED44F5" w14:textId="77777777" w:rsidR="00BB4C49" w:rsidRDefault="00DC0BFC">
            <w:pPr>
              <w:pStyle w:val="TableParagraph"/>
              <w:tabs>
                <w:tab w:val="right" w:pos="4843"/>
              </w:tabs>
              <w:spacing w:line="214" w:lineRule="exact"/>
              <w:ind w:left="100"/>
              <w:jc w:val="left"/>
              <w:rPr>
                <w:sz w:val="20"/>
              </w:rPr>
            </w:pPr>
            <w:r>
              <w:rPr>
                <w:sz w:val="20"/>
              </w:rPr>
              <w:t>Research</w:t>
            </w:r>
            <w:r>
              <w:rPr>
                <w:spacing w:val="13"/>
                <w:sz w:val="20"/>
              </w:rPr>
              <w:t xml:space="preserve"> </w:t>
            </w:r>
            <w:r>
              <w:rPr>
                <w:sz w:val="20"/>
              </w:rPr>
              <w:t>Policy</w:t>
            </w:r>
            <w:r>
              <w:rPr>
                <w:rFonts w:ascii="Times New Roman"/>
                <w:sz w:val="20"/>
              </w:rPr>
              <w:tab/>
            </w:r>
            <w:r>
              <w:rPr>
                <w:sz w:val="20"/>
              </w:rPr>
              <w:t>194</w:t>
            </w:r>
          </w:p>
        </w:tc>
        <w:tc>
          <w:tcPr>
            <w:tcW w:w="1239" w:type="dxa"/>
          </w:tcPr>
          <w:p w14:paraId="057B2C1F" w14:textId="77777777" w:rsidR="00BB4C49" w:rsidRDefault="00DC0BFC">
            <w:pPr>
              <w:pStyle w:val="TableParagraph"/>
              <w:spacing w:line="214" w:lineRule="exact"/>
              <w:ind w:left="78" w:right="28"/>
              <w:rPr>
                <w:sz w:val="20"/>
              </w:rPr>
            </w:pPr>
            <w:r>
              <w:rPr>
                <w:sz w:val="20"/>
              </w:rPr>
              <w:t>50</w:t>
            </w:r>
          </w:p>
        </w:tc>
        <w:tc>
          <w:tcPr>
            <w:tcW w:w="100" w:type="dxa"/>
          </w:tcPr>
          <w:p w14:paraId="61584ED1" w14:textId="77777777" w:rsidR="00BB4C49" w:rsidRDefault="00BB4C49">
            <w:pPr>
              <w:pStyle w:val="TableParagraph"/>
              <w:spacing w:line="240" w:lineRule="auto"/>
              <w:jc w:val="left"/>
              <w:rPr>
                <w:rFonts w:ascii="Times New Roman"/>
                <w:sz w:val="16"/>
              </w:rPr>
            </w:pPr>
          </w:p>
        </w:tc>
        <w:tc>
          <w:tcPr>
            <w:tcW w:w="1375" w:type="dxa"/>
          </w:tcPr>
          <w:p w14:paraId="13D4928D" w14:textId="77777777" w:rsidR="00BB4C49" w:rsidRDefault="00DC0BFC">
            <w:pPr>
              <w:pStyle w:val="TableParagraph"/>
              <w:spacing w:line="214" w:lineRule="exact"/>
              <w:ind w:left="2"/>
              <w:rPr>
                <w:sz w:val="20"/>
              </w:rPr>
            </w:pPr>
            <w:r>
              <w:rPr>
                <w:w w:val="98"/>
                <w:sz w:val="20"/>
              </w:rPr>
              <w:t>2</w:t>
            </w:r>
          </w:p>
        </w:tc>
        <w:tc>
          <w:tcPr>
            <w:tcW w:w="1247" w:type="dxa"/>
          </w:tcPr>
          <w:p w14:paraId="5D06F0E8" w14:textId="77777777" w:rsidR="00BB4C49" w:rsidRDefault="00DC0BFC">
            <w:pPr>
              <w:pStyle w:val="TableParagraph"/>
              <w:spacing w:line="214" w:lineRule="exact"/>
              <w:ind w:left="151"/>
              <w:jc w:val="left"/>
              <w:rPr>
                <w:sz w:val="20"/>
              </w:rPr>
            </w:pPr>
            <w:r>
              <w:rPr>
                <w:sz w:val="20"/>
              </w:rPr>
              <w:t>2400</w:t>
            </w:r>
          </w:p>
        </w:tc>
      </w:tr>
      <w:tr w:rsidR="00BB4C49" w14:paraId="5E9AD367" w14:textId="77777777">
        <w:trPr>
          <w:trHeight w:val="234"/>
        </w:trPr>
        <w:tc>
          <w:tcPr>
            <w:tcW w:w="5332" w:type="dxa"/>
          </w:tcPr>
          <w:p w14:paraId="460711D9" w14:textId="77777777" w:rsidR="00BB4C49" w:rsidRDefault="00DC0BFC">
            <w:pPr>
              <w:pStyle w:val="TableParagraph"/>
              <w:tabs>
                <w:tab w:val="right" w:pos="4843"/>
              </w:tabs>
              <w:spacing w:line="214" w:lineRule="exact"/>
              <w:ind w:left="100"/>
              <w:jc w:val="left"/>
              <w:rPr>
                <w:sz w:val="20"/>
              </w:rPr>
            </w:pPr>
            <w:r>
              <w:rPr>
                <w:sz w:val="20"/>
              </w:rPr>
              <w:t>Respiratory</w:t>
            </w:r>
            <w:r>
              <w:rPr>
                <w:spacing w:val="12"/>
                <w:sz w:val="20"/>
              </w:rPr>
              <w:t xml:space="preserve"> </w:t>
            </w:r>
            <w:r>
              <w:rPr>
                <w:sz w:val="20"/>
              </w:rPr>
              <w:t>Medicine</w:t>
            </w:r>
            <w:r>
              <w:rPr>
                <w:rFonts w:ascii="Times New Roman"/>
                <w:sz w:val="20"/>
              </w:rPr>
              <w:tab/>
            </w:r>
            <w:r>
              <w:rPr>
                <w:sz w:val="20"/>
              </w:rPr>
              <w:t>267</w:t>
            </w:r>
          </w:p>
        </w:tc>
        <w:tc>
          <w:tcPr>
            <w:tcW w:w="1239" w:type="dxa"/>
          </w:tcPr>
          <w:p w14:paraId="18448E5F" w14:textId="77777777" w:rsidR="00BB4C49" w:rsidRDefault="00DC0BFC">
            <w:pPr>
              <w:pStyle w:val="TableParagraph"/>
              <w:spacing w:line="214" w:lineRule="exact"/>
              <w:ind w:left="78" w:right="28"/>
              <w:rPr>
                <w:sz w:val="20"/>
              </w:rPr>
            </w:pPr>
            <w:r>
              <w:rPr>
                <w:sz w:val="20"/>
              </w:rPr>
              <w:t>31</w:t>
            </w:r>
          </w:p>
        </w:tc>
        <w:tc>
          <w:tcPr>
            <w:tcW w:w="100" w:type="dxa"/>
          </w:tcPr>
          <w:p w14:paraId="19169281" w14:textId="77777777" w:rsidR="00BB4C49" w:rsidRDefault="00BB4C49">
            <w:pPr>
              <w:pStyle w:val="TableParagraph"/>
              <w:spacing w:line="240" w:lineRule="auto"/>
              <w:jc w:val="left"/>
              <w:rPr>
                <w:rFonts w:ascii="Times New Roman"/>
                <w:sz w:val="16"/>
              </w:rPr>
            </w:pPr>
          </w:p>
        </w:tc>
        <w:tc>
          <w:tcPr>
            <w:tcW w:w="1375" w:type="dxa"/>
          </w:tcPr>
          <w:p w14:paraId="11FF16FD" w14:textId="77777777" w:rsidR="00BB4C49" w:rsidRDefault="00DC0BFC">
            <w:pPr>
              <w:pStyle w:val="TableParagraph"/>
              <w:spacing w:line="214" w:lineRule="exact"/>
              <w:ind w:left="122" w:right="120"/>
              <w:rPr>
                <w:sz w:val="20"/>
              </w:rPr>
            </w:pPr>
            <w:r>
              <w:rPr>
                <w:sz w:val="20"/>
              </w:rPr>
              <w:t>14</w:t>
            </w:r>
          </w:p>
        </w:tc>
        <w:tc>
          <w:tcPr>
            <w:tcW w:w="1247" w:type="dxa"/>
          </w:tcPr>
          <w:p w14:paraId="02219D43" w14:textId="77777777" w:rsidR="00BB4C49" w:rsidRDefault="00DC0BFC">
            <w:pPr>
              <w:pStyle w:val="TableParagraph"/>
              <w:spacing w:line="214" w:lineRule="exact"/>
              <w:ind w:left="151"/>
              <w:jc w:val="left"/>
              <w:rPr>
                <w:sz w:val="20"/>
              </w:rPr>
            </w:pPr>
            <w:r>
              <w:rPr>
                <w:sz w:val="20"/>
              </w:rPr>
              <w:t>3500</w:t>
            </w:r>
          </w:p>
        </w:tc>
      </w:tr>
      <w:tr w:rsidR="00BB4C49" w14:paraId="399562A1" w14:textId="77777777">
        <w:trPr>
          <w:trHeight w:val="234"/>
        </w:trPr>
        <w:tc>
          <w:tcPr>
            <w:tcW w:w="5332" w:type="dxa"/>
          </w:tcPr>
          <w:p w14:paraId="74ACFBDF" w14:textId="77777777" w:rsidR="00BB4C49" w:rsidRDefault="00DC0BFC">
            <w:pPr>
              <w:pStyle w:val="TableParagraph"/>
              <w:tabs>
                <w:tab w:val="right" w:pos="4843"/>
              </w:tabs>
              <w:spacing w:line="214" w:lineRule="exact"/>
              <w:ind w:left="100"/>
              <w:jc w:val="left"/>
              <w:rPr>
                <w:sz w:val="20"/>
              </w:rPr>
            </w:pPr>
            <w:r>
              <w:rPr>
                <w:sz w:val="20"/>
              </w:rPr>
              <w:t>Sleep</w:t>
            </w:r>
            <w:r>
              <w:rPr>
                <w:spacing w:val="13"/>
                <w:sz w:val="20"/>
              </w:rPr>
              <w:t xml:space="preserve"> </w:t>
            </w:r>
            <w:r>
              <w:rPr>
                <w:sz w:val="20"/>
              </w:rPr>
              <w:t>Medicine</w:t>
            </w:r>
            <w:r>
              <w:rPr>
                <w:rFonts w:ascii="Times New Roman"/>
                <w:sz w:val="20"/>
              </w:rPr>
              <w:tab/>
            </w:r>
            <w:r>
              <w:rPr>
                <w:sz w:val="20"/>
              </w:rPr>
              <w:t>401</w:t>
            </w:r>
          </w:p>
        </w:tc>
        <w:tc>
          <w:tcPr>
            <w:tcW w:w="1239" w:type="dxa"/>
          </w:tcPr>
          <w:p w14:paraId="2B47889C" w14:textId="77777777" w:rsidR="00BB4C49" w:rsidRDefault="00DC0BFC">
            <w:pPr>
              <w:pStyle w:val="TableParagraph"/>
              <w:spacing w:line="214" w:lineRule="exact"/>
              <w:ind w:left="78" w:right="28"/>
              <w:rPr>
                <w:sz w:val="20"/>
              </w:rPr>
            </w:pPr>
            <w:r>
              <w:rPr>
                <w:sz w:val="20"/>
              </w:rPr>
              <w:t>20</w:t>
            </w:r>
          </w:p>
        </w:tc>
        <w:tc>
          <w:tcPr>
            <w:tcW w:w="100" w:type="dxa"/>
          </w:tcPr>
          <w:p w14:paraId="7250800B" w14:textId="77777777" w:rsidR="00BB4C49" w:rsidRDefault="00BB4C49">
            <w:pPr>
              <w:pStyle w:val="TableParagraph"/>
              <w:spacing w:line="240" w:lineRule="auto"/>
              <w:jc w:val="left"/>
              <w:rPr>
                <w:rFonts w:ascii="Times New Roman"/>
                <w:sz w:val="16"/>
              </w:rPr>
            </w:pPr>
          </w:p>
        </w:tc>
        <w:tc>
          <w:tcPr>
            <w:tcW w:w="1375" w:type="dxa"/>
          </w:tcPr>
          <w:p w14:paraId="154D08C1" w14:textId="77777777" w:rsidR="00BB4C49" w:rsidRDefault="00DC0BFC">
            <w:pPr>
              <w:pStyle w:val="TableParagraph"/>
              <w:spacing w:line="214" w:lineRule="exact"/>
              <w:ind w:left="2"/>
              <w:rPr>
                <w:sz w:val="20"/>
              </w:rPr>
            </w:pPr>
            <w:r>
              <w:rPr>
                <w:w w:val="98"/>
                <w:sz w:val="20"/>
              </w:rPr>
              <w:t>8</w:t>
            </w:r>
          </w:p>
        </w:tc>
        <w:tc>
          <w:tcPr>
            <w:tcW w:w="1247" w:type="dxa"/>
          </w:tcPr>
          <w:p w14:paraId="4755972D" w14:textId="77777777" w:rsidR="00BB4C49" w:rsidRDefault="00DC0BFC">
            <w:pPr>
              <w:pStyle w:val="TableParagraph"/>
              <w:spacing w:line="214" w:lineRule="exact"/>
              <w:ind w:left="152"/>
              <w:jc w:val="left"/>
              <w:rPr>
                <w:sz w:val="20"/>
              </w:rPr>
            </w:pPr>
            <w:r>
              <w:rPr>
                <w:sz w:val="20"/>
              </w:rPr>
              <w:t>3360</w:t>
            </w:r>
          </w:p>
        </w:tc>
      </w:tr>
      <w:tr w:rsidR="00BB4C49" w14:paraId="100865CD" w14:textId="77777777">
        <w:trPr>
          <w:trHeight w:val="234"/>
        </w:trPr>
        <w:tc>
          <w:tcPr>
            <w:tcW w:w="5332" w:type="dxa"/>
          </w:tcPr>
          <w:p w14:paraId="32F586B1" w14:textId="77777777" w:rsidR="00BB4C49" w:rsidRDefault="00DC0BFC">
            <w:pPr>
              <w:pStyle w:val="TableParagraph"/>
              <w:tabs>
                <w:tab w:val="right" w:pos="4843"/>
              </w:tabs>
              <w:spacing w:line="214" w:lineRule="exact"/>
              <w:ind w:left="100"/>
              <w:jc w:val="left"/>
              <w:rPr>
                <w:sz w:val="20"/>
              </w:rPr>
            </w:pPr>
            <w:r>
              <w:rPr>
                <w:sz w:val="20"/>
              </w:rPr>
              <w:t>Toxicon</w:t>
            </w:r>
            <w:r>
              <w:rPr>
                <w:rFonts w:ascii="Times New Roman"/>
                <w:sz w:val="20"/>
              </w:rPr>
              <w:tab/>
            </w:r>
            <w:r>
              <w:rPr>
                <w:sz w:val="20"/>
              </w:rPr>
              <w:t>271</w:t>
            </w:r>
          </w:p>
        </w:tc>
        <w:tc>
          <w:tcPr>
            <w:tcW w:w="1239" w:type="dxa"/>
          </w:tcPr>
          <w:p w14:paraId="103D03BA" w14:textId="77777777" w:rsidR="00BB4C49" w:rsidRDefault="00DC0BFC">
            <w:pPr>
              <w:pStyle w:val="TableParagraph"/>
              <w:spacing w:line="214" w:lineRule="exact"/>
              <w:ind w:left="50"/>
              <w:rPr>
                <w:sz w:val="20"/>
              </w:rPr>
            </w:pPr>
            <w:r>
              <w:rPr>
                <w:w w:val="98"/>
                <w:sz w:val="20"/>
              </w:rPr>
              <w:t>7</w:t>
            </w:r>
          </w:p>
        </w:tc>
        <w:tc>
          <w:tcPr>
            <w:tcW w:w="100" w:type="dxa"/>
          </w:tcPr>
          <w:p w14:paraId="0FC4BEBB" w14:textId="77777777" w:rsidR="00BB4C49" w:rsidRDefault="00BB4C49">
            <w:pPr>
              <w:pStyle w:val="TableParagraph"/>
              <w:spacing w:line="240" w:lineRule="auto"/>
              <w:jc w:val="left"/>
              <w:rPr>
                <w:rFonts w:ascii="Times New Roman"/>
                <w:sz w:val="16"/>
              </w:rPr>
            </w:pPr>
          </w:p>
        </w:tc>
        <w:tc>
          <w:tcPr>
            <w:tcW w:w="1375" w:type="dxa"/>
          </w:tcPr>
          <w:p w14:paraId="09D5BC57" w14:textId="77777777" w:rsidR="00BB4C49" w:rsidRDefault="00DC0BFC">
            <w:pPr>
              <w:pStyle w:val="TableParagraph"/>
              <w:spacing w:line="214" w:lineRule="exact"/>
              <w:ind w:left="122" w:right="120"/>
              <w:rPr>
                <w:sz w:val="20"/>
              </w:rPr>
            </w:pPr>
            <w:r>
              <w:rPr>
                <w:sz w:val="20"/>
              </w:rPr>
              <w:t>26</w:t>
            </w:r>
          </w:p>
        </w:tc>
        <w:tc>
          <w:tcPr>
            <w:tcW w:w="1247" w:type="dxa"/>
          </w:tcPr>
          <w:p w14:paraId="67A7161E" w14:textId="77777777" w:rsidR="00BB4C49" w:rsidRDefault="00DC0BFC">
            <w:pPr>
              <w:pStyle w:val="TableParagraph"/>
              <w:spacing w:line="214" w:lineRule="exact"/>
              <w:ind w:left="151"/>
              <w:jc w:val="left"/>
              <w:rPr>
                <w:sz w:val="20"/>
              </w:rPr>
            </w:pPr>
            <w:r>
              <w:rPr>
                <w:sz w:val="20"/>
              </w:rPr>
              <w:t>3300</w:t>
            </w:r>
          </w:p>
        </w:tc>
      </w:tr>
      <w:tr w:rsidR="00BB4C49" w14:paraId="5298EFBF" w14:textId="77777777">
        <w:trPr>
          <w:trHeight w:val="234"/>
        </w:trPr>
        <w:tc>
          <w:tcPr>
            <w:tcW w:w="5332" w:type="dxa"/>
          </w:tcPr>
          <w:p w14:paraId="2D362857" w14:textId="77777777" w:rsidR="00BB4C49" w:rsidRDefault="00DC0BFC">
            <w:pPr>
              <w:pStyle w:val="TableParagraph"/>
              <w:tabs>
                <w:tab w:val="right" w:pos="4892"/>
              </w:tabs>
              <w:spacing w:line="214" w:lineRule="exact"/>
              <w:ind w:left="100"/>
              <w:jc w:val="left"/>
              <w:rPr>
                <w:sz w:val="20"/>
              </w:rPr>
            </w:pPr>
            <w:r>
              <w:rPr>
                <w:sz w:val="20"/>
              </w:rPr>
              <w:t>Vaccine</w:t>
            </w:r>
            <w:r>
              <w:rPr>
                <w:rFonts w:ascii="Times New Roman"/>
                <w:sz w:val="20"/>
              </w:rPr>
              <w:tab/>
            </w:r>
            <w:r>
              <w:rPr>
                <w:sz w:val="20"/>
              </w:rPr>
              <w:t>1014</w:t>
            </w:r>
          </w:p>
        </w:tc>
        <w:tc>
          <w:tcPr>
            <w:tcW w:w="1239" w:type="dxa"/>
          </w:tcPr>
          <w:p w14:paraId="11B6544B" w14:textId="77777777" w:rsidR="00BB4C49" w:rsidRDefault="00DC0BFC">
            <w:pPr>
              <w:pStyle w:val="TableParagraph"/>
              <w:spacing w:line="214" w:lineRule="exact"/>
              <w:ind w:left="78" w:right="28"/>
              <w:rPr>
                <w:sz w:val="20"/>
              </w:rPr>
            </w:pPr>
            <w:r>
              <w:rPr>
                <w:sz w:val="20"/>
              </w:rPr>
              <w:t>479</w:t>
            </w:r>
          </w:p>
        </w:tc>
        <w:tc>
          <w:tcPr>
            <w:tcW w:w="100" w:type="dxa"/>
          </w:tcPr>
          <w:p w14:paraId="1ACC8E0D" w14:textId="77777777" w:rsidR="00BB4C49" w:rsidRDefault="00BB4C49">
            <w:pPr>
              <w:pStyle w:val="TableParagraph"/>
              <w:spacing w:line="240" w:lineRule="auto"/>
              <w:jc w:val="left"/>
              <w:rPr>
                <w:rFonts w:ascii="Times New Roman"/>
                <w:sz w:val="16"/>
              </w:rPr>
            </w:pPr>
          </w:p>
        </w:tc>
        <w:tc>
          <w:tcPr>
            <w:tcW w:w="1375" w:type="dxa"/>
          </w:tcPr>
          <w:p w14:paraId="3472432B" w14:textId="77777777" w:rsidR="00BB4C49" w:rsidRDefault="00DC0BFC">
            <w:pPr>
              <w:pStyle w:val="TableParagraph"/>
              <w:spacing w:line="214" w:lineRule="exact"/>
              <w:ind w:left="122" w:right="120"/>
              <w:rPr>
                <w:sz w:val="20"/>
              </w:rPr>
            </w:pPr>
            <w:r>
              <w:rPr>
                <w:sz w:val="20"/>
              </w:rPr>
              <w:t>42</w:t>
            </w:r>
          </w:p>
        </w:tc>
        <w:tc>
          <w:tcPr>
            <w:tcW w:w="1247" w:type="dxa"/>
          </w:tcPr>
          <w:p w14:paraId="1E87962D" w14:textId="77777777" w:rsidR="00BB4C49" w:rsidRDefault="00DC0BFC">
            <w:pPr>
              <w:pStyle w:val="TableParagraph"/>
              <w:spacing w:line="214" w:lineRule="exact"/>
              <w:ind w:left="151"/>
              <w:jc w:val="left"/>
              <w:rPr>
                <w:sz w:val="20"/>
              </w:rPr>
            </w:pPr>
            <w:r>
              <w:rPr>
                <w:sz w:val="20"/>
              </w:rPr>
              <w:t>2450</w:t>
            </w:r>
          </w:p>
        </w:tc>
      </w:tr>
      <w:tr w:rsidR="00BB4C49" w14:paraId="412DE370" w14:textId="77777777">
        <w:trPr>
          <w:trHeight w:val="234"/>
        </w:trPr>
        <w:tc>
          <w:tcPr>
            <w:tcW w:w="5332" w:type="dxa"/>
          </w:tcPr>
          <w:p w14:paraId="50326374" w14:textId="77777777" w:rsidR="00BB4C49" w:rsidRDefault="00DC0BFC">
            <w:pPr>
              <w:pStyle w:val="TableParagraph"/>
              <w:tabs>
                <w:tab w:val="right" w:pos="4843"/>
              </w:tabs>
              <w:spacing w:line="214" w:lineRule="exact"/>
              <w:ind w:left="100"/>
              <w:jc w:val="left"/>
              <w:rPr>
                <w:sz w:val="20"/>
              </w:rPr>
            </w:pPr>
            <w:r>
              <w:rPr>
                <w:sz w:val="20"/>
              </w:rPr>
              <w:t>Veterinary</w:t>
            </w:r>
            <w:r>
              <w:rPr>
                <w:spacing w:val="12"/>
                <w:sz w:val="20"/>
              </w:rPr>
              <w:t xml:space="preserve"> </w:t>
            </w:r>
            <w:r>
              <w:rPr>
                <w:sz w:val="20"/>
              </w:rPr>
              <w:t>Parasitology</w:t>
            </w:r>
            <w:r>
              <w:rPr>
                <w:rFonts w:ascii="Times New Roman"/>
                <w:sz w:val="20"/>
              </w:rPr>
              <w:tab/>
            </w:r>
            <w:r>
              <w:rPr>
                <w:sz w:val="20"/>
              </w:rPr>
              <w:t>221</w:t>
            </w:r>
          </w:p>
        </w:tc>
        <w:tc>
          <w:tcPr>
            <w:tcW w:w="1239" w:type="dxa"/>
          </w:tcPr>
          <w:p w14:paraId="381E36A7" w14:textId="77777777" w:rsidR="00BB4C49" w:rsidRDefault="00DC0BFC">
            <w:pPr>
              <w:pStyle w:val="TableParagraph"/>
              <w:spacing w:line="214" w:lineRule="exact"/>
              <w:ind w:left="78" w:right="28"/>
              <w:rPr>
                <w:sz w:val="20"/>
              </w:rPr>
            </w:pPr>
            <w:r>
              <w:rPr>
                <w:sz w:val="20"/>
              </w:rPr>
              <w:t>17</w:t>
            </w:r>
          </w:p>
        </w:tc>
        <w:tc>
          <w:tcPr>
            <w:tcW w:w="100" w:type="dxa"/>
          </w:tcPr>
          <w:p w14:paraId="7A237284" w14:textId="77777777" w:rsidR="00BB4C49" w:rsidRDefault="00BB4C49">
            <w:pPr>
              <w:pStyle w:val="TableParagraph"/>
              <w:spacing w:line="240" w:lineRule="auto"/>
              <w:jc w:val="left"/>
              <w:rPr>
                <w:rFonts w:ascii="Times New Roman"/>
                <w:sz w:val="16"/>
              </w:rPr>
            </w:pPr>
          </w:p>
        </w:tc>
        <w:tc>
          <w:tcPr>
            <w:tcW w:w="1375" w:type="dxa"/>
          </w:tcPr>
          <w:p w14:paraId="3CED2797" w14:textId="77777777" w:rsidR="00BB4C49" w:rsidRDefault="00DC0BFC">
            <w:pPr>
              <w:pStyle w:val="TableParagraph"/>
              <w:spacing w:line="214" w:lineRule="exact"/>
              <w:ind w:left="122" w:right="120"/>
              <w:rPr>
                <w:sz w:val="20"/>
              </w:rPr>
            </w:pPr>
            <w:r>
              <w:rPr>
                <w:sz w:val="20"/>
              </w:rPr>
              <w:t>21</w:t>
            </w:r>
          </w:p>
        </w:tc>
        <w:tc>
          <w:tcPr>
            <w:tcW w:w="1247" w:type="dxa"/>
          </w:tcPr>
          <w:p w14:paraId="7114AC96" w14:textId="77777777" w:rsidR="00BB4C49" w:rsidRDefault="00DC0BFC">
            <w:pPr>
              <w:pStyle w:val="TableParagraph"/>
              <w:spacing w:line="214" w:lineRule="exact"/>
              <w:ind w:left="151"/>
              <w:jc w:val="left"/>
              <w:rPr>
                <w:sz w:val="20"/>
              </w:rPr>
            </w:pPr>
            <w:r>
              <w:rPr>
                <w:sz w:val="20"/>
              </w:rPr>
              <w:t>3200</w:t>
            </w:r>
          </w:p>
        </w:tc>
      </w:tr>
      <w:tr w:rsidR="00BB4C49" w14:paraId="65325DBE" w14:textId="77777777">
        <w:trPr>
          <w:trHeight w:val="234"/>
        </w:trPr>
        <w:tc>
          <w:tcPr>
            <w:tcW w:w="5332" w:type="dxa"/>
          </w:tcPr>
          <w:p w14:paraId="187B1DBA" w14:textId="77777777" w:rsidR="00BB4C49" w:rsidRDefault="00DC0BFC">
            <w:pPr>
              <w:pStyle w:val="TableParagraph"/>
              <w:tabs>
                <w:tab w:val="right" w:pos="4892"/>
              </w:tabs>
              <w:spacing w:line="214" w:lineRule="exact"/>
              <w:ind w:left="100"/>
              <w:jc w:val="left"/>
              <w:rPr>
                <w:sz w:val="20"/>
              </w:rPr>
            </w:pPr>
            <w:r>
              <w:rPr>
                <w:sz w:val="20"/>
              </w:rPr>
              <w:t>Water</w:t>
            </w:r>
            <w:r>
              <w:rPr>
                <w:spacing w:val="13"/>
                <w:sz w:val="20"/>
              </w:rPr>
              <w:t xml:space="preserve"> </w:t>
            </w:r>
            <w:r>
              <w:rPr>
                <w:sz w:val="20"/>
              </w:rPr>
              <w:t>Research</w:t>
            </w:r>
            <w:r>
              <w:rPr>
                <w:rFonts w:ascii="Times New Roman"/>
                <w:sz w:val="20"/>
              </w:rPr>
              <w:tab/>
            </w:r>
            <w:r>
              <w:rPr>
                <w:sz w:val="20"/>
              </w:rPr>
              <w:t>2081</w:t>
            </w:r>
          </w:p>
        </w:tc>
        <w:tc>
          <w:tcPr>
            <w:tcW w:w="1239" w:type="dxa"/>
          </w:tcPr>
          <w:p w14:paraId="46301A79" w14:textId="77777777" w:rsidR="00BB4C49" w:rsidRDefault="00DC0BFC">
            <w:pPr>
              <w:pStyle w:val="TableParagraph"/>
              <w:spacing w:line="214" w:lineRule="exact"/>
              <w:ind w:left="78" w:right="27"/>
              <w:rPr>
                <w:sz w:val="20"/>
              </w:rPr>
            </w:pPr>
            <w:r>
              <w:rPr>
                <w:sz w:val="20"/>
              </w:rPr>
              <w:t>187</w:t>
            </w:r>
          </w:p>
        </w:tc>
        <w:tc>
          <w:tcPr>
            <w:tcW w:w="100" w:type="dxa"/>
          </w:tcPr>
          <w:p w14:paraId="3E746CBF" w14:textId="77777777" w:rsidR="00BB4C49" w:rsidRDefault="00BB4C49">
            <w:pPr>
              <w:pStyle w:val="TableParagraph"/>
              <w:spacing w:line="240" w:lineRule="auto"/>
              <w:jc w:val="left"/>
              <w:rPr>
                <w:rFonts w:ascii="Times New Roman"/>
                <w:sz w:val="16"/>
              </w:rPr>
            </w:pPr>
          </w:p>
        </w:tc>
        <w:tc>
          <w:tcPr>
            <w:tcW w:w="1375" w:type="dxa"/>
          </w:tcPr>
          <w:p w14:paraId="137CBE98" w14:textId="77777777" w:rsidR="00BB4C49" w:rsidRDefault="00DC0BFC">
            <w:pPr>
              <w:pStyle w:val="TableParagraph"/>
              <w:spacing w:line="214" w:lineRule="exact"/>
              <w:ind w:left="122" w:right="119"/>
              <w:rPr>
                <w:sz w:val="20"/>
              </w:rPr>
            </w:pPr>
            <w:r>
              <w:rPr>
                <w:sz w:val="20"/>
              </w:rPr>
              <w:t>41</w:t>
            </w:r>
          </w:p>
        </w:tc>
        <w:tc>
          <w:tcPr>
            <w:tcW w:w="1247" w:type="dxa"/>
          </w:tcPr>
          <w:p w14:paraId="33A89394" w14:textId="77777777" w:rsidR="00BB4C49" w:rsidRDefault="00DC0BFC">
            <w:pPr>
              <w:pStyle w:val="TableParagraph"/>
              <w:spacing w:line="214" w:lineRule="exact"/>
              <w:ind w:left="152"/>
              <w:jc w:val="left"/>
              <w:rPr>
                <w:sz w:val="20"/>
              </w:rPr>
            </w:pPr>
            <w:r>
              <w:rPr>
                <w:sz w:val="20"/>
              </w:rPr>
              <w:t>3750</w:t>
            </w:r>
          </w:p>
        </w:tc>
      </w:tr>
      <w:tr w:rsidR="00BB4C49" w14:paraId="54E7E2A1" w14:textId="77777777">
        <w:trPr>
          <w:trHeight w:val="234"/>
        </w:trPr>
        <w:tc>
          <w:tcPr>
            <w:tcW w:w="5332" w:type="dxa"/>
          </w:tcPr>
          <w:p w14:paraId="58433F14" w14:textId="77777777" w:rsidR="00BB4C49" w:rsidRDefault="00DC0BFC">
            <w:pPr>
              <w:pStyle w:val="TableParagraph"/>
              <w:tabs>
                <w:tab w:val="right" w:pos="4892"/>
              </w:tabs>
              <w:spacing w:line="214" w:lineRule="exact"/>
              <w:ind w:left="100"/>
              <w:jc w:val="left"/>
              <w:rPr>
                <w:sz w:val="20"/>
              </w:rPr>
            </w:pPr>
            <w:r>
              <w:rPr>
                <w:sz w:val="20"/>
              </w:rPr>
              <w:t>World</w:t>
            </w:r>
            <w:r>
              <w:rPr>
                <w:spacing w:val="11"/>
                <w:sz w:val="20"/>
              </w:rPr>
              <w:t xml:space="preserve"> </w:t>
            </w:r>
            <w:r>
              <w:rPr>
                <w:sz w:val="20"/>
              </w:rPr>
              <w:t>Neurosurgery</w:t>
            </w:r>
            <w:r>
              <w:rPr>
                <w:rFonts w:ascii="Times New Roman"/>
                <w:sz w:val="20"/>
              </w:rPr>
              <w:tab/>
            </w:r>
            <w:r>
              <w:rPr>
                <w:sz w:val="20"/>
              </w:rPr>
              <w:t>3440</w:t>
            </w:r>
          </w:p>
        </w:tc>
        <w:tc>
          <w:tcPr>
            <w:tcW w:w="1239" w:type="dxa"/>
          </w:tcPr>
          <w:p w14:paraId="26D7C22D" w14:textId="77777777" w:rsidR="00BB4C49" w:rsidRDefault="00DC0BFC">
            <w:pPr>
              <w:pStyle w:val="TableParagraph"/>
              <w:spacing w:line="214" w:lineRule="exact"/>
              <w:ind w:left="78" w:right="28"/>
              <w:rPr>
                <w:sz w:val="20"/>
              </w:rPr>
            </w:pPr>
            <w:r>
              <w:rPr>
                <w:sz w:val="20"/>
              </w:rPr>
              <w:t>29</w:t>
            </w:r>
          </w:p>
        </w:tc>
        <w:tc>
          <w:tcPr>
            <w:tcW w:w="100" w:type="dxa"/>
          </w:tcPr>
          <w:p w14:paraId="3E40FF01" w14:textId="77777777" w:rsidR="00BB4C49" w:rsidRDefault="00BB4C49">
            <w:pPr>
              <w:pStyle w:val="TableParagraph"/>
              <w:spacing w:line="240" w:lineRule="auto"/>
              <w:jc w:val="left"/>
              <w:rPr>
                <w:rFonts w:ascii="Times New Roman"/>
                <w:sz w:val="16"/>
              </w:rPr>
            </w:pPr>
          </w:p>
        </w:tc>
        <w:tc>
          <w:tcPr>
            <w:tcW w:w="1375" w:type="dxa"/>
          </w:tcPr>
          <w:p w14:paraId="5E83AE37" w14:textId="77777777" w:rsidR="00BB4C49" w:rsidRDefault="00DC0BFC">
            <w:pPr>
              <w:pStyle w:val="TableParagraph"/>
              <w:spacing w:line="214" w:lineRule="exact"/>
              <w:ind w:left="122" w:right="120"/>
              <w:rPr>
                <w:sz w:val="20"/>
              </w:rPr>
            </w:pPr>
            <w:r>
              <w:rPr>
                <w:sz w:val="20"/>
              </w:rPr>
              <w:t>43</w:t>
            </w:r>
          </w:p>
        </w:tc>
        <w:tc>
          <w:tcPr>
            <w:tcW w:w="1247" w:type="dxa"/>
          </w:tcPr>
          <w:p w14:paraId="7CBF608C" w14:textId="77777777" w:rsidR="00BB4C49" w:rsidRDefault="00DC0BFC">
            <w:pPr>
              <w:pStyle w:val="TableParagraph"/>
              <w:spacing w:line="214" w:lineRule="exact"/>
              <w:ind w:left="151"/>
              <w:jc w:val="left"/>
              <w:rPr>
                <w:sz w:val="20"/>
              </w:rPr>
            </w:pPr>
            <w:r>
              <w:rPr>
                <w:sz w:val="20"/>
              </w:rPr>
              <w:t>2600</w:t>
            </w:r>
          </w:p>
        </w:tc>
      </w:tr>
      <w:tr w:rsidR="00BB4C49" w14:paraId="653AA64C" w14:textId="77777777">
        <w:trPr>
          <w:trHeight w:val="305"/>
        </w:trPr>
        <w:tc>
          <w:tcPr>
            <w:tcW w:w="5332" w:type="dxa"/>
            <w:tcBorders>
              <w:bottom w:val="single" w:sz="4" w:space="0" w:color="000000"/>
            </w:tcBorders>
          </w:tcPr>
          <w:p w14:paraId="5EEE196C" w14:textId="77777777" w:rsidR="00BB4C49" w:rsidRDefault="00DC0BFC">
            <w:pPr>
              <w:pStyle w:val="TableParagraph"/>
              <w:tabs>
                <w:tab w:val="right" w:pos="4843"/>
              </w:tabs>
              <w:spacing w:line="262" w:lineRule="exact"/>
              <w:ind w:left="100"/>
              <w:jc w:val="left"/>
              <w:rPr>
                <w:sz w:val="20"/>
              </w:rPr>
            </w:pPr>
            <w:r>
              <w:rPr>
                <w:sz w:val="20"/>
              </w:rPr>
              <w:t>Resources,</w:t>
            </w:r>
            <w:r>
              <w:rPr>
                <w:spacing w:val="7"/>
                <w:sz w:val="20"/>
              </w:rPr>
              <w:t xml:space="preserve"> </w:t>
            </w:r>
            <w:r>
              <w:rPr>
                <w:sz w:val="20"/>
              </w:rPr>
              <w:t>Conservation,</w:t>
            </w:r>
            <w:r>
              <w:rPr>
                <w:spacing w:val="8"/>
                <w:sz w:val="20"/>
              </w:rPr>
              <w:t xml:space="preserve"> </w:t>
            </w:r>
            <w:r>
              <w:rPr>
                <w:sz w:val="20"/>
              </w:rPr>
              <w:t>&amp;</w:t>
            </w:r>
            <w:r>
              <w:rPr>
                <w:spacing w:val="7"/>
                <w:sz w:val="20"/>
              </w:rPr>
              <w:t xml:space="preserve"> </w:t>
            </w:r>
            <w:r>
              <w:rPr>
                <w:sz w:val="20"/>
              </w:rPr>
              <w:t>Recycling</w:t>
            </w:r>
            <w:r>
              <w:rPr>
                <w:rFonts w:ascii="Times New Roman"/>
                <w:sz w:val="20"/>
              </w:rPr>
              <w:tab/>
            </w:r>
            <w:r>
              <w:rPr>
                <w:sz w:val="20"/>
              </w:rPr>
              <w:t>551</w:t>
            </w:r>
          </w:p>
        </w:tc>
        <w:tc>
          <w:tcPr>
            <w:tcW w:w="1239" w:type="dxa"/>
            <w:tcBorders>
              <w:bottom w:val="single" w:sz="4" w:space="0" w:color="000000"/>
            </w:tcBorders>
          </w:tcPr>
          <w:p w14:paraId="6F522364" w14:textId="77777777" w:rsidR="00BB4C49" w:rsidRDefault="00DC0BFC">
            <w:pPr>
              <w:pStyle w:val="TableParagraph"/>
              <w:spacing w:line="262" w:lineRule="exact"/>
              <w:ind w:left="78" w:right="28"/>
              <w:rPr>
                <w:sz w:val="20"/>
              </w:rPr>
            </w:pPr>
            <w:r>
              <w:rPr>
                <w:sz w:val="20"/>
              </w:rPr>
              <w:t>69</w:t>
            </w:r>
          </w:p>
        </w:tc>
        <w:tc>
          <w:tcPr>
            <w:tcW w:w="100" w:type="dxa"/>
            <w:tcBorders>
              <w:bottom w:val="single" w:sz="4" w:space="0" w:color="000000"/>
            </w:tcBorders>
          </w:tcPr>
          <w:p w14:paraId="3D24A764" w14:textId="77777777" w:rsidR="00BB4C49" w:rsidRDefault="00BB4C49">
            <w:pPr>
              <w:pStyle w:val="TableParagraph"/>
              <w:spacing w:line="240" w:lineRule="auto"/>
              <w:jc w:val="left"/>
              <w:rPr>
                <w:rFonts w:ascii="Times New Roman"/>
                <w:sz w:val="20"/>
              </w:rPr>
            </w:pPr>
          </w:p>
        </w:tc>
        <w:tc>
          <w:tcPr>
            <w:tcW w:w="1375" w:type="dxa"/>
            <w:tcBorders>
              <w:bottom w:val="single" w:sz="4" w:space="0" w:color="000000"/>
            </w:tcBorders>
          </w:tcPr>
          <w:p w14:paraId="42368F1B" w14:textId="77777777" w:rsidR="00BB4C49" w:rsidRDefault="00DC0BFC">
            <w:pPr>
              <w:pStyle w:val="TableParagraph"/>
              <w:spacing w:line="262" w:lineRule="exact"/>
              <w:ind w:left="122" w:right="120"/>
              <w:rPr>
                <w:sz w:val="20"/>
              </w:rPr>
            </w:pPr>
            <w:r>
              <w:rPr>
                <w:sz w:val="20"/>
              </w:rPr>
              <w:t>24</w:t>
            </w:r>
          </w:p>
        </w:tc>
        <w:tc>
          <w:tcPr>
            <w:tcW w:w="1247" w:type="dxa"/>
            <w:tcBorders>
              <w:bottom w:val="single" w:sz="4" w:space="0" w:color="000000"/>
            </w:tcBorders>
          </w:tcPr>
          <w:p w14:paraId="421CC83D" w14:textId="77777777" w:rsidR="00BB4C49" w:rsidRDefault="00DC0BFC">
            <w:pPr>
              <w:pStyle w:val="TableParagraph"/>
              <w:spacing w:line="262" w:lineRule="exact"/>
              <w:ind w:left="151"/>
              <w:jc w:val="left"/>
              <w:rPr>
                <w:sz w:val="20"/>
              </w:rPr>
            </w:pPr>
            <w:r>
              <w:rPr>
                <w:sz w:val="20"/>
              </w:rPr>
              <w:t>3500</w:t>
            </w:r>
          </w:p>
        </w:tc>
      </w:tr>
      <w:tr w:rsidR="00BB4C49" w14:paraId="5FC04A53" w14:textId="77777777">
        <w:trPr>
          <w:trHeight w:val="302"/>
        </w:trPr>
        <w:tc>
          <w:tcPr>
            <w:tcW w:w="5332" w:type="dxa"/>
            <w:tcBorders>
              <w:top w:val="single" w:sz="4" w:space="0" w:color="000000"/>
              <w:bottom w:val="single" w:sz="8" w:space="0" w:color="000000"/>
            </w:tcBorders>
          </w:tcPr>
          <w:p w14:paraId="160A9F28" w14:textId="77777777" w:rsidR="00BB4C49" w:rsidRDefault="00DC0BFC">
            <w:pPr>
              <w:pStyle w:val="TableParagraph"/>
              <w:tabs>
                <w:tab w:val="right" w:pos="4941"/>
              </w:tabs>
              <w:spacing w:before="10" w:line="240" w:lineRule="auto"/>
              <w:ind w:left="100"/>
              <w:jc w:val="left"/>
              <w:rPr>
                <w:sz w:val="20"/>
              </w:rPr>
            </w:pPr>
            <w:r>
              <w:rPr>
                <w:sz w:val="20"/>
              </w:rPr>
              <w:t>Total</w:t>
            </w:r>
            <w:r>
              <w:rPr>
                <w:spacing w:val="12"/>
                <w:sz w:val="20"/>
              </w:rPr>
              <w:t xml:space="preserve"> </w:t>
            </w:r>
            <w:r>
              <w:rPr>
                <w:sz w:val="20"/>
              </w:rPr>
              <w:t>No.</w:t>
            </w:r>
            <w:r>
              <w:rPr>
                <w:spacing w:val="35"/>
                <w:sz w:val="20"/>
              </w:rPr>
              <w:t xml:space="preserve"> </w:t>
            </w:r>
            <w:r>
              <w:rPr>
                <w:sz w:val="20"/>
              </w:rPr>
              <w:t>of</w:t>
            </w:r>
            <w:r>
              <w:rPr>
                <w:spacing w:val="13"/>
                <w:sz w:val="20"/>
              </w:rPr>
              <w:t xml:space="preserve"> </w:t>
            </w:r>
            <w:r>
              <w:rPr>
                <w:sz w:val="20"/>
              </w:rPr>
              <w:t>Articles</w:t>
            </w:r>
            <w:r>
              <w:rPr>
                <w:rFonts w:ascii="Times New Roman"/>
                <w:sz w:val="20"/>
              </w:rPr>
              <w:tab/>
            </w:r>
            <w:r>
              <w:rPr>
                <w:sz w:val="20"/>
              </w:rPr>
              <w:t>34502</w:t>
            </w:r>
          </w:p>
        </w:tc>
        <w:tc>
          <w:tcPr>
            <w:tcW w:w="1239" w:type="dxa"/>
            <w:tcBorders>
              <w:top w:val="single" w:sz="4" w:space="0" w:color="000000"/>
              <w:bottom w:val="single" w:sz="8" w:space="0" w:color="000000"/>
            </w:tcBorders>
          </w:tcPr>
          <w:p w14:paraId="30888A70" w14:textId="77777777" w:rsidR="00BB4C49" w:rsidRDefault="00DC0BFC">
            <w:pPr>
              <w:pStyle w:val="TableParagraph"/>
              <w:spacing w:before="10" w:line="240" w:lineRule="auto"/>
              <w:ind w:left="78" w:right="28"/>
              <w:rPr>
                <w:sz w:val="20"/>
              </w:rPr>
            </w:pPr>
            <w:r>
              <w:rPr>
                <w:sz w:val="20"/>
              </w:rPr>
              <w:t>1819</w:t>
            </w:r>
          </w:p>
        </w:tc>
        <w:tc>
          <w:tcPr>
            <w:tcW w:w="100" w:type="dxa"/>
            <w:tcBorders>
              <w:top w:val="single" w:sz="4" w:space="0" w:color="000000"/>
              <w:bottom w:val="single" w:sz="8" w:space="0" w:color="000000"/>
            </w:tcBorders>
          </w:tcPr>
          <w:p w14:paraId="0133BA6A" w14:textId="77777777" w:rsidR="00BB4C49" w:rsidRDefault="00BB4C49">
            <w:pPr>
              <w:pStyle w:val="TableParagraph"/>
              <w:spacing w:line="240" w:lineRule="auto"/>
              <w:jc w:val="left"/>
              <w:rPr>
                <w:rFonts w:ascii="Times New Roman"/>
                <w:sz w:val="20"/>
              </w:rPr>
            </w:pPr>
          </w:p>
        </w:tc>
        <w:tc>
          <w:tcPr>
            <w:tcW w:w="1375" w:type="dxa"/>
            <w:tcBorders>
              <w:top w:val="single" w:sz="4" w:space="0" w:color="000000"/>
              <w:bottom w:val="single" w:sz="8" w:space="0" w:color="000000"/>
            </w:tcBorders>
          </w:tcPr>
          <w:p w14:paraId="3883322D" w14:textId="77777777" w:rsidR="00BB4C49" w:rsidRDefault="00DC0BFC">
            <w:pPr>
              <w:pStyle w:val="TableParagraph"/>
              <w:spacing w:before="10" w:line="240" w:lineRule="auto"/>
              <w:ind w:left="122" w:right="120"/>
              <w:rPr>
                <w:sz w:val="20"/>
              </w:rPr>
            </w:pPr>
            <w:r>
              <w:rPr>
                <w:sz w:val="20"/>
              </w:rPr>
              <w:t>975</w:t>
            </w:r>
          </w:p>
        </w:tc>
        <w:tc>
          <w:tcPr>
            <w:tcW w:w="1247" w:type="dxa"/>
            <w:tcBorders>
              <w:top w:val="single" w:sz="4" w:space="0" w:color="000000"/>
              <w:bottom w:val="single" w:sz="8" w:space="0" w:color="000000"/>
            </w:tcBorders>
          </w:tcPr>
          <w:p w14:paraId="1C28AEA2" w14:textId="77777777" w:rsidR="00BB4C49" w:rsidRDefault="00BB4C49">
            <w:pPr>
              <w:pStyle w:val="TableParagraph"/>
              <w:spacing w:line="240" w:lineRule="auto"/>
              <w:jc w:val="left"/>
              <w:rPr>
                <w:rFonts w:ascii="Times New Roman"/>
                <w:sz w:val="20"/>
              </w:rPr>
            </w:pPr>
          </w:p>
        </w:tc>
      </w:tr>
      <w:tr w:rsidR="00BB4C49" w14:paraId="0DA0760C" w14:textId="77777777">
        <w:trPr>
          <w:trHeight w:val="264"/>
        </w:trPr>
        <w:tc>
          <w:tcPr>
            <w:tcW w:w="5332" w:type="dxa"/>
            <w:tcBorders>
              <w:top w:val="single" w:sz="8" w:space="0" w:color="000000"/>
            </w:tcBorders>
          </w:tcPr>
          <w:p w14:paraId="6EF04B4F" w14:textId="77777777" w:rsidR="00BB4C49" w:rsidRDefault="00DC0BFC">
            <w:pPr>
              <w:pStyle w:val="TableParagraph"/>
              <w:spacing w:line="223" w:lineRule="exact"/>
              <w:ind w:left="100"/>
              <w:jc w:val="left"/>
              <w:rPr>
                <w:sz w:val="20"/>
              </w:rPr>
            </w:pPr>
            <w:r>
              <w:rPr>
                <w:position w:val="7"/>
                <w:sz w:val="13"/>
              </w:rPr>
              <w:t>1</w:t>
            </w:r>
            <w:r>
              <w:rPr>
                <w:spacing w:val="22"/>
                <w:position w:val="7"/>
                <w:sz w:val="13"/>
              </w:rPr>
              <w:t xml:space="preserve"> </w:t>
            </w:r>
            <w:r>
              <w:rPr>
                <w:sz w:val="20"/>
              </w:rPr>
              <w:t>OA</w:t>
            </w:r>
            <w:r>
              <w:rPr>
                <w:spacing w:val="-1"/>
                <w:sz w:val="20"/>
              </w:rPr>
              <w:t xml:space="preserve"> </w:t>
            </w:r>
            <w:r>
              <w:rPr>
                <w:sz w:val="20"/>
              </w:rPr>
              <w:t>Mirror</w:t>
            </w:r>
            <w:r>
              <w:rPr>
                <w:spacing w:val="-1"/>
                <w:sz w:val="20"/>
              </w:rPr>
              <w:t xml:space="preserve"> </w:t>
            </w:r>
            <w:r>
              <w:rPr>
                <w:sz w:val="20"/>
              </w:rPr>
              <w:t>title:</w:t>
            </w:r>
            <w:r>
              <w:rPr>
                <w:spacing w:val="15"/>
                <w:sz w:val="20"/>
              </w:rPr>
              <w:t xml:space="preserve"> </w:t>
            </w:r>
            <w:proofErr w:type="spellStart"/>
            <w:r>
              <w:rPr>
                <w:sz w:val="20"/>
              </w:rPr>
              <w:t>Biochimie</w:t>
            </w:r>
            <w:proofErr w:type="spellEnd"/>
            <w:r>
              <w:rPr>
                <w:spacing w:val="-1"/>
                <w:sz w:val="20"/>
              </w:rPr>
              <w:t xml:space="preserve"> </w:t>
            </w:r>
            <w:r>
              <w:rPr>
                <w:sz w:val="20"/>
              </w:rPr>
              <w:t>Open</w:t>
            </w:r>
          </w:p>
        </w:tc>
        <w:tc>
          <w:tcPr>
            <w:tcW w:w="1239" w:type="dxa"/>
            <w:tcBorders>
              <w:top w:val="single" w:sz="8" w:space="0" w:color="000000"/>
            </w:tcBorders>
          </w:tcPr>
          <w:p w14:paraId="13860AE4" w14:textId="77777777" w:rsidR="00BB4C49" w:rsidRDefault="00BB4C49">
            <w:pPr>
              <w:pStyle w:val="TableParagraph"/>
              <w:spacing w:line="240" w:lineRule="auto"/>
              <w:jc w:val="left"/>
              <w:rPr>
                <w:rFonts w:ascii="Times New Roman"/>
                <w:sz w:val="16"/>
              </w:rPr>
            </w:pPr>
          </w:p>
        </w:tc>
        <w:tc>
          <w:tcPr>
            <w:tcW w:w="100" w:type="dxa"/>
            <w:tcBorders>
              <w:top w:val="single" w:sz="8" w:space="0" w:color="000000"/>
            </w:tcBorders>
          </w:tcPr>
          <w:p w14:paraId="185C839A" w14:textId="77777777" w:rsidR="00BB4C49" w:rsidRDefault="00BB4C49">
            <w:pPr>
              <w:pStyle w:val="TableParagraph"/>
              <w:spacing w:line="240" w:lineRule="auto"/>
              <w:jc w:val="left"/>
              <w:rPr>
                <w:rFonts w:ascii="Times New Roman"/>
                <w:sz w:val="16"/>
              </w:rPr>
            </w:pPr>
          </w:p>
        </w:tc>
        <w:tc>
          <w:tcPr>
            <w:tcW w:w="1375" w:type="dxa"/>
            <w:tcBorders>
              <w:top w:val="single" w:sz="8" w:space="0" w:color="000000"/>
            </w:tcBorders>
          </w:tcPr>
          <w:p w14:paraId="30317C52" w14:textId="77777777" w:rsidR="00BB4C49" w:rsidRDefault="00BB4C49">
            <w:pPr>
              <w:pStyle w:val="TableParagraph"/>
              <w:spacing w:line="240" w:lineRule="auto"/>
              <w:jc w:val="left"/>
              <w:rPr>
                <w:rFonts w:ascii="Times New Roman"/>
                <w:sz w:val="16"/>
              </w:rPr>
            </w:pPr>
          </w:p>
        </w:tc>
        <w:tc>
          <w:tcPr>
            <w:tcW w:w="1247" w:type="dxa"/>
            <w:tcBorders>
              <w:top w:val="single" w:sz="8" w:space="0" w:color="000000"/>
            </w:tcBorders>
          </w:tcPr>
          <w:p w14:paraId="757B134D" w14:textId="77777777" w:rsidR="00BB4C49" w:rsidRDefault="00BB4C49">
            <w:pPr>
              <w:pStyle w:val="TableParagraph"/>
              <w:spacing w:line="240" w:lineRule="auto"/>
              <w:jc w:val="left"/>
              <w:rPr>
                <w:rFonts w:ascii="Times New Roman"/>
                <w:sz w:val="16"/>
              </w:rPr>
            </w:pPr>
          </w:p>
        </w:tc>
      </w:tr>
      <w:tr w:rsidR="00BB4C49" w14:paraId="45186FC1" w14:textId="77777777">
        <w:trPr>
          <w:trHeight w:val="274"/>
        </w:trPr>
        <w:tc>
          <w:tcPr>
            <w:tcW w:w="5332" w:type="dxa"/>
          </w:tcPr>
          <w:p w14:paraId="5FDD749D" w14:textId="77777777" w:rsidR="00BB4C49" w:rsidRDefault="00DC0BFC">
            <w:pPr>
              <w:pStyle w:val="TableParagraph"/>
              <w:spacing w:before="8" w:line="246" w:lineRule="exact"/>
              <w:ind w:left="100"/>
              <w:jc w:val="left"/>
              <w:rPr>
                <w:sz w:val="20"/>
              </w:rPr>
            </w:pPr>
            <w:r>
              <w:rPr>
                <w:spacing w:val="-1"/>
                <w:position w:val="7"/>
                <w:sz w:val="13"/>
              </w:rPr>
              <w:t>2</w:t>
            </w:r>
            <w:r>
              <w:rPr>
                <w:spacing w:val="15"/>
                <w:position w:val="7"/>
                <w:sz w:val="13"/>
              </w:rPr>
              <w:t xml:space="preserve"> </w:t>
            </w:r>
            <w:r>
              <w:rPr>
                <w:spacing w:val="-1"/>
                <w:sz w:val="20"/>
              </w:rPr>
              <w:t>OA</w:t>
            </w:r>
            <w:r>
              <w:rPr>
                <w:spacing w:val="-8"/>
                <w:sz w:val="20"/>
              </w:rPr>
              <w:t xml:space="preserve"> </w:t>
            </w:r>
            <w:r>
              <w:rPr>
                <w:spacing w:val="-1"/>
                <w:sz w:val="20"/>
              </w:rPr>
              <w:t>Mirror</w:t>
            </w:r>
            <w:r>
              <w:rPr>
                <w:spacing w:val="-7"/>
                <w:sz w:val="20"/>
              </w:rPr>
              <w:t xml:space="preserve"> </w:t>
            </w:r>
            <w:r>
              <w:rPr>
                <w:sz w:val="20"/>
              </w:rPr>
              <w:t>title:</w:t>
            </w:r>
            <w:r>
              <w:rPr>
                <w:spacing w:val="7"/>
                <w:sz w:val="20"/>
              </w:rPr>
              <w:t xml:space="preserve"> </w:t>
            </w:r>
            <w:r>
              <w:rPr>
                <w:sz w:val="20"/>
              </w:rPr>
              <w:t>Micro</w:t>
            </w:r>
            <w:r>
              <w:rPr>
                <w:spacing w:val="-8"/>
                <w:sz w:val="20"/>
              </w:rPr>
              <w:t xml:space="preserve"> </w:t>
            </w:r>
            <w:r>
              <w:rPr>
                <w:sz w:val="20"/>
              </w:rPr>
              <w:t>and</w:t>
            </w:r>
            <w:r>
              <w:rPr>
                <w:spacing w:val="-7"/>
                <w:sz w:val="20"/>
              </w:rPr>
              <w:t xml:space="preserve"> </w:t>
            </w:r>
            <w:r>
              <w:rPr>
                <w:sz w:val="20"/>
              </w:rPr>
              <w:t>Nano</w:t>
            </w:r>
            <w:r>
              <w:rPr>
                <w:spacing w:val="-8"/>
                <w:sz w:val="20"/>
              </w:rPr>
              <w:t xml:space="preserve"> </w:t>
            </w:r>
            <w:r>
              <w:rPr>
                <w:sz w:val="20"/>
              </w:rPr>
              <w:t>Engineering</w:t>
            </w:r>
          </w:p>
        </w:tc>
        <w:tc>
          <w:tcPr>
            <w:tcW w:w="1239" w:type="dxa"/>
          </w:tcPr>
          <w:p w14:paraId="4DCF8519" w14:textId="77777777" w:rsidR="00BB4C49" w:rsidRDefault="00BB4C49">
            <w:pPr>
              <w:pStyle w:val="TableParagraph"/>
              <w:spacing w:line="240" w:lineRule="auto"/>
              <w:jc w:val="left"/>
              <w:rPr>
                <w:rFonts w:ascii="Times New Roman"/>
                <w:sz w:val="20"/>
              </w:rPr>
            </w:pPr>
          </w:p>
        </w:tc>
        <w:tc>
          <w:tcPr>
            <w:tcW w:w="100" w:type="dxa"/>
          </w:tcPr>
          <w:p w14:paraId="2D31F6A9" w14:textId="77777777" w:rsidR="00BB4C49" w:rsidRDefault="00BB4C49">
            <w:pPr>
              <w:pStyle w:val="TableParagraph"/>
              <w:spacing w:line="240" w:lineRule="auto"/>
              <w:jc w:val="left"/>
              <w:rPr>
                <w:rFonts w:ascii="Times New Roman"/>
                <w:sz w:val="20"/>
              </w:rPr>
            </w:pPr>
          </w:p>
        </w:tc>
        <w:tc>
          <w:tcPr>
            <w:tcW w:w="1375" w:type="dxa"/>
          </w:tcPr>
          <w:p w14:paraId="70D07E6B" w14:textId="77777777" w:rsidR="00BB4C49" w:rsidRDefault="00BB4C49">
            <w:pPr>
              <w:pStyle w:val="TableParagraph"/>
              <w:spacing w:line="240" w:lineRule="auto"/>
              <w:jc w:val="left"/>
              <w:rPr>
                <w:rFonts w:ascii="Times New Roman"/>
                <w:sz w:val="20"/>
              </w:rPr>
            </w:pPr>
          </w:p>
        </w:tc>
        <w:tc>
          <w:tcPr>
            <w:tcW w:w="1247" w:type="dxa"/>
          </w:tcPr>
          <w:p w14:paraId="098EC496" w14:textId="77777777" w:rsidR="00BB4C49" w:rsidRDefault="00BB4C49">
            <w:pPr>
              <w:pStyle w:val="TableParagraph"/>
              <w:spacing w:line="240" w:lineRule="auto"/>
              <w:jc w:val="left"/>
              <w:rPr>
                <w:rFonts w:ascii="Times New Roman"/>
                <w:sz w:val="20"/>
              </w:rPr>
            </w:pPr>
          </w:p>
        </w:tc>
      </w:tr>
    </w:tbl>
    <w:p w14:paraId="558420F8" w14:textId="77777777" w:rsidR="00BB4C49" w:rsidRDefault="00BB4C49">
      <w:pPr>
        <w:rPr>
          <w:rFonts w:ascii="Times New Roman"/>
          <w:sz w:val="20"/>
        </w:rPr>
        <w:sectPr w:rsidR="00BB4C49">
          <w:pgSz w:w="12240" w:h="15840"/>
          <w:pgMar w:top="1320" w:right="1240" w:bottom="280" w:left="940" w:header="649" w:footer="0" w:gutter="0"/>
          <w:cols w:space="720"/>
        </w:sectPr>
      </w:pPr>
    </w:p>
    <w:p w14:paraId="48F1AC79" w14:textId="77777777" w:rsidR="00BB4C49" w:rsidRDefault="00BB4C49">
      <w:pPr>
        <w:pStyle w:val="BodyText"/>
        <w:spacing w:before="3"/>
        <w:rPr>
          <w:sz w:val="22"/>
        </w:rPr>
      </w:pPr>
    </w:p>
    <w:p w14:paraId="7A728AC0" w14:textId="77777777" w:rsidR="00BB4C49" w:rsidRDefault="00DC0BFC">
      <w:pPr>
        <w:pStyle w:val="BodyText"/>
        <w:spacing w:before="117" w:line="306" w:lineRule="exact"/>
        <w:ind w:left="491"/>
      </w:pPr>
      <w:r>
        <w:t>Table</w:t>
      </w:r>
      <w:r>
        <w:rPr>
          <w:spacing w:val="6"/>
        </w:rPr>
        <w:t xml:space="preserve"> </w:t>
      </w:r>
      <w:r>
        <w:t>2</w:t>
      </w:r>
    </w:p>
    <w:p w14:paraId="1741DE11" w14:textId="77777777" w:rsidR="00BB4C49" w:rsidRDefault="00144D41">
      <w:pPr>
        <w:spacing w:before="11" w:line="213" w:lineRule="auto"/>
        <w:ind w:left="481" w:right="195" w:firstLine="18"/>
        <w:rPr>
          <w:i/>
          <w:sz w:val="24"/>
        </w:rPr>
      </w:pPr>
      <w:r>
        <w:rPr>
          <w:noProof/>
        </w:rPr>
        <mc:AlternateContent>
          <mc:Choice Requires="wps">
            <w:drawing>
              <wp:anchor distT="0" distB="0" distL="114300" distR="114300" simplePos="0" relativeHeight="484465152" behindDoc="1" locked="0" layoutInCell="1" allowOverlap="1" wp14:anchorId="4B5472FC" wp14:editId="01CC0F8F">
                <wp:simplePos x="0" y="0"/>
                <wp:positionH relativeFrom="page">
                  <wp:posOffset>2656205</wp:posOffset>
                </wp:positionH>
                <wp:positionV relativeFrom="paragraph">
                  <wp:posOffset>1261745</wp:posOffset>
                </wp:positionV>
                <wp:extent cx="2058035" cy="0"/>
                <wp:effectExtent l="0" t="0" r="0" b="0"/>
                <wp:wrapNone/>
                <wp:docPr id="1999" name="Line 19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58035" cy="0"/>
                        </a:xfrm>
                        <a:prstGeom prst="line">
                          <a:avLst/>
                        </a:prstGeom>
                        <a:noFill/>
                        <a:ln w="337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78BE0215" id="Line 1993" o:spid="_x0000_s1026" style="position:absolute;z-index:-188513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09.15pt,99.35pt" to="371.2pt,9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" strokeweight=".09386mm">
                <w10:wrap anchorx="page"/>
              </v:line>
            </w:pict>
          </mc:Fallback>
        </mc:AlternateContent>
      </w:r>
      <w:r>
        <w:rPr>
          <w:noProof/>
        </w:rPr>
        <mc:AlternateContent>
          <mc:Choice Requires="wps">
            <w:drawing>
              <wp:anchor distT="0" distB="0" distL="114300" distR="114300" simplePos="0" relativeHeight="484465664" behindDoc="1" locked="0" layoutInCell="1" allowOverlap="1" wp14:anchorId="0C7D848B" wp14:editId="465286B0">
                <wp:simplePos x="0" y="0"/>
                <wp:positionH relativeFrom="page">
                  <wp:posOffset>4771390</wp:posOffset>
                </wp:positionH>
                <wp:positionV relativeFrom="paragraph">
                  <wp:posOffset>1261745</wp:posOffset>
                </wp:positionV>
                <wp:extent cx="2058035" cy="0"/>
                <wp:effectExtent l="0" t="0" r="0" b="0"/>
                <wp:wrapNone/>
                <wp:docPr id="1998" name="Line 19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58035" cy="0"/>
                        </a:xfrm>
                        <a:prstGeom prst="line">
                          <a:avLst/>
                        </a:prstGeom>
                        <a:noFill/>
                        <a:ln w="337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7E3F73C6" id="Line 1992" o:spid="_x0000_s1026" style="position:absolute;z-index:-188508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75.7pt,99.35pt" to="537.75pt,9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" strokeweight=".09386mm">
                <w10:wrap anchorx="page"/>
              </v:line>
            </w:pict>
          </mc:Fallback>
        </mc:AlternateContent>
      </w:r>
      <w:r w:rsidR="00DC0BFC">
        <w:rPr>
          <w:i/>
          <w:w w:val="105"/>
          <w:sz w:val="24"/>
        </w:rPr>
        <w:t>Geographic</w:t>
      </w:r>
      <w:r w:rsidR="00DC0BFC">
        <w:rPr>
          <w:i/>
          <w:spacing w:val="1"/>
          <w:w w:val="105"/>
          <w:sz w:val="24"/>
        </w:rPr>
        <w:t xml:space="preserve"> </w:t>
      </w:r>
      <w:r w:rsidR="00DC0BFC">
        <w:rPr>
          <w:i/>
          <w:w w:val="105"/>
          <w:sz w:val="24"/>
        </w:rPr>
        <w:t>Richness,</w:t>
      </w:r>
      <w:r w:rsidR="00DC0BFC">
        <w:rPr>
          <w:i/>
          <w:spacing w:val="2"/>
          <w:w w:val="105"/>
          <w:sz w:val="24"/>
        </w:rPr>
        <w:t xml:space="preserve"> </w:t>
      </w:r>
      <w:r w:rsidR="00DC0BFC">
        <w:rPr>
          <w:i/>
          <w:w w:val="105"/>
          <w:sz w:val="24"/>
        </w:rPr>
        <w:t>Evenness,</w:t>
      </w:r>
      <w:r w:rsidR="00DC0BFC">
        <w:rPr>
          <w:i/>
          <w:spacing w:val="2"/>
          <w:w w:val="105"/>
          <w:sz w:val="24"/>
        </w:rPr>
        <w:t xml:space="preserve"> </w:t>
      </w:r>
      <w:r w:rsidR="00DC0BFC">
        <w:rPr>
          <w:i/>
          <w:w w:val="105"/>
          <w:sz w:val="24"/>
        </w:rPr>
        <w:t>and</w:t>
      </w:r>
      <w:r w:rsidR="00DC0BFC">
        <w:rPr>
          <w:i/>
          <w:spacing w:val="2"/>
          <w:w w:val="105"/>
          <w:sz w:val="24"/>
        </w:rPr>
        <w:t xml:space="preserve"> </w:t>
      </w:r>
      <w:r w:rsidR="00DC0BFC">
        <w:rPr>
          <w:i/>
          <w:w w:val="105"/>
          <w:sz w:val="24"/>
        </w:rPr>
        <w:t>Diversity</w:t>
      </w:r>
      <w:r w:rsidR="00DC0BFC">
        <w:rPr>
          <w:i/>
          <w:spacing w:val="1"/>
          <w:w w:val="105"/>
          <w:sz w:val="24"/>
        </w:rPr>
        <w:t xml:space="preserve"> </w:t>
      </w:r>
      <w:r w:rsidR="00DC0BFC">
        <w:rPr>
          <w:i/>
          <w:w w:val="105"/>
          <w:sz w:val="24"/>
        </w:rPr>
        <w:t>of</w:t>
      </w:r>
      <w:r w:rsidR="00DC0BFC">
        <w:rPr>
          <w:i/>
          <w:spacing w:val="2"/>
          <w:w w:val="105"/>
          <w:sz w:val="24"/>
        </w:rPr>
        <w:t xml:space="preserve"> </w:t>
      </w:r>
      <w:r w:rsidR="00DC0BFC">
        <w:rPr>
          <w:i/>
          <w:w w:val="105"/>
          <w:sz w:val="24"/>
        </w:rPr>
        <w:t>lead</w:t>
      </w:r>
      <w:r w:rsidR="00DC0BFC">
        <w:rPr>
          <w:i/>
          <w:spacing w:val="2"/>
          <w:w w:val="105"/>
          <w:sz w:val="24"/>
        </w:rPr>
        <w:t xml:space="preserve"> </w:t>
      </w:r>
      <w:r w:rsidR="00DC0BFC">
        <w:rPr>
          <w:i/>
          <w:w w:val="105"/>
          <w:sz w:val="24"/>
        </w:rPr>
        <w:t>authors</w:t>
      </w:r>
      <w:r w:rsidR="00DC0BFC">
        <w:rPr>
          <w:i/>
          <w:spacing w:val="2"/>
          <w:w w:val="105"/>
          <w:sz w:val="24"/>
        </w:rPr>
        <w:t xml:space="preserve"> </w:t>
      </w:r>
      <w:r w:rsidR="00DC0BFC">
        <w:rPr>
          <w:i/>
          <w:w w:val="105"/>
          <w:sz w:val="24"/>
        </w:rPr>
        <w:t>of</w:t>
      </w:r>
      <w:r w:rsidR="00DC0BFC">
        <w:rPr>
          <w:i/>
          <w:spacing w:val="1"/>
          <w:w w:val="105"/>
          <w:sz w:val="24"/>
        </w:rPr>
        <w:t xml:space="preserve"> </w:t>
      </w:r>
      <w:r w:rsidR="00DC0BFC">
        <w:rPr>
          <w:i/>
          <w:w w:val="105"/>
          <w:sz w:val="24"/>
        </w:rPr>
        <w:t>papers</w:t>
      </w:r>
      <w:r w:rsidR="00DC0BFC">
        <w:rPr>
          <w:i/>
          <w:spacing w:val="2"/>
          <w:w w:val="105"/>
          <w:sz w:val="24"/>
        </w:rPr>
        <w:t xml:space="preserve"> </w:t>
      </w:r>
      <w:r w:rsidR="00DC0BFC">
        <w:rPr>
          <w:i/>
          <w:w w:val="105"/>
          <w:sz w:val="24"/>
        </w:rPr>
        <w:t>published</w:t>
      </w:r>
      <w:r w:rsidR="00DC0BFC">
        <w:rPr>
          <w:i/>
          <w:spacing w:val="2"/>
          <w:w w:val="105"/>
          <w:sz w:val="24"/>
        </w:rPr>
        <w:t xml:space="preserve"> </w:t>
      </w:r>
      <w:r w:rsidR="00DC0BFC">
        <w:rPr>
          <w:i/>
          <w:w w:val="105"/>
          <w:sz w:val="24"/>
        </w:rPr>
        <w:t>in</w:t>
      </w:r>
      <w:r w:rsidR="00DC0BFC">
        <w:rPr>
          <w:i/>
          <w:spacing w:val="2"/>
          <w:w w:val="105"/>
          <w:sz w:val="24"/>
        </w:rPr>
        <w:t xml:space="preserve"> </w:t>
      </w:r>
      <w:r w:rsidR="00DC0BFC">
        <w:rPr>
          <w:i/>
          <w:w w:val="105"/>
          <w:sz w:val="24"/>
        </w:rPr>
        <w:t>Mirror</w:t>
      </w:r>
      <w:r w:rsidR="00DC0BFC">
        <w:rPr>
          <w:i/>
          <w:spacing w:val="-60"/>
          <w:w w:val="105"/>
          <w:sz w:val="24"/>
        </w:rPr>
        <w:t xml:space="preserve"> </w:t>
      </w:r>
      <w:r w:rsidR="00DC0BFC">
        <w:rPr>
          <w:i/>
          <w:w w:val="105"/>
          <w:sz w:val="24"/>
        </w:rPr>
        <w:t>journals,</w:t>
      </w:r>
      <w:r w:rsidR="00DC0BFC">
        <w:rPr>
          <w:i/>
          <w:spacing w:val="9"/>
          <w:w w:val="105"/>
          <w:sz w:val="24"/>
        </w:rPr>
        <w:t xml:space="preserve"> </w:t>
      </w:r>
      <w:r w:rsidR="00DC0BFC">
        <w:rPr>
          <w:i/>
          <w:w w:val="105"/>
          <w:sz w:val="24"/>
        </w:rPr>
        <w:t>open</w:t>
      </w:r>
      <w:r w:rsidR="00DC0BFC">
        <w:rPr>
          <w:i/>
          <w:spacing w:val="10"/>
          <w:w w:val="105"/>
          <w:sz w:val="24"/>
        </w:rPr>
        <w:t xml:space="preserve"> </w:t>
      </w:r>
      <w:r w:rsidR="00DC0BFC">
        <w:rPr>
          <w:i/>
          <w:w w:val="105"/>
          <w:sz w:val="24"/>
        </w:rPr>
        <w:t>access</w:t>
      </w:r>
      <w:r w:rsidR="00DC0BFC">
        <w:rPr>
          <w:i/>
          <w:spacing w:val="10"/>
          <w:w w:val="105"/>
          <w:sz w:val="24"/>
        </w:rPr>
        <w:t xml:space="preserve"> </w:t>
      </w:r>
      <w:r w:rsidR="00DC0BFC">
        <w:rPr>
          <w:i/>
          <w:w w:val="105"/>
          <w:sz w:val="24"/>
        </w:rPr>
        <w:t>papers</w:t>
      </w:r>
      <w:r w:rsidR="00DC0BFC">
        <w:rPr>
          <w:i/>
          <w:spacing w:val="10"/>
          <w:w w:val="105"/>
          <w:sz w:val="24"/>
        </w:rPr>
        <w:t xml:space="preserve"> </w:t>
      </w:r>
      <w:r w:rsidR="00DC0BFC">
        <w:rPr>
          <w:i/>
          <w:w w:val="105"/>
          <w:sz w:val="24"/>
        </w:rPr>
        <w:t>in</w:t>
      </w:r>
      <w:r w:rsidR="00DC0BFC">
        <w:rPr>
          <w:i/>
          <w:spacing w:val="10"/>
          <w:w w:val="105"/>
          <w:sz w:val="24"/>
        </w:rPr>
        <w:t xml:space="preserve"> </w:t>
      </w:r>
      <w:r w:rsidR="00DC0BFC">
        <w:rPr>
          <w:i/>
          <w:w w:val="105"/>
          <w:sz w:val="24"/>
        </w:rPr>
        <w:t>Parent</w:t>
      </w:r>
      <w:r w:rsidR="00DC0BFC">
        <w:rPr>
          <w:i/>
          <w:spacing w:val="10"/>
          <w:w w:val="105"/>
          <w:sz w:val="24"/>
        </w:rPr>
        <w:t xml:space="preserve"> </w:t>
      </w:r>
      <w:r w:rsidR="00DC0BFC">
        <w:rPr>
          <w:i/>
          <w:w w:val="105"/>
          <w:sz w:val="24"/>
        </w:rPr>
        <w:t>journals,</w:t>
      </w:r>
      <w:r w:rsidR="00DC0BFC">
        <w:rPr>
          <w:i/>
          <w:spacing w:val="10"/>
          <w:w w:val="105"/>
          <w:sz w:val="24"/>
        </w:rPr>
        <w:t xml:space="preserve"> </w:t>
      </w:r>
      <w:r w:rsidR="00DC0BFC">
        <w:rPr>
          <w:i/>
          <w:w w:val="105"/>
          <w:sz w:val="24"/>
        </w:rPr>
        <w:t>and</w:t>
      </w:r>
      <w:r w:rsidR="00DC0BFC">
        <w:rPr>
          <w:i/>
          <w:spacing w:val="10"/>
          <w:w w:val="105"/>
          <w:sz w:val="24"/>
        </w:rPr>
        <w:t xml:space="preserve"> </w:t>
      </w:r>
      <w:r w:rsidR="00DC0BFC">
        <w:rPr>
          <w:i/>
          <w:w w:val="105"/>
          <w:sz w:val="24"/>
        </w:rPr>
        <w:t>subscription-only</w:t>
      </w:r>
      <w:r w:rsidR="00DC0BFC">
        <w:rPr>
          <w:i/>
          <w:spacing w:val="10"/>
          <w:w w:val="105"/>
          <w:sz w:val="24"/>
        </w:rPr>
        <w:t xml:space="preserve"> </w:t>
      </w:r>
      <w:r w:rsidR="00DC0BFC">
        <w:rPr>
          <w:i/>
          <w:w w:val="105"/>
          <w:sz w:val="24"/>
        </w:rPr>
        <w:t>papers</w:t>
      </w:r>
      <w:r w:rsidR="00DC0BFC">
        <w:rPr>
          <w:i/>
          <w:spacing w:val="10"/>
          <w:w w:val="105"/>
          <w:sz w:val="24"/>
        </w:rPr>
        <w:t xml:space="preserve"> </w:t>
      </w:r>
      <w:r w:rsidR="00DC0BFC">
        <w:rPr>
          <w:i/>
          <w:w w:val="105"/>
          <w:sz w:val="24"/>
        </w:rPr>
        <w:t>in</w:t>
      </w:r>
      <w:r w:rsidR="00DC0BFC">
        <w:rPr>
          <w:i/>
          <w:spacing w:val="10"/>
          <w:w w:val="105"/>
          <w:sz w:val="24"/>
        </w:rPr>
        <w:t xml:space="preserve"> </w:t>
      </w:r>
      <w:r w:rsidR="00DC0BFC">
        <w:rPr>
          <w:i/>
          <w:w w:val="105"/>
          <w:sz w:val="24"/>
        </w:rPr>
        <w:t>Parent</w:t>
      </w:r>
      <w:r w:rsidR="00DC0BFC">
        <w:rPr>
          <w:i/>
          <w:spacing w:val="1"/>
          <w:w w:val="105"/>
          <w:sz w:val="24"/>
        </w:rPr>
        <w:t xml:space="preserve"> </w:t>
      </w:r>
      <w:r w:rsidR="00DC0BFC">
        <w:rPr>
          <w:i/>
          <w:w w:val="105"/>
          <w:sz w:val="24"/>
        </w:rPr>
        <w:t>journals.</w:t>
      </w:r>
      <w:r w:rsidR="00DC0BFC">
        <w:rPr>
          <w:i/>
          <w:spacing w:val="35"/>
          <w:w w:val="105"/>
          <w:sz w:val="24"/>
        </w:rPr>
        <w:t xml:space="preserve"> </w:t>
      </w:r>
      <w:r w:rsidR="00DC0BFC">
        <w:rPr>
          <w:i/>
          <w:w w:val="105"/>
          <w:sz w:val="24"/>
        </w:rPr>
        <w:t>The</w:t>
      </w:r>
      <w:r w:rsidR="00DC0BFC">
        <w:rPr>
          <w:i/>
          <w:spacing w:val="13"/>
          <w:w w:val="105"/>
          <w:sz w:val="24"/>
        </w:rPr>
        <w:t xml:space="preserve"> </w:t>
      </w:r>
      <w:r w:rsidR="00DC0BFC">
        <w:rPr>
          <w:i/>
          <w:w w:val="105"/>
          <w:sz w:val="24"/>
        </w:rPr>
        <w:t>value</w:t>
      </w:r>
      <w:r w:rsidR="00DC0BFC">
        <w:rPr>
          <w:i/>
          <w:spacing w:val="13"/>
          <w:w w:val="105"/>
          <w:sz w:val="24"/>
        </w:rPr>
        <w:t xml:space="preserve"> </w:t>
      </w:r>
      <w:r w:rsidR="00DC0BFC">
        <w:rPr>
          <w:i/>
          <w:w w:val="105"/>
          <w:sz w:val="24"/>
        </w:rPr>
        <w:t>for</w:t>
      </w:r>
      <w:r w:rsidR="00DC0BFC">
        <w:rPr>
          <w:i/>
          <w:spacing w:val="13"/>
          <w:w w:val="105"/>
          <w:sz w:val="24"/>
        </w:rPr>
        <w:t xml:space="preserve"> </w:t>
      </w:r>
      <w:r w:rsidR="00DC0BFC">
        <w:rPr>
          <w:i/>
          <w:w w:val="105"/>
          <w:sz w:val="24"/>
        </w:rPr>
        <w:t>Parent</w:t>
      </w:r>
      <w:r w:rsidR="00DC0BFC">
        <w:rPr>
          <w:i/>
          <w:spacing w:val="13"/>
          <w:w w:val="105"/>
          <w:sz w:val="24"/>
        </w:rPr>
        <w:t xml:space="preserve"> </w:t>
      </w:r>
      <w:r w:rsidR="00DC0BFC">
        <w:rPr>
          <w:i/>
          <w:w w:val="105"/>
          <w:sz w:val="24"/>
        </w:rPr>
        <w:t>journals</w:t>
      </w:r>
      <w:r w:rsidR="00DC0BFC">
        <w:rPr>
          <w:i/>
          <w:spacing w:val="13"/>
          <w:w w:val="105"/>
          <w:sz w:val="24"/>
        </w:rPr>
        <w:t xml:space="preserve"> </w:t>
      </w:r>
      <w:r w:rsidR="00DC0BFC">
        <w:rPr>
          <w:i/>
          <w:w w:val="105"/>
          <w:sz w:val="24"/>
        </w:rPr>
        <w:t>is</w:t>
      </w:r>
      <w:r w:rsidR="00DC0BFC">
        <w:rPr>
          <w:i/>
          <w:spacing w:val="13"/>
          <w:w w:val="105"/>
          <w:sz w:val="24"/>
        </w:rPr>
        <w:t xml:space="preserve"> </w:t>
      </w:r>
      <w:r w:rsidR="00DC0BFC">
        <w:rPr>
          <w:i/>
          <w:w w:val="105"/>
          <w:sz w:val="24"/>
        </w:rPr>
        <w:t>the</w:t>
      </w:r>
      <w:r w:rsidR="00DC0BFC">
        <w:rPr>
          <w:i/>
          <w:spacing w:val="13"/>
          <w:w w:val="105"/>
          <w:sz w:val="24"/>
        </w:rPr>
        <w:t xml:space="preserve"> </w:t>
      </w:r>
      <w:r w:rsidR="00DC0BFC">
        <w:rPr>
          <w:i/>
          <w:w w:val="105"/>
          <w:sz w:val="24"/>
        </w:rPr>
        <w:t>mean</w:t>
      </w:r>
      <w:r w:rsidR="00DC0BFC">
        <w:rPr>
          <w:i/>
          <w:spacing w:val="13"/>
          <w:w w:val="105"/>
          <w:sz w:val="24"/>
        </w:rPr>
        <w:t xml:space="preserve"> </w:t>
      </w:r>
      <w:r w:rsidR="00DC0BFC">
        <w:rPr>
          <w:i/>
          <w:w w:val="105"/>
          <w:sz w:val="24"/>
        </w:rPr>
        <w:t>of</w:t>
      </w:r>
      <w:r w:rsidR="00DC0BFC">
        <w:rPr>
          <w:i/>
          <w:spacing w:val="13"/>
          <w:w w:val="105"/>
          <w:sz w:val="24"/>
        </w:rPr>
        <w:t xml:space="preserve"> </w:t>
      </w:r>
      <w:r w:rsidR="00DC0BFC">
        <w:rPr>
          <w:i/>
          <w:w w:val="105"/>
          <w:sz w:val="24"/>
        </w:rPr>
        <w:t>1000</w:t>
      </w:r>
      <w:r w:rsidR="00DC0BFC">
        <w:rPr>
          <w:i/>
          <w:spacing w:val="13"/>
          <w:w w:val="105"/>
          <w:sz w:val="24"/>
        </w:rPr>
        <w:t xml:space="preserve"> </w:t>
      </w:r>
      <w:r w:rsidR="00DC0BFC">
        <w:rPr>
          <w:i/>
          <w:w w:val="105"/>
          <w:sz w:val="24"/>
        </w:rPr>
        <w:t>bootstrap-generated</w:t>
      </w:r>
      <w:r w:rsidR="00DC0BFC">
        <w:rPr>
          <w:i/>
          <w:spacing w:val="13"/>
          <w:w w:val="105"/>
          <w:sz w:val="24"/>
        </w:rPr>
        <w:t xml:space="preserve"> </w:t>
      </w:r>
      <w:r w:rsidR="00DC0BFC">
        <w:rPr>
          <w:i/>
          <w:w w:val="105"/>
          <w:sz w:val="24"/>
        </w:rPr>
        <w:t>article</w:t>
      </w:r>
      <w:r w:rsidR="00DC0BFC">
        <w:rPr>
          <w:i/>
          <w:spacing w:val="1"/>
          <w:w w:val="105"/>
          <w:sz w:val="24"/>
        </w:rPr>
        <w:t xml:space="preserve"> </w:t>
      </w:r>
      <w:r w:rsidR="00DC0BFC">
        <w:rPr>
          <w:i/>
          <w:w w:val="105"/>
          <w:sz w:val="24"/>
        </w:rPr>
        <w:t>collections</w:t>
      </w:r>
      <w:r w:rsidR="00DC0BFC">
        <w:rPr>
          <w:i/>
          <w:spacing w:val="7"/>
          <w:w w:val="105"/>
          <w:sz w:val="24"/>
        </w:rPr>
        <w:t xml:space="preserve"> </w:t>
      </w:r>
      <w:r w:rsidR="00DC0BFC">
        <w:rPr>
          <w:i/>
          <w:w w:val="105"/>
          <w:sz w:val="24"/>
        </w:rPr>
        <w:t>identical</w:t>
      </w:r>
      <w:r w:rsidR="00DC0BFC">
        <w:rPr>
          <w:i/>
          <w:spacing w:val="8"/>
          <w:w w:val="105"/>
          <w:sz w:val="24"/>
        </w:rPr>
        <w:t xml:space="preserve"> </w:t>
      </w:r>
      <w:r w:rsidR="00DC0BFC">
        <w:rPr>
          <w:i/>
          <w:w w:val="105"/>
          <w:sz w:val="24"/>
        </w:rPr>
        <w:t>in</w:t>
      </w:r>
      <w:r w:rsidR="00DC0BFC">
        <w:rPr>
          <w:i/>
          <w:spacing w:val="7"/>
          <w:w w:val="105"/>
          <w:sz w:val="24"/>
        </w:rPr>
        <w:t xml:space="preserve"> </w:t>
      </w:r>
      <w:r w:rsidR="00DC0BFC">
        <w:rPr>
          <w:i/>
          <w:w w:val="105"/>
          <w:sz w:val="24"/>
        </w:rPr>
        <w:t>size</w:t>
      </w:r>
      <w:r w:rsidR="00DC0BFC">
        <w:rPr>
          <w:i/>
          <w:spacing w:val="8"/>
          <w:w w:val="105"/>
          <w:sz w:val="24"/>
        </w:rPr>
        <w:t xml:space="preserve"> </w:t>
      </w:r>
      <w:r w:rsidR="00DC0BFC">
        <w:rPr>
          <w:i/>
          <w:w w:val="105"/>
          <w:sz w:val="24"/>
        </w:rPr>
        <w:t>and</w:t>
      </w:r>
      <w:r w:rsidR="00DC0BFC">
        <w:rPr>
          <w:i/>
          <w:spacing w:val="7"/>
          <w:w w:val="105"/>
          <w:sz w:val="24"/>
        </w:rPr>
        <w:t xml:space="preserve"> </w:t>
      </w:r>
      <w:r w:rsidR="00DC0BFC">
        <w:rPr>
          <w:i/>
          <w:w w:val="105"/>
          <w:sz w:val="24"/>
        </w:rPr>
        <w:t>structure</w:t>
      </w:r>
      <w:r w:rsidR="00DC0BFC">
        <w:rPr>
          <w:i/>
          <w:spacing w:val="8"/>
          <w:w w:val="105"/>
          <w:sz w:val="24"/>
        </w:rPr>
        <w:t xml:space="preserve"> </w:t>
      </w:r>
      <w:r w:rsidR="00DC0BFC">
        <w:rPr>
          <w:i/>
          <w:w w:val="105"/>
          <w:sz w:val="24"/>
        </w:rPr>
        <w:t>to</w:t>
      </w:r>
      <w:r w:rsidR="00DC0BFC">
        <w:rPr>
          <w:i/>
          <w:spacing w:val="7"/>
          <w:w w:val="105"/>
          <w:sz w:val="24"/>
        </w:rPr>
        <w:t xml:space="preserve"> </w:t>
      </w:r>
      <w:r w:rsidR="00DC0BFC">
        <w:rPr>
          <w:i/>
          <w:w w:val="105"/>
          <w:sz w:val="24"/>
        </w:rPr>
        <w:t>the</w:t>
      </w:r>
      <w:r w:rsidR="00DC0BFC">
        <w:rPr>
          <w:i/>
          <w:spacing w:val="8"/>
          <w:w w:val="105"/>
          <w:sz w:val="24"/>
        </w:rPr>
        <w:t xml:space="preserve"> </w:t>
      </w:r>
      <w:r w:rsidR="00DC0BFC">
        <w:rPr>
          <w:i/>
          <w:w w:val="105"/>
          <w:sz w:val="24"/>
        </w:rPr>
        <w:t>articles</w:t>
      </w:r>
      <w:r w:rsidR="00DC0BFC">
        <w:rPr>
          <w:i/>
          <w:spacing w:val="8"/>
          <w:w w:val="105"/>
          <w:sz w:val="24"/>
        </w:rPr>
        <w:t xml:space="preserve"> </w:t>
      </w:r>
      <w:r w:rsidR="00DC0BFC">
        <w:rPr>
          <w:i/>
          <w:w w:val="105"/>
          <w:sz w:val="24"/>
        </w:rPr>
        <w:t>in</w:t>
      </w:r>
      <w:r w:rsidR="00DC0BFC">
        <w:rPr>
          <w:i/>
          <w:spacing w:val="7"/>
          <w:w w:val="105"/>
          <w:sz w:val="24"/>
        </w:rPr>
        <w:t xml:space="preserve"> </w:t>
      </w:r>
      <w:r w:rsidR="00DC0BFC">
        <w:rPr>
          <w:i/>
          <w:w w:val="105"/>
          <w:sz w:val="24"/>
        </w:rPr>
        <w:t>Mirror</w:t>
      </w:r>
      <w:r w:rsidR="00DC0BFC">
        <w:rPr>
          <w:i/>
          <w:spacing w:val="8"/>
          <w:w w:val="105"/>
          <w:sz w:val="24"/>
        </w:rPr>
        <w:t xml:space="preserve"> </w:t>
      </w:r>
      <w:r w:rsidR="00DC0BFC">
        <w:rPr>
          <w:i/>
          <w:w w:val="105"/>
          <w:sz w:val="24"/>
        </w:rPr>
        <w:t>journals.</w:t>
      </w:r>
      <w:r w:rsidR="00DC0BFC">
        <w:rPr>
          <w:i/>
          <w:spacing w:val="28"/>
          <w:w w:val="105"/>
          <w:sz w:val="24"/>
        </w:rPr>
        <w:t xml:space="preserve"> </w:t>
      </w:r>
      <w:r w:rsidR="00DC0BFC">
        <w:rPr>
          <w:i/>
          <w:w w:val="105"/>
          <w:sz w:val="24"/>
        </w:rPr>
        <w:t>Single:</w:t>
      </w:r>
      <w:r w:rsidR="00DC0BFC">
        <w:rPr>
          <w:i/>
          <w:spacing w:val="28"/>
          <w:w w:val="105"/>
          <w:sz w:val="24"/>
        </w:rPr>
        <w:t xml:space="preserve"> </w:t>
      </w:r>
      <w:r w:rsidR="00DC0BFC">
        <w:rPr>
          <w:i/>
          <w:w w:val="105"/>
          <w:sz w:val="24"/>
        </w:rPr>
        <w:t>authors</w:t>
      </w:r>
      <w:r w:rsidR="00DC0BFC">
        <w:rPr>
          <w:i/>
          <w:spacing w:val="-60"/>
          <w:w w:val="105"/>
          <w:sz w:val="24"/>
        </w:rPr>
        <w:t xml:space="preserve"> </w:t>
      </w:r>
      <w:r w:rsidR="00DC0BFC">
        <w:rPr>
          <w:i/>
          <w:w w:val="105"/>
          <w:sz w:val="24"/>
        </w:rPr>
        <w:t>of</w:t>
      </w:r>
      <w:r w:rsidR="00DC0BFC">
        <w:rPr>
          <w:i/>
          <w:spacing w:val="16"/>
          <w:w w:val="105"/>
          <w:sz w:val="24"/>
        </w:rPr>
        <w:t xml:space="preserve"> </w:t>
      </w:r>
      <w:r w:rsidR="00DC0BFC">
        <w:rPr>
          <w:i/>
          <w:w w:val="105"/>
          <w:sz w:val="24"/>
        </w:rPr>
        <w:t>single-authored</w:t>
      </w:r>
      <w:r w:rsidR="00DC0BFC">
        <w:rPr>
          <w:i/>
          <w:spacing w:val="17"/>
          <w:w w:val="105"/>
          <w:sz w:val="24"/>
        </w:rPr>
        <w:t xml:space="preserve"> </w:t>
      </w:r>
      <w:r w:rsidR="00DC0BFC">
        <w:rPr>
          <w:i/>
          <w:w w:val="105"/>
          <w:sz w:val="24"/>
        </w:rPr>
        <w:t>papers;</w:t>
      </w:r>
      <w:r w:rsidR="00DC0BFC">
        <w:rPr>
          <w:i/>
          <w:spacing w:val="17"/>
          <w:w w:val="105"/>
          <w:sz w:val="24"/>
        </w:rPr>
        <w:t xml:space="preserve"> </w:t>
      </w:r>
      <w:r w:rsidR="00DC0BFC">
        <w:rPr>
          <w:i/>
          <w:w w:val="105"/>
          <w:sz w:val="24"/>
        </w:rPr>
        <w:t>First:</w:t>
      </w:r>
      <w:r w:rsidR="00DC0BFC">
        <w:rPr>
          <w:i/>
          <w:spacing w:val="40"/>
          <w:w w:val="105"/>
          <w:sz w:val="24"/>
        </w:rPr>
        <w:t xml:space="preserve"> </w:t>
      </w:r>
      <w:r w:rsidR="00DC0BFC">
        <w:rPr>
          <w:i/>
          <w:w w:val="105"/>
          <w:sz w:val="24"/>
        </w:rPr>
        <w:t>first</w:t>
      </w:r>
      <w:r w:rsidR="00DC0BFC">
        <w:rPr>
          <w:i/>
          <w:spacing w:val="17"/>
          <w:w w:val="105"/>
          <w:sz w:val="24"/>
        </w:rPr>
        <w:t xml:space="preserve"> </w:t>
      </w:r>
      <w:r w:rsidR="00DC0BFC">
        <w:rPr>
          <w:i/>
          <w:w w:val="105"/>
          <w:sz w:val="24"/>
        </w:rPr>
        <w:t>authors</w:t>
      </w:r>
      <w:r w:rsidR="00DC0BFC">
        <w:rPr>
          <w:i/>
          <w:spacing w:val="17"/>
          <w:w w:val="105"/>
          <w:sz w:val="24"/>
        </w:rPr>
        <w:t xml:space="preserve"> </w:t>
      </w:r>
      <w:r w:rsidR="00DC0BFC">
        <w:rPr>
          <w:i/>
          <w:w w:val="105"/>
          <w:sz w:val="24"/>
        </w:rPr>
        <w:t>of</w:t>
      </w:r>
      <w:r w:rsidR="00DC0BFC">
        <w:rPr>
          <w:i/>
          <w:spacing w:val="16"/>
          <w:w w:val="105"/>
          <w:sz w:val="24"/>
        </w:rPr>
        <w:t xml:space="preserve"> </w:t>
      </w:r>
      <w:r w:rsidR="00DC0BFC">
        <w:rPr>
          <w:i/>
          <w:w w:val="105"/>
          <w:sz w:val="24"/>
        </w:rPr>
        <w:t>co-authored</w:t>
      </w:r>
      <w:r w:rsidR="00DC0BFC">
        <w:rPr>
          <w:i/>
          <w:spacing w:val="17"/>
          <w:w w:val="105"/>
          <w:sz w:val="24"/>
        </w:rPr>
        <w:t xml:space="preserve"> </w:t>
      </w:r>
      <w:r w:rsidR="00DC0BFC">
        <w:rPr>
          <w:i/>
          <w:w w:val="105"/>
          <w:sz w:val="24"/>
        </w:rPr>
        <w:t>papers.</w:t>
      </w:r>
    </w:p>
    <w:p w14:paraId="54F0DE75" w14:textId="77777777" w:rsidR="00BB4C49" w:rsidRDefault="00BB4C49">
      <w:pPr>
        <w:pStyle w:val="BodyText"/>
        <w:spacing w:before="2"/>
        <w:rPr>
          <w:i/>
          <w:sz w:val="17"/>
        </w:rPr>
      </w:pPr>
    </w:p>
    <w:tbl>
      <w:tblPr>
        <w:tblW w:w="0" w:type="auto"/>
        <w:tblInd w:w="566" w:type="dxa"/>
        <w:tblLayout w:type="fixed"/>
        <w:tblCellMar>
          <w:left w:w="0" w:type="dxa"/>
          <w:right w:w="0" w:type="dxa"/>
        </w:tblCellMar>
        <w:tblLook w:val="01E0" w:firstRow="1" w:lastRow="1" w:firstColumn="1" w:lastColumn="1" w:noHBand="0" w:noVBand="0"/>
      </w:tblPr>
      <w:tblGrid>
        <w:gridCol w:w="2638"/>
        <w:gridCol w:w="585"/>
        <w:gridCol w:w="2160"/>
        <w:gridCol w:w="585"/>
        <w:gridCol w:w="585"/>
        <w:gridCol w:w="2160"/>
        <w:gridCol w:w="585"/>
      </w:tblGrid>
      <w:tr w:rsidR="00BB4C49" w14:paraId="0F0F1D3D" w14:textId="77777777">
        <w:trPr>
          <w:trHeight w:val="614"/>
        </w:trPr>
        <w:tc>
          <w:tcPr>
            <w:tcW w:w="2638" w:type="dxa"/>
            <w:tcBorders>
              <w:top w:val="single" w:sz="6" w:space="0" w:color="000000"/>
              <w:bottom w:val="single" w:sz="4" w:space="0" w:color="000000"/>
            </w:tcBorders>
          </w:tcPr>
          <w:p w14:paraId="379315C2" w14:textId="77777777" w:rsidR="00BB4C49" w:rsidRDefault="00BB4C49">
            <w:pPr>
              <w:pStyle w:val="TableParagraph"/>
              <w:spacing w:before="8" w:line="240" w:lineRule="auto"/>
              <w:jc w:val="left"/>
              <w:rPr>
                <w:i/>
                <w:sz w:val="24"/>
              </w:rPr>
            </w:pPr>
          </w:p>
          <w:p w14:paraId="20B6727E" w14:textId="77777777" w:rsidR="00BB4C49" w:rsidRDefault="00DC0BFC">
            <w:pPr>
              <w:pStyle w:val="TableParagraph"/>
              <w:tabs>
                <w:tab w:val="left" w:pos="1117"/>
                <w:tab w:val="left" w:pos="1904"/>
              </w:tabs>
              <w:spacing w:line="240" w:lineRule="auto"/>
              <w:ind w:right="88"/>
              <w:jc w:val="right"/>
              <w:rPr>
                <w:sz w:val="18"/>
              </w:rPr>
            </w:pPr>
            <w:r>
              <w:rPr>
                <w:sz w:val="18"/>
              </w:rPr>
              <w:t>OA</w:t>
            </w:r>
            <w:r>
              <w:rPr>
                <w:spacing w:val="-1"/>
                <w:sz w:val="18"/>
              </w:rPr>
              <w:t xml:space="preserve"> </w:t>
            </w:r>
            <w:r>
              <w:rPr>
                <w:sz w:val="18"/>
              </w:rPr>
              <w:t>Source</w:t>
            </w:r>
            <w:r>
              <w:rPr>
                <w:sz w:val="18"/>
              </w:rPr>
              <w:tab/>
              <w:t>Metric</w:t>
            </w:r>
            <w:r>
              <w:rPr>
                <w:sz w:val="18"/>
              </w:rPr>
              <w:tab/>
              <w:t>Author</w:t>
            </w:r>
          </w:p>
        </w:tc>
        <w:tc>
          <w:tcPr>
            <w:tcW w:w="585" w:type="dxa"/>
            <w:tcBorders>
              <w:top w:val="single" w:sz="6" w:space="0" w:color="000000"/>
              <w:bottom w:val="single" w:sz="4" w:space="0" w:color="000000"/>
            </w:tcBorders>
          </w:tcPr>
          <w:p w14:paraId="12531C66" w14:textId="77777777" w:rsidR="00BB4C49" w:rsidRDefault="00BB4C49">
            <w:pPr>
              <w:pStyle w:val="TableParagraph"/>
              <w:spacing w:before="8" w:line="240" w:lineRule="auto"/>
              <w:jc w:val="left"/>
              <w:rPr>
                <w:i/>
                <w:sz w:val="24"/>
              </w:rPr>
            </w:pPr>
          </w:p>
          <w:p w14:paraId="1975399E" w14:textId="77777777" w:rsidR="00BB4C49" w:rsidRDefault="00DC0BFC">
            <w:pPr>
              <w:pStyle w:val="TableParagraph"/>
              <w:spacing w:line="240" w:lineRule="auto"/>
              <w:ind w:left="159"/>
              <w:jc w:val="left"/>
              <w:rPr>
                <w:sz w:val="18"/>
              </w:rPr>
            </w:pPr>
            <w:r>
              <w:rPr>
                <w:sz w:val="18"/>
              </w:rPr>
              <w:t>OA</w:t>
            </w:r>
          </w:p>
        </w:tc>
        <w:tc>
          <w:tcPr>
            <w:tcW w:w="2160" w:type="dxa"/>
            <w:tcBorders>
              <w:top w:val="single" w:sz="6" w:space="0" w:color="000000"/>
              <w:bottom w:val="single" w:sz="4" w:space="0" w:color="000000"/>
            </w:tcBorders>
          </w:tcPr>
          <w:p w14:paraId="41301D98" w14:textId="77777777" w:rsidR="00BB4C49" w:rsidRDefault="00DC0BFC">
            <w:pPr>
              <w:pStyle w:val="TableParagraph"/>
              <w:spacing w:before="9" w:line="240" w:lineRule="auto"/>
              <w:ind w:left="67" w:right="66"/>
              <w:rPr>
                <w:sz w:val="18"/>
              </w:rPr>
            </w:pPr>
            <w:r>
              <w:rPr>
                <w:w w:val="95"/>
                <w:sz w:val="18"/>
              </w:rPr>
              <w:t>All</w:t>
            </w:r>
            <w:r>
              <w:rPr>
                <w:spacing w:val="14"/>
                <w:w w:val="95"/>
                <w:sz w:val="18"/>
              </w:rPr>
              <w:t xml:space="preserve"> </w:t>
            </w:r>
            <w:r>
              <w:rPr>
                <w:w w:val="95"/>
                <w:sz w:val="18"/>
              </w:rPr>
              <w:t>Countries</w:t>
            </w:r>
          </w:p>
          <w:p w14:paraId="6DEC16B9" w14:textId="77777777" w:rsidR="00BB4C49" w:rsidRDefault="00DC0BFC">
            <w:pPr>
              <w:pStyle w:val="TableParagraph"/>
              <w:spacing w:before="80" w:line="240" w:lineRule="auto"/>
              <w:ind w:left="68" w:right="66"/>
              <w:rPr>
                <w:sz w:val="18"/>
              </w:rPr>
            </w:pPr>
            <w:r>
              <w:rPr>
                <w:spacing w:val="-1"/>
                <w:w w:val="105"/>
                <w:sz w:val="18"/>
              </w:rPr>
              <w:t>Parent</w:t>
            </w:r>
            <w:r>
              <w:rPr>
                <w:spacing w:val="-3"/>
                <w:w w:val="105"/>
                <w:sz w:val="18"/>
              </w:rPr>
              <w:t xml:space="preserve"> </w:t>
            </w:r>
            <w:r>
              <w:rPr>
                <w:spacing w:val="-1"/>
                <w:w w:val="105"/>
                <w:sz w:val="18"/>
              </w:rPr>
              <w:t>PW</w:t>
            </w:r>
            <w:r>
              <w:rPr>
                <w:spacing w:val="-2"/>
                <w:w w:val="105"/>
                <w:sz w:val="18"/>
              </w:rPr>
              <w:t xml:space="preserve"> </w:t>
            </w:r>
            <w:r>
              <w:rPr>
                <w:spacing w:val="-1"/>
                <w:w w:val="105"/>
                <w:sz w:val="18"/>
              </w:rPr>
              <w:t>(mean</w:t>
            </w:r>
            <w:r>
              <w:rPr>
                <w:spacing w:val="-2"/>
                <w:w w:val="105"/>
                <w:sz w:val="18"/>
              </w:rPr>
              <w:t xml:space="preserve"> </w:t>
            </w:r>
            <w:r>
              <w:rPr>
                <w:rFonts w:ascii="Tahoma" w:hAnsi="Tahoma"/>
                <w:w w:val="105"/>
                <w:sz w:val="18"/>
              </w:rPr>
              <w:t>±</w:t>
            </w:r>
            <w:r>
              <w:rPr>
                <w:rFonts w:ascii="Tahoma" w:hAnsi="Tahoma"/>
                <w:spacing w:val="-15"/>
                <w:w w:val="105"/>
                <w:sz w:val="18"/>
              </w:rPr>
              <w:t xml:space="preserve"> </w:t>
            </w:r>
            <w:r>
              <w:rPr>
                <w:w w:val="105"/>
                <w:sz w:val="18"/>
              </w:rPr>
              <w:t>SD)</w:t>
            </w:r>
          </w:p>
        </w:tc>
        <w:tc>
          <w:tcPr>
            <w:tcW w:w="585" w:type="dxa"/>
            <w:tcBorders>
              <w:top w:val="single" w:sz="6" w:space="0" w:color="000000"/>
              <w:bottom w:val="single" w:sz="4" w:space="0" w:color="000000"/>
            </w:tcBorders>
          </w:tcPr>
          <w:p w14:paraId="1530B47D" w14:textId="77777777" w:rsidR="00BB4C49" w:rsidRDefault="00BB4C49">
            <w:pPr>
              <w:pStyle w:val="TableParagraph"/>
              <w:spacing w:before="12" w:line="240" w:lineRule="auto"/>
              <w:jc w:val="left"/>
              <w:rPr>
                <w:i/>
                <w:sz w:val="21"/>
              </w:rPr>
            </w:pPr>
          </w:p>
          <w:p w14:paraId="0888EDDD" w14:textId="77777777" w:rsidR="00BB4C49" w:rsidRDefault="00DC0BFC">
            <w:pPr>
              <w:pStyle w:val="TableParagraph"/>
              <w:spacing w:line="240" w:lineRule="auto"/>
              <w:ind w:left="62" w:right="67"/>
              <w:rPr>
                <w:rFonts w:ascii="Tahoma" w:hAnsi="Tahoma"/>
                <w:sz w:val="18"/>
              </w:rPr>
            </w:pPr>
            <w:r>
              <w:rPr>
                <w:rFonts w:ascii="Bookman Old Style" w:hAnsi="Bookman Old Style"/>
                <w:i/>
                <w:spacing w:val="-75"/>
                <w:w w:val="105"/>
                <w:position w:val="-4"/>
                <w:sz w:val="18"/>
              </w:rPr>
              <w:t>P</w:t>
            </w:r>
            <w:r>
              <w:rPr>
                <w:rFonts w:ascii="Tahoma" w:hAnsi="Tahoma"/>
                <w:w w:val="90"/>
                <w:sz w:val="18"/>
              </w:rPr>
              <w:t>ˆ</w:t>
            </w:r>
          </w:p>
        </w:tc>
        <w:tc>
          <w:tcPr>
            <w:tcW w:w="585" w:type="dxa"/>
            <w:tcBorders>
              <w:top w:val="single" w:sz="6" w:space="0" w:color="000000"/>
              <w:bottom w:val="single" w:sz="4" w:space="0" w:color="000000"/>
            </w:tcBorders>
          </w:tcPr>
          <w:p w14:paraId="0819F195" w14:textId="77777777" w:rsidR="00BB4C49" w:rsidRDefault="00BB4C49">
            <w:pPr>
              <w:pStyle w:val="TableParagraph"/>
              <w:spacing w:before="8" w:line="240" w:lineRule="auto"/>
              <w:jc w:val="left"/>
              <w:rPr>
                <w:i/>
                <w:sz w:val="24"/>
              </w:rPr>
            </w:pPr>
          </w:p>
          <w:p w14:paraId="6655A0BE" w14:textId="77777777" w:rsidR="00BB4C49" w:rsidRDefault="00DC0BFC">
            <w:pPr>
              <w:pStyle w:val="TableParagraph"/>
              <w:spacing w:line="240" w:lineRule="auto"/>
              <w:ind w:left="70" w:right="67"/>
              <w:rPr>
                <w:sz w:val="18"/>
              </w:rPr>
            </w:pPr>
            <w:r>
              <w:rPr>
                <w:sz w:val="18"/>
              </w:rPr>
              <w:t>OA</w:t>
            </w:r>
          </w:p>
        </w:tc>
        <w:tc>
          <w:tcPr>
            <w:tcW w:w="2160" w:type="dxa"/>
            <w:tcBorders>
              <w:top w:val="single" w:sz="6" w:space="0" w:color="000000"/>
              <w:bottom w:val="single" w:sz="4" w:space="0" w:color="000000"/>
            </w:tcBorders>
          </w:tcPr>
          <w:p w14:paraId="7E047B07" w14:textId="77777777" w:rsidR="00BB4C49" w:rsidRDefault="00DC0BFC">
            <w:pPr>
              <w:pStyle w:val="TableParagraph"/>
              <w:spacing w:before="9" w:line="240" w:lineRule="auto"/>
              <w:ind w:left="182"/>
              <w:jc w:val="left"/>
              <w:rPr>
                <w:sz w:val="18"/>
              </w:rPr>
            </w:pPr>
            <w:r>
              <w:rPr>
                <w:sz w:val="18"/>
              </w:rPr>
              <w:t>Without</w:t>
            </w:r>
            <w:r>
              <w:rPr>
                <w:spacing w:val="5"/>
                <w:sz w:val="18"/>
              </w:rPr>
              <w:t xml:space="preserve"> </w:t>
            </w:r>
            <w:r>
              <w:rPr>
                <w:sz w:val="18"/>
              </w:rPr>
              <w:t>China</w:t>
            </w:r>
            <w:r>
              <w:rPr>
                <w:spacing w:val="5"/>
                <w:sz w:val="18"/>
              </w:rPr>
              <w:t xml:space="preserve"> </w:t>
            </w:r>
            <w:r>
              <w:rPr>
                <w:sz w:val="18"/>
              </w:rPr>
              <w:t>&amp;</w:t>
            </w:r>
            <w:r>
              <w:rPr>
                <w:spacing w:val="5"/>
                <w:sz w:val="18"/>
              </w:rPr>
              <w:t xml:space="preserve"> </w:t>
            </w:r>
            <w:r>
              <w:rPr>
                <w:sz w:val="18"/>
              </w:rPr>
              <w:t>USA</w:t>
            </w:r>
          </w:p>
          <w:p w14:paraId="0CF0ABDD" w14:textId="77777777" w:rsidR="00BB4C49" w:rsidRDefault="00DC0BFC">
            <w:pPr>
              <w:pStyle w:val="TableParagraph"/>
              <w:spacing w:before="80" w:line="240" w:lineRule="auto"/>
              <w:ind w:left="92"/>
              <w:jc w:val="left"/>
              <w:rPr>
                <w:sz w:val="18"/>
              </w:rPr>
            </w:pPr>
            <w:r>
              <w:rPr>
                <w:spacing w:val="-1"/>
                <w:w w:val="105"/>
                <w:sz w:val="18"/>
              </w:rPr>
              <w:t>Parent</w:t>
            </w:r>
            <w:r>
              <w:rPr>
                <w:spacing w:val="-3"/>
                <w:w w:val="105"/>
                <w:sz w:val="18"/>
              </w:rPr>
              <w:t xml:space="preserve"> </w:t>
            </w:r>
            <w:r>
              <w:rPr>
                <w:spacing w:val="-1"/>
                <w:w w:val="105"/>
                <w:sz w:val="18"/>
              </w:rPr>
              <w:t>PW</w:t>
            </w:r>
            <w:r>
              <w:rPr>
                <w:spacing w:val="-2"/>
                <w:w w:val="105"/>
                <w:sz w:val="18"/>
              </w:rPr>
              <w:t xml:space="preserve"> </w:t>
            </w:r>
            <w:r>
              <w:rPr>
                <w:spacing w:val="-1"/>
                <w:w w:val="105"/>
                <w:sz w:val="18"/>
              </w:rPr>
              <w:t>(mean</w:t>
            </w:r>
            <w:r>
              <w:rPr>
                <w:spacing w:val="-2"/>
                <w:w w:val="105"/>
                <w:sz w:val="18"/>
              </w:rPr>
              <w:t xml:space="preserve"> </w:t>
            </w:r>
            <w:r>
              <w:rPr>
                <w:rFonts w:ascii="Tahoma" w:hAnsi="Tahoma"/>
                <w:w w:val="105"/>
                <w:sz w:val="18"/>
              </w:rPr>
              <w:t>±</w:t>
            </w:r>
            <w:r>
              <w:rPr>
                <w:rFonts w:ascii="Tahoma" w:hAnsi="Tahoma"/>
                <w:spacing w:val="-15"/>
                <w:w w:val="105"/>
                <w:sz w:val="18"/>
              </w:rPr>
              <w:t xml:space="preserve"> </w:t>
            </w:r>
            <w:r>
              <w:rPr>
                <w:w w:val="105"/>
                <w:sz w:val="18"/>
              </w:rPr>
              <w:t>SD)</w:t>
            </w:r>
          </w:p>
        </w:tc>
        <w:tc>
          <w:tcPr>
            <w:tcW w:w="585" w:type="dxa"/>
            <w:tcBorders>
              <w:top w:val="single" w:sz="6" w:space="0" w:color="000000"/>
              <w:bottom w:val="single" w:sz="4" w:space="0" w:color="000000"/>
            </w:tcBorders>
          </w:tcPr>
          <w:p w14:paraId="07FDFB8E" w14:textId="77777777" w:rsidR="00BB4C49" w:rsidRDefault="00BB4C49">
            <w:pPr>
              <w:pStyle w:val="TableParagraph"/>
              <w:spacing w:before="12" w:line="240" w:lineRule="auto"/>
              <w:jc w:val="left"/>
              <w:rPr>
                <w:i/>
                <w:sz w:val="21"/>
              </w:rPr>
            </w:pPr>
          </w:p>
          <w:p w14:paraId="35A827E4" w14:textId="77777777" w:rsidR="00BB4C49" w:rsidRDefault="00DC0BFC">
            <w:pPr>
              <w:pStyle w:val="TableParagraph"/>
              <w:spacing w:line="240" w:lineRule="auto"/>
              <w:ind w:left="65" w:right="67"/>
              <w:rPr>
                <w:rFonts w:ascii="Tahoma" w:hAnsi="Tahoma"/>
                <w:sz w:val="18"/>
              </w:rPr>
            </w:pPr>
            <w:r>
              <w:rPr>
                <w:rFonts w:ascii="Bookman Old Style" w:hAnsi="Bookman Old Style"/>
                <w:i/>
                <w:spacing w:val="-75"/>
                <w:w w:val="105"/>
                <w:position w:val="-4"/>
                <w:sz w:val="18"/>
              </w:rPr>
              <w:t>P</w:t>
            </w:r>
            <w:r>
              <w:rPr>
                <w:rFonts w:ascii="Tahoma" w:hAnsi="Tahoma"/>
                <w:w w:val="90"/>
                <w:sz w:val="18"/>
              </w:rPr>
              <w:t>ˆ</w:t>
            </w:r>
          </w:p>
        </w:tc>
      </w:tr>
      <w:tr w:rsidR="00BB4C49" w14:paraId="14FE34B4" w14:textId="77777777">
        <w:trPr>
          <w:trHeight w:val="228"/>
        </w:trPr>
        <w:tc>
          <w:tcPr>
            <w:tcW w:w="2638" w:type="dxa"/>
            <w:tcBorders>
              <w:top w:val="single" w:sz="4" w:space="0" w:color="000000"/>
            </w:tcBorders>
          </w:tcPr>
          <w:p w14:paraId="51E1649B" w14:textId="77777777" w:rsidR="00BB4C49" w:rsidRDefault="00DC0BFC">
            <w:pPr>
              <w:pStyle w:val="TableParagraph"/>
              <w:tabs>
                <w:tab w:val="left" w:pos="1112"/>
                <w:tab w:val="left" w:pos="2084"/>
              </w:tabs>
              <w:spacing w:before="9" w:line="198" w:lineRule="exact"/>
              <w:ind w:left="255"/>
              <w:jc w:val="left"/>
              <w:rPr>
                <w:sz w:val="18"/>
              </w:rPr>
            </w:pPr>
            <w:r>
              <w:rPr>
                <w:sz w:val="18"/>
              </w:rPr>
              <w:t>Mirror</w:t>
            </w:r>
            <w:r>
              <w:rPr>
                <w:sz w:val="18"/>
              </w:rPr>
              <w:tab/>
              <w:t>Diversity</w:t>
            </w:r>
            <w:r>
              <w:rPr>
                <w:sz w:val="18"/>
              </w:rPr>
              <w:tab/>
              <w:t>First</w:t>
            </w:r>
          </w:p>
        </w:tc>
        <w:tc>
          <w:tcPr>
            <w:tcW w:w="585" w:type="dxa"/>
            <w:tcBorders>
              <w:top w:val="single" w:sz="4" w:space="0" w:color="000000"/>
            </w:tcBorders>
          </w:tcPr>
          <w:p w14:paraId="4EDD7808" w14:textId="77777777" w:rsidR="00BB4C49" w:rsidRDefault="00DC0BFC">
            <w:pPr>
              <w:pStyle w:val="TableParagraph"/>
              <w:spacing w:before="9" w:line="198" w:lineRule="exact"/>
              <w:ind w:left="90"/>
              <w:jc w:val="left"/>
              <w:rPr>
                <w:sz w:val="18"/>
              </w:rPr>
            </w:pPr>
            <w:r>
              <w:rPr>
                <w:sz w:val="18"/>
              </w:rPr>
              <w:t>12.00</w:t>
            </w:r>
          </w:p>
        </w:tc>
        <w:tc>
          <w:tcPr>
            <w:tcW w:w="2160" w:type="dxa"/>
            <w:tcBorders>
              <w:top w:val="single" w:sz="4" w:space="0" w:color="000000"/>
            </w:tcBorders>
          </w:tcPr>
          <w:p w14:paraId="2152B010" w14:textId="77777777" w:rsidR="00BB4C49" w:rsidRDefault="00DC0BFC">
            <w:pPr>
              <w:pStyle w:val="TableParagraph"/>
              <w:spacing w:before="9" w:line="198" w:lineRule="exact"/>
              <w:ind w:left="68" w:right="66"/>
              <w:rPr>
                <w:sz w:val="18"/>
              </w:rPr>
            </w:pPr>
            <w:r>
              <w:rPr>
                <w:sz w:val="18"/>
              </w:rPr>
              <w:t>9.25</w:t>
            </w:r>
            <w:r>
              <w:rPr>
                <w:spacing w:val="15"/>
                <w:sz w:val="18"/>
              </w:rPr>
              <w:t xml:space="preserve"> </w:t>
            </w:r>
            <w:r>
              <w:rPr>
                <w:rFonts w:ascii="Tahoma" w:hAnsi="Tahoma"/>
                <w:sz w:val="18"/>
              </w:rPr>
              <w:t>±</w:t>
            </w:r>
            <w:r>
              <w:rPr>
                <w:rFonts w:ascii="Tahoma" w:hAnsi="Tahoma"/>
                <w:spacing w:val="4"/>
                <w:sz w:val="18"/>
              </w:rPr>
              <w:t xml:space="preserve"> </w:t>
            </w:r>
            <w:r>
              <w:rPr>
                <w:sz w:val="18"/>
              </w:rPr>
              <w:t>0.69</w:t>
            </w:r>
          </w:p>
        </w:tc>
        <w:tc>
          <w:tcPr>
            <w:tcW w:w="585" w:type="dxa"/>
            <w:tcBorders>
              <w:top w:val="single" w:sz="4" w:space="0" w:color="000000"/>
            </w:tcBorders>
          </w:tcPr>
          <w:p w14:paraId="7C391187" w14:textId="77777777" w:rsidR="00BB4C49" w:rsidRDefault="00DC0BFC">
            <w:pPr>
              <w:pStyle w:val="TableParagraph"/>
              <w:spacing w:before="9" w:line="198" w:lineRule="exact"/>
              <w:ind w:left="70" w:right="67"/>
              <w:rPr>
                <w:sz w:val="18"/>
              </w:rPr>
            </w:pPr>
            <w:r>
              <w:rPr>
                <w:sz w:val="18"/>
              </w:rPr>
              <w:t>0.013</w:t>
            </w:r>
          </w:p>
        </w:tc>
        <w:tc>
          <w:tcPr>
            <w:tcW w:w="585" w:type="dxa"/>
            <w:tcBorders>
              <w:top w:val="single" w:sz="4" w:space="0" w:color="000000"/>
            </w:tcBorders>
          </w:tcPr>
          <w:p w14:paraId="34625F54" w14:textId="77777777" w:rsidR="00BB4C49" w:rsidRDefault="00DC0BFC">
            <w:pPr>
              <w:pStyle w:val="TableParagraph"/>
              <w:spacing w:before="9" w:line="198" w:lineRule="exact"/>
              <w:ind w:left="71" w:right="67"/>
              <w:rPr>
                <w:sz w:val="18"/>
              </w:rPr>
            </w:pPr>
            <w:r>
              <w:rPr>
                <w:sz w:val="18"/>
              </w:rPr>
              <w:t>17.70</w:t>
            </w:r>
          </w:p>
        </w:tc>
        <w:tc>
          <w:tcPr>
            <w:tcW w:w="2160" w:type="dxa"/>
            <w:tcBorders>
              <w:top w:val="single" w:sz="4" w:space="0" w:color="000000"/>
            </w:tcBorders>
          </w:tcPr>
          <w:p w14:paraId="3CEFF9F3" w14:textId="77777777" w:rsidR="00BB4C49" w:rsidRDefault="00DC0BFC">
            <w:pPr>
              <w:pStyle w:val="TableParagraph"/>
              <w:spacing w:before="9" w:line="198" w:lineRule="exact"/>
              <w:ind w:left="68" w:right="64"/>
              <w:rPr>
                <w:sz w:val="18"/>
              </w:rPr>
            </w:pPr>
            <w:r>
              <w:rPr>
                <w:sz w:val="18"/>
              </w:rPr>
              <w:t>24.52</w:t>
            </w:r>
            <w:r>
              <w:rPr>
                <w:spacing w:val="14"/>
                <w:sz w:val="18"/>
              </w:rPr>
              <w:t xml:space="preserve"> </w:t>
            </w:r>
            <w:r>
              <w:rPr>
                <w:rFonts w:ascii="Tahoma" w:hAnsi="Tahoma"/>
                <w:sz w:val="18"/>
              </w:rPr>
              <w:t>±</w:t>
            </w:r>
            <w:r>
              <w:rPr>
                <w:rFonts w:ascii="Tahoma" w:hAnsi="Tahoma"/>
                <w:spacing w:val="3"/>
                <w:sz w:val="18"/>
              </w:rPr>
              <w:t xml:space="preserve"> </w:t>
            </w:r>
            <w:r>
              <w:rPr>
                <w:sz w:val="18"/>
              </w:rPr>
              <w:t>1.37</w:t>
            </w:r>
          </w:p>
        </w:tc>
        <w:tc>
          <w:tcPr>
            <w:tcW w:w="585" w:type="dxa"/>
            <w:tcBorders>
              <w:top w:val="single" w:sz="4" w:space="0" w:color="000000"/>
            </w:tcBorders>
          </w:tcPr>
          <w:p w14:paraId="5D54B059" w14:textId="77777777" w:rsidR="00BB4C49" w:rsidRDefault="00DC0BFC">
            <w:pPr>
              <w:pStyle w:val="TableParagraph"/>
              <w:spacing w:before="9" w:line="198" w:lineRule="exact"/>
              <w:ind w:left="71" w:right="66"/>
              <w:rPr>
                <w:sz w:val="18"/>
              </w:rPr>
            </w:pPr>
            <w:r>
              <w:rPr>
                <w:sz w:val="18"/>
              </w:rPr>
              <w:t>0.086</w:t>
            </w:r>
          </w:p>
        </w:tc>
      </w:tr>
      <w:tr w:rsidR="00BB4C49" w14:paraId="6C22579B" w14:textId="77777777">
        <w:trPr>
          <w:trHeight w:val="211"/>
        </w:trPr>
        <w:tc>
          <w:tcPr>
            <w:tcW w:w="2638" w:type="dxa"/>
          </w:tcPr>
          <w:p w14:paraId="7738A638" w14:textId="77777777" w:rsidR="00BB4C49" w:rsidRDefault="00DC0BFC">
            <w:pPr>
              <w:pStyle w:val="TableParagraph"/>
              <w:spacing w:line="191" w:lineRule="exact"/>
              <w:ind w:right="132"/>
              <w:jc w:val="right"/>
              <w:rPr>
                <w:sz w:val="18"/>
              </w:rPr>
            </w:pPr>
            <w:r>
              <w:rPr>
                <w:sz w:val="18"/>
              </w:rPr>
              <w:t>Single</w:t>
            </w:r>
          </w:p>
        </w:tc>
        <w:tc>
          <w:tcPr>
            <w:tcW w:w="585" w:type="dxa"/>
          </w:tcPr>
          <w:p w14:paraId="534DA176" w14:textId="77777777" w:rsidR="00BB4C49" w:rsidRDefault="00DC0BFC">
            <w:pPr>
              <w:pStyle w:val="TableParagraph"/>
              <w:spacing w:line="191" w:lineRule="exact"/>
              <w:ind w:left="90"/>
              <w:jc w:val="left"/>
              <w:rPr>
                <w:sz w:val="18"/>
              </w:rPr>
            </w:pPr>
            <w:r>
              <w:rPr>
                <w:sz w:val="18"/>
              </w:rPr>
              <w:t>11.30</w:t>
            </w:r>
          </w:p>
        </w:tc>
        <w:tc>
          <w:tcPr>
            <w:tcW w:w="2160" w:type="dxa"/>
          </w:tcPr>
          <w:p w14:paraId="64381417" w14:textId="77777777" w:rsidR="00BB4C49" w:rsidRDefault="00DC0BFC">
            <w:pPr>
              <w:pStyle w:val="TableParagraph"/>
              <w:spacing w:line="191" w:lineRule="exact"/>
              <w:ind w:left="68" w:right="66"/>
              <w:rPr>
                <w:sz w:val="18"/>
              </w:rPr>
            </w:pPr>
            <w:r>
              <w:rPr>
                <w:sz w:val="18"/>
              </w:rPr>
              <w:t>13.89</w:t>
            </w:r>
            <w:r>
              <w:rPr>
                <w:spacing w:val="14"/>
                <w:sz w:val="18"/>
              </w:rPr>
              <w:t xml:space="preserve"> </w:t>
            </w:r>
            <w:r>
              <w:rPr>
                <w:rFonts w:ascii="Tahoma" w:hAnsi="Tahoma"/>
                <w:sz w:val="18"/>
              </w:rPr>
              <w:t>±</w:t>
            </w:r>
            <w:r>
              <w:rPr>
                <w:rFonts w:ascii="Tahoma" w:hAnsi="Tahoma"/>
                <w:spacing w:val="3"/>
                <w:sz w:val="18"/>
              </w:rPr>
              <w:t xml:space="preserve"> </w:t>
            </w:r>
            <w:r>
              <w:rPr>
                <w:sz w:val="18"/>
              </w:rPr>
              <w:t>2.34</w:t>
            </w:r>
          </w:p>
        </w:tc>
        <w:tc>
          <w:tcPr>
            <w:tcW w:w="585" w:type="dxa"/>
          </w:tcPr>
          <w:p w14:paraId="5667A998" w14:textId="77777777" w:rsidR="00BB4C49" w:rsidRDefault="00DC0BFC">
            <w:pPr>
              <w:pStyle w:val="TableParagraph"/>
              <w:spacing w:line="191" w:lineRule="exact"/>
              <w:ind w:left="69" w:right="67"/>
              <w:rPr>
                <w:sz w:val="18"/>
              </w:rPr>
            </w:pPr>
            <w:r>
              <w:rPr>
                <w:sz w:val="18"/>
              </w:rPr>
              <w:t>0.668</w:t>
            </w:r>
          </w:p>
        </w:tc>
        <w:tc>
          <w:tcPr>
            <w:tcW w:w="585" w:type="dxa"/>
          </w:tcPr>
          <w:p w14:paraId="61E213FE" w14:textId="77777777" w:rsidR="00BB4C49" w:rsidRDefault="00DC0BFC">
            <w:pPr>
              <w:pStyle w:val="TableParagraph"/>
              <w:spacing w:line="191" w:lineRule="exact"/>
              <w:ind w:left="70" w:right="67"/>
              <w:rPr>
                <w:sz w:val="18"/>
              </w:rPr>
            </w:pPr>
            <w:r>
              <w:rPr>
                <w:sz w:val="18"/>
              </w:rPr>
              <w:t>17.40</w:t>
            </w:r>
          </w:p>
        </w:tc>
        <w:tc>
          <w:tcPr>
            <w:tcW w:w="2160" w:type="dxa"/>
          </w:tcPr>
          <w:p w14:paraId="3925E711" w14:textId="77777777" w:rsidR="00BB4C49" w:rsidRDefault="00DC0BFC">
            <w:pPr>
              <w:pStyle w:val="TableParagraph"/>
              <w:spacing w:line="191" w:lineRule="exact"/>
              <w:ind w:left="68" w:right="64"/>
              <w:rPr>
                <w:sz w:val="18"/>
              </w:rPr>
            </w:pPr>
            <w:r>
              <w:rPr>
                <w:sz w:val="18"/>
              </w:rPr>
              <w:t>22.56</w:t>
            </w:r>
            <w:r>
              <w:rPr>
                <w:spacing w:val="14"/>
                <w:sz w:val="18"/>
              </w:rPr>
              <w:t xml:space="preserve"> </w:t>
            </w:r>
            <w:r>
              <w:rPr>
                <w:rFonts w:ascii="Tahoma" w:hAnsi="Tahoma"/>
                <w:sz w:val="18"/>
              </w:rPr>
              <w:t>±</w:t>
            </w:r>
            <w:r>
              <w:rPr>
                <w:rFonts w:ascii="Tahoma" w:hAnsi="Tahoma"/>
                <w:spacing w:val="3"/>
                <w:sz w:val="18"/>
              </w:rPr>
              <w:t xml:space="preserve"> </w:t>
            </w:r>
            <w:r>
              <w:rPr>
                <w:sz w:val="18"/>
              </w:rPr>
              <w:t>2.87</w:t>
            </w:r>
          </w:p>
        </w:tc>
        <w:tc>
          <w:tcPr>
            <w:tcW w:w="585" w:type="dxa"/>
          </w:tcPr>
          <w:p w14:paraId="7E1E5150" w14:textId="77777777" w:rsidR="00BB4C49" w:rsidRDefault="00DC0BFC">
            <w:pPr>
              <w:pStyle w:val="TableParagraph"/>
              <w:spacing w:line="191" w:lineRule="exact"/>
              <w:ind w:left="71" w:right="66"/>
              <w:rPr>
                <w:sz w:val="18"/>
              </w:rPr>
            </w:pPr>
            <w:r>
              <w:rPr>
                <w:sz w:val="18"/>
              </w:rPr>
              <w:t>0.637</w:t>
            </w:r>
          </w:p>
        </w:tc>
      </w:tr>
      <w:tr w:rsidR="00BB4C49" w14:paraId="54DCA9CE" w14:textId="77777777">
        <w:trPr>
          <w:trHeight w:val="211"/>
        </w:trPr>
        <w:tc>
          <w:tcPr>
            <w:tcW w:w="2638" w:type="dxa"/>
          </w:tcPr>
          <w:p w14:paraId="7C87C4B9" w14:textId="77777777" w:rsidR="00BB4C49" w:rsidRDefault="00DC0BFC">
            <w:pPr>
              <w:pStyle w:val="TableParagraph"/>
              <w:tabs>
                <w:tab w:val="left" w:pos="975"/>
              </w:tabs>
              <w:spacing w:line="191" w:lineRule="exact"/>
              <w:ind w:right="177"/>
              <w:jc w:val="right"/>
              <w:rPr>
                <w:sz w:val="18"/>
              </w:rPr>
            </w:pPr>
            <w:r>
              <w:rPr>
                <w:sz w:val="18"/>
              </w:rPr>
              <w:t>Evenness</w:t>
            </w:r>
            <w:r>
              <w:rPr>
                <w:sz w:val="18"/>
              </w:rPr>
              <w:tab/>
              <w:t>First</w:t>
            </w:r>
          </w:p>
        </w:tc>
        <w:tc>
          <w:tcPr>
            <w:tcW w:w="585" w:type="dxa"/>
          </w:tcPr>
          <w:p w14:paraId="7F92F14D" w14:textId="77777777" w:rsidR="00BB4C49" w:rsidRDefault="00DC0BFC">
            <w:pPr>
              <w:pStyle w:val="TableParagraph"/>
              <w:spacing w:line="191" w:lineRule="exact"/>
              <w:ind w:left="135"/>
              <w:jc w:val="left"/>
              <w:rPr>
                <w:sz w:val="18"/>
              </w:rPr>
            </w:pPr>
            <w:r>
              <w:rPr>
                <w:sz w:val="18"/>
              </w:rPr>
              <w:t>0.75</w:t>
            </w:r>
          </w:p>
        </w:tc>
        <w:tc>
          <w:tcPr>
            <w:tcW w:w="2160" w:type="dxa"/>
          </w:tcPr>
          <w:p w14:paraId="4340202B" w14:textId="77777777" w:rsidR="00BB4C49" w:rsidRDefault="00DC0BFC">
            <w:pPr>
              <w:pStyle w:val="TableParagraph"/>
              <w:spacing w:line="191" w:lineRule="exact"/>
              <w:ind w:left="67" w:right="66"/>
              <w:rPr>
                <w:sz w:val="18"/>
              </w:rPr>
            </w:pPr>
            <w:r>
              <w:rPr>
                <w:sz w:val="18"/>
              </w:rPr>
              <w:t>0.73</w:t>
            </w:r>
            <w:r>
              <w:rPr>
                <w:spacing w:val="15"/>
                <w:sz w:val="18"/>
              </w:rPr>
              <w:t xml:space="preserve"> </w:t>
            </w:r>
            <w:r>
              <w:rPr>
                <w:rFonts w:ascii="Tahoma" w:hAnsi="Tahoma"/>
                <w:sz w:val="18"/>
              </w:rPr>
              <w:t>±</w:t>
            </w:r>
            <w:r>
              <w:rPr>
                <w:rFonts w:ascii="Tahoma" w:hAnsi="Tahoma"/>
                <w:spacing w:val="4"/>
                <w:sz w:val="18"/>
              </w:rPr>
              <w:t xml:space="preserve"> </w:t>
            </w:r>
            <w:r>
              <w:rPr>
                <w:sz w:val="18"/>
              </w:rPr>
              <w:t>0.01</w:t>
            </w:r>
          </w:p>
        </w:tc>
        <w:tc>
          <w:tcPr>
            <w:tcW w:w="585" w:type="dxa"/>
          </w:tcPr>
          <w:p w14:paraId="0E1EDB94" w14:textId="77777777" w:rsidR="00BB4C49" w:rsidRDefault="00DC0BFC">
            <w:pPr>
              <w:pStyle w:val="TableParagraph"/>
              <w:spacing w:line="191" w:lineRule="exact"/>
              <w:ind w:left="70" w:right="67"/>
              <w:rPr>
                <w:sz w:val="18"/>
              </w:rPr>
            </w:pPr>
            <w:r>
              <w:rPr>
                <w:sz w:val="18"/>
              </w:rPr>
              <w:t>0.000</w:t>
            </w:r>
          </w:p>
        </w:tc>
        <w:tc>
          <w:tcPr>
            <w:tcW w:w="585" w:type="dxa"/>
          </w:tcPr>
          <w:p w14:paraId="50DA7AF5" w14:textId="77777777" w:rsidR="00BB4C49" w:rsidRDefault="00DC0BFC">
            <w:pPr>
              <w:pStyle w:val="TableParagraph"/>
              <w:spacing w:line="191" w:lineRule="exact"/>
              <w:ind w:left="70" w:right="67"/>
              <w:rPr>
                <w:sz w:val="18"/>
              </w:rPr>
            </w:pPr>
            <w:r>
              <w:rPr>
                <w:sz w:val="18"/>
              </w:rPr>
              <w:t>0.81</w:t>
            </w:r>
          </w:p>
        </w:tc>
        <w:tc>
          <w:tcPr>
            <w:tcW w:w="2160" w:type="dxa"/>
          </w:tcPr>
          <w:p w14:paraId="68ABD9B3" w14:textId="77777777" w:rsidR="00BB4C49" w:rsidRDefault="00DC0BFC">
            <w:pPr>
              <w:pStyle w:val="TableParagraph"/>
              <w:spacing w:line="191" w:lineRule="exact"/>
              <w:ind w:left="68" w:right="64"/>
              <w:rPr>
                <w:sz w:val="18"/>
              </w:rPr>
            </w:pPr>
            <w:r>
              <w:rPr>
                <w:sz w:val="18"/>
              </w:rPr>
              <w:t>0.85</w:t>
            </w:r>
            <w:r>
              <w:rPr>
                <w:spacing w:val="15"/>
                <w:sz w:val="18"/>
              </w:rPr>
              <w:t xml:space="preserve"> </w:t>
            </w:r>
            <w:r>
              <w:rPr>
                <w:rFonts w:ascii="Tahoma" w:hAnsi="Tahoma"/>
                <w:sz w:val="18"/>
              </w:rPr>
              <w:t>±</w:t>
            </w:r>
            <w:r>
              <w:rPr>
                <w:rFonts w:ascii="Tahoma" w:hAnsi="Tahoma"/>
                <w:spacing w:val="4"/>
                <w:sz w:val="18"/>
              </w:rPr>
              <w:t xml:space="preserve"> </w:t>
            </w:r>
            <w:r>
              <w:rPr>
                <w:sz w:val="18"/>
              </w:rPr>
              <w:t>0.01</w:t>
            </w:r>
          </w:p>
        </w:tc>
        <w:tc>
          <w:tcPr>
            <w:tcW w:w="585" w:type="dxa"/>
          </w:tcPr>
          <w:p w14:paraId="23CB99EC" w14:textId="77777777" w:rsidR="00BB4C49" w:rsidRDefault="00DC0BFC">
            <w:pPr>
              <w:pStyle w:val="TableParagraph"/>
              <w:spacing w:line="191" w:lineRule="exact"/>
              <w:ind w:left="71" w:right="66"/>
              <w:rPr>
                <w:sz w:val="18"/>
              </w:rPr>
            </w:pPr>
            <w:r>
              <w:rPr>
                <w:sz w:val="18"/>
              </w:rPr>
              <w:t>0.019</w:t>
            </w:r>
          </w:p>
        </w:tc>
      </w:tr>
      <w:tr w:rsidR="00BB4C49" w14:paraId="5D3DF2AE" w14:textId="77777777">
        <w:trPr>
          <w:trHeight w:val="211"/>
        </w:trPr>
        <w:tc>
          <w:tcPr>
            <w:tcW w:w="2638" w:type="dxa"/>
          </w:tcPr>
          <w:p w14:paraId="306B3115" w14:textId="77777777" w:rsidR="00BB4C49" w:rsidRDefault="00DC0BFC">
            <w:pPr>
              <w:pStyle w:val="TableParagraph"/>
              <w:spacing w:line="191" w:lineRule="exact"/>
              <w:ind w:right="132"/>
              <w:jc w:val="right"/>
              <w:rPr>
                <w:sz w:val="18"/>
              </w:rPr>
            </w:pPr>
            <w:r>
              <w:rPr>
                <w:sz w:val="18"/>
              </w:rPr>
              <w:t>Single</w:t>
            </w:r>
          </w:p>
        </w:tc>
        <w:tc>
          <w:tcPr>
            <w:tcW w:w="585" w:type="dxa"/>
          </w:tcPr>
          <w:p w14:paraId="1B46C607" w14:textId="77777777" w:rsidR="00BB4C49" w:rsidRDefault="00DC0BFC">
            <w:pPr>
              <w:pStyle w:val="TableParagraph"/>
              <w:spacing w:line="191" w:lineRule="exact"/>
              <w:ind w:left="135"/>
              <w:jc w:val="left"/>
              <w:rPr>
                <w:sz w:val="18"/>
              </w:rPr>
            </w:pPr>
            <w:r>
              <w:rPr>
                <w:sz w:val="18"/>
              </w:rPr>
              <w:t>0.82</w:t>
            </w:r>
          </w:p>
        </w:tc>
        <w:tc>
          <w:tcPr>
            <w:tcW w:w="2160" w:type="dxa"/>
          </w:tcPr>
          <w:p w14:paraId="0527B464" w14:textId="77777777" w:rsidR="00BB4C49" w:rsidRDefault="00DC0BFC">
            <w:pPr>
              <w:pStyle w:val="TableParagraph"/>
              <w:spacing w:line="191" w:lineRule="exact"/>
              <w:ind w:left="68" w:right="66"/>
              <w:rPr>
                <w:sz w:val="18"/>
              </w:rPr>
            </w:pPr>
            <w:r>
              <w:rPr>
                <w:sz w:val="18"/>
              </w:rPr>
              <w:t>0.84</w:t>
            </w:r>
            <w:r>
              <w:rPr>
                <w:spacing w:val="15"/>
                <w:sz w:val="18"/>
              </w:rPr>
              <w:t xml:space="preserve"> </w:t>
            </w:r>
            <w:r>
              <w:rPr>
                <w:rFonts w:ascii="Tahoma" w:hAnsi="Tahoma"/>
                <w:sz w:val="18"/>
              </w:rPr>
              <w:t>±</w:t>
            </w:r>
            <w:r>
              <w:rPr>
                <w:rFonts w:ascii="Tahoma" w:hAnsi="Tahoma"/>
                <w:spacing w:val="4"/>
                <w:sz w:val="18"/>
              </w:rPr>
              <w:t xml:space="preserve"> </w:t>
            </w:r>
            <w:r>
              <w:rPr>
                <w:sz w:val="18"/>
              </w:rPr>
              <w:t>0.02</w:t>
            </w:r>
          </w:p>
        </w:tc>
        <w:tc>
          <w:tcPr>
            <w:tcW w:w="585" w:type="dxa"/>
          </w:tcPr>
          <w:p w14:paraId="5F401C7E" w14:textId="77777777" w:rsidR="00BB4C49" w:rsidRDefault="00DC0BFC">
            <w:pPr>
              <w:pStyle w:val="TableParagraph"/>
              <w:spacing w:line="191" w:lineRule="exact"/>
              <w:ind w:left="70" w:right="67"/>
              <w:rPr>
                <w:sz w:val="18"/>
              </w:rPr>
            </w:pPr>
            <w:r>
              <w:rPr>
                <w:sz w:val="18"/>
              </w:rPr>
              <w:t>0.000</w:t>
            </w:r>
          </w:p>
        </w:tc>
        <w:tc>
          <w:tcPr>
            <w:tcW w:w="585" w:type="dxa"/>
          </w:tcPr>
          <w:p w14:paraId="39920882" w14:textId="77777777" w:rsidR="00BB4C49" w:rsidRDefault="00DC0BFC">
            <w:pPr>
              <w:pStyle w:val="TableParagraph"/>
              <w:spacing w:line="191" w:lineRule="exact"/>
              <w:ind w:left="70" w:right="67"/>
              <w:rPr>
                <w:sz w:val="18"/>
              </w:rPr>
            </w:pPr>
            <w:r>
              <w:rPr>
                <w:sz w:val="18"/>
              </w:rPr>
              <w:t>0.89</w:t>
            </w:r>
          </w:p>
        </w:tc>
        <w:tc>
          <w:tcPr>
            <w:tcW w:w="2160" w:type="dxa"/>
          </w:tcPr>
          <w:p w14:paraId="325D2AEF" w14:textId="77777777" w:rsidR="00BB4C49" w:rsidRDefault="00DC0BFC">
            <w:pPr>
              <w:pStyle w:val="TableParagraph"/>
              <w:spacing w:line="191" w:lineRule="exact"/>
              <w:ind w:left="68" w:right="64"/>
              <w:rPr>
                <w:sz w:val="18"/>
              </w:rPr>
            </w:pPr>
            <w:r>
              <w:rPr>
                <w:sz w:val="18"/>
              </w:rPr>
              <w:t>0.92</w:t>
            </w:r>
            <w:r>
              <w:rPr>
                <w:spacing w:val="15"/>
                <w:sz w:val="18"/>
              </w:rPr>
              <w:t xml:space="preserve"> </w:t>
            </w:r>
            <w:r>
              <w:rPr>
                <w:rFonts w:ascii="Tahoma" w:hAnsi="Tahoma"/>
                <w:sz w:val="18"/>
              </w:rPr>
              <w:t>±</w:t>
            </w:r>
            <w:r>
              <w:rPr>
                <w:rFonts w:ascii="Tahoma" w:hAnsi="Tahoma"/>
                <w:spacing w:val="4"/>
                <w:sz w:val="18"/>
              </w:rPr>
              <w:t xml:space="preserve"> </w:t>
            </w:r>
            <w:r>
              <w:rPr>
                <w:sz w:val="18"/>
              </w:rPr>
              <w:t>0.02</w:t>
            </w:r>
          </w:p>
        </w:tc>
        <w:tc>
          <w:tcPr>
            <w:tcW w:w="585" w:type="dxa"/>
          </w:tcPr>
          <w:p w14:paraId="3B44E625" w14:textId="77777777" w:rsidR="00BB4C49" w:rsidRDefault="00DC0BFC">
            <w:pPr>
              <w:pStyle w:val="TableParagraph"/>
              <w:spacing w:line="191" w:lineRule="exact"/>
              <w:ind w:left="71" w:right="66"/>
              <w:rPr>
                <w:sz w:val="18"/>
              </w:rPr>
            </w:pPr>
            <w:r>
              <w:rPr>
                <w:sz w:val="18"/>
              </w:rPr>
              <w:t>0.000</w:t>
            </w:r>
          </w:p>
        </w:tc>
      </w:tr>
      <w:tr w:rsidR="00BB4C49" w14:paraId="60665652" w14:textId="77777777">
        <w:trPr>
          <w:trHeight w:val="211"/>
        </w:trPr>
        <w:tc>
          <w:tcPr>
            <w:tcW w:w="2638" w:type="dxa"/>
          </w:tcPr>
          <w:p w14:paraId="2C93E3DD" w14:textId="77777777" w:rsidR="00BB4C49" w:rsidRDefault="00DC0BFC">
            <w:pPr>
              <w:pStyle w:val="TableParagraph"/>
              <w:tabs>
                <w:tab w:val="left" w:pos="957"/>
              </w:tabs>
              <w:spacing w:line="191" w:lineRule="exact"/>
              <w:ind w:right="177"/>
              <w:jc w:val="right"/>
              <w:rPr>
                <w:sz w:val="18"/>
              </w:rPr>
            </w:pPr>
            <w:r>
              <w:rPr>
                <w:sz w:val="18"/>
              </w:rPr>
              <w:t>Richness</w:t>
            </w:r>
            <w:r>
              <w:rPr>
                <w:sz w:val="18"/>
              </w:rPr>
              <w:tab/>
              <w:t>First</w:t>
            </w:r>
          </w:p>
        </w:tc>
        <w:tc>
          <w:tcPr>
            <w:tcW w:w="585" w:type="dxa"/>
          </w:tcPr>
          <w:p w14:paraId="40996948" w14:textId="77777777" w:rsidR="00BB4C49" w:rsidRDefault="00DC0BFC">
            <w:pPr>
              <w:pStyle w:val="TableParagraph"/>
              <w:spacing w:line="191" w:lineRule="exact"/>
              <w:ind w:left="90"/>
              <w:jc w:val="left"/>
              <w:rPr>
                <w:sz w:val="18"/>
              </w:rPr>
            </w:pPr>
            <w:r>
              <w:rPr>
                <w:sz w:val="18"/>
              </w:rPr>
              <w:t>60.00</w:t>
            </w:r>
          </w:p>
        </w:tc>
        <w:tc>
          <w:tcPr>
            <w:tcW w:w="2160" w:type="dxa"/>
          </w:tcPr>
          <w:p w14:paraId="5868BA62" w14:textId="77777777" w:rsidR="00BB4C49" w:rsidRDefault="00DC0BFC">
            <w:pPr>
              <w:pStyle w:val="TableParagraph"/>
              <w:spacing w:line="191" w:lineRule="exact"/>
              <w:ind w:left="68" w:right="66"/>
              <w:rPr>
                <w:sz w:val="18"/>
              </w:rPr>
            </w:pPr>
            <w:r>
              <w:rPr>
                <w:sz w:val="18"/>
              </w:rPr>
              <w:t>61.05</w:t>
            </w:r>
            <w:r>
              <w:rPr>
                <w:spacing w:val="14"/>
                <w:sz w:val="18"/>
              </w:rPr>
              <w:t xml:space="preserve"> </w:t>
            </w:r>
            <w:r>
              <w:rPr>
                <w:rFonts w:ascii="Tahoma" w:hAnsi="Tahoma"/>
                <w:sz w:val="18"/>
              </w:rPr>
              <w:t>±</w:t>
            </w:r>
            <w:r>
              <w:rPr>
                <w:rFonts w:ascii="Tahoma" w:hAnsi="Tahoma"/>
                <w:spacing w:val="3"/>
                <w:sz w:val="18"/>
              </w:rPr>
              <w:t xml:space="preserve"> </w:t>
            </w:r>
            <w:r>
              <w:rPr>
                <w:sz w:val="18"/>
              </w:rPr>
              <w:t>3.29</w:t>
            </w:r>
          </w:p>
        </w:tc>
        <w:tc>
          <w:tcPr>
            <w:tcW w:w="585" w:type="dxa"/>
          </w:tcPr>
          <w:p w14:paraId="44C32987" w14:textId="77777777" w:rsidR="00BB4C49" w:rsidRDefault="00DC0BFC">
            <w:pPr>
              <w:pStyle w:val="TableParagraph"/>
              <w:spacing w:line="191" w:lineRule="exact"/>
              <w:ind w:left="69" w:right="67"/>
              <w:rPr>
                <w:sz w:val="18"/>
              </w:rPr>
            </w:pPr>
            <w:r>
              <w:rPr>
                <w:sz w:val="18"/>
              </w:rPr>
              <w:t>0.069</w:t>
            </w:r>
          </w:p>
        </w:tc>
        <w:tc>
          <w:tcPr>
            <w:tcW w:w="585" w:type="dxa"/>
          </w:tcPr>
          <w:p w14:paraId="0E1CF76A" w14:textId="77777777" w:rsidR="00BB4C49" w:rsidRDefault="00DC0BFC">
            <w:pPr>
              <w:pStyle w:val="TableParagraph"/>
              <w:spacing w:line="191" w:lineRule="exact"/>
              <w:ind w:left="70" w:right="67"/>
              <w:rPr>
                <w:sz w:val="18"/>
              </w:rPr>
            </w:pPr>
            <w:r>
              <w:rPr>
                <w:sz w:val="18"/>
              </w:rPr>
              <w:t>58.00</w:t>
            </w:r>
          </w:p>
        </w:tc>
        <w:tc>
          <w:tcPr>
            <w:tcW w:w="2160" w:type="dxa"/>
          </w:tcPr>
          <w:p w14:paraId="084C490B" w14:textId="77777777" w:rsidR="00BB4C49" w:rsidRDefault="00DC0BFC">
            <w:pPr>
              <w:pStyle w:val="TableParagraph"/>
              <w:spacing w:line="191" w:lineRule="exact"/>
              <w:ind w:left="68" w:right="64"/>
              <w:rPr>
                <w:sz w:val="18"/>
              </w:rPr>
            </w:pPr>
            <w:r>
              <w:rPr>
                <w:sz w:val="18"/>
              </w:rPr>
              <w:t>61.52</w:t>
            </w:r>
            <w:r>
              <w:rPr>
                <w:spacing w:val="15"/>
                <w:sz w:val="18"/>
              </w:rPr>
              <w:t xml:space="preserve"> </w:t>
            </w:r>
            <w:r>
              <w:rPr>
                <w:rFonts w:ascii="Tahoma" w:hAnsi="Tahoma"/>
                <w:sz w:val="18"/>
              </w:rPr>
              <w:t>±</w:t>
            </w:r>
            <w:r>
              <w:rPr>
                <w:rFonts w:ascii="Tahoma" w:hAnsi="Tahoma"/>
                <w:spacing w:val="4"/>
                <w:sz w:val="18"/>
              </w:rPr>
              <w:t xml:space="preserve"> </w:t>
            </w:r>
            <w:r>
              <w:rPr>
                <w:sz w:val="18"/>
              </w:rPr>
              <w:t>3.2</w:t>
            </w:r>
          </w:p>
        </w:tc>
        <w:tc>
          <w:tcPr>
            <w:tcW w:w="585" w:type="dxa"/>
          </w:tcPr>
          <w:p w14:paraId="719AF2ED" w14:textId="77777777" w:rsidR="00BB4C49" w:rsidRDefault="00DC0BFC">
            <w:pPr>
              <w:pStyle w:val="TableParagraph"/>
              <w:spacing w:line="191" w:lineRule="exact"/>
              <w:ind w:left="71" w:right="66"/>
              <w:rPr>
                <w:sz w:val="18"/>
              </w:rPr>
            </w:pPr>
            <w:r>
              <w:rPr>
                <w:sz w:val="18"/>
              </w:rPr>
              <w:t>0.000</w:t>
            </w:r>
          </w:p>
        </w:tc>
      </w:tr>
      <w:tr w:rsidR="00BB4C49" w14:paraId="6C82F25B" w14:textId="77777777">
        <w:trPr>
          <w:trHeight w:val="211"/>
        </w:trPr>
        <w:tc>
          <w:tcPr>
            <w:tcW w:w="2638" w:type="dxa"/>
          </w:tcPr>
          <w:p w14:paraId="510A7B1A" w14:textId="77777777" w:rsidR="00BB4C49" w:rsidRDefault="00DC0BFC">
            <w:pPr>
              <w:pStyle w:val="TableParagraph"/>
              <w:spacing w:line="191" w:lineRule="exact"/>
              <w:ind w:right="132"/>
              <w:jc w:val="right"/>
              <w:rPr>
                <w:sz w:val="18"/>
              </w:rPr>
            </w:pPr>
            <w:r>
              <w:rPr>
                <w:sz w:val="18"/>
              </w:rPr>
              <w:t>Single</w:t>
            </w:r>
          </w:p>
        </w:tc>
        <w:tc>
          <w:tcPr>
            <w:tcW w:w="585" w:type="dxa"/>
          </w:tcPr>
          <w:p w14:paraId="1A218331" w14:textId="77777777" w:rsidR="00BB4C49" w:rsidRDefault="00DC0BFC">
            <w:pPr>
              <w:pStyle w:val="TableParagraph"/>
              <w:spacing w:line="191" w:lineRule="exact"/>
              <w:ind w:left="90"/>
              <w:jc w:val="left"/>
              <w:rPr>
                <w:sz w:val="18"/>
              </w:rPr>
            </w:pPr>
            <w:r>
              <w:rPr>
                <w:sz w:val="18"/>
              </w:rPr>
              <w:t>38.00</w:t>
            </w:r>
          </w:p>
        </w:tc>
        <w:tc>
          <w:tcPr>
            <w:tcW w:w="2160" w:type="dxa"/>
          </w:tcPr>
          <w:p w14:paraId="12B2B41D" w14:textId="77777777" w:rsidR="00BB4C49" w:rsidRDefault="00DC0BFC">
            <w:pPr>
              <w:pStyle w:val="TableParagraph"/>
              <w:spacing w:line="191" w:lineRule="exact"/>
              <w:ind w:left="68" w:right="66"/>
              <w:rPr>
                <w:sz w:val="18"/>
              </w:rPr>
            </w:pPr>
            <w:r>
              <w:rPr>
                <w:sz w:val="18"/>
              </w:rPr>
              <w:t>43</w:t>
            </w:r>
            <w:r>
              <w:rPr>
                <w:spacing w:val="14"/>
                <w:sz w:val="18"/>
              </w:rPr>
              <w:t xml:space="preserve"> </w:t>
            </w:r>
            <w:r>
              <w:rPr>
                <w:rFonts w:ascii="Tahoma" w:hAnsi="Tahoma"/>
                <w:sz w:val="18"/>
              </w:rPr>
              <w:t>±</w:t>
            </w:r>
            <w:r>
              <w:rPr>
                <w:rFonts w:ascii="Tahoma" w:hAnsi="Tahoma"/>
                <w:spacing w:val="3"/>
                <w:sz w:val="18"/>
              </w:rPr>
              <w:t xml:space="preserve"> </w:t>
            </w:r>
            <w:r>
              <w:rPr>
                <w:sz w:val="18"/>
              </w:rPr>
              <w:t>2.71</w:t>
            </w:r>
          </w:p>
        </w:tc>
        <w:tc>
          <w:tcPr>
            <w:tcW w:w="585" w:type="dxa"/>
          </w:tcPr>
          <w:p w14:paraId="6CB470AF" w14:textId="77777777" w:rsidR="00BB4C49" w:rsidRDefault="00DC0BFC">
            <w:pPr>
              <w:pStyle w:val="TableParagraph"/>
              <w:spacing w:line="191" w:lineRule="exact"/>
              <w:ind w:left="70" w:right="67"/>
              <w:rPr>
                <w:sz w:val="18"/>
              </w:rPr>
            </w:pPr>
            <w:r>
              <w:rPr>
                <w:sz w:val="18"/>
              </w:rPr>
              <w:t>1.000</w:t>
            </w:r>
          </w:p>
        </w:tc>
        <w:tc>
          <w:tcPr>
            <w:tcW w:w="585" w:type="dxa"/>
          </w:tcPr>
          <w:p w14:paraId="6153D399" w14:textId="77777777" w:rsidR="00BB4C49" w:rsidRDefault="00DC0BFC">
            <w:pPr>
              <w:pStyle w:val="TableParagraph"/>
              <w:spacing w:line="191" w:lineRule="exact"/>
              <w:ind w:left="70" w:right="67"/>
              <w:rPr>
                <w:sz w:val="18"/>
              </w:rPr>
            </w:pPr>
            <w:r>
              <w:rPr>
                <w:sz w:val="18"/>
              </w:rPr>
              <w:t>36.00</w:t>
            </w:r>
          </w:p>
        </w:tc>
        <w:tc>
          <w:tcPr>
            <w:tcW w:w="2160" w:type="dxa"/>
          </w:tcPr>
          <w:p w14:paraId="67E96F51" w14:textId="77777777" w:rsidR="00BB4C49" w:rsidRDefault="00DC0BFC">
            <w:pPr>
              <w:pStyle w:val="TableParagraph"/>
              <w:spacing w:line="191" w:lineRule="exact"/>
              <w:ind w:left="68" w:right="64"/>
              <w:rPr>
                <w:sz w:val="18"/>
              </w:rPr>
            </w:pPr>
            <w:r>
              <w:rPr>
                <w:sz w:val="18"/>
              </w:rPr>
              <w:t>40.02</w:t>
            </w:r>
            <w:r>
              <w:rPr>
                <w:spacing w:val="14"/>
                <w:sz w:val="18"/>
              </w:rPr>
              <w:t xml:space="preserve"> </w:t>
            </w:r>
            <w:r>
              <w:rPr>
                <w:rFonts w:ascii="Tahoma" w:hAnsi="Tahoma"/>
                <w:sz w:val="18"/>
              </w:rPr>
              <w:t>±</w:t>
            </w:r>
            <w:r>
              <w:rPr>
                <w:rFonts w:ascii="Tahoma" w:hAnsi="Tahoma"/>
                <w:spacing w:val="3"/>
                <w:sz w:val="18"/>
              </w:rPr>
              <w:t xml:space="preserve"> </w:t>
            </w:r>
            <w:r>
              <w:rPr>
                <w:sz w:val="18"/>
              </w:rPr>
              <w:t>2.63</w:t>
            </w:r>
          </w:p>
        </w:tc>
        <w:tc>
          <w:tcPr>
            <w:tcW w:w="585" w:type="dxa"/>
          </w:tcPr>
          <w:p w14:paraId="0160755C" w14:textId="77777777" w:rsidR="00BB4C49" w:rsidRDefault="00DC0BFC">
            <w:pPr>
              <w:pStyle w:val="TableParagraph"/>
              <w:spacing w:line="191" w:lineRule="exact"/>
              <w:ind w:left="71" w:right="66"/>
              <w:rPr>
                <w:sz w:val="18"/>
              </w:rPr>
            </w:pPr>
            <w:r>
              <w:rPr>
                <w:sz w:val="18"/>
              </w:rPr>
              <w:t>0.000</w:t>
            </w:r>
          </w:p>
        </w:tc>
      </w:tr>
      <w:tr w:rsidR="00BB4C49" w14:paraId="7C9C1FE6" w14:textId="77777777">
        <w:trPr>
          <w:trHeight w:val="211"/>
        </w:trPr>
        <w:tc>
          <w:tcPr>
            <w:tcW w:w="2638" w:type="dxa"/>
          </w:tcPr>
          <w:p w14:paraId="76988624" w14:textId="77777777" w:rsidR="00BB4C49" w:rsidRDefault="00DC0BFC">
            <w:pPr>
              <w:pStyle w:val="TableParagraph"/>
              <w:tabs>
                <w:tab w:val="left" w:pos="1112"/>
                <w:tab w:val="left" w:pos="2084"/>
              </w:tabs>
              <w:spacing w:line="191" w:lineRule="exact"/>
              <w:ind w:left="252"/>
              <w:jc w:val="left"/>
              <w:rPr>
                <w:sz w:val="18"/>
              </w:rPr>
            </w:pPr>
            <w:r>
              <w:rPr>
                <w:sz w:val="18"/>
              </w:rPr>
              <w:t>Parent</w:t>
            </w:r>
            <w:r>
              <w:rPr>
                <w:sz w:val="18"/>
              </w:rPr>
              <w:tab/>
              <w:t>Diversity</w:t>
            </w:r>
            <w:r>
              <w:rPr>
                <w:sz w:val="18"/>
              </w:rPr>
              <w:tab/>
              <w:t>First</w:t>
            </w:r>
          </w:p>
        </w:tc>
        <w:tc>
          <w:tcPr>
            <w:tcW w:w="585" w:type="dxa"/>
          </w:tcPr>
          <w:p w14:paraId="545F0CD6" w14:textId="77777777" w:rsidR="00BB4C49" w:rsidRDefault="00DC0BFC">
            <w:pPr>
              <w:pStyle w:val="TableParagraph"/>
              <w:spacing w:line="191" w:lineRule="exact"/>
              <w:ind w:left="90"/>
              <w:jc w:val="left"/>
              <w:rPr>
                <w:sz w:val="18"/>
              </w:rPr>
            </w:pPr>
            <w:r>
              <w:rPr>
                <w:sz w:val="18"/>
              </w:rPr>
              <w:t>13.30</w:t>
            </w:r>
          </w:p>
        </w:tc>
        <w:tc>
          <w:tcPr>
            <w:tcW w:w="2160" w:type="dxa"/>
          </w:tcPr>
          <w:p w14:paraId="5D7C4E06" w14:textId="77777777" w:rsidR="00BB4C49" w:rsidRDefault="00DC0BFC">
            <w:pPr>
              <w:pStyle w:val="TableParagraph"/>
              <w:spacing w:line="191" w:lineRule="exact"/>
              <w:ind w:left="67" w:right="66"/>
              <w:rPr>
                <w:sz w:val="18"/>
              </w:rPr>
            </w:pPr>
            <w:r>
              <w:rPr>
                <w:sz w:val="18"/>
              </w:rPr>
              <w:t>11.57</w:t>
            </w:r>
            <w:r>
              <w:rPr>
                <w:spacing w:val="14"/>
                <w:sz w:val="18"/>
              </w:rPr>
              <w:t xml:space="preserve"> </w:t>
            </w:r>
            <w:r>
              <w:rPr>
                <w:rFonts w:ascii="Tahoma" w:hAnsi="Tahoma"/>
                <w:sz w:val="18"/>
              </w:rPr>
              <w:t>±</w:t>
            </w:r>
            <w:r>
              <w:rPr>
                <w:rFonts w:ascii="Tahoma" w:hAnsi="Tahoma"/>
                <w:spacing w:val="3"/>
                <w:sz w:val="18"/>
              </w:rPr>
              <w:t xml:space="preserve"> </w:t>
            </w:r>
            <w:r>
              <w:rPr>
                <w:sz w:val="18"/>
              </w:rPr>
              <w:t>0.52</w:t>
            </w:r>
          </w:p>
        </w:tc>
        <w:tc>
          <w:tcPr>
            <w:tcW w:w="585" w:type="dxa"/>
          </w:tcPr>
          <w:p w14:paraId="04CA25AF" w14:textId="77777777" w:rsidR="00BB4C49" w:rsidRDefault="00DC0BFC">
            <w:pPr>
              <w:pStyle w:val="TableParagraph"/>
              <w:spacing w:line="191" w:lineRule="exact"/>
              <w:ind w:left="69" w:right="67"/>
              <w:rPr>
                <w:sz w:val="18"/>
              </w:rPr>
            </w:pPr>
            <w:r>
              <w:rPr>
                <w:sz w:val="18"/>
              </w:rPr>
              <w:t>0.687</w:t>
            </w:r>
          </w:p>
        </w:tc>
        <w:tc>
          <w:tcPr>
            <w:tcW w:w="585" w:type="dxa"/>
          </w:tcPr>
          <w:p w14:paraId="5A145475" w14:textId="77777777" w:rsidR="00BB4C49" w:rsidRDefault="00DC0BFC">
            <w:pPr>
              <w:pStyle w:val="TableParagraph"/>
              <w:spacing w:line="191" w:lineRule="exact"/>
              <w:ind w:left="70" w:right="67"/>
              <w:rPr>
                <w:sz w:val="18"/>
              </w:rPr>
            </w:pPr>
            <w:r>
              <w:rPr>
                <w:sz w:val="18"/>
              </w:rPr>
              <w:t>16.50</w:t>
            </w:r>
          </w:p>
        </w:tc>
        <w:tc>
          <w:tcPr>
            <w:tcW w:w="2160" w:type="dxa"/>
          </w:tcPr>
          <w:p w14:paraId="58F8FAF2" w14:textId="77777777" w:rsidR="00BB4C49" w:rsidRDefault="00DC0BFC">
            <w:pPr>
              <w:pStyle w:val="TableParagraph"/>
              <w:spacing w:line="191" w:lineRule="exact"/>
              <w:ind w:left="68" w:right="64"/>
              <w:rPr>
                <w:sz w:val="18"/>
              </w:rPr>
            </w:pPr>
            <w:r>
              <w:rPr>
                <w:sz w:val="18"/>
              </w:rPr>
              <w:t>24.33</w:t>
            </w:r>
            <w:r>
              <w:rPr>
                <w:spacing w:val="14"/>
                <w:sz w:val="18"/>
              </w:rPr>
              <w:t xml:space="preserve"> </w:t>
            </w:r>
            <w:r>
              <w:rPr>
                <w:rFonts w:ascii="Tahoma" w:hAnsi="Tahoma"/>
                <w:sz w:val="18"/>
              </w:rPr>
              <w:t>±</w:t>
            </w:r>
            <w:r>
              <w:rPr>
                <w:rFonts w:ascii="Tahoma" w:hAnsi="Tahoma"/>
                <w:spacing w:val="3"/>
                <w:sz w:val="18"/>
              </w:rPr>
              <w:t xml:space="preserve"> </w:t>
            </w:r>
            <w:r>
              <w:rPr>
                <w:sz w:val="18"/>
              </w:rPr>
              <w:t>0.85</w:t>
            </w:r>
          </w:p>
        </w:tc>
        <w:tc>
          <w:tcPr>
            <w:tcW w:w="585" w:type="dxa"/>
          </w:tcPr>
          <w:p w14:paraId="62C00C13" w14:textId="77777777" w:rsidR="00BB4C49" w:rsidRDefault="00DC0BFC">
            <w:pPr>
              <w:pStyle w:val="TableParagraph"/>
              <w:spacing w:line="191" w:lineRule="exact"/>
              <w:ind w:left="71" w:right="66"/>
              <w:rPr>
                <w:sz w:val="18"/>
              </w:rPr>
            </w:pPr>
            <w:r>
              <w:rPr>
                <w:sz w:val="18"/>
              </w:rPr>
              <w:t>0.941</w:t>
            </w:r>
          </w:p>
        </w:tc>
      </w:tr>
      <w:tr w:rsidR="00BB4C49" w14:paraId="60DCA9C6" w14:textId="77777777">
        <w:trPr>
          <w:trHeight w:val="211"/>
        </w:trPr>
        <w:tc>
          <w:tcPr>
            <w:tcW w:w="2638" w:type="dxa"/>
          </w:tcPr>
          <w:p w14:paraId="0C80A315" w14:textId="77777777" w:rsidR="00BB4C49" w:rsidRDefault="00DC0BFC">
            <w:pPr>
              <w:pStyle w:val="TableParagraph"/>
              <w:spacing w:line="191" w:lineRule="exact"/>
              <w:ind w:right="132"/>
              <w:jc w:val="right"/>
              <w:rPr>
                <w:sz w:val="18"/>
              </w:rPr>
            </w:pPr>
            <w:r>
              <w:rPr>
                <w:sz w:val="18"/>
              </w:rPr>
              <w:t>Single</w:t>
            </w:r>
          </w:p>
        </w:tc>
        <w:tc>
          <w:tcPr>
            <w:tcW w:w="585" w:type="dxa"/>
          </w:tcPr>
          <w:p w14:paraId="3DFD1F17" w14:textId="77777777" w:rsidR="00BB4C49" w:rsidRDefault="00DC0BFC">
            <w:pPr>
              <w:pStyle w:val="TableParagraph"/>
              <w:spacing w:line="191" w:lineRule="exact"/>
              <w:ind w:left="135"/>
              <w:jc w:val="left"/>
              <w:rPr>
                <w:sz w:val="18"/>
              </w:rPr>
            </w:pPr>
            <w:r>
              <w:rPr>
                <w:sz w:val="18"/>
              </w:rPr>
              <w:t>7.40</w:t>
            </w:r>
          </w:p>
        </w:tc>
        <w:tc>
          <w:tcPr>
            <w:tcW w:w="2160" w:type="dxa"/>
          </w:tcPr>
          <w:p w14:paraId="329E939E" w14:textId="77777777" w:rsidR="00BB4C49" w:rsidRDefault="00DC0BFC">
            <w:pPr>
              <w:pStyle w:val="TableParagraph"/>
              <w:spacing w:line="191" w:lineRule="exact"/>
              <w:ind w:left="750"/>
              <w:jc w:val="left"/>
              <w:rPr>
                <w:sz w:val="18"/>
              </w:rPr>
            </w:pPr>
            <w:r>
              <w:rPr>
                <w:sz w:val="18"/>
              </w:rPr>
              <w:t>9.74</w:t>
            </w:r>
            <w:r>
              <w:rPr>
                <w:spacing w:val="15"/>
                <w:sz w:val="18"/>
              </w:rPr>
              <w:t xml:space="preserve"> </w:t>
            </w:r>
            <w:r>
              <w:rPr>
                <w:rFonts w:ascii="Tahoma" w:hAnsi="Tahoma"/>
                <w:sz w:val="18"/>
              </w:rPr>
              <w:t>±</w:t>
            </w:r>
            <w:r>
              <w:rPr>
                <w:rFonts w:ascii="Tahoma" w:hAnsi="Tahoma"/>
                <w:spacing w:val="4"/>
                <w:sz w:val="18"/>
              </w:rPr>
              <w:t xml:space="preserve"> </w:t>
            </w:r>
            <w:r>
              <w:rPr>
                <w:sz w:val="18"/>
              </w:rPr>
              <w:t>3</w:t>
            </w:r>
          </w:p>
        </w:tc>
        <w:tc>
          <w:tcPr>
            <w:tcW w:w="585" w:type="dxa"/>
          </w:tcPr>
          <w:p w14:paraId="0891DB36" w14:textId="77777777" w:rsidR="00BB4C49" w:rsidRDefault="00DC0BFC">
            <w:pPr>
              <w:pStyle w:val="TableParagraph"/>
              <w:spacing w:line="191" w:lineRule="exact"/>
              <w:ind w:left="69" w:right="67"/>
              <w:rPr>
                <w:sz w:val="18"/>
              </w:rPr>
            </w:pPr>
            <w:r>
              <w:rPr>
                <w:sz w:val="18"/>
              </w:rPr>
              <w:t>0.500</w:t>
            </w:r>
          </w:p>
        </w:tc>
        <w:tc>
          <w:tcPr>
            <w:tcW w:w="585" w:type="dxa"/>
          </w:tcPr>
          <w:p w14:paraId="5E934CAE" w14:textId="77777777" w:rsidR="00BB4C49" w:rsidRDefault="00DC0BFC">
            <w:pPr>
              <w:pStyle w:val="TableParagraph"/>
              <w:spacing w:line="191" w:lineRule="exact"/>
              <w:ind w:left="70" w:right="67"/>
              <w:rPr>
                <w:sz w:val="18"/>
              </w:rPr>
            </w:pPr>
            <w:r>
              <w:rPr>
                <w:sz w:val="18"/>
              </w:rPr>
              <w:t>10.30</w:t>
            </w:r>
          </w:p>
        </w:tc>
        <w:tc>
          <w:tcPr>
            <w:tcW w:w="2160" w:type="dxa"/>
          </w:tcPr>
          <w:p w14:paraId="53F1938A" w14:textId="77777777" w:rsidR="00BB4C49" w:rsidRDefault="00DC0BFC">
            <w:pPr>
              <w:pStyle w:val="TableParagraph"/>
              <w:spacing w:line="191" w:lineRule="exact"/>
              <w:ind w:left="68" w:right="64"/>
              <w:rPr>
                <w:sz w:val="18"/>
              </w:rPr>
            </w:pPr>
            <w:r>
              <w:rPr>
                <w:sz w:val="18"/>
              </w:rPr>
              <w:t>9.9</w:t>
            </w:r>
            <w:r>
              <w:rPr>
                <w:spacing w:val="16"/>
                <w:sz w:val="18"/>
              </w:rPr>
              <w:t xml:space="preserve"> </w:t>
            </w:r>
            <w:r>
              <w:rPr>
                <w:rFonts w:ascii="Tahoma" w:hAnsi="Tahoma"/>
                <w:sz w:val="18"/>
              </w:rPr>
              <w:t>±</w:t>
            </w:r>
            <w:r>
              <w:rPr>
                <w:rFonts w:ascii="Tahoma" w:hAnsi="Tahoma"/>
                <w:spacing w:val="4"/>
                <w:sz w:val="18"/>
              </w:rPr>
              <w:t xml:space="preserve"> </w:t>
            </w:r>
            <w:r>
              <w:rPr>
                <w:sz w:val="18"/>
              </w:rPr>
              <w:t>3.22</w:t>
            </w:r>
          </w:p>
        </w:tc>
        <w:tc>
          <w:tcPr>
            <w:tcW w:w="585" w:type="dxa"/>
          </w:tcPr>
          <w:p w14:paraId="75B5F749" w14:textId="77777777" w:rsidR="00BB4C49" w:rsidRDefault="00DC0BFC">
            <w:pPr>
              <w:pStyle w:val="TableParagraph"/>
              <w:spacing w:line="191" w:lineRule="exact"/>
              <w:ind w:left="71" w:right="66"/>
              <w:rPr>
                <w:sz w:val="18"/>
              </w:rPr>
            </w:pPr>
            <w:r>
              <w:rPr>
                <w:sz w:val="18"/>
              </w:rPr>
              <w:t>0.500</w:t>
            </w:r>
          </w:p>
        </w:tc>
      </w:tr>
      <w:tr w:rsidR="00BB4C49" w14:paraId="7E68B986" w14:textId="77777777">
        <w:trPr>
          <w:trHeight w:val="211"/>
        </w:trPr>
        <w:tc>
          <w:tcPr>
            <w:tcW w:w="2638" w:type="dxa"/>
          </w:tcPr>
          <w:p w14:paraId="0C69ED52" w14:textId="77777777" w:rsidR="00BB4C49" w:rsidRDefault="00DC0BFC">
            <w:pPr>
              <w:pStyle w:val="TableParagraph"/>
              <w:tabs>
                <w:tab w:val="left" w:pos="975"/>
              </w:tabs>
              <w:spacing w:line="191" w:lineRule="exact"/>
              <w:ind w:right="177"/>
              <w:jc w:val="right"/>
              <w:rPr>
                <w:sz w:val="18"/>
              </w:rPr>
            </w:pPr>
            <w:r>
              <w:rPr>
                <w:sz w:val="18"/>
              </w:rPr>
              <w:t>Evenness</w:t>
            </w:r>
            <w:r>
              <w:rPr>
                <w:sz w:val="18"/>
              </w:rPr>
              <w:tab/>
              <w:t>First</w:t>
            </w:r>
          </w:p>
        </w:tc>
        <w:tc>
          <w:tcPr>
            <w:tcW w:w="585" w:type="dxa"/>
          </w:tcPr>
          <w:p w14:paraId="56C214D7" w14:textId="77777777" w:rsidR="00BB4C49" w:rsidRDefault="00DC0BFC">
            <w:pPr>
              <w:pStyle w:val="TableParagraph"/>
              <w:spacing w:line="191" w:lineRule="exact"/>
              <w:ind w:left="135"/>
              <w:jc w:val="left"/>
              <w:rPr>
                <w:sz w:val="18"/>
              </w:rPr>
            </w:pPr>
            <w:r>
              <w:rPr>
                <w:sz w:val="18"/>
              </w:rPr>
              <w:t>0.71</w:t>
            </w:r>
          </w:p>
        </w:tc>
        <w:tc>
          <w:tcPr>
            <w:tcW w:w="2160" w:type="dxa"/>
          </w:tcPr>
          <w:p w14:paraId="6EA662D4" w14:textId="77777777" w:rsidR="00BB4C49" w:rsidRDefault="00DC0BFC">
            <w:pPr>
              <w:pStyle w:val="TableParagraph"/>
              <w:spacing w:line="191" w:lineRule="exact"/>
              <w:ind w:left="67" w:right="66"/>
              <w:rPr>
                <w:sz w:val="18"/>
              </w:rPr>
            </w:pPr>
            <w:r>
              <w:rPr>
                <w:sz w:val="18"/>
              </w:rPr>
              <w:t>0.74</w:t>
            </w:r>
            <w:r>
              <w:rPr>
                <w:spacing w:val="15"/>
                <w:sz w:val="18"/>
              </w:rPr>
              <w:t xml:space="preserve"> </w:t>
            </w:r>
            <w:r>
              <w:rPr>
                <w:rFonts w:ascii="Tahoma" w:hAnsi="Tahoma"/>
                <w:sz w:val="18"/>
              </w:rPr>
              <w:t>±</w:t>
            </w:r>
            <w:r>
              <w:rPr>
                <w:rFonts w:ascii="Tahoma" w:hAnsi="Tahoma"/>
                <w:spacing w:val="4"/>
                <w:sz w:val="18"/>
              </w:rPr>
              <w:t xml:space="preserve"> </w:t>
            </w:r>
            <w:r>
              <w:rPr>
                <w:sz w:val="18"/>
              </w:rPr>
              <w:t>0.01</w:t>
            </w:r>
          </w:p>
        </w:tc>
        <w:tc>
          <w:tcPr>
            <w:tcW w:w="585" w:type="dxa"/>
          </w:tcPr>
          <w:p w14:paraId="002A6059" w14:textId="77777777" w:rsidR="00BB4C49" w:rsidRDefault="00DC0BFC">
            <w:pPr>
              <w:pStyle w:val="TableParagraph"/>
              <w:spacing w:line="191" w:lineRule="exact"/>
              <w:ind w:left="70" w:right="67"/>
              <w:rPr>
                <w:sz w:val="18"/>
              </w:rPr>
            </w:pPr>
            <w:r>
              <w:rPr>
                <w:sz w:val="18"/>
              </w:rPr>
              <w:t>0.000</w:t>
            </w:r>
          </w:p>
        </w:tc>
        <w:tc>
          <w:tcPr>
            <w:tcW w:w="585" w:type="dxa"/>
          </w:tcPr>
          <w:p w14:paraId="74BED739" w14:textId="77777777" w:rsidR="00BB4C49" w:rsidRDefault="00DC0BFC">
            <w:pPr>
              <w:pStyle w:val="TableParagraph"/>
              <w:spacing w:line="191" w:lineRule="exact"/>
              <w:ind w:left="70" w:right="67"/>
              <w:rPr>
                <w:sz w:val="18"/>
              </w:rPr>
            </w:pPr>
            <w:r>
              <w:rPr>
                <w:sz w:val="18"/>
              </w:rPr>
              <w:t>0.76</w:t>
            </w:r>
          </w:p>
        </w:tc>
        <w:tc>
          <w:tcPr>
            <w:tcW w:w="2160" w:type="dxa"/>
          </w:tcPr>
          <w:p w14:paraId="58539BF2" w14:textId="77777777" w:rsidR="00BB4C49" w:rsidRDefault="00DC0BFC">
            <w:pPr>
              <w:pStyle w:val="TableParagraph"/>
              <w:spacing w:line="191" w:lineRule="exact"/>
              <w:ind w:left="68" w:right="64"/>
              <w:rPr>
                <w:sz w:val="18"/>
              </w:rPr>
            </w:pPr>
            <w:r>
              <w:rPr>
                <w:sz w:val="18"/>
              </w:rPr>
              <w:t>0.83</w:t>
            </w:r>
            <w:r>
              <w:rPr>
                <w:spacing w:val="15"/>
                <w:sz w:val="18"/>
              </w:rPr>
              <w:t xml:space="preserve"> </w:t>
            </w:r>
            <w:r>
              <w:rPr>
                <w:rFonts w:ascii="Tahoma" w:hAnsi="Tahoma"/>
                <w:sz w:val="18"/>
              </w:rPr>
              <w:t>±</w:t>
            </w:r>
            <w:r>
              <w:rPr>
                <w:rFonts w:ascii="Tahoma" w:hAnsi="Tahoma"/>
                <w:spacing w:val="4"/>
                <w:sz w:val="18"/>
              </w:rPr>
              <w:t xml:space="preserve"> </w:t>
            </w:r>
            <w:r>
              <w:rPr>
                <w:sz w:val="18"/>
              </w:rPr>
              <w:t>0.01</w:t>
            </w:r>
          </w:p>
        </w:tc>
        <w:tc>
          <w:tcPr>
            <w:tcW w:w="585" w:type="dxa"/>
          </w:tcPr>
          <w:p w14:paraId="1A926CE8" w14:textId="77777777" w:rsidR="00BB4C49" w:rsidRDefault="00DC0BFC">
            <w:pPr>
              <w:pStyle w:val="TableParagraph"/>
              <w:spacing w:line="191" w:lineRule="exact"/>
              <w:ind w:left="71" w:right="66"/>
              <w:rPr>
                <w:sz w:val="18"/>
              </w:rPr>
            </w:pPr>
            <w:r>
              <w:rPr>
                <w:sz w:val="18"/>
              </w:rPr>
              <w:t>0.148</w:t>
            </w:r>
          </w:p>
        </w:tc>
      </w:tr>
      <w:tr w:rsidR="00BB4C49" w14:paraId="1E4925D6" w14:textId="77777777">
        <w:trPr>
          <w:trHeight w:val="211"/>
        </w:trPr>
        <w:tc>
          <w:tcPr>
            <w:tcW w:w="2638" w:type="dxa"/>
          </w:tcPr>
          <w:p w14:paraId="12A24132" w14:textId="77777777" w:rsidR="00BB4C49" w:rsidRDefault="00DC0BFC">
            <w:pPr>
              <w:pStyle w:val="TableParagraph"/>
              <w:spacing w:line="191" w:lineRule="exact"/>
              <w:ind w:right="132"/>
              <w:jc w:val="right"/>
              <w:rPr>
                <w:sz w:val="18"/>
              </w:rPr>
            </w:pPr>
            <w:r>
              <w:rPr>
                <w:sz w:val="18"/>
              </w:rPr>
              <w:t>Single</w:t>
            </w:r>
          </w:p>
        </w:tc>
        <w:tc>
          <w:tcPr>
            <w:tcW w:w="585" w:type="dxa"/>
          </w:tcPr>
          <w:p w14:paraId="75ABC3D9" w14:textId="77777777" w:rsidR="00BB4C49" w:rsidRDefault="00DC0BFC">
            <w:pPr>
              <w:pStyle w:val="TableParagraph"/>
              <w:spacing w:line="191" w:lineRule="exact"/>
              <w:ind w:left="135"/>
              <w:jc w:val="left"/>
              <w:rPr>
                <w:sz w:val="18"/>
              </w:rPr>
            </w:pPr>
            <w:r>
              <w:rPr>
                <w:sz w:val="18"/>
              </w:rPr>
              <w:t>0.88</w:t>
            </w:r>
          </w:p>
        </w:tc>
        <w:tc>
          <w:tcPr>
            <w:tcW w:w="2160" w:type="dxa"/>
          </w:tcPr>
          <w:p w14:paraId="59854DDF" w14:textId="77777777" w:rsidR="00BB4C49" w:rsidRDefault="00DC0BFC">
            <w:pPr>
              <w:pStyle w:val="TableParagraph"/>
              <w:spacing w:line="191" w:lineRule="exact"/>
              <w:ind w:left="68" w:right="66"/>
              <w:rPr>
                <w:sz w:val="18"/>
              </w:rPr>
            </w:pPr>
            <w:r>
              <w:rPr>
                <w:sz w:val="18"/>
              </w:rPr>
              <w:t>0.91</w:t>
            </w:r>
            <w:r>
              <w:rPr>
                <w:spacing w:val="15"/>
                <w:sz w:val="18"/>
              </w:rPr>
              <w:t xml:space="preserve"> </w:t>
            </w:r>
            <w:r>
              <w:rPr>
                <w:rFonts w:ascii="Tahoma" w:hAnsi="Tahoma"/>
                <w:sz w:val="18"/>
              </w:rPr>
              <w:t>±</w:t>
            </w:r>
            <w:r>
              <w:rPr>
                <w:rFonts w:ascii="Tahoma" w:hAnsi="Tahoma"/>
                <w:spacing w:val="4"/>
                <w:sz w:val="18"/>
              </w:rPr>
              <w:t xml:space="preserve"> </w:t>
            </w:r>
            <w:r>
              <w:rPr>
                <w:sz w:val="18"/>
              </w:rPr>
              <w:t>0.06</w:t>
            </w:r>
          </w:p>
        </w:tc>
        <w:tc>
          <w:tcPr>
            <w:tcW w:w="585" w:type="dxa"/>
          </w:tcPr>
          <w:p w14:paraId="6A094F88" w14:textId="77777777" w:rsidR="00BB4C49" w:rsidRDefault="00DC0BFC">
            <w:pPr>
              <w:pStyle w:val="TableParagraph"/>
              <w:spacing w:line="191" w:lineRule="exact"/>
              <w:ind w:left="70" w:right="67"/>
              <w:rPr>
                <w:sz w:val="18"/>
              </w:rPr>
            </w:pPr>
            <w:r>
              <w:rPr>
                <w:sz w:val="18"/>
              </w:rPr>
              <w:t>0.000</w:t>
            </w:r>
          </w:p>
        </w:tc>
        <w:tc>
          <w:tcPr>
            <w:tcW w:w="585" w:type="dxa"/>
          </w:tcPr>
          <w:p w14:paraId="023D075A" w14:textId="77777777" w:rsidR="00BB4C49" w:rsidRDefault="00DC0BFC">
            <w:pPr>
              <w:pStyle w:val="TableParagraph"/>
              <w:spacing w:line="191" w:lineRule="exact"/>
              <w:ind w:left="70" w:right="67"/>
              <w:rPr>
                <w:sz w:val="18"/>
              </w:rPr>
            </w:pPr>
            <w:r>
              <w:rPr>
                <w:sz w:val="18"/>
              </w:rPr>
              <w:t>0.95</w:t>
            </w:r>
          </w:p>
        </w:tc>
        <w:tc>
          <w:tcPr>
            <w:tcW w:w="2160" w:type="dxa"/>
          </w:tcPr>
          <w:p w14:paraId="7A4FAD3B" w14:textId="77777777" w:rsidR="00BB4C49" w:rsidRDefault="00DC0BFC">
            <w:pPr>
              <w:pStyle w:val="TableParagraph"/>
              <w:spacing w:line="191" w:lineRule="exact"/>
              <w:ind w:left="68" w:right="64"/>
              <w:rPr>
                <w:sz w:val="18"/>
              </w:rPr>
            </w:pPr>
            <w:r>
              <w:rPr>
                <w:sz w:val="18"/>
              </w:rPr>
              <w:t>0.93</w:t>
            </w:r>
            <w:r>
              <w:rPr>
                <w:spacing w:val="15"/>
                <w:sz w:val="18"/>
              </w:rPr>
              <w:t xml:space="preserve"> </w:t>
            </w:r>
            <w:r>
              <w:rPr>
                <w:rFonts w:ascii="Tahoma" w:hAnsi="Tahoma"/>
                <w:sz w:val="18"/>
              </w:rPr>
              <w:t>±</w:t>
            </w:r>
            <w:r>
              <w:rPr>
                <w:rFonts w:ascii="Tahoma" w:hAnsi="Tahoma"/>
                <w:spacing w:val="4"/>
                <w:sz w:val="18"/>
              </w:rPr>
              <w:t xml:space="preserve"> </w:t>
            </w:r>
            <w:r>
              <w:rPr>
                <w:sz w:val="18"/>
              </w:rPr>
              <w:t>0.09</w:t>
            </w:r>
          </w:p>
        </w:tc>
        <w:tc>
          <w:tcPr>
            <w:tcW w:w="585" w:type="dxa"/>
          </w:tcPr>
          <w:p w14:paraId="5DB5B0B6" w14:textId="77777777" w:rsidR="00BB4C49" w:rsidRDefault="00DC0BFC">
            <w:pPr>
              <w:pStyle w:val="TableParagraph"/>
              <w:spacing w:line="191" w:lineRule="exact"/>
              <w:ind w:left="71" w:right="66"/>
              <w:rPr>
                <w:sz w:val="18"/>
              </w:rPr>
            </w:pPr>
            <w:r>
              <w:rPr>
                <w:sz w:val="18"/>
              </w:rPr>
              <w:t>0.000</w:t>
            </w:r>
          </w:p>
        </w:tc>
      </w:tr>
      <w:tr w:rsidR="00BB4C49" w14:paraId="68FDE574" w14:textId="77777777">
        <w:trPr>
          <w:trHeight w:val="211"/>
        </w:trPr>
        <w:tc>
          <w:tcPr>
            <w:tcW w:w="2638" w:type="dxa"/>
          </w:tcPr>
          <w:p w14:paraId="773D55E9" w14:textId="77777777" w:rsidR="00BB4C49" w:rsidRDefault="00DC0BFC">
            <w:pPr>
              <w:pStyle w:val="TableParagraph"/>
              <w:tabs>
                <w:tab w:val="left" w:pos="957"/>
              </w:tabs>
              <w:spacing w:line="191" w:lineRule="exact"/>
              <w:ind w:right="177"/>
              <w:jc w:val="right"/>
              <w:rPr>
                <w:sz w:val="18"/>
              </w:rPr>
            </w:pPr>
            <w:r>
              <w:rPr>
                <w:sz w:val="18"/>
              </w:rPr>
              <w:t>Richness</w:t>
            </w:r>
            <w:r>
              <w:rPr>
                <w:sz w:val="18"/>
              </w:rPr>
              <w:tab/>
              <w:t>First</w:t>
            </w:r>
          </w:p>
        </w:tc>
        <w:tc>
          <w:tcPr>
            <w:tcW w:w="585" w:type="dxa"/>
          </w:tcPr>
          <w:p w14:paraId="0715BD51" w14:textId="77777777" w:rsidR="00BB4C49" w:rsidRDefault="00DC0BFC">
            <w:pPr>
              <w:pStyle w:val="TableParagraph"/>
              <w:spacing w:line="191" w:lineRule="exact"/>
              <w:ind w:left="90"/>
              <w:jc w:val="left"/>
              <w:rPr>
                <w:sz w:val="18"/>
              </w:rPr>
            </w:pPr>
            <w:r>
              <w:rPr>
                <w:sz w:val="18"/>
              </w:rPr>
              <w:t>85.00</w:t>
            </w:r>
          </w:p>
        </w:tc>
        <w:tc>
          <w:tcPr>
            <w:tcW w:w="2160" w:type="dxa"/>
          </w:tcPr>
          <w:p w14:paraId="680C6EAA" w14:textId="77777777" w:rsidR="00BB4C49" w:rsidRDefault="00DC0BFC">
            <w:pPr>
              <w:pStyle w:val="TableParagraph"/>
              <w:spacing w:line="191" w:lineRule="exact"/>
              <w:ind w:left="68" w:right="66"/>
              <w:rPr>
                <w:sz w:val="18"/>
              </w:rPr>
            </w:pPr>
            <w:r>
              <w:rPr>
                <w:sz w:val="18"/>
              </w:rPr>
              <w:t>70.46</w:t>
            </w:r>
            <w:r>
              <w:rPr>
                <w:spacing w:val="14"/>
                <w:sz w:val="18"/>
              </w:rPr>
              <w:t xml:space="preserve"> </w:t>
            </w:r>
            <w:r>
              <w:rPr>
                <w:rFonts w:ascii="Tahoma" w:hAnsi="Tahoma"/>
                <w:sz w:val="18"/>
              </w:rPr>
              <w:t>±</w:t>
            </w:r>
            <w:r>
              <w:rPr>
                <w:rFonts w:ascii="Tahoma" w:hAnsi="Tahoma"/>
                <w:spacing w:val="3"/>
                <w:sz w:val="18"/>
              </w:rPr>
              <w:t xml:space="preserve"> </w:t>
            </w:r>
            <w:r>
              <w:rPr>
                <w:sz w:val="18"/>
              </w:rPr>
              <w:t>3.06</w:t>
            </w:r>
          </w:p>
        </w:tc>
        <w:tc>
          <w:tcPr>
            <w:tcW w:w="585" w:type="dxa"/>
          </w:tcPr>
          <w:p w14:paraId="3FFE7056" w14:textId="77777777" w:rsidR="00BB4C49" w:rsidRDefault="00DC0BFC">
            <w:pPr>
              <w:pStyle w:val="TableParagraph"/>
              <w:spacing w:line="191" w:lineRule="exact"/>
              <w:ind w:left="69" w:right="67"/>
              <w:rPr>
                <w:sz w:val="18"/>
              </w:rPr>
            </w:pPr>
            <w:r>
              <w:rPr>
                <w:sz w:val="18"/>
              </w:rPr>
              <w:t>0.468</w:t>
            </w:r>
          </w:p>
        </w:tc>
        <w:tc>
          <w:tcPr>
            <w:tcW w:w="585" w:type="dxa"/>
          </w:tcPr>
          <w:p w14:paraId="1F286165" w14:textId="77777777" w:rsidR="00BB4C49" w:rsidRDefault="00DC0BFC">
            <w:pPr>
              <w:pStyle w:val="TableParagraph"/>
              <w:spacing w:line="191" w:lineRule="exact"/>
              <w:ind w:left="70" w:right="67"/>
              <w:rPr>
                <w:sz w:val="18"/>
              </w:rPr>
            </w:pPr>
            <w:r>
              <w:rPr>
                <w:sz w:val="18"/>
              </w:rPr>
              <w:t>83.00</w:t>
            </w:r>
          </w:p>
        </w:tc>
        <w:tc>
          <w:tcPr>
            <w:tcW w:w="2160" w:type="dxa"/>
          </w:tcPr>
          <w:p w14:paraId="6B2D2479" w14:textId="77777777" w:rsidR="00BB4C49" w:rsidRDefault="00DC0BFC">
            <w:pPr>
              <w:pStyle w:val="TableParagraph"/>
              <w:spacing w:line="191" w:lineRule="exact"/>
              <w:ind w:left="68" w:right="64"/>
              <w:rPr>
                <w:sz w:val="18"/>
              </w:rPr>
            </w:pPr>
            <w:r>
              <w:rPr>
                <w:sz w:val="18"/>
              </w:rPr>
              <w:t>69.78</w:t>
            </w:r>
            <w:r>
              <w:rPr>
                <w:spacing w:val="14"/>
                <w:sz w:val="18"/>
              </w:rPr>
              <w:t xml:space="preserve"> </w:t>
            </w:r>
            <w:r>
              <w:rPr>
                <w:rFonts w:ascii="Tahoma" w:hAnsi="Tahoma"/>
                <w:sz w:val="18"/>
              </w:rPr>
              <w:t>±</w:t>
            </w:r>
            <w:r>
              <w:rPr>
                <w:rFonts w:ascii="Tahoma" w:hAnsi="Tahoma"/>
                <w:spacing w:val="3"/>
                <w:sz w:val="18"/>
              </w:rPr>
              <w:t xml:space="preserve"> </w:t>
            </w:r>
            <w:r>
              <w:rPr>
                <w:sz w:val="18"/>
              </w:rPr>
              <w:t>3.14</w:t>
            </w:r>
          </w:p>
        </w:tc>
        <w:tc>
          <w:tcPr>
            <w:tcW w:w="585" w:type="dxa"/>
          </w:tcPr>
          <w:p w14:paraId="3DDD2C6B" w14:textId="77777777" w:rsidR="00BB4C49" w:rsidRDefault="00DC0BFC">
            <w:pPr>
              <w:pStyle w:val="TableParagraph"/>
              <w:spacing w:line="191" w:lineRule="exact"/>
              <w:ind w:left="71" w:right="66"/>
              <w:rPr>
                <w:sz w:val="18"/>
              </w:rPr>
            </w:pPr>
            <w:r>
              <w:rPr>
                <w:sz w:val="18"/>
              </w:rPr>
              <w:t>0.397</w:t>
            </w:r>
          </w:p>
        </w:tc>
      </w:tr>
      <w:tr w:rsidR="00BB4C49" w14:paraId="0090D1BF" w14:textId="77777777">
        <w:trPr>
          <w:trHeight w:val="276"/>
        </w:trPr>
        <w:tc>
          <w:tcPr>
            <w:tcW w:w="2638" w:type="dxa"/>
            <w:tcBorders>
              <w:bottom w:val="single" w:sz="6" w:space="0" w:color="000000"/>
            </w:tcBorders>
          </w:tcPr>
          <w:p w14:paraId="6F587226" w14:textId="77777777" w:rsidR="00BB4C49" w:rsidRDefault="00DC0BFC">
            <w:pPr>
              <w:pStyle w:val="TableParagraph"/>
              <w:spacing w:line="236" w:lineRule="exact"/>
              <w:ind w:right="132"/>
              <w:jc w:val="right"/>
              <w:rPr>
                <w:sz w:val="18"/>
              </w:rPr>
            </w:pPr>
            <w:r>
              <w:rPr>
                <w:sz w:val="18"/>
              </w:rPr>
              <w:t>Single</w:t>
            </w:r>
          </w:p>
        </w:tc>
        <w:tc>
          <w:tcPr>
            <w:tcW w:w="585" w:type="dxa"/>
            <w:tcBorders>
              <w:bottom w:val="single" w:sz="6" w:space="0" w:color="000000"/>
            </w:tcBorders>
          </w:tcPr>
          <w:p w14:paraId="2F2001EF" w14:textId="77777777" w:rsidR="00BB4C49" w:rsidRDefault="00DC0BFC">
            <w:pPr>
              <w:pStyle w:val="TableParagraph"/>
              <w:spacing w:line="236" w:lineRule="exact"/>
              <w:ind w:left="90"/>
              <w:jc w:val="left"/>
              <w:rPr>
                <w:sz w:val="18"/>
              </w:rPr>
            </w:pPr>
            <w:r>
              <w:rPr>
                <w:sz w:val="18"/>
              </w:rPr>
              <w:t>15.00</w:t>
            </w:r>
          </w:p>
        </w:tc>
        <w:tc>
          <w:tcPr>
            <w:tcW w:w="2160" w:type="dxa"/>
            <w:tcBorders>
              <w:bottom w:val="single" w:sz="6" w:space="0" w:color="000000"/>
            </w:tcBorders>
          </w:tcPr>
          <w:p w14:paraId="79F6F77A" w14:textId="77777777" w:rsidR="00BB4C49" w:rsidRDefault="00DC0BFC">
            <w:pPr>
              <w:pStyle w:val="TableParagraph"/>
              <w:spacing w:line="236" w:lineRule="exact"/>
              <w:ind w:left="68" w:right="66"/>
              <w:rPr>
                <w:sz w:val="18"/>
              </w:rPr>
            </w:pPr>
            <w:r>
              <w:rPr>
                <w:sz w:val="18"/>
              </w:rPr>
              <w:t>15</w:t>
            </w:r>
            <w:r>
              <w:rPr>
                <w:spacing w:val="14"/>
                <w:sz w:val="18"/>
              </w:rPr>
              <w:t xml:space="preserve"> </w:t>
            </w:r>
            <w:r>
              <w:rPr>
                <w:rFonts w:ascii="Tahoma" w:hAnsi="Tahoma"/>
                <w:sz w:val="18"/>
              </w:rPr>
              <w:t>±</w:t>
            </w:r>
            <w:r>
              <w:rPr>
                <w:rFonts w:ascii="Tahoma" w:hAnsi="Tahoma"/>
                <w:spacing w:val="3"/>
                <w:sz w:val="18"/>
              </w:rPr>
              <w:t xml:space="preserve"> </w:t>
            </w:r>
            <w:r>
              <w:rPr>
                <w:sz w:val="18"/>
              </w:rPr>
              <w:t>1.82</w:t>
            </w:r>
          </w:p>
        </w:tc>
        <w:tc>
          <w:tcPr>
            <w:tcW w:w="585" w:type="dxa"/>
            <w:tcBorders>
              <w:bottom w:val="single" w:sz="6" w:space="0" w:color="000000"/>
            </w:tcBorders>
          </w:tcPr>
          <w:p w14:paraId="1280F25E" w14:textId="77777777" w:rsidR="00BB4C49" w:rsidRDefault="00DC0BFC">
            <w:pPr>
              <w:pStyle w:val="TableParagraph"/>
              <w:spacing w:line="236" w:lineRule="exact"/>
              <w:ind w:left="70" w:right="67"/>
              <w:rPr>
                <w:sz w:val="18"/>
              </w:rPr>
            </w:pPr>
            <w:r>
              <w:rPr>
                <w:sz w:val="18"/>
              </w:rPr>
              <w:t>0.904</w:t>
            </w:r>
          </w:p>
        </w:tc>
        <w:tc>
          <w:tcPr>
            <w:tcW w:w="585" w:type="dxa"/>
            <w:tcBorders>
              <w:bottom w:val="single" w:sz="6" w:space="0" w:color="000000"/>
            </w:tcBorders>
          </w:tcPr>
          <w:p w14:paraId="77DEBB1D" w14:textId="77777777" w:rsidR="00BB4C49" w:rsidRDefault="00DC0BFC">
            <w:pPr>
              <w:pStyle w:val="TableParagraph"/>
              <w:spacing w:line="236" w:lineRule="exact"/>
              <w:ind w:left="70" w:right="67"/>
              <w:rPr>
                <w:sz w:val="18"/>
              </w:rPr>
            </w:pPr>
            <w:r>
              <w:rPr>
                <w:sz w:val="18"/>
              </w:rPr>
              <w:t>14.00</w:t>
            </w:r>
          </w:p>
        </w:tc>
        <w:tc>
          <w:tcPr>
            <w:tcW w:w="2160" w:type="dxa"/>
            <w:tcBorders>
              <w:bottom w:val="single" w:sz="6" w:space="0" w:color="000000"/>
            </w:tcBorders>
          </w:tcPr>
          <w:p w14:paraId="36BD45DD" w14:textId="77777777" w:rsidR="00BB4C49" w:rsidRDefault="00DC0BFC">
            <w:pPr>
              <w:pStyle w:val="TableParagraph"/>
              <w:spacing w:line="236" w:lineRule="exact"/>
              <w:ind w:left="68" w:right="64"/>
              <w:rPr>
                <w:sz w:val="18"/>
              </w:rPr>
            </w:pPr>
            <w:r>
              <w:rPr>
                <w:sz w:val="18"/>
              </w:rPr>
              <w:t>12.82</w:t>
            </w:r>
            <w:r>
              <w:rPr>
                <w:spacing w:val="14"/>
                <w:sz w:val="18"/>
              </w:rPr>
              <w:t xml:space="preserve"> </w:t>
            </w:r>
            <w:r>
              <w:rPr>
                <w:rFonts w:ascii="Tahoma" w:hAnsi="Tahoma"/>
                <w:sz w:val="18"/>
              </w:rPr>
              <w:t>±</w:t>
            </w:r>
            <w:r>
              <w:rPr>
                <w:rFonts w:ascii="Tahoma" w:hAnsi="Tahoma"/>
                <w:spacing w:val="3"/>
                <w:sz w:val="18"/>
              </w:rPr>
              <w:t xml:space="preserve"> </w:t>
            </w:r>
            <w:r>
              <w:rPr>
                <w:sz w:val="18"/>
              </w:rPr>
              <w:t>1.45</w:t>
            </w:r>
          </w:p>
        </w:tc>
        <w:tc>
          <w:tcPr>
            <w:tcW w:w="585" w:type="dxa"/>
            <w:tcBorders>
              <w:bottom w:val="single" w:sz="6" w:space="0" w:color="000000"/>
            </w:tcBorders>
          </w:tcPr>
          <w:p w14:paraId="162E12B8" w14:textId="77777777" w:rsidR="00BB4C49" w:rsidRDefault="00DC0BFC">
            <w:pPr>
              <w:pStyle w:val="TableParagraph"/>
              <w:spacing w:line="236" w:lineRule="exact"/>
              <w:ind w:left="71" w:right="66"/>
              <w:rPr>
                <w:sz w:val="18"/>
              </w:rPr>
            </w:pPr>
            <w:r>
              <w:rPr>
                <w:sz w:val="18"/>
              </w:rPr>
              <w:t>0.000</w:t>
            </w:r>
          </w:p>
        </w:tc>
      </w:tr>
    </w:tbl>
    <w:p w14:paraId="4ECB4901" w14:textId="77777777" w:rsidR="00BB4C49" w:rsidRDefault="00BB4C49">
      <w:pPr>
        <w:pStyle w:val="BodyText"/>
        <w:rPr>
          <w:i/>
          <w:sz w:val="34"/>
        </w:rPr>
      </w:pPr>
    </w:p>
    <w:p w14:paraId="67BC832E" w14:textId="77777777" w:rsidR="00BB4C49" w:rsidRDefault="00DC0BFC">
      <w:pPr>
        <w:pStyle w:val="BodyText"/>
        <w:spacing w:before="288" w:line="306" w:lineRule="exact"/>
        <w:ind w:left="491"/>
      </w:pPr>
      <w:r>
        <w:t>Table</w:t>
      </w:r>
      <w:r>
        <w:rPr>
          <w:spacing w:val="6"/>
        </w:rPr>
        <w:t xml:space="preserve"> </w:t>
      </w:r>
      <w:r>
        <w:t>3</w:t>
      </w:r>
    </w:p>
    <w:p w14:paraId="46015C85" w14:textId="77777777" w:rsidR="00BB4C49" w:rsidRDefault="00DC0BFC">
      <w:pPr>
        <w:spacing w:before="10" w:line="213" w:lineRule="auto"/>
        <w:ind w:left="481" w:right="359" w:firstLine="18"/>
        <w:rPr>
          <w:i/>
          <w:sz w:val="24"/>
        </w:rPr>
      </w:pPr>
      <w:r>
        <w:rPr>
          <w:i/>
          <w:w w:val="105"/>
          <w:sz w:val="24"/>
        </w:rPr>
        <w:t>Monthly</w:t>
      </w:r>
      <w:r>
        <w:rPr>
          <w:i/>
          <w:spacing w:val="2"/>
          <w:w w:val="105"/>
          <w:sz w:val="24"/>
        </w:rPr>
        <w:t xml:space="preserve"> </w:t>
      </w:r>
      <w:r>
        <w:rPr>
          <w:i/>
          <w:w w:val="105"/>
          <w:sz w:val="24"/>
        </w:rPr>
        <w:t>stipends</w:t>
      </w:r>
      <w:r>
        <w:rPr>
          <w:i/>
          <w:spacing w:val="2"/>
          <w:w w:val="105"/>
          <w:sz w:val="24"/>
        </w:rPr>
        <w:t xml:space="preserve"> </w:t>
      </w:r>
      <w:r>
        <w:rPr>
          <w:i/>
          <w:w w:val="105"/>
          <w:sz w:val="24"/>
        </w:rPr>
        <w:t>for</w:t>
      </w:r>
      <w:r>
        <w:rPr>
          <w:i/>
          <w:spacing w:val="2"/>
          <w:w w:val="105"/>
          <w:sz w:val="24"/>
        </w:rPr>
        <w:t xml:space="preserve"> </w:t>
      </w:r>
      <w:r>
        <w:rPr>
          <w:i/>
          <w:w w:val="105"/>
          <w:sz w:val="24"/>
        </w:rPr>
        <w:t>graduate</w:t>
      </w:r>
      <w:r>
        <w:rPr>
          <w:i/>
          <w:spacing w:val="3"/>
          <w:w w:val="105"/>
          <w:sz w:val="24"/>
        </w:rPr>
        <w:t xml:space="preserve"> </w:t>
      </w:r>
      <w:r>
        <w:rPr>
          <w:i/>
          <w:w w:val="105"/>
          <w:sz w:val="24"/>
        </w:rPr>
        <w:t>students</w:t>
      </w:r>
      <w:r>
        <w:rPr>
          <w:i/>
          <w:spacing w:val="2"/>
          <w:w w:val="105"/>
          <w:sz w:val="24"/>
        </w:rPr>
        <w:t xml:space="preserve"> </w:t>
      </w:r>
      <w:r>
        <w:rPr>
          <w:i/>
          <w:w w:val="105"/>
          <w:sz w:val="24"/>
        </w:rPr>
        <w:t>in</w:t>
      </w:r>
      <w:r>
        <w:rPr>
          <w:i/>
          <w:spacing w:val="2"/>
          <w:w w:val="105"/>
          <w:sz w:val="24"/>
        </w:rPr>
        <w:t xml:space="preserve"> </w:t>
      </w:r>
      <w:r>
        <w:rPr>
          <w:i/>
          <w:w w:val="105"/>
          <w:sz w:val="24"/>
        </w:rPr>
        <w:t>select</w:t>
      </w:r>
      <w:r>
        <w:rPr>
          <w:i/>
          <w:spacing w:val="2"/>
          <w:w w:val="105"/>
          <w:sz w:val="24"/>
        </w:rPr>
        <w:t xml:space="preserve"> </w:t>
      </w:r>
      <w:r>
        <w:rPr>
          <w:i/>
          <w:w w:val="105"/>
          <w:sz w:val="24"/>
        </w:rPr>
        <w:t>countries.</w:t>
      </w:r>
      <w:r>
        <w:rPr>
          <w:i/>
          <w:spacing w:val="21"/>
          <w:w w:val="105"/>
          <w:sz w:val="24"/>
        </w:rPr>
        <w:t xml:space="preserve"> </w:t>
      </w:r>
      <w:r>
        <w:rPr>
          <w:i/>
          <w:w w:val="105"/>
          <w:sz w:val="24"/>
        </w:rPr>
        <w:t>The</w:t>
      </w:r>
      <w:r>
        <w:rPr>
          <w:i/>
          <w:spacing w:val="3"/>
          <w:w w:val="105"/>
          <w:sz w:val="24"/>
        </w:rPr>
        <w:t xml:space="preserve"> </w:t>
      </w:r>
      <w:r>
        <w:rPr>
          <w:i/>
          <w:w w:val="105"/>
          <w:sz w:val="24"/>
        </w:rPr>
        <w:t>value</w:t>
      </w:r>
      <w:r>
        <w:rPr>
          <w:i/>
          <w:spacing w:val="2"/>
          <w:w w:val="105"/>
          <w:sz w:val="24"/>
        </w:rPr>
        <w:t xml:space="preserve"> </w:t>
      </w:r>
      <w:r>
        <w:rPr>
          <w:i/>
          <w:w w:val="105"/>
          <w:sz w:val="24"/>
        </w:rPr>
        <w:t>of</w:t>
      </w:r>
      <w:r>
        <w:rPr>
          <w:i/>
          <w:spacing w:val="2"/>
          <w:w w:val="105"/>
          <w:sz w:val="24"/>
        </w:rPr>
        <w:t xml:space="preserve"> </w:t>
      </w:r>
      <w:r>
        <w:rPr>
          <w:i/>
          <w:w w:val="105"/>
          <w:sz w:val="24"/>
        </w:rPr>
        <w:t>the</w:t>
      </w:r>
      <w:r>
        <w:rPr>
          <w:i/>
          <w:spacing w:val="2"/>
          <w:w w:val="105"/>
          <w:sz w:val="24"/>
        </w:rPr>
        <w:t xml:space="preserve"> </w:t>
      </w:r>
      <w:r>
        <w:rPr>
          <w:i/>
          <w:w w:val="105"/>
          <w:sz w:val="24"/>
        </w:rPr>
        <w:t>stipend</w:t>
      </w:r>
      <w:r>
        <w:rPr>
          <w:i/>
          <w:spacing w:val="3"/>
          <w:w w:val="105"/>
          <w:sz w:val="24"/>
        </w:rPr>
        <w:t xml:space="preserve"> </w:t>
      </w:r>
      <w:r>
        <w:rPr>
          <w:i/>
          <w:w w:val="105"/>
          <w:sz w:val="24"/>
        </w:rPr>
        <w:t>in</w:t>
      </w:r>
      <w:r>
        <w:rPr>
          <w:i/>
          <w:spacing w:val="2"/>
          <w:w w:val="105"/>
          <w:sz w:val="24"/>
        </w:rPr>
        <w:t xml:space="preserve"> </w:t>
      </w:r>
      <w:r>
        <w:rPr>
          <w:i/>
          <w:w w:val="105"/>
          <w:sz w:val="24"/>
        </w:rPr>
        <w:t>US</w:t>
      </w:r>
      <w:r>
        <w:rPr>
          <w:i/>
          <w:spacing w:val="-60"/>
          <w:w w:val="105"/>
          <w:sz w:val="24"/>
        </w:rPr>
        <w:t xml:space="preserve"> </w:t>
      </w:r>
      <w:r>
        <w:rPr>
          <w:i/>
          <w:w w:val="105"/>
          <w:sz w:val="24"/>
        </w:rPr>
        <w:t>currency</w:t>
      </w:r>
      <w:r>
        <w:rPr>
          <w:i/>
          <w:spacing w:val="17"/>
          <w:w w:val="105"/>
          <w:sz w:val="24"/>
        </w:rPr>
        <w:t xml:space="preserve"> </w:t>
      </w:r>
      <w:r>
        <w:rPr>
          <w:i/>
          <w:w w:val="105"/>
          <w:sz w:val="24"/>
        </w:rPr>
        <w:t>is</w:t>
      </w:r>
      <w:r>
        <w:rPr>
          <w:i/>
          <w:spacing w:val="17"/>
          <w:w w:val="105"/>
          <w:sz w:val="24"/>
        </w:rPr>
        <w:t xml:space="preserve"> </w:t>
      </w:r>
      <w:r>
        <w:rPr>
          <w:i/>
          <w:w w:val="105"/>
          <w:sz w:val="24"/>
        </w:rPr>
        <w:t>based</w:t>
      </w:r>
      <w:r>
        <w:rPr>
          <w:i/>
          <w:spacing w:val="17"/>
          <w:w w:val="105"/>
          <w:sz w:val="24"/>
        </w:rPr>
        <w:t xml:space="preserve"> </w:t>
      </w:r>
      <w:r>
        <w:rPr>
          <w:i/>
          <w:w w:val="105"/>
          <w:sz w:val="24"/>
        </w:rPr>
        <w:t>on</w:t>
      </w:r>
      <w:r>
        <w:rPr>
          <w:i/>
          <w:spacing w:val="17"/>
          <w:w w:val="105"/>
          <w:sz w:val="24"/>
        </w:rPr>
        <w:t xml:space="preserve"> </w:t>
      </w:r>
      <w:r>
        <w:rPr>
          <w:i/>
          <w:w w:val="105"/>
          <w:sz w:val="24"/>
        </w:rPr>
        <w:t>the</w:t>
      </w:r>
      <w:r>
        <w:rPr>
          <w:i/>
          <w:spacing w:val="17"/>
          <w:w w:val="105"/>
          <w:sz w:val="24"/>
        </w:rPr>
        <w:t xml:space="preserve"> </w:t>
      </w:r>
      <w:r>
        <w:rPr>
          <w:i/>
          <w:w w:val="105"/>
          <w:sz w:val="24"/>
        </w:rPr>
        <w:t>exchange</w:t>
      </w:r>
      <w:r>
        <w:rPr>
          <w:i/>
          <w:spacing w:val="18"/>
          <w:w w:val="105"/>
          <w:sz w:val="24"/>
        </w:rPr>
        <w:t xml:space="preserve"> </w:t>
      </w:r>
      <w:r>
        <w:rPr>
          <w:i/>
          <w:w w:val="105"/>
          <w:sz w:val="24"/>
        </w:rPr>
        <w:t>rate</w:t>
      </w:r>
      <w:r>
        <w:rPr>
          <w:i/>
          <w:spacing w:val="17"/>
          <w:w w:val="105"/>
          <w:sz w:val="24"/>
        </w:rPr>
        <w:t xml:space="preserve"> </w:t>
      </w:r>
      <w:r>
        <w:rPr>
          <w:i/>
          <w:w w:val="105"/>
          <w:sz w:val="24"/>
        </w:rPr>
        <w:t>in</w:t>
      </w:r>
      <w:r>
        <w:rPr>
          <w:i/>
          <w:spacing w:val="17"/>
          <w:w w:val="105"/>
          <w:sz w:val="24"/>
        </w:rPr>
        <w:t xml:space="preserve"> </w:t>
      </w:r>
      <w:r>
        <w:rPr>
          <w:i/>
          <w:w w:val="105"/>
          <w:sz w:val="24"/>
        </w:rPr>
        <w:t>December</w:t>
      </w:r>
      <w:r>
        <w:rPr>
          <w:i/>
          <w:spacing w:val="17"/>
          <w:w w:val="105"/>
          <w:sz w:val="24"/>
        </w:rPr>
        <w:t xml:space="preserve"> </w:t>
      </w:r>
      <w:r>
        <w:rPr>
          <w:i/>
          <w:w w:val="105"/>
          <w:sz w:val="24"/>
        </w:rPr>
        <w:t>2020.</w:t>
      </w:r>
    </w:p>
    <w:p w14:paraId="3D4727DE" w14:textId="77777777" w:rsidR="00BB4C49" w:rsidRDefault="00BB4C49">
      <w:pPr>
        <w:pStyle w:val="BodyText"/>
        <w:spacing w:before="3"/>
        <w:rPr>
          <w:i/>
          <w:sz w:val="17"/>
        </w:rPr>
      </w:pPr>
    </w:p>
    <w:tbl>
      <w:tblPr>
        <w:tblW w:w="0" w:type="auto"/>
        <w:tblInd w:w="1043" w:type="dxa"/>
        <w:tblLayout w:type="fixed"/>
        <w:tblCellMar>
          <w:left w:w="0" w:type="dxa"/>
          <w:right w:w="0" w:type="dxa"/>
        </w:tblCellMar>
        <w:tblLook w:val="01E0" w:firstRow="1" w:lastRow="1" w:firstColumn="1" w:lastColumn="1" w:noHBand="0" w:noVBand="0"/>
      </w:tblPr>
      <w:tblGrid>
        <w:gridCol w:w="1457"/>
        <w:gridCol w:w="2007"/>
        <w:gridCol w:w="1600"/>
        <w:gridCol w:w="3223"/>
      </w:tblGrid>
      <w:tr w:rsidR="00BB4C49" w14:paraId="0A882B46" w14:textId="77777777">
        <w:trPr>
          <w:trHeight w:val="383"/>
        </w:trPr>
        <w:tc>
          <w:tcPr>
            <w:tcW w:w="1457" w:type="dxa"/>
            <w:tcBorders>
              <w:top w:val="single" w:sz="8" w:space="0" w:color="000000"/>
              <w:bottom w:val="single" w:sz="6" w:space="0" w:color="000000"/>
            </w:tcBorders>
          </w:tcPr>
          <w:p w14:paraId="6DD14969" w14:textId="77777777" w:rsidR="00BB4C49" w:rsidRDefault="00DC0BFC">
            <w:pPr>
              <w:pStyle w:val="TableParagraph"/>
              <w:spacing w:before="9" w:line="240" w:lineRule="auto"/>
              <w:ind w:left="347"/>
              <w:jc w:val="left"/>
              <w:rPr>
                <w:sz w:val="24"/>
              </w:rPr>
            </w:pPr>
            <w:r>
              <w:rPr>
                <w:sz w:val="24"/>
              </w:rPr>
              <w:t>Country</w:t>
            </w:r>
          </w:p>
        </w:tc>
        <w:tc>
          <w:tcPr>
            <w:tcW w:w="2007" w:type="dxa"/>
            <w:tcBorders>
              <w:top w:val="single" w:sz="8" w:space="0" w:color="000000"/>
              <w:bottom w:val="single" w:sz="6" w:space="0" w:color="000000"/>
            </w:tcBorders>
          </w:tcPr>
          <w:p w14:paraId="10FA3237" w14:textId="77777777" w:rsidR="00BB4C49" w:rsidRDefault="00DC0BFC">
            <w:pPr>
              <w:pStyle w:val="TableParagraph"/>
              <w:spacing w:before="9" w:line="240" w:lineRule="auto"/>
              <w:ind w:left="670"/>
              <w:jc w:val="left"/>
              <w:rPr>
                <w:sz w:val="24"/>
              </w:rPr>
            </w:pPr>
            <w:r>
              <w:rPr>
                <w:sz w:val="24"/>
              </w:rPr>
              <w:t>Agency</w:t>
            </w:r>
          </w:p>
        </w:tc>
        <w:tc>
          <w:tcPr>
            <w:tcW w:w="1600" w:type="dxa"/>
            <w:tcBorders>
              <w:top w:val="single" w:sz="8" w:space="0" w:color="000000"/>
              <w:bottom w:val="single" w:sz="6" w:space="0" w:color="000000"/>
            </w:tcBorders>
          </w:tcPr>
          <w:p w14:paraId="69651F33" w14:textId="77777777" w:rsidR="00BB4C49" w:rsidRDefault="00DC0BFC">
            <w:pPr>
              <w:pStyle w:val="TableParagraph"/>
              <w:spacing w:before="9" w:line="240" w:lineRule="auto"/>
              <w:ind w:left="201"/>
              <w:jc w:val="left"/>
              <w:rPr>
                <w:sz w:val="24"/>
              </w:rPr>
            </w:pPr>
            <w:r>
              <w:rPr>
                <w:sz w:val="24"/>
              </w:rPr>
              <w:t>Degree</w:t>
            </w:r>
          </w:p>
        </w:tc>
        <w:tc>
          <w:tcPr>
            <w:tcW w:w="3223" w:type="dxa"/>
            <w:tcBorders>
              <w:top w:val="single" w:sz="8" w:space="0" w:color="000000"/>
              <w:bottom w:val="single" w:sz="6" w:space="0" w:color="000000"/>
            </w:tcBorders>
          </w:tcPr>
          <w:p w14:paraId="676AE2B5" w14:textId="77777777" w:rsidR="00BB4C49" w:rsidRDefault="00DC0BFC">
            <w:pPr>
              <w:pStyle w:val="TableParagraph"/>
              <w:spacing w:before="9" w:line="240" w:lineRule="auto"/>
              <w:ind w:left="625"/>
              <w:jc w:val="left"/>
              <w:rPr>
                <w:sz w:val="24"/>
              </w:rPr>
            </w:pPr>
            <w:r>
              <w:rPr>
                <w:sz w:val="24"/>
              </w:rPr>
              <w:t>Stipend</w:t>
            </w:r>
            <w:r>
              <w:rPr>
                <w:spacing w:val="6"/>
                <w:sz w:val="24"/>
              </w:rPr>
              <w:t xml:space="preserve"> </w:t>
            </w:r>
            <w:r>
              <w:rPr>
                <w:sz w:val="24"/>
              </w:rPr>
              <w:t>(US$)</w:t>
            </w:r>
          </w:p>
        </w:tc>
      </w:tr>
      <w:tr w:rsidR="00BB4C49" w14:paraId="09607719" w14:textId="77777777">
        <w:trPr>
          <w:trHeight w:val="2002"/>
        </w:trPr>
        <w:tc>
          <w:tcPr>
            <w:tcW w:w="1457" w:type="dxa"/>
            <w:tcBorders>
              <w:top w:val="single" w:sz="6" w:space="0" w:color="000000"/>
            </w:tcBorders>
          </w:tcPr>
          <w:p w14:paraId="24F0D707" w14:textId="77777777" w:rsidR="00BB4C49" w:rsidRDefault="00DC0BFC">
            <w:pPr>
              <w:pStyle w:val="TableParagraph"/>
              <w:spacing w:before="8" w:line="412" w:lineRule="auto"/>
              <w:ind w:left="405" w:right="320" w:firstLine="60"/>
              <w:jc w:val="both"/>
              <w:rPr>
                <w:sz w:val="24"/>
              </w:rPr>
            </w:pPr>
            <w:r>
              <w:rPr>
                <w:sz w:val="24"/>
              </w:rPr>
              <w:t>Brazil</w:t>
            </w:r>
            <w:r>
              <w:rPr>
                <w:spacing w:val="-58"/>
                <w:sz w:val="24"/>
              </w:rPr>
              <w:t xml:space="preserve"> </w:t>
            </w:r>
            <w:r>
              <w:rPr>
                <w:spacing w:val="-1"/>
                <w:w w:val="95"/>
                <w:sz w:val="24"/>
              </w:rPr>
              <w:t>Mexico</w:t>
            </w:r>
            <w:r>
              <w:rPr>
                <w:spacing w:val="-55"/>
                <w:w w:val="95"/>
                <w:sz w:val="24"/>
              </w:rPr>
              <w:t xml:space="preserve"> </w:t>
            </w:r>
            <w:r>
              <w:rPr>
                <w:sz w:val="24"/>
              </w:rPr>
              <w:t>India</w:t>
            </w:r>
          </w:p>
          <w:p w14:paraId="4675DCAB" w14:textId="77777777" w:rsidR="00BB4C49" w:rsidRDefault="00DC0BFC">
            <w:pPr>
              <w:pStyle w:val="TableParagraph"/>
              <w:spacing w:before="3" w:line="299" w:lineRule="exact"/>
              <w:ind w:left="284"/>
              <w:jc w:val="left"/>
              <w:rPr>
                <w:sz w:val="24"/>
              </w:rPr>
            </w:pPr>
            <w:r>
              <w:rPr>
                <w:sz w:val="24"/>
              </w:rPr>
              <w:t>Indonesia</w:t>
            </w:r>
          </w:p>
        </w:tc>
        <w:tc>
          <w:tcPr>
            <w:tcW w:w="2007" w:type="dxa"/>
            <w:tcBorders>
              <w:top w:val="single" w:sz="6" w:space="0" w:color="000000"/>
            </w:tcBorders>
          </w:tcPr>
          <w:p w14:paraId="329F5DA5" w14:textId="77777777" w:rsidR="00BB4C49" w:rsidRDefault="00DC0BFC">
            <w:pPr>
              <w:pStyle w:val="TableParagraph"/>
              <w:spacing w:before="2" w:line="408" w:lineRule="auto"/>
              <w:ind w:left="190" w:right="110"/>
              <w:rPr>
                <w:sz w:val="16"/>
              </w:rPr>
            </w:pPr>
            <w:proofErr w:type="spellStart"/>
            <w:r>
              <w:rPr>
                <w:sz w:val="24"/>
              </w:rPr>
              <w:t>CNPq</w:t>
            </w:r>
            <w:proofErr w:type="spellEnd"/>
            <w:r>
              <w:rPr>
                <w:position w:val="9"/>
                <w:sz w:val="16"/>
              </w:rPr>
              <w:t>1</w:t>
            </w:r>
            <w:r>
              <w:rPr>
                <w:spacing w:val="1"/>
                <w:position w:val="9"/>
                <w:sz w:val="16"/>
              </w:rPr>
              <w:t xml:space="preserve"> </w:t>
            </w:r>
            <w:r>
              <w:rPr>
                <w:spacing w:val="-1"/>
                <w:sz w:val="24"/>
              </w:rPr>
              <w:t>CONACYT</w:t>
            </w:r>
            <w:r>
              <w:rPr>
                <w:spacing w:val="-1"/>
                <w:position w:val="9"/>
                <w:sz w:val="16"/>
              </w:rPr>
              <w:t>2</w:t>
            </w:r>
            <w:r>
              <w:rPr>
                <w:spacing w:val="-38"/>
                <w:position w:val="9"/>
                <w:sz w:val="16"/>
              </w:rPr>
              <w:t xml:space="preserve"> </w:t>
            </w:r>
            <w:r>
              <w:rPr>
                <w:sz w:val="24"/>
              </w:rPr>
              <w:t>SERB</w:t>
            </w:r>
            <w:r>
              <w:rPr>
                <w:position w:val="9"/>
                <w:sz w:val="16"/>
              </w:rPr>
              <w:t>3</w:t>
            </w:r>
          </w:p>
          <w:p w14:paraId="26D84E65" w14:textId="77777777" w:rsidR="00BB4C49" w:rsidRDefault="00DC0BFC">
            <w:pPr>
              <w:pStyle w:val="TableParagraph"/>
              <w:spacing w:before="5" w:line="305" w:lineRule="exact"/>
              <w:ind w:left="190" w:right="112"/>
              <w:rPr>
                <w:sz w:val="16"/>
              </w:rPr>
            </w:pPr>
            <w:r>
              <w:rPr>
                <w:w w:val="105"/>
                <w:sz w:val="24"/>
              </w:rPr>
              <w:t>RISTEKDIKTI</w:t>
            </w:r>
            <w:r>
              <w:rPr>
                <w:w w:val="105"/>
                <w:position w:val="9"/>
                <w:sz w:val="16"/>
              </w:rPr>
              <w:t>4</w:t>
            </w:r>
          </w:p>
        </w:tc>
        <w:tc>
          <w:tcPr>
            <w:tcW w:w="1600" w:type="dxa"/>
            <w:tcBorders>
              <w:top w:val="single" w:sz="6" w:space="0" w:color="000000"/>
            </w:tcBorders>
          </w:tcPr>
          <w:p w14:paraId="53444F28" w14:textId="77777777" w:rsidR="00BB4C49" w:rsidRDefault="00DC0BFC">
            <w:pPr>
              <w:pStyle w:val="TableParagraph"/>
              <w:spacing w:before="8" w:line="301" w:lineRule="exact"/>
              <w:ind w:left="89" w:right="585"/>
              <w:rPr>
                <w:sz w:val="24"/>
              </w:rPr>
            </w:pPr>
            <w:r>
              <w:rPr>
                <w:w w:val="105"/>
                <w:sz w:val="24"/>
              </w:rPr>
              <w:t>MS/MA</w:t>
            </w:r>
          </w:p>
          <w:p w14:paraId="7E9DA2E5" w14:textId="77777777" w:rsidR="00BB4C49" w:rsidRDefault="00DC0BFC">
            <w:pPr>
              <w:pStyle w:val="TableParagraph"/>
              <w:spacing w:before="13" w:line="206" w:lineRule="auto"/>
              <w:ind w:left="89" w:right="585"/>
              <w:rPr>
                <w:sz w:val="24"/>
              </w:rPr>
            </w:pPr>
            <w:r>
              <w:rPr>
                <w:w w:val="105"/>
                <w:sz w:val="24"/>
              </w:rPr>
              <w:t>PhD</w:t>
            </w:r>
            <w:r>
              <w:rPr>
                <w:spacing w:val="1"/>
                <w:w w:val="105"/>
                <w:sz w:val="24"/>
              </w:rPr>
              <w:t xml:space="preserve"> </w:t>
            </w:r>
            <w:r>
              <w:rPr>
                <w:sz w:val="24"/>
              </w:rPr>
              <w:t>MS/MA</w:t>
            </w:r>
          </w:p>
          <w:p w14:paraId="007F2494" w14:textId="77777777" w:rsidR="00BB4C49" w:rsidRDefault="00DC0BFC">
            <w:pPr>
              <w:pStyle w:val="TableParagraph"/>
              <w:spacing w:before="4" w:line="204" w:lineRule="auto"/>
              <w:ind w:left="269" w:right="775" w:firstLine="47"/>
              <w:jc w:val="both"/>
              <w:rPr>
                <w:sz w:val="16"/>
              </w:rPr>
            </w:pPr>
            <w:r>
              <w:rPr>
                <w:sz w:val="24"/>
              </w:rPr>
              <w:t>PhD</w:t>
            </w:r>
            <w:r>
              <w:rPr>
                <w:spacing w:val="-58"/>
                <w:sz w:val="24"/>
              </w:rPr>
              <w:t xml:space="preserve"> </w:t>
            </w:r>
            <w:proofErr w:type="spellStart"/>
            <w:r>
              <w:rPr>
                <w:sz w:val="24"/>
              </w:rPr>
              <w:t>PhD</w:t>
            </w:r>
            <w:proofErr w:type="spellEnd"/>
            <w:r>
              <w:rPr>
                <w:position w:val="9"/>
                <w:sz w:val="16"/>
              </w:rPr>
              <w:t>6</w:t>
            </w:r>
            <w:r>
              <w:rPr>
                <w:spacing w:val="-38"/>
                <w:position w:val="9"/>
                <w:sz w:val="16"/>
              </w:rPr>
              <w:t xml:space="preserve"> </w:t>
            </w:r>
            <w:r>
              <w:rPr>
                <w:sz w:val="24"/>
              </w:rPr>
              <w:t>PhD</w:t>
            </w:r>
            <w:r>
              <w:rPr>
                <w:position w:val="9"/>
                <w:sz w:val="16"/>
              </w:rPr>
              <w:t>7</w:t>
            </w:r>
          </w:p>
          <w:p w14:paraId="28AAFF22" w14:textId="77777777" w:rsidR="00BB4C49" w:rsidRDefault="00DC0BFC">
            <w:pPr>
              <w:pStyle w:val="TableParagraph"/>
              <w:spacing w:line="260" w:lineRule="exact"/>
              <w:ind w:left="89" w:right="585"/>
              <w:rPr>
                <w:sz w:val="24"/>
              </w:rPr>
            </w:pPr>
            <w:r>
              <w:rPr>
                <w:w w:val="105"/>
                <w:sz w:val="24"/>
              </w:rPr>
              <w:t>MS/MA</w:t>
            </w:r>
          </w:p>
        </w:tc>
        <w:tc>
          <w:tcPr>
            <w:tcW w:w="3223" w:type="dxa"/>
            <w:tcBorders>
              <w:top w:val="single" w:sz="6" w:space="0" w:color="000000"/>
            </w:tcBorders>
          </w:tcPr>
          <w:p w14:paraId="430A8C20" w14:textId="77777777" w:rsidR="00BB4C49" w:rsidRDefault="00DC0BFC">
            <w:pPr>
              <w:pStyle w:val="TableParagraph"/>
              <w:spacing w:before="8" w:line="301" w:lineRule="exact"/>
              <w:ind w:left="1161" w:right="1661"/>
              <w:rPr>
                <w:sz w:val="24"/>
              </w:rPr>
            </w:pPr>
            <w:r>
              <w:rPr>
                <w:sz w:val="24"/>
              </w:rPr>
              <w:t>294</w:t>
            </w:r>
          </w:p>
          <w:p w14:paraId="06AE85A0" w14:textId="77777777" w:rsidR="00BB4C49" w:rsidRDefault="00DC0BFC">
            <w:pPr>
              <w:pStyle w:val="TableParagraph"/>
              <w:spacing w:line="279" w:lineRule="exact"/>
              <w:ind w:left="1161" w:right="1661"/>
              <w:rPr>
                <w:sz w:val="24"/>
              </w:rPr>
            </w:pPr>
            <w:r>
              <w:rPr>
                <w:sz w:val="24"/>
              </w:rPr>
              <w:t>431</w:t>
            </w:r>
          </w:p>
          <w:p w14:paraId="70490CC2" w14:textId="77777777" w:rsidR="00BB4C49" w:rsidRDefault="00DC0BFC">
            <w:pPr>
              <w:pStyle w:val="TableParagraph"/>
              <w:spacing w:line="279" w:lineRule="exact"/>
              <w:ind w:left="1161" w:right="1661"/>
              <w:rPr>
                <w:sz w:val="24"/>
              </w:rPr>
            </w:pPr>
            <w:r>
              <w:rPr>
                <w:sz w:val="24"/>
              </w:rPr>
              <w:t>588</w:t>
            </w:r>
          </w:p>
          <w:p w14:paraId="3D7B732D" w14:textId="77777777" w:rsidR="00BB4C49" w:rsidRDefault="00DC0BFC">
            <w:pPr>
              <w:pStyle w:val="TableParagraph"/>
              <w:spacing w:line="279" w:lineRule="exact"/>
              <w:ind w:left="1161" w:right="1661"/>
              <w:rPr>
                <w:sz w:val="24"/>
              </w:rPr>
            </w:pPr>
            <w:r>
              <w:rPr>
                <w:sz w:val="24"/>
              </w:rPr>
              <w:t>783</w:t>
            </w:r>
          </w:p>
          <w:p w14:paraId="43FE5333" w14:textId="77777777" w:rsidR="00BB4C49" w:rsidRDefault="00DC0BFC">
            <w:pPr>
              <w:pStyle w:val="TableParagraph"/>
              <w:spacing w:line="279" w:lineRule="exact"/>
              <w:ind w:left="1161" w:right="1660"/>
              <w:rPr>
                <w:sz w:val="24"/>
              </w:rPr>
            </w:pPr>
            <w:r>
              <w:rPr>
                <w:sz w:val="24"/>
              </w:rPr>
              <w:t>747</w:t>
            </w:r>
          </w:p>
          <w:p w14:paraId="0ECA9ACE" w14:textId="77777777" w:rsidR="00BB4C49" w:rsidRDefault="00DC0BFC">
            <w:pPr>
              <w:pStyle w:val="TableParagraph"/>
              <w:spacing w:line="279" w:lineRule="exact"/>
              <w:ind w:left="1161" w:right="1660"/>
              <w:rPr>
                <w:sz w:val="24"/>
              </w:rPr>
            </w:pPr>
            <w:r>
              <w:rPr>
                <w:sz w:val="24"/>
              </w:rPr>
              <w:t>978</w:t>
            </w:r>
          </w:p>
          <w:p w14:paraId="0DA18B0F" w14:textId="77777777" w:rsidR="00BB4C49" w:rsidRDefault="00DC0BFC">
            <w:pPr>
              <w:pStyle w:val="TableParagraph"/>
              <w:spacing w:line="276" w:lineRule="exact"/>
              <w:ind w:left="1161" w:right="1661"/>
              <w:rPr>
                <w:sz w:val="24"/>
              </w:rPr>
            </w:pPr>
            <w:r>
              <w:rPr>
                <w:sz w:val="24"/>
              </w:rPr>
              <w:t>195</w:t>
            </w:r>
          </w:p>
        </w:tc>
      </w:tr>
    </w:tbl>
    <w:p w14:paraId="54C5B9D8" w14:textId="77777777" w:rsidR="00BB4C49" w:rsidRDefault="00DC0BFC">
      <w:pPr>
        <w:pStyle w:val="BodyText"/>
        <w:tabs>
          <w:tab w:val="left" w:pos="3242"/>
          <w:tab w:val="left" w:pos="4624"/>
          <w:tab w:val="right" w:pos="7635"/>
        </w:tabs>
        <w:spacing w:line="261" w:lineRule="exact"/>
        <w:ind w:left="1155"/>
      </w:pPr>
      <w:r>
        <w:t>South</w:t>
      </w:r>
      <w:r>
        <w:rPr>
          <w:spacing w:val="-2"/>
        </w:rPr>
        <w:t xml:space="preserve"> </w:t>
      </w:r>
      <w:r>
        <w:t>Africa</w:t>
      </w:r>
      <w:r>
        <w:tab/>
        <w:t>NRF</w:t>
      </w:r>
      <w:r>
        <w:rPr>
          <w:position w:val="9"/>
          <w:sz w:val="16"/>
        </w:rPr>
        <w:t>5</w:t>
      </w:r>
      <w:r>
        <w:rPr>
          <w:position w:val="9"/>
          <w:sz w:val="16"/>
        </w:rPr>
        <w:tab/>
      </w:r>
      <w:r>
        <w:t>MS/MA</w:t>
      </w:r>
      <w:r>
        <w:rPr>
          <w:rFonts w:ascii="Times New Roman"/>
        </w:rPr>
        <w:tab/>
      </w:r>
      <w:r>
        <w:t>670</w:t>
      </w:r>
    </w:p>
    <w:p w14:paraId="40778369" w14:textId="77777777" w:rsidR="00BB4C49" w:rsidRDefault="00144D41">
      <w:pPr>
        <w:pStyle w:val="BodyText"/>
        <w:tabs>
          <w:tab w:val="right" w:pos="7635"/>
        </w:tabs>
        <w:spacing w:line="301" w:lineRule="exact"/>
        <w:ind w:left="4816"/>
      </w:pPr>
      <w:r>
        <w:rPr>
          <w:noProof/>
        </w:rPr>
        <mc:AlternateContent>
          <mc:Choice Requires="wps">
            <w:drawing>
              <wp:anchor distT="0" distB="0" distL="0" distR="0" simplePos="0" relativeHeight="487592448" behindDoc="1" locked="0" layoutInCell="1" allowOverlap="1" wp14:anchorId="6705F5A0" wp14:editId="6AACFB06">
                <wp:simplePos x="0" y="0"/>
                <wp:positionH relativeFrom="page">
                  <wp:posOffset>1254760</wp:posOffset>
                </wp:positionH>
                <wp:positionV relativeFrom="paragraph">
                  <wp:posOffset>231140</wp:posOffset>
                </wp:positionV>
                <wp:extent cx="5263515" cy="1270"/>
                <wp:effectExtent l="0" t="0" r="0" b="0"/>
                <wp:wrapTopAndBottom/>
                <wp:docPr id="1997" name="Freeform 19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263515" cy="1270"/>
                        </a:xfrm>
                        <a:custGeom>
                          <a:avLst/>
                          <a:gdLst>
                            <a:gd name="T0" fmla="+- 0 1976 1976"/>
                            <a:gd name="T1" fmla="*/ T0 w 8289"/>
                            <a:gd name="T2" fmla="+- 0 10264 1976"/>
                            <a:gd name="T3" fmla="*/ T2 w 8289"/>
                          </a:gdLst>
                          <a:ahLst/>
                          <a:cxnLst>
                            <a:cxn ang="0">
                              <a:pos x="T1" y="0"/>
                            </a:cxn>
                            <a:cxn ang="0">
                              <a:pos x="T3" y="0"/>
                            </a:cxn>
                          </a:cxnLst>
                          <a:rect l="0" t="0" r="r" b="b"/>
                          <a:pathLst>
                            <a:path w="8289">
                              <a:moveTo>
                                <a:pt x="0" y="0"/>
                              </a:moveTo>
                              <a:lnTo>
                                <a:pt x="8288" y="0"/>
                              </a:lnTo>
                            </a:path>
                          </a:pathLst>
                        </a:custGeom>
                        <a:noFill/>
                        <a:ln w="1188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B0DA66B" id="Freeform 1991" o:spid="_x0000_s1026" style="position:absolute;margin-left:98.8pt;margin-top:18.2pt;width:414.45pt;height:.1pt;z-index:-157240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28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" path="m,l8288,e" filled="f" strokeweight=".33019mm">
                <v:path arrowok="t" o:connecttype="custom" o:connectlocs="0,0;5262880,0" o:connectangles="0,0"/>
                <w10:wrap type="topAndBottom" anchorx="page"/>
              </v:shape>
            </w:pict>
          </mc:Fallback>
        </mc:AlternateContent>
      </w:r>
      <w:r w:rsidR="00DC0BFC">
        <w:t>PhD</w:t>
      </w:r>
      <w:r w:rsidR="00DC0BFC">
        <w:rPr>
          <w:rFonts w:ascii="Times New Roman"/>
        </w:rPr>
        <w:tab/>
      </w:r>
      <w:r w:rsidR="00DC0BFC">
        <w:t>687</w:t>
      </w:r>
    </w:p>
    <w:p w14:paraId="43F93B38" w14:textId="77777777" w:rsidR="00BB4C49" w:rsidRDefault="00DC0BFC">
      <w:pPr>
        <w:pStyle w:val="BodyText"/>
        <w:spacing w:line="270" w:lineRule="exact"/>
        <w:ind w:left="1155"/>
      </w:pPr>
      <w:r>
        <w:rPr>
          <w:position w:val="9"/>
          <w:sz w:val="16"/>
        </w:rPr>
        <w:t>1</w:t>
      </w:r>
      <w:r>
        <w:rPr>
          <w:spacing w:val="30"/>
          <w:position w:val="9"/>
          <w:sz w:val="16"/>
        </w:rPr>
        <w:t xml:space="preserve"> </w:t>
      </w:r>
      <w:hyperlink r:id="rId19">
        <w:r>
          <w:t>http://cnpq.br/apresentacao13/</w:t>
        </w:r>
      </w:hyperlink>
    </w:p>
    <w:p w14:paraId="4B61B8A5" w14:textId="77777777" w:rsidR="00BB4C49" w:rsidRDefault="00DC0BFC">
      <w:pPr>
        <w:pStyle w:val="BodyText"/>
        <w:spacing w:line="318" w:lineRule="exact"/>
        <w:ind w:left="1155"/>
      </w:pPr>
      <w:proofErr w:type="gramStart"/>
      <w:r>
        <w:rPr>
          <w:w w:val="95"/>
          <w:position w:val="9"/>
          <w:sz w:val="16"/>
        </w:rPr>
        <w:t>2</w:t>
      </w:r>
      <w:r>
        <w:rPr>
          <w:spacing w:val="42"/>
          <w:position w:val="9"/>
          <w:sz w:val="16"/>
        </w:rPr>
        <w:t xml:space="preserve">  </w:t>
      </w:r>
      <w:r>
        <w:rPr>
          <w:w w:val="95"/>
        </w:rPr>
        <w:t>https</w:t>
      </w:r>
      <w:proofErr w:type="gramEnd"/>
      <w:r>
        <w:rPr>
          <w:w w:val="95"/>
        </w:rPr>
        <w:t>://</w:t>
      </w:r>
      <w:hyperlink r:id="rId20">
        <w:r>
          <w:rPr>
            <w:w w:val="95"/>
          </w:rPr>
          <w:t>www.conacyt.gob.mx/index.php/becas-y-posgrados/becas-nacionales</w:t>
        </w:r>
      </w:hyperlink>
    </w:p>
    <w:p w14:paraId="7EF581F5" w14:textId="77777777" w:rsidR="00BB4C49" w:rsidRDefault="00DC0BFC">
      <w:pPr>
        <w:pStyle w:val="BodyText"/>
        <w:spacing w:line="318" w:lineRule="exact"/>
        <w:ind w:left="1155"/>
      </w:pPr>
      <w:r>
        <w:rPr>
          <w:w w:val="95"/>
          <w:position w:val="9"/>
          <w:sz w:val="16"/>
        </w:rPr>
        <w:t>3</w:t>
      </w:r>
      <w:r>
        <w:rPr>
          <w:spacing w:val="76"/>
          <w:position w:val="9"/>
          <w:sz w:val="16"/>
        </w:rPr>
        <w:t xml:space="preserve"> </w:t>
      </w:r>
      <w:hyperlink r:id="rId21">
        <w:r>
          <w:rPr>
            <w:w w:val="95"/>
          </w:rPr>
          <w:t>http://www.serb.gov.in/pmfdr.php</w:t>
        </w:r>
      </w:hyperlink>
    </w:p>
    <w:p w14:paraId="2B87830D" w14:textId="77777777" w:rsidR="00BB4C49" w:rsidRDefault="00DC0BFC">
      <w:pPr>
        <w:pStyle w:val="BodyText"/>
        <w:spacing w:line="318" w:lineRule="exact"/>
        <w:ind w:left="1155"/>
      </w:pPr>
      <w:r>
        <w:rPr>
          <w:spacing w:val="-2"/>
          <w:position w:val="9"/>
          <w:sz w:val="16"/>
        </w:rPr>
        <w:t>4</w:t>
      </w:r>
      <w:r>
        <w:rPr>
          <w:spacing w:val="24"/>
          <w:position w:val="9"/>
          <w:sz w:val="16"/>
        </w:rPr>
        <w:t xml:space="preserve"> </w:t>
      </w:r>
      <w:r>
        <w:rPr>
          <w:spacing w:val="-2"/>
        </w:rPr>
        <w:t>https://scholarshiproar.com/knb-scholarship/</w:t>
      </w:r>
    </w:p>
    <w:p w14:paraId="08BB44B2" w14:textId="77777777" w:rsidR="00BB4C49" w:rsidRDefault="00DC0BFC">
      <w:pPr>
        <w:pStyle w:val="BodyText"/>
        <w:spacing w:line="318" w:lineRule="exact"/>
        <w:ind w:left="1155"/>
      </w:pPr>
      <w:r>
        <w:rPr>
          <w:spacing w:val="-1"/>
          <w:position w:val="9"/>
          <w:sz w:val="16"/>
        </w:rPr>
        <w:t>5</w:t>
      </w:r>
      <w:r>
        <w:rPr>
          <w:spacing w:val="27"/>
          <w:position w:val="9"/>
          <w:sz w:val="16"/>
        </w:rPr>
        <w:t xml:space="preserve"> </w:t>
      </w:r>
      <w:r>
        <w:rPr>
          <w:spacing w:val="-1"/>
        </w:rPr>
        <w:t>https://</w:t>
      </w:r>
      <w:hyperlink r:id="rId22">
        <w:r>
          <w:rPr>
            <w:spacing w:val="-1"/>
          </w:rPr>
          <w:t>www.nrf.ac.za</w:t>
        </w:r>
      </w:hyperlink>
    </w:p>
    <w:p w14:paraId="13471245" w14:textId="77777777" w:rsidR="00BB4C49" w:rsidRDefault="00DC0BFC">
      <w:pPr>
        <w:pStyle w:val="BodyText"/>
        <w:spacing w:line="318" w:lineRule="exact"/>
        <w:ind w:left="1155"/>
      </w:pPr>
      <w:r>
        <w:rPr>
          <w:w w:val="95"/>
          <w:position w:val="9"/>
          <w:sz w:val="16"/>
        </w:rPr>
        <w:t>6</w:t>
      </w:r>
      <w:r>
        <w:rPr>
          <w:spacing w:val="5"/>
          <w:w w:val="95"/>
          <w:position w:val="9"/>
          <w:sz w:val="16"/>
        </w:rPr>
        <w:t xml:space="preserve"> </w:t>
      </w:r>
      <w:r>
        <w:rPr>
          <w:w w:val="95"/>
        </w:rPr>
        <w:t>Min.</w:t>
      </w:r>
      <w:r>
        <w:rPr>
          <w:spacing w:val="38"/>
          <w:w w:val="95"/>
        </w:rPr>
        <w:t xml:space="preserve"> </w:t>
      </w:r>
      <w:r>
        <w:rPr>
          <w:w w:val="95"/>
        </w:rPr>
        <w:t>value,</w:t>
      </w:r>
      <w:r>
        <w:rPr>
          <w:spacing w:val="13"/>
          <w:w w:val="95"/>
        </w:rPr>
        <w:t xml:space="preserve"> </w:t>
      </w:r>
      <w:r>
        <w:rPr>
          <w:w w:val="95"/>
        </w:rPr>
        <w:t>Prime</w:t>
      </w:r>
      <w:r>
        <w:rPr>
          <w:spacing w:val="15"/>
          <w:w w:val="95"/>
        </w:rPr>
        <w:t xml:space="preserve"> </w:t>
      </w:r>
      <w:r>
        <w:rPr>
          <w:w w:val="95"/>
        </w:rPr>
        <w:t>Minister’s</w:t>
      </w:r>
      <w:r>
        <w:rPr>
          <w:spacing w:val="14"/>
          <w:w w:val="95"/>
        </w:rPr>
        <w:t xml:space="preserve"> </w:t>
      </w:r>
      <w:r>
        <w:rPr>
          <w:w w:val="95"/>
        </w:rPr>
        <w:t>Doctoral</w:t>
      </w:r>
      <w:r>
        <w:rPr>
          <w:spacing w:val="14"/>
          <w:w w:val="95"/>
        </w:rPr>
        <w:t xml:space="preserve"> </w:t>
      </w:r>
      <w:r>
        <w:rPr>
          <w:w w:val="95"/>
        </w:rPr>
        <w:t>Fellowship</w:t>
      </w:r>
    </w:p>
    <w:p w14:paraId="28949DFC" w14:textId="77777777" w:rsidR="00BB4C49" w:rsidRDefault="00DC0BFC">
      <w:pPr>
        <w:pStyle w:val="BodyText"/>
        <w:spacing w:line="324" w:lineRule="exact"/>
        <w:ind w:left="1155"/>
      </w:pPr>
      <w:r>
        <w:rPr>
          <w:w w:val="95"/>
          <w:position w:val="9"/>
          <w:sz w:val="16"/>
        </w:rPr>
        <w:t>7</w:t>
      </w:r>
      <w:r>
        <w:rPr>
          <w:spacing w:val="7"/>
          <w:w w:val="95"/>
          <w:position w:val="9"/>
          <w:sz w:val="16"/>
        </w:rPr>
        <w:t xml:space="preserve"> </w:t>
      </w:r>
      <w:r>
        <w:rPr>
          <w:w w:val="95"/>
        </w:rPr>
        <w:t>Max.</w:t>
      </w:r>
      <w:r>
        <w:rPr>
          <w:spacing w:val="40"/>
          <w:w w:val="95"/>
        </w:rPr>
        <w:t xml:space="preserve"> </w:t>
      </w:r>
      <w:r>
        <w:rPr>
          <w:w w:val="95"/>
        </w:rPr>
        <w:t>value,</w:t>
      </w:r>
      <w:r>
        <w:rPr>
          <w:spacing w:val="15"/>
          <w:w w:val="95"/>
        </w:rPr>
        <w:t xml:space="preserve"> </w:t>
      </w:r>
      <w:r>
        <w:rPr>
          <w:w w:val="95"/>
        </w:rPr>
        <w:t>Prime</w:t>
      </w:r>
      <w:r>
        <w:rPr>
          <w:spacing w:val="16"/>
          <w:w w:val="95"/>
        </w:rPr>
        <w:t xml:space="preserve"> </w:t>
      </w:r>
      <w:r>
        <w:rPr>
          <w:w w:val="95"/>
        </w:rPr>
        <w:t>Minister’s</w:t>
      </w:r>
      <w:r>
        <w:rPr>
          <w:spacing w:val="17"/>
          <w:w w:val="95"/>
        </w:rPr>
        <w:t xml:space="preserve"> </w:t>
      </w:r>
      <w:r>
        <w:rPr>
          <w:w w:val="95"/>
        </w:rPr>
        <w:t>Doctoral</w:t>
      </w:r>
      <w:r>
        <w:rPr>
          <w:spacing w:val="15"/>
          <w:w w:val="95"/>
        </w:rPr>
        <w:t xml:space="preserve"> </w:t>
      </w:r>
      <w:r>
        <w:rPr>
          <w:w w:val="95"/>
        </w:rPr>
        <w:t>Fellowship</w:t>
      </w:r>
    </w:p>
    <w:p w14:paraId="687D99DF" w14:textId="77777777" w:rsidR="00BB4C49" w:rsidRDefault="00BB4C49">
      <w:pPr>
        <w:spacing w:line="324" w:lineRule="exact"/>
        <w:sectPr w:rsidR="00BB4C49">
          <w:pgSz w:w="12240" w:h="15840"/>
          <w:pgMar w:top="1320" w:right="1240" w:bottom="280" w:left="940" w:header="649" w:footer="0" w:gutter="0"/>
          <w:cols w:space="720"/>
        </w:sectPr>
      </w:pPr>
    </w:p>
    <w:p w14:paraId="3584EB3C" w14:textId="77777777" w:rsidR="00BB4C49" w:rsidRDefault="00BB4C49">
      <w:pPr>
        <w:pStyle w:val="BodyText"/>
        <w:spacing w:before="3"/>
        <w:rPr>
          <w:sz w:val="19"/>
        </w:rPr>
      </w:pPr>
    </w:p>
    <w:p w14:paraId="474133DD" w14:textId="77777777" w:rsidR="00BB4C49" w:rsidRDefault="00DC0BFC">
      <w:pPr>
        <w:pStyle w:val="BodyText"/>
        <w:spacing w:before="118" w:line="306" w:lineRule="exact"/>
        <w:ind w:left="491"/>
      </w:pPr>
      <w:r>
        <w:t>Table</w:t>
      </w:r>
      <w:r>
        <w:rPr>
          <w:spacing w:val="6"/>
        </w:rPr>
        <w:t xml:space="preserve"> </w:t>
      </w:r>
      <w:r>
        <w:t>4</w:t>
      </w:r>
    </w:p>
    <w:p w14:paraId="2B6F81AC" w14:textId="77777777" w:rsidR="00BB4C49" w:rsidRDefault="00DC0BFC">
      <w:pPr>
        <w:spacing w:before="10" w:line="213" w:lineRule="auto"/>
        <w:ind w:left="481" w:right="177" w:firstLine="18"/>
        <w:rPr>
          <w:i/>
          <w:sz w:val="24"/>
        </w:rPr>
      </w:pPr>
      <w:r>
        <w:rPr>
          <w:i/>
          <w:w w:val="105"/>
          <w:sz w:val="24"/>
        </w:rPr>
        <w:t>Percentage</w:t>
      </w:r>
      <w:r>
        <w:rPr>
          <w:i/>
          <w:spacing w:val="-2"/>
          <w:w w:val="105"/>
          <w:sz w:val="24"/>
        </w:rPr>
        <w:t xml:space="preserve"> </w:t>
      </w:r>
      <w:r>
        <w:rPr>
          <w:i/>
          <w:w w:val="105"/>
          <w:sz w:val="24"/>
        </w:rPr>
        <w:t>of</w:t>
      </w:r>
      <w:r>
        <w:rPr>
          <w:i/>
          <w:spacing w:val="-1"/>
          <w:w w:val="105"/>
          <w:sz w:val="24"/>
        </w:rPr>
        <w:t xml:space="preserve"> </w:t>
      </w:r>
      <w:r>
        <w:rPr>
          <w:i/>
          <w:w w:val="105"/>
          <w:sz w:val="24"/>
        </w:rPr>
        <w:t>Open</w:t>
      </w:r>
      <w:r>
        <w:rPr>
          <w:i/>
          <w:spacing w:val="-1"/>
          <w:w w:val="105"/>
          <w:sz w:val="24"/>
        </w:rPr>
        <w:t xml:space="preserve"> </w:t>
      </w:r>
      <w:r>
        <w:rPr>
          <w:i/>
          <w:w w:val="105"/>
          <w:sz w:val="24"/>
        </w:rPr>
        <w:t>Access</w:t>
      </w:r>
      <w:r>
        <w:rPr>
          <w:i/>
          <w:spacing w:val="-1"/>
          <w:w w:val="105"/>
          <w:sz w:val="24"/>
        </w:rPr>
        <w:t xml:space="preserve"> </w:t>
      </w:r>
      <w:r>
        <w:rPr>
          <w:i/>
          <w:w w:val="105"/>
          <w:sz w:val="24"/>
        </w:rPr>
        <w:t>articles</w:t>
      </w:r>
      <w:r>
        <w:rPr>
          <w:i/>
          <w:spacing w:val="-1"/>
          <w:w w:val="105"/>
          <w:sz w:val="24"/>
        </w:rPr>
        <w:t xml:space="preserve"> </w:t>
      </w:r>
      <w:r>
        <w:rPr>
          <w:i/>
          <w:w w:val="105"/>
          <w:sz w:val="24"/>
        </w:rPr>
        <w:t>with</w:t>
      </w:r>
      <w:r>
        <w:rPr>
          <w:i/>
          <w:spacing w:val="-1"/>
          <w:w w:val="105"/>
          <w:sz w:val="24"/>
        </w:rPr>
        <w:t xml:space="preserve"> </w:t>
      </w:r>
      <w:r>
        <w:rPr>
          <w:i/>
          <w:w w:val="105"/>
          <w:sz w:val="24"/>
        </w:rPr>
        <w:t>authors</w:t>
      </w:r>
      <w:r>
        <w:rPr>
          <w:i/>
          <w:spacing w:val="-1"/>
          <w:w w:val="105"/>
          <w:sz w:val="24"/>
        </w:rPr>
        <w:t xml:space="preserve"> </w:t>
      </w:r>
      <w:r>
        <w:rPr>
          <w:i/>
          <w:w w:val="105"/>
          <w:sz w:val="24"/>
        </w:rPr>
        <w:t>based</w:t>
      </w:r>
      <w:r>
        <w:rPr>
          <w:i/>
          <w:spacing w:val="-1"/>
          <w:w w:val="105"/>
          <w:sz w:val="24"/>
        </w:rPr>
        <w:t xml:space="preserve"> </w:t>
      </w:r>
      <w:r>
        <w:rPr>
          <w:i/>
          <w:w w:val="105"/>
          <w:sz w:val="24"/>
        </w:rPr>
        <w:t>in</w:t>
      </w:r>
      <w:r>
        <w:rPr>
          <w:i/>
          <w:spacing w:val="-2"/>
          <w:w w:val="105"/>
          <w:sz w:val="24"/>
        </w:rPr>
        <w:t xml:space="preserve"> </w:t>
      </w:r>
      <w:r>
        <w:rPr>
          <w:i/>
          <w:w w:val="105"/>
          <w:sz w:val="24"/>
        </w:rPr>
        <w:t>di</w:t>
      </w:r>
      <w:r>
        <w:rPr>
          <w:rFonts w:ascii="Arial"/>
          <w:i/>
          <w:w w:val="105"/>
          <w:sz w:val="24"/>
        </w:rPr>
        <w:t>ff</w:t>
      </w:r>
      <w:r>
        <w:rPr>
          <w:i/>
          <w:w w:val="105"/>
          <w:sz w:val="24"/>
        </w:rPr>
        <w:t>erent</w:t>
      </w:r>
      <w:r>
        <w:rPr>
          <w:i/>
          <w:spacing w:val="-1"/>
          <w:w w:val="105"/>
          <w:sz w:val="24"/>
        </w:rPr>
        <w:t xml:space="preserve"> </w:t>
      </w:r>
      <w:r>
        <w:rPr>
          <w:i/>
          <w:w w:val="105"/>
          <w:sz w:val="24"/>
        </w:rPr>
        <w:t>World</w:t>
      </w:r>
      <w:r>
        <w:rPr>
          <w:i/>
          <w:spacing w:val="-1"/>
          <w:w w:val="105"/>
          <w:sz w:val="24"/>
        </w:rPr>
        <w:t xml:space="preserve"> </w:t>
      </w:r>
      <w:r>
        <w:rPr>
          <w:i/>
          <w:w w:val="105"/>
          <w:sz w:val="24"/>
        </w:rPr>
        <w:t>Bank</w:t>
      </w:r>
      <w:r>
        <w:rPr>
          <w:i/>
          <w:spacing w:val="-1"/>
          <w:w w:val="105"/>
          <w:sz w:val="24"/>
        </w:rPr>
        <w:t xml:space="preserve"> </w:t>
      </w:r>
      <w:r>
        <w:rPr>
          <w:i/>
          <w:w w:val="105"/>
          <w:sz w:val="24"/>
        </w:rPr>
        <w:t>Regions.</w:t>
      </w:r>
      <w:r>
        <w:rPr>
          <w:i/>
          <w:spacing w:val="17"/>
          <w:w w:val="105"/>
          <w:sz w:val="24"/>
        </w:rPr>
        <w:t xml:space="preserve"> </w:t>
      </w:r>
      <w:r>
        <w:rPr>
          <w:i/>
          <w:w w:val="105"/>
          <w:sz w:val="24"/>
        </w:rPr>
        <w:t>The</w:t>
      </w:r>
      <w:r>
        <w:rPr>
          <w:i/>
          <w:spacing w:val="-60"/>
          <w:w w:val="105"/>
          <w:sz w:val="24"/>
        </w:rPr>
        <w:t xml:space="preserve"> </w:t>
      </w:r>
      <w:r>
        <w:rPr>
          <w:i/>
          <w:w w:val="105"/>
          <w:sz w:val="24"/>
        </w:rPr>
        <w:t>value</w:t>
      </w:r>
      <w:r>
        <w:rPr>
          <w:i/>
          <w:spacing w:val="11"/>
          <w:w w:val="105"/>
          <w:sz w:val="24"/>
        </w:rPr>
        <w:t xml:space="preserve"> </w:t>
      </w:r>
      <w:r>
        <w:rPr>
          <w:i/>
          <w:w w:val="105"/>
          <w:sz w:val="24"/>
        </w:rPr>
        <w:t>for</w:t>
      </w:r>
      <w:r>
        <w:rPr>
          <w:i/>
          <w:spacing w:val="12"/>
          <w:w w:val="105"/>
          <w:sz w:val="24"/>
        </w:rPr>
        <w:t xml:space="preserve"> </w:t>
      </w:r>
      <w:r>
        <w:rPr>
          <w:i/>
          <w:w w:val="105"/>
          <w:sz w:val="24"/>
        </w:rPr>
        <w:t>subscription-only</w:t>
      </w:r>
      <w:r>
        <w:rPr>
          <w:i/>
          <w:spacing w:val="11"/>
          <w:w w:val="105"/>
          <w:sz w:val="24"/>
        </w:rPr>
        <w:t xml:space="preserve"> </w:t>
      </w:r>
      <w:r>
        <w:rPr>
          <w:i/>
          <w:w w:val="105"/>
          <w:sz w:val="24"/>
        </w:rPr>
        <w:t>articles</w:t>
      </w:r>
      <w:r>
        <w:rPr>
          <w:i/>
          <w:spacing w:val="12"/>
          <w:w w:val="105"/>
          <w:sz w:val="24"/>
        </w:rPr>
        <w:t xml:space="preserve"> </w:t>
      </w:r>
      <w:r>
        <w:rPr>
          <w:i/>
          <w:w w:val="105"/>
          <w:sz w:val="24"/>
        </w:rPr>
        <w:t>in</w:t>
      </w:r>
      <w:r>
        <w:rPr>
          <w:i/>
          <w:spacing w:val="12"/>
          <w:w w:val="105"/>
          <w:sz w:val="24"/>
        </w:rPr>
        <w:t xml:space="preserve"> </w:t>
      </w:r>
      <w:r>
        <w:rPr>
          <w:i/>
          <w:w w:val="105"/>
          <w:sz w:val="24"/>
        </w:rPr>
        <w:t>Parent</w:t>
      </w:r>
      <w:r>
        <w:rPr>
          <w:i/>
          <w:spacing w:val="11"/>
          <w:w w:val="105"/>
          <w:sz w:val="24"/>
        </w:rPr>
        <w:t xml:space="preserve"> </w:t>
      </w:r>
      <w:r>
        <w:rPr>
          <w:i/>
          <w:w w:val="105"/>
          <w:sz w:val="24"/>
        </w:rPr>
        <w:t>journals</w:t>
      </w:r>
      <w:r>
        <w:rPr>
          <w:i/>
          <w:spacing w:val="12"/>
          <w:w w:val="105"/>
          <w:sz w:val="24"/>
        </w:rPr>
        <w:t xml:space="preserve"> </w:t>
      </w:r>
      <w:r>
        <w:rPr>
          <w:i/>
          <w:w w:val="105"/>
          <w:sz w:val="24"/>
        </w:rPr>
        <w:t>(P)</w:t>
      </w:r>
      <w:r>
        <w:rPr>
          <w:i/>
          <w:spacing w:val="12"/>
          <w:w w:val="105"/>
          <w:sz w:val="24"/>
        </w:rPr>
        <w:t xml:space="preserve"> </w:t>
      </w:r>
      <w:r>
        <w:rPr>
          <w:i/>
          <w:w w:val="105"/>
          <w:sz w:val="24"/>
        </w:rPr>
        <w:t>is</w:t>
      </w:r>
      <w:r>
        <w:rPr>
          <w:i/>
          <w:spacing w:val="11"/>
          <w:w w:val="105"/>
          <w:sz w:val="24"/>
        </w:rPr>
        <w:t xml:space="preserve"> </w:t>
      </w:r>
      <w:r>
        <w:rPr>
          <w:i/>
          <w:w w:val="105"/>
          <w:sz w:val="24"/>
        </w:rPr>
        <w:t>the</w:t>
      </w:r>
      <w:r>
        <w:rPr>
          <w:i/>
          <w:spacing w:val="12"/>
          <w:w w:val="105"/>
          <w:sz w:val="24"/>
        </w:rPr>
        <w:t xml:space="preserve"> </w:t>
      </w:r>
      <w:r>
        <w:rPr>
          <w:i/>
          <w:w w:val="105"/>
          <w:sz w:val="24"/>
        </w:rPr>
        <w:t>mean</w:t>
      </w:r>
      <w:r>
        <w:rPr>
          <w:i/>
          <w:spacing w:val="12"/>
          <w:w w:val="105"/>
          <w:sz w:val="24"/>
        </w:rPr>
        <w:t xml:space="preserve"> </w:t>
      </w:r>
      <w:r>
        <w:rPr>
          <w:i/>
          <w:w w:val="105"/>
          <w:sz w:val="24"/>
        </w:rPr>
        <w:t>percentage</w:t>
      </w:r>
      <w:r>
        <w:rPr>
          <w:i/>
          <w:spacing w:val="11"/>
          <w:w w:val="105"/>
          <w:sz w:val="24"/>
        </w:rPr>
        <w:t xml:space="preserve"> </w:t>
      </w:r>
      <w:r>
        <w:rPr>
          <w:i/>
          <w:w w:val="105"/>
          <w:sz w:val="24"/>
        </w:rPr>
        <w:t>of</w:t>
      </w:r>
      <w:r>
        <w:rPr>
          <w:i/>
          <w:spacing w:val="12"/>
          <w:w w:val="105"/>
          <w:sz w:val="24"/>
        </w:rPr>
        <w:t xml:space="preserve"> </w:t>
      </w:r>
      <w:r>
        <w:rPr>
          <w:i/>
          <w:w w:val="105"/>
          <w:sz w:val="24"/>
        </w:rPr>
        <w:t>1000</w:t>
      </w:r>
      <w:r>
        <w:rPr>
          <w:i/>
          <w:spacing w:val="1"/>
          <w:w w:val="105"/>
          <w:sz w:val="24"/>
        </w:rPr>
        <w:t xml:space="preserve"> </w:t>
      </w:r>
      <w:r>
        <w:rPr>
          <w:i/>
          <w:w w:val="105"/>
          <w:sz w:val="24"/>
        </w:rPr>
        <w:t>bootstrap-generated</w:t>
      </w:r>
      <w:r>
        <w:rPr>
          <w:i/>
          <w:spacing w:val="11"/>
          <w:w w:val="105"/>
          <w:sz w:val="24"/>
        </w:rPr>
        <w:t xml:space="preserve"> </w:t>
      </w:r>
      <w:r>
        <w:rPr>
          <w:i/>
          <w:w w:val="105"/>
          <w:sz w:val="24"/>
        </w:rPr>
        <w:t>samples</w:t>
      </w:r>
      <w:r>
        <w:rPr>
          <w:i/>
          <w:spacing w:val="12"/>
          <w:w w:val="105"/>
          <w:sz w:val="24"/>
        </w:rPr>
        <w:t xml:space="preserve"> </w:t>
      </w:r>
      <w:r>
        <w:rPr>
          <w:i/>
          <w:w w:val="105"/>
          <w:sz w:val="24"/>
        </w:rPr>
        <w:t>identical</w:t>
      </w:r>
      <w:r>
        <w:rPr>
          <w:i/>
          <w:spacing w:val="12"/>
          <w:w w:val="105"/>
          <w:sz w:val="24"/>
        </w:rPr>
        <w:t xml:space="preserve"> </w:t>
      </w:r>
      <w:r>
        <w:rPr>
          <w:i/>
          <w:w w:val="105"/>
          <w:sz w:val="24"/>
        </w:rPr>
        <w:t>in</w:t>
      </w:r>
      <w:r>
        <w:rPr>
          <w:i/>
          <w:spacing w:val="12"/>
          <w:w w:val="105"/>
          <w:sz w:val="24"/>
        </w:rPr>
        <w:t xml:space="preserve"> </w:t>
      </w:r>
      <w:r>
        <w:rPr>
          <w:i/>
          <w:w w:val="105"/>
          <w:sz w:val="24"/>
        </w:rPr>
        <w:t>size</w:t>
      </w:r>
      <w:r>
        <w:rPr>
          <w:i/>
          <w:spacing w:val="12"/>
          <w:w w:val="105"/>
          <w:sz w:val="24"/>
        </w:rPr>
        <w:t xml:space="preserve"> </w:t>
      </w:r>
      <w:r>
        <w:rPr>
          <w:i/>
          <w:w w:val="105"/>
          <w:sz w:val="24"/>
        </w:rPr>
        <w:t>and</w:t>
      </w:r>
      <w:r>
        <w:rPr>
          <w:i/>
          <w:spacing w:val="12"/>
          <w:w w:val="105"/>
          <w:sz w:val="24"/>
        </w:rPr>
        <w:t xml:space="preserve"> </w:t>
      </w:r>
      <w:r>
        <w:rPr>
          <w:i/>
          <w:w w:val="105"/>
          <w:sz w:val="24"/>
        </w:rPr>
        <w:t>structure</w:t>
      </w:r>
      <w:r>
        <w:rPr>
          <w:i/>
          <w:spacing w:val="12"/>
          <w:w w:val="105"/>
          <w:sz w:val="24"/>
        </w:rPr>
        <w:t xml:space="preserve"> </w:t>
      </w:r>
      <w:r>
        <w:rPr>
          <w:i/>
          <w:w w:val="105"/>
          <w:sz w:val="24"/>
        </w:rPr>
        <w:t>to</w:t>
      </w:r>
      <w:r>
        <w:rPr>
          <w:i/>
          <w:spacing w:val="12"/>
          <w:w w:val="105"/>
          <w:sz w:val="24"/>
        </w:rPr>
        <w:t xml:space="preserve"> </w:t>
      </w:r>
      <w:r>
        <w:rPr>
          <w:i/>
          <w:w w:val="105"/>
          <w:sz w:val="24"/>
        </w:rPr>
        <w:t>the</w:t>
      </w:r>
      <w:r>
        <w:rPr>
          <w:i/>
          <w:spacing w:val="12"/>
          <w:w w:val="105"/>
          <w:sz w:val="24"/>
        </w:rPr>
        <w:t xml:space="preserve"> </w:t>
      </w:r>
      <w:r>
        <w:rPr>
          <w:i/>
          <w:w w:val="105"/>
          <w:sz w:val="24"/>
        </w:rPr>
        <w:t>collection</w:t>
      </w:r>
      <w:r>
        <w:rPr>
          <w:i/>
          <w:spacing w:val="12"/>
          <w:w w:val="105"/>
          <w:sz w:val="24"/>
        </w:rPr>
        <w:t xml:space="preserve"> </w:t>
      </w:r>
      <w:r>
        <w:rPr>
          <w:i/>
          <w:w w:val="105"/>
          <w:sz w:val="24"/>
        </w:rPr>
        <w:t>of</w:t>
      </w:r>
      <w:r>
        <w:rPr>
          <w:i/>
          <w:spacing w:val="12"/>
          <w:w w:val="105"/>
          <w:sz w:val="24"/>
        </w:rPr>
        <w:t xml:space="preserve"> </w:t>
      </w:r>
      <w:r>
        <w:rPr>
          <w:i/>
          <w:w w:val="105"/>
          <w:sz w:val="24"/>
        </w:rPr>
        <w:t>articles</w:t>
      </w:r>
      <w:r>
        <w:rPr>
          <w:i/>
          <w:spacing w:val="1"/>
          <w:w w:val="105"/>
          <w:sz w:val="24"/>
        </w:rPr>
        <w:t xml:space="preserve"> </w:t>
      </w:r>
      <w:r>
        <w:rPr>
          <w:i/>
          <w:w w:val="105"/>
          <w:sz w:val="24"/>
        </w:rPr>
        <w:t>published</w:t>
      </w:r>
      <w:r>
        <w:rPr>
          <w:i/>
          <w:spacing w:val="-4"/>
          <w:w w:val="105"/>
          <w:sz w:val="24"/>
        </w:rPr>
        <w:t xml:space="preserve"> </w:t>
      </w:r>
      <w:r>
        <w:rPr>
          <w:i/>
          <w:w w:val="105"/>
          <w:sz w:val="24"/>
        </w:rPr>
        <w:t>in</w:t>
      </w:r>
      <w:r>
        <w:rPr>
          <w:i/>
          <w:spacing w:val="-3"/>
          <w:w w:val="105"/>
          <w:sz w:val="24"/>
        </w:rPr>
        <w:t xml:space="preserve"> </w:t>
      </w:r>
      <w:r>
        <w:rPr>
          <w:i/>
          <w:w w:val="105"/>
          <w:sz w:val="24"/>
        </w:rPr>
        <w:t>Mirror</w:t>
      </w:r>
      <w:r>
        <w:rPr>
          <w:i/>
          <w:spacing w:val="-3"/>
          <w:w w:val="105"/>
          <w:sz w:val="24"/>
        </w:rPr>
        <w:t xml:space="preserve"> </w:t>
      </w:r>
      <w:r>
        <w:rPr>
          <w:i/>
          <w:w w:val="105"/>
          <w:sz w:val="24"/>
        </w:rPr>
        <w:t>journals</w:t>
      </w:r>
      <w:r>
        <w:rPr>
          <w:i/>
          <w:spacing w:val="-3"/>
          <w:w w:val="105"/>
          <w:sz w:val="24"/>
        </w:rPr>
        <w:t xml:space="preserve"> </w:t>
      </w:r>
      <w:r>
        <w:rPr>
          <w:i/>
          <w:w w:val="105"/>
          <w:sz w:val="24"/>
        </w:rPr>
        <w:t>(M)</w:t>
      </w:r>
      <w:r>
        <w:rPr>
          <w:i/>
          <w:spacing w:val="-3"/>
          <w:w w:val="105"/>
          <w:sz w:val="24"/>
        </w:rPr>
        <w:t xml:space="preserve"> </w:t>
      </w:r>
      <w:r>
        <w:rPr>
          <w:i/>
          <w:w w:val="105"/>
          <w:sz w:val="24"/>
        </w:rPr>
        <w:t>collection.</w:t>
      </w:r>
      <w:r>
        <w:rPr>
          <w:i/>
          <w:spacing w:val="15"/>
          <w:w w:val="105"/>
          <w:sz w:val="24"/>
        </w:rPr>
        <w:t xml:space="preserve"> </w:t>
      </w:r>
      <w:r>
        <w:rPr>
          <w:i/>
          <w:w w:val="105"/>
          <w:sz w:val="24"/>
        </w:rPr>
        <w:t>Single:</w:t>
      </w:r>
      <w:r>
        <w:rPr>
          <w:i/>
          <w:spacing w:val="14"/>
          <w:w w:val="105"/>
          <w:sz w:val="24"/>
        </w:rPr>
        <w:t xml:space="preserve"> </w:t>
      </w:r>
      <w:r>
        <w:rPr>
          <w:i/>
          <w:w w:val="105"/>
          <w:sz w:val="24"/>
        </w:rPr>
        <w:t>authors</w:t>
      </w:r>
      <w:r>
        <w:rPr>
          <w:i/>
          <w:spacing w:val="-3"/>
          <w:w w:val="105"/>
          <w:sz w:val="24"/>
        </w:rPr>
        <w:t xml:space="preserve"> </w:t>
      </w:r>
      <w:r>
        <w:rPr>
          <w:i/>
          <w:w w:val="105"/>
          <w:sz w:val="24"/>
        </w:rPr>
        <w:t>of</w:t>
      </w:r>
      <w:r>
        <w:rPr>
          <w:i/>
          <w:spacing w:val="-3"/>
          <w:w w:val="105"/>
          <w:sz w:val="24"/>
        </w:rPr>
        <w:t xml:space="preserve"> </w:t>
      </w:r>
      <w:r>
        <w:rPr>
          <w:i/>
          <w:w w:val="105"/>
          <w:sz w:val="24"/>
        </w:rPr>
        <w:t>single-authored</w:t>
      </w:r>
      <w:r>
        <w:rPr>
          <w:i/>
          <w:spacing w:val="-3"/>
          <w:w w:val="105"/>
          <w:sz w:val="24"/>
        </w:rPr>
        <w:t xml:space="preserve"> </w:t>
      </w:r>
      <w:r>
        <w:rPr>
          <w:i/>
          <w:w w:val="105"/>
          <w:sz w:val="24"/>
        </w:rPr>
        <w:t>papers;</w:t>
      </w:r>
      <w:r>
        <w:rPr>
          <w:i/>
          <w:spacing w:val="-3"/>
          <w:w w:val="105"/>
          <w:sz w:val="24"/>
        </w:rPr>
        <w:t xml:space="preserve"> </w:t>
      </w:r>
      <w:r>
        <w:rPr>
          <w:i/>
          <w:w w:val="105"/>
          <w:sz w:val="24"/>
        </w:rPr>
        <w:t>First:</w:t>
      </w:r>
      <w:r>
        <w:rPr>
          <w:i/>
          <w:spacing w:val="-60"/>
          <w:w w:val="105"/>
          <w:sz w:val="24"/>
        </w:rPr>
        <w:t xml:space="preserve"> </w:t>
      </w:r>
      <w:r>
        <w:rPr>
          <w:i/>
          <w:w w:val="105"/>
          <w:sz w:val="24"/>
        </w:rPr>
        <w:t>first</w:t>
      </w:r>
      <w:r>
        <w:rPr>
          <w:i/>
          <w:spacing w:val="6"/>
          <w:w w:val="105"/>
          <w:sz w:val="24"/>
        </w:rPr>
        <w:t xml:space="preserve"> </w:t>
      </w:r>
      <w:r>
        <w:rPr>
          <w:i/>
          <w:w w:val="105"/>
          <w:sz w:val="24"/>
        </w:rPr>
        <w:t>authors</w:t>
      </w:r>
      <w:r>
        <w:rPr>
          <w:i/>
          <w:spacing w:val="7"/>
          <w:w w:val="105"/>
          <w:sz w:val="24"/>
        </w:rPr>
        <w:t xml:space="preserve"> </w:t>
      </w:r>
      <w:r>
        <w:rPr>
          <w:i/>
          <w:w w:val="105"/>
          <w:sz w:val="24"/>
        </w:rPr>
        <w:t>of</w:t>
      </w:r>
      <w:r>
        <w:rPr>
          <w:i/>
          <w:spacing w:val="7"/>
          <w:w w:val="105"/>
          <w:sz w:val="24"/>
        </w:rPr>
        <w:t xml:space="preserve"> </w:t>
      </w:r>
      <w:r>
        <w:rPr>
          <w:i/>
          <w:w w:val="105"/>
          <w:sz w:val="24"/>
        </w:rPr>
        <w:t>co-authored</w:t>
      </w:r>
      <w:r>
        <w:rPr>
          <w:i/>
          <w:spacing w:val="7"/>
          <w:w w:val="105"/>
          <w:sz w:val="24"/>
        </w:rPr>
        <w:t xml:space="preserve"> </w:t>
      </w:r>
      <w:r>
        <w:rPr>
          <w:i/>
          <w:w w:val="105"/>
          <w:sz w:val="24"/>
        </w:rPr>
        <w:t>papers;</w:t>
      </w:r>
      <w:r>
        <w:rPr>
          <w:i/>
          <w:spacing w:val="7"/>
          <w:w w:val="105"/>
          <w:sz w:val="24"/>
        </w:rPr>
        <w:t xml:space="preserve"> </w:t>
      </w:r>
      <w:r>
        <w:rPr>
          <w:i/>
          <w:w w:val="105"/>
          <w:sz w:val="24"/>
        </w:rPr>
        <w:t>Significant</w:t>
      </w:r>
      <w:r>
        <w:rPr>
          <w:i/>
          <w:spacing w:val="7"/>
          <w:w w:val="105"/>
          <w:sz w:val="24"/>
        </w:rPr>
        <w:t xml:space="preserve"> </w:t>
      </w:r>
      <w:r>
        <w:rPr>
          <w:i/>
          <w:w w:val="105"/>
          <w:sz w:val="24"/>
        </w:rPr>
        <w:t>di</w:t>
      </w:r>
      <w:r>
        <w:rPr>
          <w:rFonts w:ascii="Arial"/>
          <w:i/>
          <w:w w:val="105"/>
          <w:sz w:val="24"/>
        </w:rPr>
        <w:t>ff</w:t>
      </w:r>
      <w:r>
        <w:rPr>
          <w:i/>
          <w:w w:val="105"/>
          <w:sz w:val="24"/>
        </w:rPr>
        <w:t>erences</w:t>
      </w:r>
      <w:r>
        <w:rPr>
          <w:i/>
          <w:spacing w:val="6"/>
          <w:w w:val="105"/>
          <w:sz w:val="24"/>
        </w:rPr>
        <w:t xml:space="preserve"> </w:t>
      </w:r>
      <w:r>
        <w:rPr>
          <w:i/>
          <w:w w:val="105"/>
          <w:sz w:val="24"/>
        </w:rPr>
        <w:t>between</w:t>
      </w:r>
      <w:r>
        <w:rPr>
          <w:i/>
          <w:spacing w:val="7"/>
          <w:w w:val="105"/>
          <w:sz w:val="24"/>
        </w:rPr>
        <w:t xml:space="preserve"> </w:t>
      </w:r>
      <w:r>
        <w:rPr>
          <w:i/>
          <w:w w:val="105"/>
          <w:sz w:val="24"/>
        </w:rPr>
        <w:t>the</w:t>
      </w:r>
      <w:r>
        <w:rPr>
          <w:i/>
          <w:spacing w:val="7"/>
          <w:w w:val="105"/>
          <w:sz w:val="24"/>
        </w:rPr>
        <w:t xml:space="preserve"> </w:t>
      </w:r>
      <w:r>
        <w:rPr>
          <w:i/>
          <w:w w:val="105"/>
          <w:sz w:val="24"/>
        </w:rPr>
        <w:t>value</w:t>
      </w:r>
      <w:r>
        <w:rPr>
          <w:i/>
          <w:spacing w:val="7"/>
          <w:w w:val="105"/>
          <w:sz w:val="24"/>
        </w:rPr>
        <w:t xml:space="preserve"> </w:t>
      </w:r>
      <w:r>
        <w:rPr>
          <w:i/>
          <w:w w:val="105"/>
          <w:sz w:val="24"/>
        </w:rPr>
        <w:t>for</w:t>
      </w:r>
      <w:r>
        <w:rPr>
          <w:i/>
          <w:spacing w:val="7"/>
          <w:w w:val="105"/>
          <w:sz w:val="24"/>
        </w:rPr>
        <w:t xml:space="preserve"> </w:t>
      </w:r>
      <w:r>
        <w:rPr>
          <w:i/>
          <w:w w:val="105"/>
          <w:sz w:val="24"/>
        </w:rPr>
        <w:t>articles</w:t>
      </w:r>
      <w:r>
        <w:rPr>
          <w:i/>
          <w:spacing w:val="7"/>
          <w:w w:val="105"/>
          <w:sz w:val="24"/>
        </w:rPr>
        <w:t xml:space="preserve"> </w:t>
      </w:r>
      <w:r>
        <w:rPr>
          <w:i/>
          <w:w w:val="105"/>
          <w:sz w:val="24"/>
        </w:rPr>
        <w:t>in</w:t>
      </w:r>
      <w:r>
        <w:rPr>
          <w:i/>
          <w:spacing w:val="1"/>
          <w:w w:val="105"/>
          <w:sz w:val="24"/>
        </w:rPr>
        <w:t xml:space="preserve"> </w:t>
      </w:r>
      <w:r>
        <w:rPr>
          <w:i/>
          <w:spacing w:val="-1"/>
          <w:w w:val="105"/>
          <w:sz w:val="24"/>
        </w:rPr>
        <w:t>Mirror</w:t>
      </w:r>
      <w:r>
        <w:rPr>
          <w:i/>
          <w:spacing w:val="-12"/>
          <w:w w:val="105"/>
          <w:sz w:val="24"/>
        </w:rPr>
        <w:t xml:space="preserve"> </w:t>
      </w:r>
      <w:r>
        <w:rPr>
          <w:i/>
          <w:spacing w:val="-1"/>
          <w:w w:val="105"/>
          <w:sz w:val="24"/>
        </w:rPr>
        <w:t>journals</w:t>
      </w:r>
      <w:r>
        <w:rPr>
          <w:i/>
          <w:spacing w:val="-11"/>
          <w:w w:val="105"/>
          <w:sz w:val="24"/>
        </w:rPr>
        <w:t xml:space="preserve"> </w:t>
      </w:r>
      <w:r>
        <w:rPr>
          <w:i/>
          <w:spacing w:val="-1"/>
          <w:w w:val="105"/>
          <w:sz w:val="24"/>
        </w:rPr>
        <w:t>and</w:t>
      </w:r>
      <w:r>
        <w:rPr>
          <w:i/>
          <w:spacing w:val="-11"/>
          <w:w w:val="105"/>
          <w:sz w:val="24"/>
        </w:rPr>
        <w:t xml:space="preserve"> </w:t>
      </w:r>
      <w:r>
        <w:rPr>
          <w:i/>
          <w:spacing w:val="-1"/>
          <w:w w:val="105"/>
          <w:sz w:val="24"/>
        </w:rPr>
        <w:t>bootstrapped</w:t>
      </w:r>
      <w:r>
        <w:rPr>
          <w:i/>
          <w:spacing w:val="-12"/>
          <w:w w:val="105"/>
          <w:sz w:val="24"/>
        </w:rPr>
        <w:t xml:space="preserve"> </w:t>
      </w:r>
      <w:r>
        <w:rPr>
          <w:i/>
          <w:spacing w:val="-1"/>
          <w:w w:val="105"/>
          <w:sz w:val="24"/>
        </w:rPr>
        <w:t>samples</w:t>
      </w:r>
      <w:r>
        <w:rPr>
          <w:i/>
          <w:spacing w:val="-11"/>
          <w:w w:val="105"/>
          <w:sz w:val="24"/>
        </w:rPr>
        <w:t xml:space="preserve"> </w:t>
      </w:r>
      <w:r>
        <w:rPr>
          <w:i/>
          <w:spacing w:val="-1"/>
          <w:w w:val="105"/>
          <w:sz w:val="24"/>
        </w:rPr>
        <w:t>from</w:t>
      </w:r>
      <w:r>
        <w:rPr>
          <w:i/>
          <w:spacing w:val="-12"/>
          <w:w w:val="105"/>
          <w:sz w:val="24"/>
        </w:rPr>
        <w:t xml:space="preserve"> </w:t>
      </w:r>
      <w:r>
        <w:rPr>
          <w:i/>
          <w:spacing w:val="-1"/>
          <w:w w:val="105"/>
          <w:sz w:val="24"/>
        </w:rPr>
        <w:t>Parent</w:t>
      </w:r>
      <w:r>
        <w:rPr>
          <w:i/>
          <w:spacing w:val="-11"/>
          <w:w w:val="105"/>
          <w:sz w:val="24"/>
        </w:rPr>
        <w:t xml:space="preserve"> </w:t>
      </w:r>
      <w:r>
        <w:rPr>
          <w:i/>
          <w:spacing w:val="-1"/>
          <w:w w:val="105"/>
          <w:sz w:val="24"/>
        </w:rPr>
        <w:t>journals</w:t>
      </w:r>
      <w:r>
        <w:rPr>
          <w:i/>
          <w:spacing w:val="-11"/>
          <w:w w:val="105"/>
          <w:sz w:val="24"/>
        </w:rPr>
        <w:t xml:space="preserve"> </w:t>
      </w:r>
      <w:r>
        <w:rPr>
          <w:i/>
          <w:w w:val="105"/>
          <w:sz w:val="24"/>
        </w:rPr>
        <w:t>are</w:t>
      </w:r>
      <w:r>
        <w:rPr>
          <w:i/>
          <w:spacing w:val="-12"/>
          <w:w w:val="105"/>
          <w:sz w:val="24"/>
        </w:rPr>
        <w:t xml:space="preserve"> </w:t>
      </w:r>
      <w:r>
        <w:rPr>
          <w:i/>
          <w:w w:val="105"/>
          <w:sz w:val="24"/>
        </w:rPr>
        <w:t>indicated</w:t>
      </w:r>
      <w:r>
        <w:rPr>
          <w:i/>
          <w:spacing w:val="-11"/>
          <w:w w:val="105"/>
          <w:sz w:val="24"/>
        </w:rPr>
        <w:t xml:space="preserve"> </w:t>
      </w:r>
      <w:r>
        <w:rPr>
          <w:i/>
          <w:w w:val="105"/>
          <w:sz w:val="24"/>
        </w:rPr>
        <w:t>with</w:t>
      </w:r>
      <w:r>
        <w:rPr>
          <w:i/>
          <w:spacing w:val="-12"/>
          <w:w w:val="105"/>
          <w:sz w:val="24"/>
        </w:rPr>
        <w:t xml:space="preserve"> </w:t>
      </w:r>
      <w:r>
        <w:rPr>
          <w:i/>
          <w:w w:val="105"/>
          <w:sz w:val="24"/>
        </w:rPr>
        <w:t>an</w:t>
      </w:r>
      <w:r>
        <w:rPr>
          <w:i/>
          <w:spacing w:val="-11"/>
          <w:w w:val="105"/>
          <w:sz w:val="24"/>
        </w:rPr>
        <w:t xml:space="preserve"> </w:t>
      </w:r>
      <w:r>
        <w:rPr>
          <w:i/>
          <w:w w:val="105"/>
          <w:sz w:val="24"/>
        </w:rPr>
        <w:t>asterisk.</w:t>
      </w:r>
    </w:p>
    <w:p w14:paraId="6FCE7BE6" w14:textId="77777777" w:rsidR="00BB4C49" w:rsidRDefault="00BB4C49">
      <w:pPr>
        <w:pStyle w:val="BodyText"/>
        <w:spacing w:before="6"/>
        <w:rPr>
          <w:i/>
          <w:sz w:val="17"/>
        </w:rPr>
      </w:pPr>
    </w:p>
    <w:tbl>
      <w:tblPr>
        <w:tblW w:w="0" w:type="auto"/>
        <w:tblInd w:w="756" w:type="dxa"/>
        <w:tblLayout w:type="fixed"/>
        <w:tblCellMar>
          <w:left w:w="0" w:type="dxa"/>
          <w:right w:w="0" w:type="dxa"/>
        </w:tblCellMar>
        <w:tblLook w:val="01E0" w:firstRow="1" w:lastRow="1" w:firstColumn="1" w:lastColumn="1" w:noHBand="0" w:noVBand="0"/>
      </w:tblPr>
      <w:tblGrid>
        <w:gridCol w:w="967"/>
        <w:gridCol w:w="1609"/>
        <w:gridCol w:w="3123"/>
        <w:gridCol w:w="921"/>
        <w:gridCol w:w="908"/>
        <w:gridCol w:w="1329"/>
      </w:tblGrid>
      <w:tr w:rsidR="00BB4C49" w14:paraId="27BA7C04" w14:textId="77777777">
        <w:trPr>
          <w:trHeight w:val="383"/>
        </w:trPr>
        <w:tc>
          <w:tcPr>
            <w:tcW w:w="967" w:type="dxa"/>
            <w:tcBorders>
              <w:top w:val="single" w:sz="8" w:space="0" w:color="000000"/>
              <w:bottom w:val="single" w:sz="6" w:space="0" w:color="000000"/>
            </w:tcBorders>
          </w:tcPr>
          <w:p w14:paraId="5F740D48" w14:textId="77777777" w:rsidR="00BB4C49" w:rsidRDefault="00DC0BFC">
            <w:pPr>
              <w:pStyle w:val="TableParagraph"/>
              <w:spacing w:before="9" w:line="240" w:lineRule="auto"/>
              <w:ind w:left="119"/>
              <w:jc w:val="left"/>
              <w:rPr>
                <w:sz w:val="24"/>
              </w:rPr>
            </w:pPr>
            <w:r>
              <w:rPr>
                <w:sz w:val="24"/>
              </w:rPr>
              <w:t>Author</w:t>
            </w:r>
          </w:p>
        </w:tc>
        <w:tc>
          <w:tcPr>
            <w:tcW w:w="1609" w:type="dxa"/>
            <w:tcBorders>
              <w:top w:val="single" w:sz="8" w:space="0" w:color="000000"/>
              <w:bottom w:val="single" w:sz="6" w:space="0" w:color="000000"/>
            </w:tcBorders>
          </w:tcPr>
          <w:p w14:paraId="022E5E33" w14:textId="77777777" w:rsidR="00BB4C49" w:rsidRDefault="00DC0BFC">
            <w:pPr>
              <w:pStyle w:val="TableParagraph"/>
              <w:spacing w:before="9" w:line="240" w:lineRule="auto"/>
              <w:ind w:left="98" w:right="98"/>
              <w:rPr>
                <w:sz w:val="24"/>
              </w:rPr>
            </w:pPr>
            <w:r>
              <w:rPr>
                <w:sz w:val="24"/>
              </w:rPr>
              <w:t>Countries</w:t>
            </w:r>
          </w:p>
        </w:tc>
        <w:tc>
          <w:tcPr>
            <w:tcW w:w="3123" w:type="dxa"/>
            <w:tcBorders>
              <w:top w:val="single" w:sz="8" w:space="0" w:color="000000"/>
              <w:bottom w:val="single" w:sz="6" w:space="0" w:color="000000"/>
            </w:tcBorders>
          </w:tcPr>
          <w:p w14:paraId="47E0723D" w14:textId="77777777" w:rsidR="00BB4C49" w:rsidRDefault="00DC0BFC">
            <w:pPr>
              <w:pStyle w:val="TableParagraph"/>
              <w:spacing w:before="9" w:line="240" w:lineRule="auto"/>
              <w:ind w:left="539" w:right="537"/>
              <w:rPr>
                <w:sz w:val="24"/>
              </w:rPr>
            </w:pPr>
            <w:r>
              <w:rPr>
                <w:sz w:val="24"/>
              </w:rPr>
              <w:t>Region</w:t>
            </w:r>
          </w:p>
        </w:tc>
        <w:tc>
          <w:tcPr>
            <w:tcW w:w="921" w:type="dxa"/>
            <w:tcBorders>
              <w:top w:val="single" w:sz="8" w:space="0" w:color="000000"/>
              <w:bottom w:val="single" w:sz="6" w:space="0" w:color="000000"/>
            </w:tcBorders>
          </w:tcPr>
          <w:p w14:paraId="088B7258" w14:textId="77777777" w:rsidR="00BB4C49" w:rsidRDefault="00DC0BFC">
            <w:pPr>
              <w:pStyle w:val="TableParagraph"/>
              <w:spacing w:before="9" w:line="240" w:lineRule="auto"/>
              <w:ind w:left="98" w:right="90"/>
              <w:rPr>
                <w:sz w:val="24"/>
              </w:rPr>
            </w:pPr>
            <w:r>
              <w:rPr>
                <w:sz w:val="24"/>
              </w:rPr>
              <w:t>Parent</w:t>
            </w:r>
          </w:p>
        </w:tc>
        <w:tc>
          <w:tcPr>
            <w:tcW w:w="908" w:type="dxa"/>
            <w:tcBorders>
              <w:top w:val="single" w:sz="8" w:space="0" w:color="000000"/>
              <w:bottom w:val="single" w:sz="6" w:space="0" w:color="000000"/>
            </w:tcBorders>
          </w:tcPr>
          <w:p w14:paraId="68AE5ED3" w14:textId="77777777" w:rsidR="00BB4C49" w:rsidRDefault="00DC0BFC">
            <w:pPr>
              <w:pStyle w:val="TableParagraph"/>
              <w:spacing w:before="9" w:line="240" w:lineRule="auto"/>
              <w:ind w:left="80" w:right="74"/>
              <w:rPr>
                <w:sz w:val="24"/>
              </w:rPr>
            </w:pPr>
            <w:r>
              <w:rPr>
                <w:sz w:val="24"/>
              </w:rPr>
              <w:t>Mirror</w:t>
            </w:r>
          </w:p>
        </w:tc>
        <w:tc>
          <w:tcPr>
            <w:tcW w:w="1329" w:type="dxa"/>
            <w:tcBorders>
              <w:top w:val="single" w:sz="8" w:space="0" w:color="000000"/>
              <w:bottom w:val="single" w:sz="6" w:space="0" w:color="000000"/>
            </w:tcBorders>
          </w:tcPr>
          <w:p w14:paraId="0478C216" w14:textId="77777777" w:rsidR="00BB4C49" w:rsidRDefault="00DC0BFC">
            <w:pPr>
              <w:pStyle w:val="TableParagraph"/>
              <w:spacing w:before="9" w:line="240" w:lineRule="auto"/>
              <w:ind w:left="82" w:right="75"/>
              <w:rPr>
                <w:sz w:val="24"/>
              </w:rPr>
            </w:pPr>
            <w:r>
              <w:rPr>
                <w:w w:val="110"/>
                <w:sz w:val="24"/>
              </w:rPr>
              <w:t>$\hat{P}$</w:t>
            </w:r>
          </w:p>
        </w:tc>
      </w:tr>
      <w:tr w:rsidR="00BB4C49" w14:paraId="02138D88" w14:textId="77777777">
        <w:trPr>
          <w:trHeight w:val="328"/>
        </w:trPr>
        <w:tc>
          <w:tcPr>
            <w:tcW w:w="967" w:type="dxa"/>
            <w:tcBorders>
              <w:top w:val="single" w:sz="6" w:space="0" w:color="000000"/>
            </w:tcBorders>
          </w:tcPr>
          <w:p w14:paraId="38347DDF" w14:textId="77777777" w:rsidR="00BB4C49" w:rsidRDefault="00DC0BFC">
            <w:pPr>
              <w:pStyle w:val="TableParagraph"/>
              <w:spacing w:before="8" w:line="299" w:lineRule="exact"/>
              <w:ind w:left="178"/>
              <w:jc w:val="left"/>
              <w:rPr>
                <w:sz w:val="24"/>
              </w:rPr>
            </w:pPr>
            <w:r>
              <w:rPr>
                <w:sz w:val="24"/>
              </w:rPr>
              <w:t>Single</w:t>
            </w:r>
          </w:p>
        </w:tc>
        <w:tc>
          <w:tcPr>
            <w:tcW w:w="1609" w:type="dxa"/>
            <w:tcBorders>
              <w:top w:val="single" w:sz="6" w:space="0" w:color="000000"/>
            </w:tcBorders>
          </w:tcPr>
          <w:p w14:paraId="50CD9460" w14:textId="77777777" w:rsidR="00BB4C49" w:rsidRDefault="00DC0BFC">
            <w:pPr>
              <w:pStyle w:val="TableParagraph"/>
              <w:spacing w:before="8" w:line="299" w:lineRule="exact"/>
              <w:ind w:left="98" w:right="98"/>
              <w:rPr>
                <w:sz w:val="24"/>
              </w:rPr>
            </w:pPr>
            <w:r>
              <w:rPr>
                <w:w w:val="95"/>
                <w:sz w:val="24"/>
              </w:rPr>
              <w:t>All</w:t>
            </w:r>
            <w:r>
              <w:rPr>
                <w:spacing w:val="12"/>
                <w:w w:val="95"/>
                <w:sz w:val="24"/>
              </w:rPr>
              <w:t xml:space="preserve"> </w:t>
            </w:r>
            <w:r>
              <w:rPr>
                <w:w w:val="95"/>
                <w:sz w:val="24"/>
              </w:rPr>
              <w:t>Countries</w:t>
            </w:r>
          </w:p>
        </w:tc>
        <w:tc>
          <w:tcPr>
            <w:tcW w:w="3123" w:type="dxa"/>
            <w:tcBorders>
              <w:top w:val="single" w:sz="6" w:space="0" w:color="000000"/>
            </w:tcBorders>
          </w:tcPr>
          <w:p w14:paraId="79C201D6" w14:textId="77777777" w:rsidR="00BB4C49" w:rsidRDefault="00DC0BFC">
            <w:pPr>
              <w:pStyle w:val="TableParagraph"/>
              <w:spacing w:before="8" w:line="299" w:lineRule="exact"/>
              <w:ind w:left="539" w:right="537"/>
              <w:rPr>
                <w:sz w:val="24"/>
              </w:rPr>
            </w:pPr>
            <w:r>
              <w:rPr>
                <w:sz w:val="24"/>
              </w:rPr>
              <w:t>East</w:t>
            </w:r>
            <w:r>
              <w:rPr>
                <w:spacing w:val="5"/>
                <w:sz w:val="24"/>
              </w:rPr>
              <w:t xml:space="preserve"> </w:t>
            </w:r>
            <w:r>
              <w:rPr>
                <w:sz w:val="24"/>
              </w:rPr>
              <w:t>Asia</w:t>
            </w:r>
            <w:r>
              <w:rPr>
                <w:spacing w:val="5"/>
                <w:sz w:val="24"/>
              </w:rPr>
              <w:t xml:space="preserve"> </w:t>
            </w:r>
            <w:r>
              <w:rPr>
                <w:sz w:val="24"/>
              </w:rPr>
              <w:t>&amp;</w:t>
            </w:r>
            <w:r>
              <w:rPr>
                <w:spacing w:val="7"/>
                <w:sz w:val="24"/>
              </w:rPr>
              <w:t xml:space="preserve"> </w:t>
            </w:r>
            <w:r>
              <w:rPr>
                <w:sz w:val="24"/>
              </w:rPr>
              <w:t>Pacific</w:t>
            </w:r>
          </w:p>
        </w:tc>
        <w:tc>
          <w:tcPr>
            <w:tcW w:w="921" w:type="dxa"/>
            <w:tcBorders>
              <w:top w:val="single" w:sz="6" w:space="0" w:color="000000"/>
            </w:tcBorders>
          </w:tcPr>
          <w:p w14:paraId="22CD5C37" w14:textId="77777777" w:rsidR="00BB4C49" w:rsidRDefault="00DC0BFC">
            <w:pPr>
              <w:pStyle w:val="TableParagraph"/>
              <w:spacing w:before="8" w:line="299" w:lineRule="exact"/>
              <w:ind w:left="98" w:right="90"/>
              <w:rPr>
                <w:sz w:val="24"/>
              </w:rPr>
            </w:pPr>
            <w:r>
              <w:rPr>
                <w:sz w:val="24"/>
              </w:rPr>
              <w:t>15.54</w:t>
            </w:r>
          </w:p>
        </w:tc>
        <w:tc>
          <w:tcPr>
            <w:tcW w:w="908" w:type="dxa"/>
            <w:tcBorders>
              <w:top w:val="single" w:sz="6" w:space="0" w:color="000000"/>
            </w:tcBorders>
          </w:tcPr>
          <w:p w14:paraId="3B576BFE" w14:textId="77777777" w:rsidR="00BB4C49" w:rsidRDefault="00DC0BFC">
            <w:pPr>
              <w:pStyle w:val="TableParagraph"/>
              <w:spacing w:before="8" w:line="299" w:lineRule="exact"/>
              <w:ind w:left="80" w:right="74"/>
              <w:rPr>
                <w:sz w:val="24"/>
              </w:rPr>
            </w:pPr>
            <w:r>
              <w:rPr>
                <w:sz w:val="24"/>
              </w:rPr>
              <w:t>18.34</w:t>
            </w:r>
          </w:p>
        </w:tc>
        <w:tc>
          <w:tcPr>
            <w:tcW w:w="1329" w:type="dxa"/>
            <w:tcBorders>
              <w:top w:val="single" w:sz="6" w:space="0" w:color="000000"/>
            </w:tcBorders>
          </w:tcPr>
          <w:p w14:paraId="23D6CA17" w14:textId="77777777" w:rsidR="00BB4C49" w:rsidRDefault="00DC0BFC">
            <w:pPr>
              <w:pStyle w:val="TableParagraph"/>
              <w:spacing w:before="8" w:line="299" w:lineRule="exact"/>
              <w:ind w:left="82" w:right="75"/>
              <w:rPr>
                <w:sz w:val="24"/>
              </w:rPr>
            </w:pPr>
            <w:r>
              <w:rPr>
                <w:sz w:val="24"/>
              </w:rPr>
              <w:t>0.863</w:t>
            </w:r>
          </w:p>
        </w:tc>
      </w:tr>
    </w:tbl>
    <w:p w14:paraId="43293E39" w14:textId="77777777" w:rsidR="00BB4C49" w:rsidRDefault="00DC0BFC">
      <w:pPr>
        <w:pStyle w:val="BodyText"/>
        <w:tabs>
          <w:tab w:val="left" w:pos="8672"/>
        </w:tabs>
        <w:spacing w:line="206" w:lineRule="auto"/>
        <w:ind w:left="3442" w:right="786" w:firstLine="263"/>
        <w:jc w:val="both"/>
      </w:pPr>
      <w:r>
        <w:t xml:space="preserve">Europe &amp; Central Asia    </w:t>
      </w:r>
      <w:r>
        <w:rPr>
          <w:spacing w:val="1"/>
        </w:rPr>
        <w:t xml:space="preserve"> </w:t>
      </w:r>
      <w:r>
        <w:t xml:space="preserve">49.08    </w:t>
      </w:r>
      <w:r>
        <w:rPr>
          <w:spacing w:val="1"/>
        </w:rPr>
        <w:t xml:space="preserve"> </w:t>
      </w:r>
      <w:r>
        <w:t xml:space="preserve">41.92    </w:t>
      </w:r>
      <w:r>
        <w:rPr>
          <w:spacing w:val="1"/>
        </w:rPr>
        <w:t xml:space="preserve"> </w:t>
      </w:r>
      <w:r>
        <w:t>0.017*</w:t>
      </w:r>
      <w:r>
        <w:rPr>
          <w:spacing w:val="1"/>
        </w:rPr>
        <w:t xml:space="preserve"> </w:t>
      </w:r>
      <w:r>
        <w:t>Latin</w:t>
      </w:r>
      <w:r>
        <w:rPr>
          <w:spacing w:val="10"/>
        </w:rPr>
        <w:t xml:space="preserve"> </w:t>
      </w:r>
      <w:r>
        <w:t>America</w:t>
      </w:r>
      <w:r>
        <w:rPr>
          <w:spacing w:val="10"/>
        </w:rPr>
        <w:t xml:space="preserve"> </w:t>
      </w:r>
      <w:r>
        <w:t>&amp;</w:t>
      </w:r>
      <w:r>
        <w:rPr>
          <w:spacing w:val="10"/>
        </w:rPr>
        <w:t xml:space="preserve"> </w:t>
      </w:r>
      <w:r>
        <w:t xml:space="preserve">Caribbean    </w:t>
      </w:r>
      <w:r>
        <w:rPr>
          <w:spacing w:val="43"/>
        </w:rPr>
        <w:t xml:space="preserve"> </w:t>
      </w:r>
      <w:r>
        <w:t xml:space="preserve">8.73      </w:t>
      </w:r>
      <w:r>
        <w:rPr>
          <w:spacing w:val="32"/>
        </w:rPr>
        <w:t xml:space="preserve"> </w:t>
      </w:r>
      <w:r>
        <w:t>2.62</w:t>
      </w:r>
      <w:r>
        <w:tab/>
        <w:t>0.01*</w:t>
      </w:r>
      <w:r>
        <w:rPr>
          <w:spacing w:val="1"/>
        </w:rPr>
        <w:t xml:space="preserve"> </w:t>
      </w:r>
      <w:r>
        <w:t>Middle</w:t>
      </w:r>
      <w:r>
        <w:rPr>
          <w:spacing w:val="11"/>
        </w:rPr>
        <w:t xml:space="preserve"> </w:t>
      </w:r>
      <w:r>
        <w:t>East</w:t>
      </w:r>
      <w:r>
        <w:rPr>
          <w:spacing w:val="12"/>
        </w:rPr>
        <w:t xml:space="preserve"> </w:t>
      </w:r>
      <w:r>
        <w:t>&amp;</w:t>
      </w:r>
      <w:r>
        <w:rPr>
          <w:spacing w:val="11"/>
        </w:rPr>
        <w:t xml:space="preserve"> </w:t>
      </w:r>
      <w:r>
        <w:t>North</w:t>
      </w:r>
      <w:r>
        <w:rPr>
          <w:spacing w:val="10"/>
        </w:rPr>
        <w:t xml:space="preserve"> </w:t>
      </w:r>
      <w:r>
        <w:t>Africa</w:t>
      </w:r>
      <w:r>
        <w:rPr>
          <w:spacing w:val="48"/>
        </w:rPr>
        <w:t xml:space="preserve"> </w:t>
      </w:r>
      <w:r>
        <w:t>14.31</w:t>
      </w:r>
      <w:r>
        <w:rPr>
          <w:spacing w:val="43"/>
        </w:rPr>
        <w:t xml:space="preserve"> </w:t>
      </w:r>
      <w:r>
        <w:t>5.68</w:t>
      </w:r>
      <w:r>
        <w:rPr>
          <w:spacing w:val="58"/>
        </w:rPr>
        <w:t xml:space="preserve"> </w:t>
      </w:r>
      <w:r>
        <w:t>0.003*</w:t>
      </w:r>
    </w:p>
    <w:p w14:paraId="2044E3CF" w14:textId="77777777" w:rsidR="00BB4C49" w:rsidRDefault="00DC0BFC">
      <w:pPr>
        <w:pStyle w:val="BodyText"/>
        <w:tabs>
          <w:tab w:val="left" w:pos="6704"/>
          <w:tab w:val="left" w:pos="8828"/>
        </w:tabs>
        <w:spacing w:line="268" w:lineRule="exact"/>
        <w:ind w:left="4120"/>
        <w:jc w:val="both"/>
      </w:pPr>
      <w:r>
        <w:rPr>
          <w:spacing w:val="-1"/>
        </w:rPr>
        <w:t>North</w:t>
      </w:r>
      <w:r>
        <w:rPr>
          <w:spacing w:val="-10"/>
        </w:rPr>
        <w:t xml:space="preserve"> </w:t>
      </w:r>
      <w:r>
        <w:rPr>
          <w:spacing w:val="-1"/>
        </w:rPr>
        <w:t>America</w:t>
      </w:r>
      <w:r>
        <w:rPr>
          <w:spacing w:val="-1"/>
        </w:rPr>
        <w:tab/>
      </w:r>
      <w:r>
        <w:t xml:space="preserve">4.55      </w:t>
      </w:r>
      <w:r>
        <w:rPr>
          <w:spacing w:val="7"/>
        </w:rPr>
        <w:t xml:space="preserve"> </w:t>
      </w:r>
      <w:r>
        <w:t>27.07</w:t>
      </w:r>
      <w:r>
        <w:tab/>
        <w:t>1*</w:t>
      </w:r>
    </w:p>
    <w:p w14:paraId="0DE4312D" w14:textId="77777777" w:rsidR="00BB4C49" w:rsidRDefault="00DC0BFC">
      <w:pPr>
        <w:pStyle w:val="BodyText"/>
        <w:tabs>
          <w:tab w:val="left" w:pos="6704"/>
        </w:tabs>
        <w:spacing w:line="279" w:lineRule="exact"/>
        <w:ind w:left="4325"/>
        <w:jc w:val="both"/>
      </w:pPr>
      <w:r>
        <w:t>South Asia</w:t>
      </w:r>
      <w:r>
        <w:tab/>
        <w:t xml:space="preserve">2.97       </w:t>
      </w:r>
      <w:r>
        <w:rPr>
          <w:spacing w:val="8"/>
        </w:rPr>
        <w:t xml:space="preserve"> </w:t>
      </w:r>
      <w:r>
        <w:t xml:space="preserve">3.49         </w:t>
      </w:r>
      <w:r>
        <w:rPr>
          <w:spacing w:val="32"/>
        </w:rPr>
        <w:t xml:space="preserve"> </w:t>
      </w:r>
      <w:r>
        <w:t>0.725</w:t>
      </w:r>
    </w:p>
    <w:p w14:paraId="063F4EF0" w14:textId="77777777" w:rsidR="00BB4C49" w:rsidRDefault="00DC0BFC">
      <w:pPr>
        <w:pStyle w:val="BodyText"/>
        <w:tabs>
          <w:tab w:val="left" w:pos="3888"/>
          <w:tab w:val="left" w:pos="6646"/>
          <w:tab w:val="left" w:pos="6704"/>
          <w:tab w:val="left" w:pos="8828"/>
        </w:tabs>
        <w:spacing w:before="8" w:line="206" w:lineRule="auto"/>
        <w:ind w:left="986" w:right="845" w:firstLine="2899"/>
        <w:jc w:val="both"/>
      </w:pPr>
      <w:r>
        <w:t>Sub-Saharan</w:t>
      </w:r>
      <w:r>
        <w:rPr>
          <w:spacing w:val="-10"/>
        </w:rPr>
        <w:t xml:space="preserve"> </w:t>
      </w:r>
      <w:r>
        <w:t>Africa</w:t>
      </w:r>
      <w:r>
        <w:tab/>
      </w:r>
      <w:r>
        <w:tab/>
        <w:t xml:space="preserve">4.83       </w:t>
      </w:r>
      <w:r>
        <w:rPr>
          <w:spacing w:val="9"/>
        </w:rPr>
        <w:t xml:space="preserve"> </w:t>
      </w:r>
      <w:r>
        <w:t>0.87</w:t>
      </w:r>
      <w:r>
        <w:tab/>
        <w:t>0*</w:t>
      </w:r>
      <w:r>
        <w:rPr>
          <w:spacing w:val="1"/>
        </w:rPr>
        <w:t xml:space="preserve"> </w:t>
      </w:r>
      <w:r>
        <w:t xml:space="preserve">First    </w:t>
      </w:r>
      <w:r>
        <w:rPr>
          <w:spacing w:val="13"/>
        </w:rPr>
        <w:t xml:space="preserve"> </w:t>
      </w:r>
      <w:r>
        <w:t>All</w:t>
      </w:r>
      <w:r>
        <w:rPr>
          <w:spacing w:val="7"/>
        </w:rPr>
        <w:t xml:space="preserve"> </w:t>
      </w:r>
      <w:r>
        <w:t>Countries</w:t>
      </w:r>
      <w:r>
        <w:tab/>
        <w:t>East</w:t>
      </w:r>
      <w:r>
        <w:rPr>
          <w:spacing w:val="8"/>
        </w:rPr>
        <w:t xml:space="preserve"> </w:t>
      </w:r>
      <w:r>
        <w:t>Asia</w:t>
      </w:r>
      <w:r>
        <w:rPr>
          <w:spacing w:val="8"/>
        </w:rPr>
        <w:t xml:space="preserve"> </w:t>
      </w:r>
      <w:r>
        <w:t>&amp;</w:t>
      </w:r>
      <w:r>
        <w:rPr>
          <w:spacing w:val="9"/>
        </w:rPr>
        <w:t xml:space="preserve"> </w:t>
      </w:r>
      <w:r>
        <w:t>Pacific</w:t>
      </w:r>
      <w:r>
        <w:tab/>
        <w:t xml:space="preserve">17.56     </w:t>
      </w:r>
      <w:r>
        <w:rPr>
          <w:spacing w:val="9"/>
        </w:rPr>
        <w:t xml:space="preserve"> </w:t>
      </w:r>
      <w:r>
        <w:t xml:space="preserve">19.86        </w:t>
      </w:r>
      <w:r>
        <w:rPr>
          <w:spacing w:val="29"/>
        </w:rPr>
        <w:t xml:space="preserve"> </w:t>
      </w:r>
      <w:r>
        <w:t>0.907</w:t>
      </w:r>
    </w:p>
    <w:p w14:paraId="45C3FA85" w14:textId="77777777" w:rsidR="00BB4C49" w:rsidRDefault="00DC0BFC">
      <w:pPr>
        <w:pStyle w:val="BodyText"/>
        <w:spacing w:line="267" w:lineRule="exact"/>
        <w:ind w:left="3705"/>
        <w:jc w:val="both"/>
      </w:pPr>
      <w:r>
        <w:t>Europe</w:t>
      </w:r>
      <w:r>
        <w:rPr>
          <w:spacing w:val="12"/>
        </w:rPr>
        <w:t xml:space="preserve"> </w:t>
      </w:r>
      <w:r>
        <w:t>&amp;</w:t>
      </w:r>
      <w:r>
        <w:rPr>
          <w:spacing w:val="12"/>
        </w:rPr>
        <w:t xml:space="preserve"> </w:t>
      </w:r>
      <w:r>
        <w:t>Central</w:t>
      </w:r>
      <w:r>
        <w:rPr>
          <w:spacing w:val="11"/>
        </w:rPr>
        <w:t xml:space="preserve"> </w:t>
      </w:r>
      <w:r>
        <w:t xml:space="preserve">Asia       </w:t>
      </w:r>
      <w:r>
        <w:rPr>
          <w:spacing w:val="53"/>
        </w:rPr>
        <w:t xml:space="preserve"> </w:t>
      </w:r>
      <w:r>
        <w:t xml:space="preserve">44.76    </w:t>
      </w:r>
      <w:r>
        <w:rPr>
          <w:spacing w:val="51"/>
        </w:rPr>
        <w:t xml:space="preserve"> </w:t>
      </w:r>
      <w:r>
        <w:t xml:space="preserve">46.69        </w:t>
      </w:r>
      <w:r>
        <w:rPr>
          <w:spacing w:val="2"/>
        </w:rPr>
        <w:t xml:space="preserve"> </w:t>
      </w:r>
      <w:r>
        <w:t>0.775</w:t>
      </w:r>
    </w:p>
    <w:p w14:paraId="0A6E960A" w14:textId="77777777" w:rsidR="00BB4C49" w:rsidRDefault="00DC0BFC">
      <w:pPr>
        <w:pStyle w:val="BodyText"/>
        <w:tabs>
          <w:tab w:val="left" w:pos="6026"/>
          <w:tab w:val="left" w:pos="6646"/>
          <w:tab w:val="left" w:pos="6881"/>
          <w:tab w:val="left" w:pos="7618"/>
          <w:tab w:val="left" w:pos="8150"/>
          <w:tab w:val="left" w:pos="8828"/>
        </w:tabs>
        <w:spacing w:before="13" w:line="206" w:lineRule="auto"/>
        <w:ind w:left="3442" w:right="994" w:firstLine="7"/>
        <w:jc w:val="right"/>
      </w:pPr>
      <w:r>
        <w:t>Latin</w:t>
      </w:r>
      <w:r>
        <w:rPr>
          <w:spacing w:val="-4"/>
        </w:rPr>
        <w:t xml:space="preserve"> </w:t>
      </w:r>
      <w:r>
        <w:t>America</w:t>
      </w:r>
      <w:r>
        <w:rPr>
          <w:spacing w:val="-3"/>
        </w:rPr>
        <w:t xml:space="preserve"> </w:t>
      </w:r>
      <w:r>
        <w:t>&amp;</w:t>
      </w:r>
      <w:r>
        <w:rPr>
          <w:spacing w:val="-3"/>
        </w:rPr>
        <w:t xml:space="preserve"> </w:t>
      </w:r>
      <w:r>
        <w:t>Caribbean</w:t>
      </w:r>
      <w:r>
        <w:tab/>
        <w:t>10.56</w:t>
      </w:r>
      <w:r>
        <w:tab/>
        <w:t>3.76</w:t>
      </w:r>
      <w:r>
        <w:tab/>
      </w:r>
      <w:r>
        <w:tab/>
        <w:t>0*</w:t>
      </w:r>
      <w:r>
        <w:rPr>
          <w:spacing w:val="-57"/>
        </w:rPr>
        <w:t xml:space="preserve"> </w:t>
      </w:r>
      <w:r>
        <w:t>Middle</w:t>
      </w:r>
      <w:r>
        <w:rPr>
          <w:spacing w:val="-5"/>
        </w:rPr>
        <w:t xml:space="preserve"> </w:t>
      </w:r>
      <w:r>
        <w:t>East</w:t>
      </w:r>
      <w:r>
        <w:rPr>
          <w:spacing w:val="-4"/>
        </w:rPr>
        <w:t xml:space="preserve"> </w:t>
      </w:r>
      <w:r>
        <w:t>&amp;</w:t>
      </w:r>
      <w:r>
        <w:rPr>
          <w:spacing w:val="-5"/>
        </w:rPr>
        <w:t xml:space="preserve"> </w:t>
      </w:r>
      <w:r>
        <w:t>North</w:t>
      </w:r>
      <w:r>
        <w:rPr>
          <w:spacing w:val="-5"/>
        </w:rPr>
        <w:t xml:space="preserve"> </w:t>
      </w:r>
      <w:r>
        <w:t>Africa</w:t>
      </w:r>
      <w:r>
        <w:tab/>
        <w:t>14.77</w:t>
      </w:r>
      <w:r>
        <w:tab/>
        <w:t>2.33</w:t>
      </w:r>
      <w:r>
        <w:tab/>
      </w:r>
      <w:r>
        <w:tab/>
        <w:t>0*</w:t>
      </w:r>
      <w:r>
        <w:rPr>
          <w:spacing w:val="-57"/>
        </w:rPr>
        <w:t xml:space="preserve"> </w:t>
      </w:r>
      <w:r>
        <w:rPr>
          <w:spacing w:val="-1"/>
        </w:rPr>
        <w:t>North</w:t>
      </w:r>
      <w:r>
        <w:rPr>
          <w:spacing w:val="-10"/>
        </w:rPr>
        <w:t xml:space="preserve"> </w:t>
      </w:r>
      <w:r>
        <w:rPr>
          <w:spacing w:val="-1"/>
        </w:rPr>
        <w:t>America</w:t>
      </w:r>
      <w:r>
        <w:rPr>
          <w:spacing w:val="-1"/>
        </w:rPr>
        <w:tab/>
      </w:r>
      <w:r>
        <w:t>3.29</w:t>
      </w:r>
      <w:r>
        <w:tab/>
      </w:r>
      <w:r>
        <w:tab/>
        <w:t>22.69</w:t>
      </w:r>
      <w:r>
        <w:tab/>
      </w:r>
      <w:r>
        <w:tab/>
        <w:t>1*</w:t>
      </w:r>
    </w:p>
    <w:p w14:paraId="4F7EA951" w14:textId="77777777" w:rsidR="00BB4C49" w:rsidRDefault="00DC0BFC">
      <w:pPr>
        <w:pStyle w:val="BodyText"/>
        <w:tabs>
          <w:tab w:val="left" w:pos="6704"/>
        </w:tabs>
        <w:spacing w:line="268" w:lineRule="exact"/>
        <w:ind w:left="4325"/>
        <w:jc w:val="both"/>
      </w:pPr>
      <w:r>
        <w:t>South Asia</w:t>
      </w:r>
      <w:r>
        <w:tab/>
        <w:t xml:space="preserve">4.55       </w:t>
      </w:r>
      <w:r>
        <w:rPr>
          <w:spacing w:val="9"/>
        </w:rPr>
        <w:t xml:space="preserve"> </w:t>
      </w:r>
      <w:r>
        <w:t xml:space="preserve">3.31        </w:t>
      </w:r>
      <w:r>
        <w:rPr>
          <w:spacing w:val="34"/>
        </w:rPr>
        <w:t xml:space="preserve"> </w:t>
      </w:r>
      <w:r>
        <w:t>0.173</w:t>
      </w:r>
    </w:p>
    <w:p w14:paraId="49325E4B" w14:textId="77777777" w:rsidR="00BB4C49" w:rsidRDefault="00144D41">
      <w:pPr>
        <w:pStyle w:val="BodyText"/>
        <w:tabs>
          <w:tab w:val="left" w:pos="6704"/>
          <w:tab w:val="left" w:pos="7618"/>
          <w:tab w:val="left" w:pos="8828"/>
        </w:tabs>
        <w:spacing w:line="301" w:lineRule="exact"/>
        <w:ind w:left="3886"/>
      </w:pPr>
      <w:r>
        <w:rPr>
          <w:noProof/>
        </w:rPr>
        <mc:AlternateContent>
          <mc:Choice Requires="wps">
            <w:drawing>
              <wp:anchor distT="0" distB="0" distL="114300" distR="114300" simplePos="0" relativeHeight="15735808" behindDoc="0" locked="0" layoutInCell="1" allowOverlap="1" wp14:anchorId="092717B5" wp14:editId="3BC53E44">
                <wp:simplePos x="0" y="0"/>
                <wp:positionH relativeFrom="page">
                  <wp:posOffset>1072515</wp:posOffset>
                </wp:positionH>
                <wp:positionV relativeFrom="paragraph">
                  <wp:posOffset>231140</wp:posOffset>
                </wp:positionV>
                <wp:extent cx="5627370" cy="0"/>
                <wp:effectExtent l="0" t="0" r="0" b="0"/>
                <wp:wrapNone/>
                <wp:docPr id="1996" name="Line 19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27370" cy="0"/>
                        </a:xfrm>
                        <a:prstGeom prst="line">
                          <a:avLst/>
                        </a:prstGeom>
                        <a:noFill/>
                        <a:ln w="1188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3989B487" id="Line 1990" o:spid="_x0000_s1026" style="position:absolute;z-index:15735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84.45pt,18.2pt" to="527.55pt,1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" strokeweight=".33019mm">
                <w10:wrap anchorx="page"/>
              </v:line>
            </w:pict>
          </mc:Fallback>
        </mc:AlternateContent>
      </w:r>
      <w:r w:rsidR="00DC0BFC">
        <w:t>Sub-Saharan</w:t>
      </w:r>
      <w:r w:rsidR="00DC0BFC">
        <w:rPr>
          <w:spacing w:val="-10"/>
        </w:rPr>
        <w:t xml:space="preserve"> </w:t>
      </w:r>
      <w:r w:rsidR="00DC0BFC">
        <w:t>Africa</w:t>
      </w:r>
      <w:r w:rsidR="00DC0BFC">
        <w:tab/>
        <w:t>4.53</w:t>
      </w:r>
      <w:r w:rsidR="00DC0BFC">
        <w:tab/>
        <w:t>1.35</w:t>
      </w:r>
      <w:r w:rsidR="00DC0BFC">
        <w:tab/>
        <w:t>0*</w:t>
      </w:r>
    </w:p>
    <w:p w14:paraId="2C58433B" w14:textId="77777777" w:rsidR="00BB4C49" w:rsidRDefault="00DC0BFC">
      <w:pPr>
        <w:pStyle w:val="BodyText"/>
        <w:spacing w:before="746" w:line="306" w:lineRule="exact"/>
        <w:ind w:left="491"/>
      </w:pPr>
      <w:r>
        <w:t>Table</w:t>
      </w:r>
      <w:r>
        <w:rPr>
          <w:spacing w:val="6"/>
        </w:rPr>
        <w:t xml:space="preserve"> </w:t>
      </w:r>
      <w:r>
        <w:t>5</w:t>
      </w:r>
    </w:p>
    <w:p w14:paraId="5117FC0F" w14:textId="77777777" w:rsidR="00BB4C49" w:rsidRDefault="00DC0BFC">
      <w:pPr>
        <w:spacing w:before="10" w:line="213" w:lineRule="auto"/>
        <w:ind w:left="472" w:right="636" w:firstLine="27"/>
        <w:rPr>
          <w:i/>
          <w:sz w:val="24"/>
        </w:rPr>
      </w:pPr>
      <w:r>
        <w:rPr>
          <w:i/>
          <w:w w:val="105"/>
          <w:sz w:val="24"/>
        </w:rPr>
        <w:t>Percentage</w:t>
      </w:r>
      <w:r>
        <w:rPr>
          <w:i/>
          <w:spacing w:val="2"/>
          <w:w w:val="105"/>
          <w:sz w:val="24"/>
        </w:rPr>
        <w:t xml:space="preserve"> </w:t>
      </w:r>
      <w:r>
        <w:rPr>
          <w:i/>
          <w:w w:val="105"/>
          <w:sz w:val="24"/>
        </w:rPr>
        <w:t>of</w:t>
      </w:r>
      <w:r>
        <w:rPr>
          <w:i/>
          <w:spacing w:val="2"/>
          <w:w w:val="105"/>
          <w:sz w:val="24"/>
        </w:rPr>
        <w:t xml:space="preserve"> </w:t>
      </w:r>
      <w:r>
        <w:rPr>
          <w:i/>
          <w:w w:val="105"/>
          <w:sz w:val="24"/>
        </w:rPr>
        <w:t>Open</w:t>
      </w:r>
      <w:r>
        <w:rPr>
          <w:i/>
          <w:spacing w:val="3"/>
          <w:w w:val="105"/>
          <w:sz w:val="24"/>
        </w:rPr>
        <w:t xml:space="preserve"> </w:t>
      </w:r>
      <w:r>
        <w:rPr>
          <w:i/>
          <w:w w:val="105"/>
          <w:sz w:val="24"/>
        </w:rPr>
        <w:t>Access</w:t>
      </w:r>
      <w:r>
        <w:rPr>
          <w:i/>
          <w:spacing w:val="2"/>
          <w:w w:val="105"/>
          <w:sz w:val="24"/>
        </w:rPr>
        <w:t xml:space="preserve"> </w:t>
      </w:r>
      <w:r>
        <w:rPr>
          <w:i/>
          <w:w w:val="105"/>
          <w:sz w:val="24"/>
        </w:rPr>
        <w:t>articles</w:t>
      </w:r>
      <w:r>
        <w:rPr>
          <w:i/>
          <w:spacing w:val="3"/>
          <w:w w:val="105"/>
          <w:sz w:val="24"/>
        </w:rPr>
        <w:t xml:space="preserve"> </w:t>
      </w:r>
      <w:r>
        <w:rPr>
          <w:i/>
          <w:w w:val="105"/>
          <w:sz w:val="24"/>
        </w:rPr>
        <w:t>with</w:t>
      </w:r>
      <w:r>
        <w:rPr>
          <w:i/>
          <w:spacing w:val="2"/>
          <w:w w:val="105"/>
          <w:sz w:val="24"/>
        </w:rPr>
        <w:t xml:space="preserve"> </w:t>
      </w:r>
      <w:r>
        <w:rPr>
          <w:i/>
          <w:w w:val="105"/>
          <w:sz w:val="24"/>
        </w:rPr>
        <w:t>authors</w:t>
      </w:r>
      <w:r>
        <w:rPr>
          <w:i/>
          <w:spacing w:val="3"/>
          <w:w w:val="105"/>
          <w:sz w:val="24"/>
        </w:rPr>
        <w:t xml:space="preserve"> </w:t>
      </w:r>
      <w:r>
        <w:rPr>
          <w:i/>
          <w:w w:val="105"/>
          <w:sz w:val="24"/>
        </w:rPr>
        <w:t>based</w:t>
      </w:r>
      <w:r>
        <w:rPr>
          <w:i/>
          <w:spacing w:val="2"/>
          <w:w w:val="105"/>
          <w:sz w:val="24"/>
        </w:rPr>
        <w:t xml:space="preserve"> </w:t>
      </w:r>
      <w:r>
        <w:rPr>
          <w:i/>
          <w:w w:val="105"/>
          <w:sz w:val="24"/>
        </w:rPr>
        <w:t>in</w:t>
      </w:r>
      <w:r>
        <w:rPr>
          <w:i/>
          <w:spacing w:val="3"/>
          <w:w w:val="105"/>
          <w:sz w:val="24"/>
        </w:rPr>
        <w:t xml:space="preserve"> </w:t>
      </w:r>
      <w:r>
        <w:rPr>
          <w:i/>
          <w:w w:val="105"/>
          <w:sz w:val="24"/>
        </w:rPr>
        <w:t>di</w:t>
      </w:r>
      <w:r>
        <w:rPr>
          <w:rFonts w:ascii="Arial"/>
          <w:i/>
          <w:w w:val="105"/>
          <w:sz w:val="24"/>
        </w:rPr>
        <w:t>ff</w:t>
      </w:r>
      <w:r>
        <w:rPr>
          <w:i/>
          <w:w w:val="105"/>
          <w:sz w:val="24"/>
        </w:rPr>
        <w:t>erent</w:t>
      </w:r>
      <w:r>
        <w:rPr>
          <w:i/>
          <w:spacing w:val="2"/>
          <w:w w:val="105"/>
          <w:sz w:val="24"/>
        </w:rPr>
        <w:t xml:space="preserve"> </w:t>
      </w:r>
      <w:r>
        <w:rPr>
          <w:i/>
          <w:w w:val="105"/>
          <w:sz w:val="24"/>
        </w:rPr>
        <w:t>World</w:t>
      </w:r>
      <w:r>
        <w:rPr>
          <w:i/>
          <w:spacing w:val="3"/>
          <w:w w:val="105"/>
          <w:sz w:val="24"/>
        </w:rPr>
        <w:t xml:space="preserve"> </w:t>
      </w:r>
      <w:r>
        <w:rPr>
          <w:i/>
          <w:w w:val="105"/>
          <w:sz w:val="24"/>
        </w:rPr>
        <w:t>Bank</w:t>
      </w:r>
      <w:r>
        <w:rPr>
          <w:i/>
          <w:spacing w:val="2"/>
          <w:w w:val="105"/>
          <w:sz w:val="24"/>
        </w:rPr>
        <w:t xml:space="preserve"> </w:t>
      </w:r>
      <w:r>
        <w:rPr>
          <w:i/>
          <w:w w:val="105"/>
          <w:sz w:val="24"/>
        </w:rPr>
        <w:t>Lending</w:t>
      </w:r>
      <w:r>
        <w:rPr>
          <w:i/>
          <w:spacing w:val="-60"/>
          <w:w w:val="105"/>
          <w:sz w:val="24"/>
        </w:rPr>
        <w:t xml:space="preserve"> </w:t>
      </w:r>
      <w:r>
        <w:rPr>
          <w:i/>
          <w:w w:val="105"/>
          <w:sz w:val="24"/>
        </w:rPr>
        <w:t>Groups.</w:t>
      </w:r>
      <w:r>
        <w:rPr>
          <w:i/>
          <w:spacing w:val="37"/>
          <w:w w:val="105"/>
          <w:sz w:val="24"/>
        </w:rPr>
        <w:t xml:space="preserve"> </w:t>
      </w:r>
      <w:r>
        <w:rPr>
          <w:i/>
          <w:w w:val="105"/>
          <w:sz w:val="24"/>
        </w:rPr>
        <w:t>The</w:t>
      </w:r>
      <w:r>
        <w:rPr>
          <w:i/>
          <w:spacing w:val="15"/>
          <w:w w:val="105"/>
          <w:sz w:val="24"/>
        </w:rPr>
        <w:t xml:space="preserve"> </w:t>
      </w:r>
      <w:r>
        <w:rPr>
          <w:i/>
          <w:w w:val="105"/>
          <w:sz w:val="24"/>
        </w:rPr>
        <w:t>value</w:t>
      </w:r>
      <w:r>
        <w:rPr>
          <w:i/>
          <w:spacing w:val="14"/>
          <w:w w:val="105"/>
          <w:sz w:val="24"/>
        </w:rPr>
        <w:t xml:space="preserve"> </w:t>
      </w:r>
      <w:r>
        <w:rPr>
          <w:i/>
          <w:w w:val="105"/>
          <w:sz w:val="24"/>
        </w:rPr>
        <w:t>for</w:t>
      </w:r>
      <w:r>
        <w:rPr>
          <w:i/>
          <w:spacing w:val="15"/>
          <w:w w:val="105"/>
          <w:sz w:val="24"/>
        </w:rPr>
        <w:t xml:space="preserve"> </w:t>
      </w:r>
      <w:r>
        <w:rPr>
          <w:i/>
          <w:w w:val="105"/>
          <w:sz w:val="24"/>
        </w:rPr>
        <w:t>subscription-only</w:t>
      </w:r>
      <w:r>
        <w:rPr>
          <w:i/>
          <w:spacing w:val="15"/>
          <w:w w:val="105"/>
          <w:sz w:val="24"/>
        </w:rPr>
        <w:t xml:space="preserve"> </w:t>
      </w:r>
      <w:r>
        <w:rPr>
          <w:i/>
          <w:w w:val="105"/>
          <w:sz w:val="24"/>
        </w:rPr>
        <w:t>articles</w:t>
      </w:r>
      <w:r>
        <w:rPr>
          <w:i/>
          <w:spacing w:val="15"/>
          <w:w w:val="105"/>
          <w:sz w:val="24"/>
        </w:rPr>
        <w:t xml:space="preserve"> </w:t>
      </w:r>
      <w:r>
        <w:rPr>
          <w:i/>
          <w:w w:val="105"/>
          <w:sz w:val="24"/>
        </w:rPr>
        <w:t>in</w:t>
      </w:r>
      <w:r>
        <w:rPr>
          <w:i/>
          <w:spacing w:val="14"/>
          <w:w w:val="105"/>
          <w:sz w:val="24"/>
        </w:rPr>
        <w:t xml:space="preserve"> </w:t>
      </w:r>
      <w:r>
        <w:rPr>
          <w:i/>
          <w:w w:val="105"/>
          <w:sz w:val="24"/>
        </w:rPr>
        <w:t>Parent</w:t>
      </w:r>
      <w:r>
        <w:rPr>
          <w:i/>
          <w:spacing w:val="15"/>
          <w:w w:val="105"/>
          <w:sz w:val="24"/>
        </w:rPr>
        <w:t xml:space="preserve"> </w:t>
      </w:r>
      <w:r>
        <w:rPr>
          <w:i/>
          <w:w w:val="105"/>
          <w:sz w:val="24"/>
        </w:rPr>
        <w:t>journals</w:t>
      </w:r>
      <w:r>
        <w:rPr>
          <w:i/>
          <w:spacing w:val="15"/>
          <w:w w:val="105"/>
          <w:sz w:val="24"/>
        </w:rPr>
        <w:t xml:space="preserve"> </w:t>
      </w:r>
      <w:r>
        <w:rPr>
          <w:i/>
          <w:w w:val="105"/>
          <w:sz w:val="24"/>
        </w:rPr>
        <w:t>(P)</w:t>
      </w:r>
      <w:r>
        <w:rPr>
          <w:i/>
          <w:spacing w:val="15"/>
          <w:w w:val="105"/>
          <w:sz w:val="24"/>
        </w:rPr>
        <w:t xml:space="preserve"> </w:t>
      </w:r>
      <w:r>
        <w:rPr>
          <w:i/>
          <w:w w:val="105"/>
          <w:sz w:val="24"/>
        </w:rPr>
        <w:t>is</w:t>
      </w:r>
      <w:r>
        <w:rPr>
          <w:i/>
          <w:spacing w:val="15"/>
          <w:w w:val="105"/>
          <w:sz w:val="24"/>
        </w:rPr>
        <w:t xml:space="preserve"> </w:t>
      </w:r>
      <w:r>
        <w:rPr>
          <w:i/>
          <w:w w:val="105"/>
          <w:sz w:val="24"/>
        </w:rPr>
        <w:t>the</w:t>
      </w:r>
      <w:r>
        <w:rPr>
          <w:i/>
          <w:spacing w:val="14"/>
          <w:w w:val="105"/>
          <w:sz w:val="24"/>
        </w:rPr>
        <w:t xml:space="preserve"> </w:t>
      </w:r>
      <w:r>
        <w:rPr>
          <w:i/>
          <w:w w:val="105"/>
          <w:sz w:val="24"/>
        </w:rPr>
        <w:t>mean</w:t>
      </w:r>
      <w:r>
        <w:rPr>
          <w:i/>
          <w:spacing w:val="1"/>
          <w:w w:val="105"/>
          <w:sz w:val="24"/>
        </w:rPr>
        <w:t xml:space="preserve"> </w:t>
      </w:r>
      <w:r>
        <w:rPr>
          <w:i/>
          <w:w w:val="105"/>
          <w:sz w:val="24"/>
        </w:rPr>
        <w:t>percentage</w:t>
      </w:r>
      <w:r>
        <w:rPr>
          <w:i/>
          <w:spacing w:val="6"/>
          <w:w w:val="105"/>
          <w:sz w:val="24"/>
        </w:rPr>
        <w:t xml:space="preserve"> </w:t>
      </w:r>
      <w:r>
        <w:rPr>
          <w:i/>
          <w:w w:val="105"/>
          <w:sz w:val="24"/>
        </w:rPr>
        <w:t>of</w:t>
      </w:r>
      <w:r>
        <w:rPr>
          <w:i/>
          <w:spacing w:val="6"/>
          <w:w w:val="105"/>
          <w:sz w:val="24"/>
        </w:rPr>
        <w:t xml:space="preserve"> </w:t>
      </w:r>
      <w:r>
        <w:rPr>
          <w:i/>
          <w:w w:val="105"/>
          <w:sz w:val="24"/>
        </w:rPr>
        <w:t>1000</w:t>
      </w:r>
      <w:r>
        <w:rPr>
          <w:i/>
          <w:spacing w:val="7"/>
          <w:w w:val="105"/>
          <w:sz w:val="24"/>
        </w:rPr>
        <w:t xml:space="preserve"> </w:t>
      </w:r>
      <w:r>
        <w:rPr>
          <w:i/>
          <w:w w:val="105"/>
          <w:sz w:val="24"/>
        </w:rPr>
        <w:t>bootstrap-generated</w:t>
      </w:r>
      <w:r>
        <w:rPr>
          <w:i/>
          <w:spacing w:val="6"/>
          <w:w w:val="105"/>
          <w:sz w:val="24"/>
        </w:rPr>
        <w:t xml:space="preserve"> </w:t>
      </w:r>
      <w:r>
        <w:rPr>
          <w:i/>
          <w:w w:val="105"/>
          <w:sz w:val="24"/>
        </w:rPr>
        <w:t>samples</w:t>
      </w:r>
      <w:r>
        <w:rPr>
          <w:i/>
          <w:spacing w:val="6"/>
          <w:w w:val="105"/>
          <w:sz w:val="24"/>
        </w:rPr>
        <w:t xml:space="preserve"> </w:t>
      </w:r>
      <w:r>
        <w:rPr>
          <w:i/>
          <w:w w:val="105"/>
          <w:sz w:val="24"/>
        </w:rPr>
        <w:t>identical</w:t>
      </w:r>
      <w:r>
        <w:rPr>
          <w:i/>
          <w:spacing w:val="7"/>
          <w:w w:val="105"/>
          <w:sz w:val="24"/>
        </w:rPr>
        <w:t xml:space="preserve"> </w:t>
      </w:r>
      <w:r>
        <w:rPr>
          <w:i/>
          <w:w w:val="105"/>
          <w:sz w:val="24"/>
        </w:rPr>
        <w:t>in</w:t>
      </w:r>
      <w:r>
        <w:rPr>
          <w:i/>
          <w:spacing w:val="6"/>
          <w:w w:val="105"/>
          <w:sz w:val="24"/>
        </w:rPr>
        <w:t xml:space="preserve"> </w:t>
      </w:r>
      <w:r>
        <w:rPr>
          <w:i/>
          <w:w w:val="105"/>
          <w:sz w:val="24"/>
        </w:rPr>
        <w:t>size</w:t>
      </w:r>
      <w:r>
        <w:rPr>
          <w:i/>
          <w:spacing w:val="7"/>
          <w:w w:val="105"/>
          <w:sz w:val="24"/>
        </w:rPr>
        <w:t xml:space="preserve"> </w:t>
      </w:r>
      <w:r>
        <w:rPr>
          <w:i/>
          <w:w w:val="105"/>
          <w:sz w:val="24"/>
        </w:rPr>
        <w:t>and</w:t>
      </w:r>
      <w:r>
        <w:rPr>
          <w:i/>
          <w:spacing w:val="6"/>
          <w:w w:val="105"/>
          <w:sz w:val="24"/>
        </w:rPr>
        <w:t xml:space="preserve"> </w:t>
      </w:r>
      <w:r>
        <w:rPr>
          <w:i/>
          <w:w w:val="105"/>
          <w:sz w:val="24"/>
        </w:rPr>
        <w:t>structure</w:t>
      </w:r>
      <w:r>
        <w:rPr>
          <w:i/>
          <w:spacing w:val="6"/>
          <w:w w:val="105"/>
          <w:sz w:val="24"/>
        </w:rPr>
        <w:t xml:space="preserve"> </w:t>
      </w:r>
      <w:r>
        <w:rPr>
          <w:i/>
          <w:w w:val="105"/>
          <w:sz w:val="24"/>
        </w:rPr>
        <w:t>to</w:t>
      </w:r>
      <w:r>
        <w:rPr>
          <w:i/>
          <w:spacing w:val="7"/>
          <w:w w:val="105"/>
          <w:sz w:val="24"/>
        </w:rPr>
        <w:t xml:space="preserve"> </w:t>
      </w:r>
      <w:r>
        <w:rPr>
          <w:i/>
          <w:w w:val="105"/>
          <w:sz w:val="24"/>
        </w:rPr>
        <w:t>the</w:t>
      </w:r>
      <w:r>
        <w:rPr>
          <w:i/>
          <w:spacing w:val="1"/>
          <w:w w:val="105"/>
          <w:sz w:val="24"/>
        </w:rPr>
        <w:t xml:space="preserve"> </w:t>
      </w:r>
      <w:r>
        <w:rPr>
          <w:i/>
          <w:w w:val="105"/>
          <w:sz w:val="24"/>
        </w:rPr>
        <w:t>collection</w:t>
      </w:r>
      <w:r>
        <w:rPr>
          <w:i/>
          <w:spacing w:val="11"/>
          <w:w w:val="105"/>
          <w:sz w:val="24"/>
        </w:rPr>
        <w:t xml:space="preserve"> </w:t>
      </w:r>
      <w:r>
        <w:rPr>
          <w:i/>
          <w:w w:val="105"/>
          <w:sz w:val="24"/>
        </w:rPr>
        <w:t>of</w:t>
      </w:r>
      <w:r>
        <w:rPr>
          <w:i/>
          <w:spacing w:val="12"/>
          <w:w w:val="105"/>
          <w:sz w:val="24"/>
        </w:rPr>
        <w:t xml:space="preserve"> </w:t>
      </w:r>
      <w:r>
        <w:rPr>
          <w:i/>
          <w:w w:val="105"/>
          <w:sz w:val="24"/>
        </w:rPr>
        <w:t>articles</w:t>
      </w:r>
      <w:r>
        <w:rPr>
          <w:i/>
          <w:spacing w:val="12"/>
          <w:w w:val="105"/>
          <w:sz w:val="24"/>
        </w:rPr>
        <w:t xml:space="preserve"> </w:t>
      </w:r>
      <w:r>
        <w:rPr>
          <w:i/>
          <w:w w:val="105"/>
          <w:sz w:val="24"/>
        </w:rPr>
        <w:t>published</w:t>
      </w:r>
      <w:r>
        <w:rPr>
          <w:i/>
          <w:spacing w:val="11"/>
          <w:w w:val="105"/>
          <w:sz w:val="24"/>
        </w:rPr>
        <w:t xml:space="preserve"> </w:t>
      </w:r>
      <w:r>
        <w:rPr>
          <w:i/>
          <w:w w:val="105"/>
          <w:sz w:val="24"/>
        </w:rPr>
        <w:t>in</w:t>
      </w:r>
      <w:r>
        <w:rPr>
          <w:i/>
          <w:spacing w:val="12"/>
          <w:w w:val="105"/>
          <w:sz w:val="24"/>
        </w:rPr>
        <w:t xml:space="preserve"> </w:t>
      </w:r>
      <w:r>
        <w:rPr>
          <w:i/>
          <w:w w:val="105"/>
          <w:sz w:val="24"/>
        </w:rPr>
        <w:t>Mirror</w:t>
      </w:r>
      <w:r>
        <w:rPr>
          <w:i/>
          <w:spacing w:val="12"/>
          <w:w w:val="105"/>
          <w:sz w:val="24"/>
        </w:rPr>
        <w:t xml:space="preserve"> </w:t>
      </w:r>
      <w:r>
        <w:rPr>
          <w:i/>
          <w:w w:val="105"/>
          <w:sz w:val="24"/>
        </w:rPr>
        <w:t>journals</w:t>
      </w:r>
      <w:r>
        <w:rPr>
          <w:i/>
          <w:spacing w:val="12"/>
          <w:w w:val="105"/>
          <w:sz w:val="24"/>
        </w:rPr>
        <w:t xml:space="preserve"> </w:t>
      </w:r>
      <w:r>
        <w:rPr>
          <w:i/>
          <w:w w:val="105"/>
          <w:sz w:val="24"/>
        </w:rPr>
        <w:t>(M)</w:t>
      </w:r>
      <w:r>
        <w:rPr>
          <w:i/>
          <w:spacing w:val="11"/>
          <w:w w:val="105"/>
          <w:sz w:val="24"/>
        </w:rPr>
        <w:t xml:space="preserve"> </w:t>
      </w:r>
      <w:r>
        <w:rPr>
          <w:i/>
          <w:w w:val="105"/>
          <w:sz w:val="24"/>
        </w:rPr>
        <w:t>collection.</w:t>
      </w:r>
      <w:r>
        <w:rPr>
          <w:i/>
          <w:spacing w:val="34"/>
          <w:w w:val="105"/>
          <w:sz w:val="24"/>
        </w:rPr>
        <w:t xml:space="preserve"> </w:t>
      </w:r>
      <w:r>
        <w:rPr>
          <w:i/>
          <w:w w:val="105"/>
          <w:sz w:val="24"/>
        </w:rPr>
        <w:t>Single:</w:t>
      </w:r>
      <w:r>
        <w:rPr>
          <w:i/>
          <w:spacing w:val="33"/>
          <w:w w:val="105"/>
          <w:sz w:val="24"/>
        </w:rPr>
        <w:t xml:space="preserve"> </w:t>
      </w:r>
      <w:r>
        <w:rPr>
          <w:i/>
          <w:w w:val="105"/>
          <w:sz w:val="24"/>
        </w:rPr>
        <w:t>authors</w:t>
      </w:r>
      <w:r>
        <w:rPr>
          <w:i/>
          <w:spacing w:val="12"/>
          <w:w w:val="105"/>
          <w:sz w:val="24"/>
        </w:rPr>
        <w:t xml:space="preserve"> </w:t>
      </w:r>
      <w:r>
        <w:rPr>
          <w:i/>
          <w:w w:val="105"/>
          <w:sz w:val="24"/>
        </w:rPr>
        <w:t>of</w:t>
      </w:r>
      <w:r>
        <w:rPr>
          <w:i/>
          <w:spacing w:val="1"/>
          <w:w w:val="105"/>
          <w:sz w:val="24"/>
        </w:rPr>
        <w:t xml:space="preserve"> </w:t>
      </w:r>
      <w:r>
        <w:rPr>
          <w:i/>
          <w:w w:val="105"/>
          <w:sz w:val="24"/>
        </w:rPr>
        <w:t>single-authored papers;</w:t>
      </w:r>
      <w:r>
        <w:rPr>
          <w:i/>
          <w:spacing w:val="1"/>
          <w:w w:val="105"/>
          <w:sz w:val="24"/>
        </w:rPr>
        <w:t xml:space="preserve"> </w:t>
      </w:r>
      <w:r>
        <w:rPr>
          <w:i/>
          <w:w w:val="105"/>
          <w:sz w:val="24"/>
        </w:rPr>
        <w:t>First:</w:t>
      </w:r>
      <w:r>
        <w:rPr>
          <w:i/>
          <w:spacing w:val="19"/>
          <w:w w:val="105"/>
          <w:sz w:val="24"/>
        </w:rPr>
        <w:t xml:space="preserve"> </w:t>
      </w:r>
      <w:r>
        <w:rPr>
          <w:i/>
          <w:w w:val="105"/>
          <w:sz w:val="24"/>
        </w:rPr>
        <w:t>first authors</w:t>
      </w:r>
      <w:r>
        <w:rPr>
          <w:i/>
          <w:spacing w:val="1"/>
          <w:w w:val="105"/>
          <w:sz w:val="24"/>
        </w:rPr>
        <w:t xml:space="preserve"> </w:t>
      </w:r>
      <w:r>
        <w:rPr>
          <w:i/>
          <w:w w:val="105"/>
          <w:sz w:val="24"/>
        </w:rPr>
        <w:t>of co-authored</w:t>
      </w:r>
      <w:r>
        <w:rPr>
          <w:i/>
          <w:spacing w:val="1"/>
          <w:w w:val="105"/>
          <w:sz w:val="24"/>
        </w:rPr>
        <w:t xml:space="preserve"> </w:t>
      </w:r>
      <w:r>
        <w:rPr>
          <w:i/>
          <w:w w:val="105"/>
          <w:sz w:val="24"/>
        </w:rPr>
        <w:t>papers; Significant</w:t>
      </w:r>
      <w:r>
        <w:rPr>
          <w:i/>
          <w:spacing w:val="1"/>
          <w:w w:val="105"/>
          <w:sz w:val="24"/>
        </w:rPr>
        <w:t xml:space="preserve"> </w:t>
      </w:r>
      <w:r>
        <w:rPr>
          <w:i/>
          <w:w w:val="105"/>
          <w:sz w:val="24"/>
        </w:rPr>
        <w:t>di</w:t>
      </w:r>
      <w:r>
        <w:rPr>
          <w:rFonts w:ascii="Arial"/>
          <w:i/>
          <w:w w:val="105"/>
          <w:sz w:val="24"/>
        </w:rPr>
        <w:t>ff</w:t>
      </w:r>
      <w:r>
        <w:rPr>
          <w:i/>
          <w:w w:val="105"/>
          <w:sz w:val="24"/>
        </w:rPr>
        <w:t>erences</w:t>
      </w:r>
      <w:r>
        <w:rPr>
          <w:i/>
          <w:spacing w:val="-60"/>
          <w:w w:val="105"/>
          <w:sz w:val="24"/>
        </w:rPr>
        <w:t xml:space="preserve"> </w:t>
      </w:r>
      <w:r>
        <w:rPr>
          <w:i/>
          <w:w w:val="105"/>
          <w:sz w:val="24"/>
        </w:rPr>
        <w:t>between</w:t>
      </w:r>
      <w:r>
        <w:rPr>
          <w:i/>
          <w:spacing w:val="3"/>
          <w:w w:val="105"/>
          <w:sz w:val="24"/>
        </w:rPr>
        <w:t xml:space="preserve"> </w:t>
      </w:r>
      <w:r>
        <w:rPr>
          <w:i/>
          <w:w w:val="105"/>
          <w:sz w:val="24"/>
        </w:rPr>
        <w:t>the</w:t>
      </w:r>
      <w:r>
        <w:rPr>
          <w:i/>
          <w:spacing w:val="3"/>
          <w:w w:val="105"/>
          <w:sz w:val="24"/>
        </w:rPr>
        <w:t xml:space="preserve"> </w:t>
      </w:r>
      <w:r>
        <w:rPr>
          <w:i/>
          <w:w w:val="105"/>
          <w:sz w:val="24"/>
        </w:rPr>
        <w:t>value</w:t>
      </w:r>
      <w:r>
        <w:rPr>
          <w:i/>
          <w:spacing w:val="4"/>
          <w:w w:val="105"/>
          <w:sz w:val="24"/>
        </w:rPr>
        <w:t xml:space="preserve"> </w:t>
      </w:r>
      <w:r>
        <w:rPr>
          <w:i/>
          <w:w w:val="105"/>
          <w:sz w:val="24"/>
        </w:rPr>
        <w:t>for</w:t>
      </w:r>
      <w:r>
        <w:rPr>
          <w:i/>
          <w:spacing w:val="3"/>
          <w:w w:val="105"/>
          <w:sz w:val="24"/>
        </w:rPr>
        <w:t xml:space="preserve"> </w:t>
      </w:r>
      <w:r>
        <w:rPr>
          <w:i/>
          <w:w w:val="105"/>
          <w:sz w:val="24"/>
        </w:rPr>
        <w:t>articles</w:t>
      </w:r>
      <w:r>
        <w:rPr>
          <w:i/>
          <w:spacing w:val="4"/>
          <w:w w:val="105"/>
          <w:sz w:val="24"/>
        </w:rPr>
        <w:t xml:space="preserve"> </w:t>
      </w:r>
      <w:r>
        <w:rPr>
          <w:i/>
          <w:w w:val="105"/>
          <w:sz w:val="24"/>
        </w:rPr>
        <w:t>in</w:t>
      </w:r>
      <w:r>
        <w:rPr>
          <w:i/>
          <w:spacing w:val="3"/>
          <w:w w:val="105"/>
          <w:sz w:val="24"/>
        </w:rPr>
        <w:t xml:space="preserve"> </w:t>
      </w:r>
      <w:r>
        <w:rPr>
          <w:i/>
          <w:w w:val="105"/>
          <w:sz w:val="24"/>
        </w:rPr>
        <w:t>Mirror</w:t>
      </w:r>
      <w:r>
        <w:rPr>
          <w:i/>
          <w:spacing w:val="3"/>
          <w:w w:val="105"/>
          <w:sz w:val="24"/>
        </w:rPr>
        <w:t xml:space="preserve"> </w:t>
      </w:r>
      <w:r>
        <w:rPr>
          <w:i/>
          <w:w w:val="105"/>
          <w:sz w:val="24"/>
        </w:rPr>
        <w:t>journals</w:t>
      </w:r>
      <w:r>
        <w:rPr>
          <w:i/>
          <w:spacing w:val="4"/>
          <w:w w:val="105"/>
          <w:sz w:val="24"/>
        </w:rPr>
        <w:t xml:space="preserve"> </w:t>
      </w:r>
      <w:r>
        <w:rPr>
          <w:i/>
          <w:w w:val="105"/>
          <w:sz w:val="24"/>
        </w:rPr>
        <w:t>and</w:t>
      </w:r>
      <w:r>
        <w:rPr>
          <w:i/>
          <w:spacing w:val="3"/>
          <w:w w:val="105"/>
          <w:sz w:val="24"/>
        </w:rPr>
        <w:t xml:space="preserve"> </w:t>
      </w:r>
      <w:r>
        <w:rPr>
          <w:i/>
          <w:w w:val="105"/>
          <w:sz w:val="24"/>
        </w:rPr>
        <w:t>bootstrapped</w:t>
      </w:r>
      <w:r>
        <w:rPr>
          <w:i/>
          <w:spacing w:val="4"/>
          <w:w w:val="105"/>
          <w:sz w:val="24"/>
        </w:rPr>
        <w:t xml:space="preserve"> </w:t>
      </w:r>
      <w:r>
        <w:rPr>
          <w:i/>
          <w:w w:val="105"/>
          <w:sz w:val="24"/>
        </w:rPr>
        <w:t>samples</w:t>
      </w:r>
      <w:r>
        <w:rPr>
          <w:i/>
          <w:spacing w:val="3"/>
          <w:w w:val="105"/>
          <w:sz w:val="24"/>
        </w:rPr>
        <w:t xml:space="preserve"> </w:t>
      </w:r>
      <w:r>
        <w:rPr>
          <w:i/>
          <w:w w:val="105"/>
          <w:sz w:val="24"/>
        </w:rPr>
        <w:t>from</w:t>
      </w:r>
      <w:r>
        <w:rPr>
          <w:i/>
          <w:spacing w:val="4"/>
          <w:w w:val="105"/>
          <w:sz w:val="24"/>
        </w:rPr>
        <w:t xml:space="preserve"> </w:t>
      </w:r>
      <w:r>
        <w:rPr>
          <w:i/>
          <w:w w:val="105"/>
          <w:sz w:val="24"/>
        </w:rPr>
        <w:t>Parent</w:t>
      </w:r>
      <w:r>
        <w:rPr>
          <w:i/>
          <w:spacing w:val="1"/>
          <w:w w:val="105"/>
          <w:sz w:val="24"/>
        </w:rPr>
        <w:t xml:space="preserve"> </w:t>
      </w:r>
      <w:r>
        <w:rPr>
          <w:i/>
          <w:w w:val="105"/>
          <w:sz w:val="24"/>
        </w:rPr>
        <w:t>journals</w:t>
      </w:r>
      <w:r>
        <w:rPr>
          <w:i/>
          <w:spacing w:val="18"/>
          <w:w w:val="105"/>
          <w:sz w:val="24"/>
        </w:rPr>
        <w:t xml:space="preserve"> </w:t>
      </w:r>
      <w:r>
        <w:rPr>
          <w:i/>
          <w:w w:val="105"/>
          <w:sz w:val="24"/>
        </w:rPr>
        <w:t>are</w:t>
      </w:r>
      <w:r>
        <w:rPr>
          <w:i/>
          <w:spacing w:val="19"/>
          <w:w w:val="105"/>
          <w:sz w:val="24"/>
        </w:rPr>
        <w:t xml:space="preserve"> </w:t>
      </w:r>
      <w:r>
        <w:rPr>
          <w:i/>
          <w:w w:val="105"/>
          <w:sz w:val="24"/>
        </w:rPr>
        <w:t>indicated</w:t>
      </w:r>
      <w:r>
        <w:rPr>
          <w:i/>
          <w:spacing w:val="19"/>
          <w:w w:val="105"/>
          <w:sz w:val="24"/>
        </w:rPr>
        <w:t xml:space="preserve"> </w:t>
      </w:r>
      <w:r>
        <w:rPr>
          <w:i/>
          <w:w w:val="105"/>
          <w:sz w:val="24"/>
        </w:rPr>
        <w:t>with</w:t>
      </w:r>
      <w:r>
        <w:rPr>
          <w:i/>
          <w:spacing w:val="19"/>
          <w:w w:val="105"/>
          <w:sz w:val="24"/>
        </w:rPr>
        <w:t xml:space="preserve"> </w:t>
      </w:r>
      <w:r>
        <w:rPr>
          <w:i/>
          <w:w w:val="105"/>
          <w:sz w:val="24"/>
        </w:rPr>
        <w:t>an</w:t>
      </w:r>
      <w:r>
        <w:rPr>
          <w:i/>
          <w:spacing w:val="19"/>
          <w:w w:val="105"/>
          <w:sz w:val="24"/>
        </w:rPr>
        <w:t xml:space="preserve"> </w:t>
      </w:r>
      <w:r>
        <w:rPr>
          <w:i/>
          <w:w w:val="105"/>
          <w:sz w:val="24"/>
        </w:rPr>
        <w:t>asterisk.</w:t>
      </w:r>
    </w:p>
    <w:p w14:paraId="202DAC2F" w14:textId="77777777" w:rsidR="00BB4C49" w:rsidRDefault="00144D41">
      <w:pPr>
        <w:pStyle w:val="BodyText"/>
        <w:tabs>
          <w:tab w:val="left" w:pos="1420"/>
          <w:tab w:val="left" w:pos="2834"/>
          <w:tab w:val="left" w:pos="4626"/>
          <w:tab w:val="left" w:pos="5544"/>
          <w:tab w:val="left" w:pos="6479"/>
        </w:tabs>
        <w:spacing w:before="240"/>
        <w:ind w:left="261"/>
        <w:jc w:val="center"/>
        <w:rPr>
          <w:rFonts w:ascii="Tahoma" w:hAnsi="Tahoma"/>
        </w:rPr>
      </w:pPr>
      <w:r>
        <w:rPr>
          <w:noProof/>
        </w:rPr>
        <mc:AlternateContent>
          <mc:Choice Requires="wps">
            <w:drawing>
              <wp:anchor distT="0" distB="0" distL="0" distR="0" simplePos="0" relativeHeight="487593984" behindDoc="1" locked="0" layoutInCell="1" allowOverlap="1" wp14:anchorId="18F2836F" wp14:editId="2AA8ECCD">
                <wp:simplePos x="0" y="0"/>
                <wp:positionH relativeFrom="page">
                  <wp:posOffset>1769745</wp:posOffset>
                </wp:positionH>
                <wp:positionV relativeFrom="paragraph">
                  <wp:posOffset>426085</wp:posOffset>
                </wp:positionV>
                <wp:extent cx="4232910" cy="1270"/>
                <wp:effectExtent l="0" t="0" r="0" b="0"/>
                <wp:wrapTopAndBottom/>
                <wp:docPr id="1995" name="Freeform 19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232910" cy="1270"/>
                        </a:xfrm>
                        <a:custGeom>
                          <a:avLst/>
                          <a:gdLst>
                            <a:gd name="T0" fmla="+- 0 2787 2787"/>
                            <a:gd name="T1" fmla="*/ T0 w 6666"/>
                            <a:gd name="T2" fmla="+- 0 9453 2787"/>
                            <a:gd name="T3" fmla="*/ T2 w 6666"/>
                          </a:gdLst>
                          <a:ahLst/>
                          <a:cxnLst>
                            <a:cxn ang="0">
                              <a:pos x="T1" y="0"/>
                            </a:cxn>
                            <a:cxn ang="0">
                              <a:pos x="T3" y="0"/>
                            </a:cxn>
                          </a:cxnLst>
                          <a:rect l="0" t="0" r="r" b="b"/>
                          <a:pathLst>
                            <a:path w="6666">
                              <a:moveTo>
                                <a:pt x="0" y="0"/>
                              </a:moveTo>
                              <a:lnTo>
                                <a:pt x="6666" y="0"/>
                              </a:lnTo>
                            </a:path>
                          </a:pathLst>
                        </a:custGeom>
                        <a:noFill/>
                        <a:ln w="743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815281B" id="Freeform 1989" o:spid="_x0000_s1026" style="position:absolute;margin-left:139.35pt;margin-top:33.55pt;width:333.3pt;height:.1pt;z-index:-157224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6666,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" path="m,l6666,e" filled="f" strokeweight=".20639mm">
                <v:path arrowok="t" o:connecttype="custom" o:connectlocs="0,0;4232910,0" o:connectangles="0,0"/>
                <w10:wrap type="topAndBottom" anchorx="page"/>
              </v:shape>
            </w:pict>
          </mc:Fallback>
        </mc:AlternateContent>
      </w:r>
      <w:r>
        <w:rPr>
          <w:noProof/>
        </w:rPr>
        <mc:AlternateContent>
          <mc:Choice Requires="wps">
            <w:drawing>
              <wp:anchor distT="0" distB="0" distL="114300" distR="114300" simplePos="0" relativeHeight="15736320" behindDoc="0" locked="0" layoutInCell="1" allowOverlap="1" wp14:anchorId="2D914625" wp14:editId="393CD2D5">
                <wp:simplePos x="0" y="0"/>
                <wp:positionH relativeFrom="page">
                  <wp:posOffset>1769745</wp:posOffset>
                </wp:positionH>
                <wp:positionV relativeFrom="paragraph">
                  <wp:posOffset>149860</wp:posOffset>
                </wp:positionV>
                <wp:extent cx="4232910" cy="0"/>
                <wp:effectExtent l="0" t="0" r="0" b="0"/>
                <wp:wrapNone/>
                <wp:docPr id="1994" name="Line 19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32910" cy="0"/>
                        </a:xfrm>
                        <a:prstGeom prst="line">
                          <a:avLst/>
                        </a:prstGeom>
                        <a:noFill/>
                        <a:ln w="1188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46FDCDCF" id="Line 1988" o:spid="_x0000_s1026" style="position:absolute;z-index:157363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39.35pt,11.8pt" to="472.65pt,1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" strokeweight=".33019mm">
                <w10:wrap anchorx="page"/>
              </v:line>
            </w:pict>
          </mc:Fallback>
        </mc:AlternateContent>
      </w:r>
      <w:r w:rsidR="00DC0BFC">
        <w:rPr>
          <w:spacing w:val="-7"/>
          <w:w w:val="94"/>
        </w:rPr>
        <w:t>A</w:t>
      </w:r>
      <w:r w:rsidR="00DC0BFC">
        <w:rPr>
          <w:w w:val="99"/>
        </w:rPr>
        <w:t>u</w:t>
      </w:r>
      <w:r w:rsidR="00DC0BFC">
        <w:rPr>
          <w:spacing w:val="-1"/>
          <w:w w:val="99"/>
        </w:rPr>
        <w:t>t</w:t>
      </w:r>
      <w:r w:rsidR="00DC0BFC">
        <w:rPr>
          <w:w w:val="91"/>
        </w:rPr>
        <w:t>h</w:t>
      </w:r>
      <w:r w:rsidR="00DC0BFC">
        <w:rPr>
          <w:spacing w:val="-1"/>
          <w:w w:val="91"/>
        </w:rPr>
        <w:t>o</w:t>
      </w:r>
      <w:r w:rsidR="00DC0BFC">
        <w:rPr>
          <w:w w:val="96"/>
        </w:rPr>
        <w:t>r</w:t>
      </w:r>
      <w:r w:rsidR="00DC0BFC">
        <w:tab/>
      </w:r>
      <w:r w:rsidR="00DC0BFC">
        <w:rPr>
          <w:w w:val="99"/>
        </w:rPr>
        <w:t>C</w:t>
      </w:r>
      <w:r w:rsidR="00DC0BFC">
        <w:rPr>
          <w:spacing w:val="-1"/>
          <w:w w:val="89"/>
        </w:rPr>
        <w:t>o</w:t>
      </w:r>
      <w:r w:rsidR="00DC0BFC">
        <w:rPr>
          <w:w w:val="91"/>
        </w:rPr>
        <w:t>u</w:t>
      </w:r>
      <w:r w:rsidR="00DC0BFC">
        <w:rPr>
          <w:spacing w:val="-7"/>
          <w:w w:val="91"/>
        </w:rPr>
        <w:t>n</w:t>
      </w:r>
      <w:r w:rsidR="00DC0BFC">
        <w:rPr>
          <w:spacing w:val="-1"/>
          <w:w w:val="116"/>
        </w:rPr>
        <w:t>t</w:t>
      </w:r>
      <w:r w:rsidR="00DC0BFC">
        <w:rPr>
          <w:spacing w:val="-1"/>
          <w:w w:val="96"/>
        </w:rPr>
        <w:t>r</w:t>
      </w:r>
      <w:r w:rsidR="00DC0BFC">
        <w:rPr>
          <w:w w:val="91"/>
        </w:rPr>
        <w:t>ie</w:t>
      </w:r>
      <w:r w:rsidR="00DC0BFC">
        <w:rPr>
          <w:w w:val="90"/>
        </w:rPr>
        <w:t>s</w:t>
      </w:r>
      <w:r w:rsidR="00DC0BFC">
        <w:tab/>
      </w:r>
      <w:r w:rsidR="00DC0BFC">
        <w:rPr>
          <w:spacing w:val="-1"/>
          <w:w w:val="99"/>
        </w:rPr>
        <w:t>L</w:t>
      </w:r>
      <w:r w:rsidR="00DC0BFC">
        <w:rPr>
          <w:w w:val="90"/>
        </w:rPr>
        <w:t>ending</w:t>
      </w:r>
      <w:r w:rsidR="00DC0BFC">
        <w:rPr>
          <w:spacing w:val="17"/>
        </w:rPr>
        <w:t xml:space="preserve"> </w:t>
      </w:r>
      <w:r w:rsidR="00DC0BFC">
        <w:t>G</w:t>
      </w:r>
      <w:r w:rsidR="00DC0BFC">
        <w:rPr>
          <w:spacing w:val="-1"/>
          <w:w w:val="96"/>
        </w:rPr>
        <w:t>r</w:t>
      </w:r>
      <w:r w:rsidR="00DC0BFC">
        <w:rPr>
          <w:spacing w:val="-1"/>
          <w:w w:val="89"/>
        </w:rPr>
        <w:t>o</w:t>
      </w:r>
      <w:r w:rsidR="00DC0BFC">
        <w:rPr>
          <w:w w:val="90"/>
        </w:rPr>
        <w:t>up</w:t>
      </w:r>
      <w:r w:rsidR="00DC0BFC">
        <w:tab/>
      </w:r>
      <w:r w:rsidR="00DC0BFC">
        <w:rPr>
          <w:spacing w:val="-7"/>
          <w:w w:val="109"/>
        </w:rPr>
        <w:t>P</w:t>
      </w:r>
      <w:r w:rsidR="00DC0BFC">
        <w:rPr>
          <w:spacing w:val="-1"/>
          <w:w w:val="97"/>
        </w:rPr>
        <w:t>a</w:t>
      </w:r>
      <w:r w:rsidR="00DC0BFC">
        <w:rPr>
          <w:spacing w:val="-1"/>
          <w:w w:val="96"/>
        </w:rPr>
        <w:t>r</w:t>
      </w:r>
      <w:r w:rsidR="00DC0BFC">
        <w:rPr>
          <w:w w:val="90"/>
        </w:rPr>
        <w:t>e</w:t>
      </w:r>
      <w:r w:rsidR="00DC0BFC">
        <w:rPr>
          <w:spacing w:val="-7"/>
          <w:w w:val="93"/>
        </w:rPr>
        <w:t>n</w:t>
      </w:r>
      <w:r w:rsidR="00DC0BFC">
        <w:rPr>
          <w:w w:val="116"/>
        </w:rPr>
        <w:t>t</w:t>
      </w:r>
      <w:r w:rsidR="00DC0BFC">
        <w:tab/>
      </w:r>
      <w:r w:rsidR="00DC0BFC">
        <w:rPr>
          <w:w w:val="94"/>
        </w:rPr>
        <w:t>Mi</w:t>
      </w:r>
      <w:r w:rsidR="00DC0BFC">
        <w:rPr>
          <w:spacing w:val="-1"/>
          <w:w w:val="94"/>
        </w:rPr>
        <w:t>r</w:t>
      </w:r>
      <w:r w:rsidR="00DC0BFC">
        <w:rPr>
          <w:spacing w:val="-1"/>
          <w:w w:val="96"/>
        </w:rPr>
        <w:t>r</w:t>
      </w:r>
      <w:r w:rsidR="00DC0BFC">
        <w:rPr>
          <w:spacing w:val="-1"/>
          <w:w w:val="89"/>
        </w:rPr>
        <w:t>o</w:t>
      </w:r>
      <w:r w:rsidR="00DC0BFC">
        <w:rPr>
          <w:w w:val="96"/>
        </w:rPr>
        <w:t>r</w:t>
      </w:r>
      <w:r w:rsidR="00DC0BFC">
        <w:tab/>
      </w:r>
      <w:r w:rsidR="00DC0BFC">
        <w:rPr>
          <w:rFonts w:ascii="Bookman Old Style" w:hAnsi="Bookman Old Style"/>
          <w:i/>
          <w:spacing w:val="-99"/>
          <w:w w:val="104"/>
        </w:rPr>
        <w:t>P</w:t>
      </w:r>
      <w:r w:rsidR="00DC0BFC">
        <w:rPr>
          <w:rFonts w:ascii="Tahoma" w:hAnsi="Tahoma"/>
          <w:w w:val="89"/>
          <w:position w:val="6"/>
        </w:rPr>
        <w:t>ˆ</w:t>
      </w:r>
    </w:p>
    <w:p w14:paraId="13334DA9" w14:textId="77777777" w:rsidR="00BB4C49" w:rsidRDefault="00DC0BFC">
      <w:pPr>
        <w:pStyle w:val="BodyText"/>
        <w:tabs>
          <w:tab w:val="left" w:pos="908"/>
          <w:tab w:val="left" w:pos="3047"/>
          <w:tab w:val="left" w:pos="4470"/>
          <w:tab w:val="left" w:pos="5293"/>
          <w:tab w:val="left" w:pos="6134"/>
        </w:tabs>
        <w:spacing w:line="282" w:lineRule="exact"/>
        <w:ind w:right="1664"/>
        <w:jc w:val="right"/>
      </w:pPr>
      <w:r>
        <w:t>Single</w:t>
      </w:r>
      <w:r>
        <w:tab/>
      </w:r>
      <w:r>
        <w:rPr>
          <w:spacing w:val="-1"/>
        </w:rPr>
        <w:t>All</w:t>
      </w:r>
      <w:r>
        <w:rPr>
          <w:spacing w:val="-10"/>
        </w:rPr>
        <w:t xml:space="preserve"> </w:t>
      </w:r>
      <w:r>
        <w:t>Countries</w:t>
      </w:r>
      <w:r>
        <w:tab/>
        <w:t>High</w:t>
      </w:r>
      <w:r>
        <w:tab/>
        <w:t>NA</w:t>
      </w:r>
      <w:r>
        <w:tab/>
        <w:t>85.15</w:t>
      </w:r>
      <w:r>
        <w:tab/>
        <w:t>0*</w:t>
      </w:r>
    </w:p>
    <w:p w14:paraId="323703EB" w14:textId="77777777" w:rsidR="00BB4C49" w:rsidRDefault="00DC0BFC">
      <w:pPr>
        <w:pStyle w:val="BodyText"/>
        <w:tabs>
          <w:tab w:val="left" w:pos="6495"/>
          <w:tab w:val="left" w:pos="7377"/>
          <w:tab w:val="left" w:pos="8159"/>
        </w:tabs>
        <w:spacing w:before="13" w:line="206" w:lineRule="auto"/>
        <w:ind w:left="4614" w:right="1664" w:firstLine="11"/>
        <w:jc w:val="right"/>
      </w:pPr>
      <w:r>
        <w:rPr>
          <w:w w:val="95"/>
        </w:rPr>
        <w:t>Lower</w:t>
      </w:r>
      <w:r>
        <w:rPr>
          <w:spacing w:val="-4"/>
          <w:w w:val="95"/>
        </w:rPr>
        <w:t xml:space="preserve"> </w:t>
      </w:r>
      <w:r>
        <w:rPr>
          <w:w w:val="95"/>
        </w:rPr>
        <w:t>middle</w:t>
      </w:r>
      <w:r>
        <w:rPr>
          <w:w w:val="95"/>
        </w:rPr>
        <w:tab/>
      </w:r>
      <w:r>
        <w:t>NA</w:t>
      </w:r>
      <w:r>
        <w:tab/>
        <w:t>5.24</w:t>
      </w:r>
      <w:r>
        <w:tab/>
        <w:t>0*</w:t>
      </w:r>
      <w:r>
        <w:rPr>
          <w:spacing w:val="-57"/>
        </w:rPr>
        <w:t xml:space="preserve"> </w:t>
      </w:r>
      <w:r>
        <w:rPr>
          <w:w w:val="95"/>
        </w:rPr>
        <w:t>Upper</w:t>
      </w:r>
      <w:r>
        <w:rPr>
          <w:spacing w:val="5"/>
          <w:w w:val="95"/>
        </w:rPr>
        <w:t xml:space="preserve"> </w:t>
      </w:r>
      <w:r>
        <w:rPr>
          <w:w w:val="95"/>
        </w:rPr>
        <w:t>middle</w:t>
      </w:r>
      <w:r>
        <w:rPr>
          <w:w w:val="95"/>
        </w:rPr>
        <w:tab/>
      </w:r>
      <w:r>
        <w:t>NA</w:t>
      </w:r>
      <w:r>
        <w:tab/>
        <w:t>9.61</w:t>
      </w:r>
      <w:r>
        <w:tab/>
        <w:t>0*</w:t>
      </w:r>
    </w:p>
    <w:p w14:paraId="039E18B4" w14:textId="77777777" w:rsidR="00BB4C49" w:rsidRDefault="00DC0BFC">
      <w:pPr>
        <w:pStyle w:val="BodyText"/>
        <w:tabs>
          <w:tab w:val="left" w:pos="849"/>
          <w:tab w:val="left" w:pos="2987"/>
          <w:tab w:val="left" w:pos="4411"/>
          <w:tab w:val="left" w:pos="5233"/>
          <w:tab w:val="left" w:pos="6074"/>
        </w:tabs>
        <w:spacing w:line="267" w:lineRule="exact"/>
        <w:ind w:right="1664"/>
        <w:jc w:val="right"/>
      </w:pPr>
      <w:r>
        <w:t>First</w:t>
      </w:r>
      <w:r>
        <w:tab/>
      </w:r>
      <w:r>
        <w:rPr>
          <w:spacing w:val="-1"/>
        </w:rPr>
        <w:t>All</w:t>
      </w:r>
      <w:r>
        <w:rPr>
          <w:spacing w:val="-10"/>
        </w:rPr>
        <w:t xml:space="preserve"> </w:t>
      </w:r>
      <w:r>
        <w:t>Countries</w:t>
      </w:r>
      <w:r>
        <w:tab/>
        <w:t>High</w:t>
      </w:r>
      <w:r>
        <w:tab/>
        <w:t>NA</w:t>
      </w:r>
      <w:r>
        <w:tab/>
        <w:t>77.50</w:t>
      </w:r>
      <w:r>
        <w:tab/>
        <w:t>0*</w:t>
      </w:r>
    </w:p>
    <w:p w14:paraId="63266C0F" w14:textId="77777777" w:rsidR="00BB4C49" w:rsidRDefault="00DC0BFC">
      <w:pPr>
        <w:pStyle w:val="BodyText"/>
        <w:tabs>
          <w:tab w:val="left" w:pos="1392"/>
          <w:tab w:val="left" w:pos="2273"/>
          <w:tab w:val="left" w:pos="3055"/>
        </w:tabs>
        <w:spacing w:line="279" w:lineRule="exact"/>
        <w:ind w:right="1664"/>
        <w:jc w:val="right"/>
      </w:pPr>
      <w:r>
        <w:t>Low</w:t>
      </w:r>
      <w:r>
        <w:tab/>
        <w:t>NA</w:t>
      </w:r>
      <w:r>
        <w:tab/>
        <w:t>0.49</w:t>
      </w:r>
      <w:r>
        <w:tab/>
        <w:t>0*</w:t>
      </w:r>
    </w:p>
    <w:p w14:paraId="540C5DE7" w14:textId="77777777" w:rsidR="00BB4C49" w:rsidRDefault="00144D41">
      <w:pPr>
        <w:pStyle w:val="BodyText"/>
        <w:tabs>
          <w:tab w:val="left" w:pos="6495"/>
          <w:tab w:val="left" w:pos="7318"/>
          <w:tab w:val="left" w:pos="7377"/>
          <w:tab w:val="left" w:pos="8159"/>
        </w:tabs>
        <w:spacing w:before="12" w:line="206" w:lineRule="auto"/>
        <w:ind w:left="4614" w:right="1664" w:firstLine="11"/>
        <w:jc w:val="right"/>
      </w:pPr>
      <w:r>
        <w:rPr>
          <w:noProof/>
        </w:rPr>
        <mc:AlternateContent>
          <mc:Choice Requires="wps">
            <w:drawing>
              <wp:anchor distT="0" distB="0" distL="0" distR="0" simplePos="0" relativeHeight="487594496" behindDoc="1" locked="0" layoutInCell="1" allowOverlap="1" wp14:anchorId="6D71039A" wp14:editId="23A41D10">
                <wp:simplePos x="0" y="0"/>
                <wp:positionH relativeFrom="page">
                  <wp:posOffset>1769745</wp:posOffset>
                </wp:positionH>
                <wp:positionV relativeFrom="paragraph">
                  <wp:posOffset>397510</wp:posOffset>
                </wp:positionV>
                <wp:extent cx="4232910" cy="1270"/>
                <wp:effectExtent l="0" t="0" r="0" b="0"/>
                <wp:wrapTopAndBottom/>
                <wp:docPr id="1993" name="Freeform 19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232910" cy="1270"/>
                        </a:xfrm>
                        <a:custGeom>
                          <a:avLst/>
                          <a:gdLst>
                            <a:gd name="T0" fmla="+- 0 2787 2787"/>
                            <a:gd name="T1" fmla="*/ T0 w 6666"/>
                            <a:gd name="T2" fmla="+- 0 9453 2787"/>
                            <a:gd name="T3" fmla="*/ T2 w 6666"/>
                          </a:gdLst>
                          <a:ahLst/>
                          <a:cxnLst>
                            <a:cxn ang="0">
                              <a:pos x="T1" y="0"/>
                            </a:cxn>
                            <a:cxn ang="0">
                              <a:pos x="T3" y="0"/>
                            </a:cxn>
                          </a:cxnLst>
                          <a:rect l="0" t="0" r="r" b="b"/>
                          <a:pathLst>
                            <a:path w="6666">
                              <a:moveTo>
                                <a:pt x="0" y="0"/>
                              </a:moveTo>
                              <a:lnTo>
                                <a:pt x="6666" y="0"/>
                              </a:lnTo>
                            </a:path>
                          </a:pathLst>
                        </a:custGeom>
                        <a:noFill/>
                        <a:ln w="1188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16D307B" id="Freeform 1987" o:spid="_x0000_s1026" style="position:absolute;margin-left:139.35pt;margin-top:31.3pt;width:333.3pt;height:.1pt;z-index:-157219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6666,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" path="m,l6666,e" filled="f" strokeweight=".33019mm">
                <v:path arrowok="t" o:connecttype="custom" o:connectlocs="0,0;4232910,0" o:connectangles="0,0"/>
                <w10:wrap type="topAndBottom" anchorx="page"/>
              </v:shape>
            </w:pict>
          </mc:Fallback>
        </mc:AlternateContent>
      </w:r>
      <w:r w:rsidR="00DC0BFC">
        <w:rPr>
          <w:w w:val="95"/>
        </w:rPr>
        <w:t>Lower</w:t>
      </w:r>
      <w:r w:rsidR="00DC0BFC">
        <w:rPr>
          <w:spacing w:val="-4"/>
          <w:w w:val="95"/>
        </w:rPr>
        <w:t xml:space="preserve"> </w:t>
      </w:r>
      <w:r w:rsidR="00DC0BFC">
        <w:rPr>
          <w:w w:val="95"/>
        </w:rPr>
        <w:t>middle</w:t>
      </w:r>
      <w:r w:rsidR="00DC0BFC">
        <w:rPr>
          <w:w w:val="95"/>
        </w:rPr>
        <w:tab/>
      </w:r>
      <w:r w:rsidR="00DC0BFC">
        <w:t>NA</w:t>
      </w:r>
      <w:r w:rsidR="00DC0BFC">
        <w:tab/>
      </w:r>
      <w:r w:rsidR="00DC0BFC">
        <w:tab/>
        <w:t>5.00</w:t>
      </w:r>
      <w:r w:rsidR="00DC0BFC">
        <w:tab/>
        <w:t>0*</w:t>
      </w:r>
      <w:r w:rsidR="00DC0BFC">
        <w:rPr>
          <w:spacing w:val="-57"/>
        </w:rPr>
        <w:t xml:space="preserve"> </w:t>
      </w:r>
      <w:r w:rsidR="00DC0BFC">
        <w:rPr>
          <w:w w:val="95"/>
        </w:rPr>
        <w:t>Upper</w:t>
      </w:r>
      <w:r w:rsidR="00DC0BFC">
        <w:rPr>
          <w:spacing w:val="5"/>
          <w:w w:val="95"/>
        </w:rPr>
        <w:t xml:space="preserve"> </w:t>
      </w:r>
      <w:r w:rsidR="00DC0BFC">
        <w:rPr>
          <w:w w:val="95"/>
        </w:rPr>
        <w:t>middle</w:t>
      </w:r>
      <w:r w:rsidR="00DC0BFC">
        <w:rPr>
          <w:w w:val="95"/>
        </w:rPr>
        <w:tab/>
      </w:r>
      <w:r w:rsidR="00DC0BFC">
        <w:t>NA</w:t>
      </w:r>
      <w:r w:rsidR="00DC0BFC">
        <w:tab/>
        <w:t>17.01</w:t>
      </w:r>
      <w:r w:rsidR="00DC0BFC">
        <w:tab/>
        <w:t>0*</w:t>
      </w:r>
    </w:p>
    <w:p w14:paraId="797B5AAE" w14:textId="77777777" w:rsidR="00BB4C49" w:rsidRDefault="00BB4C49">
      <w:pPr>
        <w:spacing w:line="206" w:lineRule="auto"/>
        <w:jc w:val="right"/>
        <w:sectPr w:rsidR="00BB4C49">
          <w:pgSz w:w="12240" w:h="15840"/>
          <w:pgMar w:top="1320" w:right="1240" w:bottom="280" w:left="940" w:header="649" w:footer="0" w:gutter="0"/>
          <w:cols w:space="720"/>
        </w:sectPr>
      </w:pPr>
    </w:p>
    <w:p w14:paraId="0C52B768" w14:textId="77777777" w:rsidR="00BB4C49" w:rsidRDefault="00DC0BFC">
      <w:pPr>
        <w:pStyle w:val="ListParagraph"/>
        <w:numPr>
          <w:ilvl w:val="1"/>
          <w:numId w:val="3"/>
        </w:numPr>
        <w:tabs>
          <w:tab w:val="left" w:pos="6662"/>
        </w:tabs>
        <w:spacing w:before="147"/>
        <w:ind w:hanging="257"/>
        <w:jc w:val="left"/>
        <w:rPr>
          <w:b/>
          <w:sz w:val="20"/>
        </w:rPr>
      </w:pPr>
      <w:r>
        <w:rPr>
          <w:b/>
          <w:sz w:val="20"/>
        </w:rPr>
        <w:lastRenderedPageBreak/>
        <w:t>Mirror</w:t>
      </w:r>
      <w:r>
        <w:rPr>
          <w:b/>
          <w:spacing w:val="-6"/>
          <w:sz w:val="20"/>
        </w:rPr>
        <w:t xml:space="preserve"> </w:t>
      </w:r>
      <w:r>
        <w:rPr>
          <w:b/>
          <w:sz w:val="20"/>
        </w:rPr>
        <w:t>Journals</w:t>
      </w:r>
    </w:p>
    <w:p w14:paraId="5C52BD5D" w14:textId="77777777" w:rsidR="00BB4C49" w:rsidRDefault="00BB4C49">
      <w:pPr>
        <w:pStyle w:val="BodyText"/>
        <w:spacing w:before="11"/>
        <w:rPr>
          <w:rFonts w:ascii="Arial"/>
          <w:b/>
          <w:sz w:val="12"/>
        </w:rPr>
      </w:pPr>
    </w:p>
    <w:p w14:paraId="6D37758B" w14:textId="77777777" w:rsidR="00BB4C49" w:rsidRDefault="00144D41">
      <w:pPr>
        <w:ind w:right="7741"/>
        <w:jc w:val="right"/>
        <w:rPr>
          <w:rFonts w:ascii="Arial"/>
          <w:sz w:val="12"/>
        </w:rPr>
      </w:pPr>
      <w:r>
        <w:rPr>
          <w:noProof/>
        </w:rPr>
        <mc:AlternateContent>
          <mc:Choice Requires="wpg">
            <w:drawing>
              <wp:anchor distT="0" distB="0" distL="114300" distR="114300" simplePos="0" relativeHeight="15736832" behindDoc="0" locked="0" layoutInCell="1" allowOverlap="1" wp14:anchorId="69FBBADD" wp14:editId="793C9822">
                <wp:simplePos x="0" y="0"/>
                <wp:positionH relativeFrom="page">
                  <wp:posOffset>2096135</wp:posOffset>
                </wp:positionH>
                <wp:positionV relativeFrom="paragraph">
                  <wp:posOffset>-23495</wp:posOffset>
                </wp:positionV>
                <wp:extent cx="4293870" cy="2089785"/>
                <wp:effectExtent l="0" t="0" r="0" b="0"/>
                <wp:wrapNone/>
                <wp:docPr id="1939" name="Group 19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93870" cy="2089785"/>
                          <a:chOff x="3301" y="-37"/>
                          <a:chExt cx="6762" cy="3291"/>
                        </a:xfrm>
                      </wpg:grpSpPr>
                      <wps:wsp>
                        <wps:cNvPr id="1940" name="Rectangle 1986"/>
                        <wps:cNvSpPr>
                          <a:spLocks noChangeArrowheads="1"/>
                        </wps:cNvSpPr>
                        <wps:spPr bwMode="auto">
                          <a:xfrm>
                            <a:off x="3372" y="-11"/>
                            <a:ext cx="3964" cy="160"/>
                          </a:xfrm>
                          <a:prstGeom prst="rect">
                            <a:avLst/>
                          </a:prstGeom>
                          <a:solidFill>
                            <a:srgbClr val="F7FB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41" name="Rectangle 1985"/>
                        <wps:cNvSpPr>
                          <a:spLocks noChangeArrowheads="1"/>
                        </wps:cNvSpPr>
                        <wps:spPr bwMode="auto">
                          <a:xfrm>
                            <a:off x="3372" y="-11"/>
                            <a:ext cx="3964" cy="160"/>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42" name="Rectangle 1984"/>
                        <wps:cNvSpPr>
                          <a:spLocks noChangeArrowheads="1"/>
                        </wps:cNvSpPr>
                        <wps:spPr bwMode="auto">
                          <a:xfrm>
                            <a:off x="3372" y="167"/>
                            <a:ext cx="1405" cy="160"/>
                          </a:xfrm>
                          <a:prstGeom prst="rect">
                            <a:avLst/>
                          </a:prstGeom>
                          <a:solidFill>
                            <a:srgbClr val="F7FB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43" name="Rectangle 1983"/>
                        <wps:cNvSpPr>
                          <a:spLocks noChangeArrowheads="1"/>
                        </wps:cNvSpPr>
                        <wps:spPr bwMode="auto">
                          <a:xfrm>
                            <a:off x="3372" y="167"/>
                            <a:ext cx="1405" cy="160"/>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44" name="Rectangle 1982"/>
                        <wps:cNvSpPr>
                          <a:spLocks noChangeArrowheads="1"/>
                        </wps:cNvSpPr>
                        <wps:spPr bwMode="auto">
                          <a:xfrm>
                            <a:off x="3372" y="344"/>
                            <a:ext cx="1322" cy="160"/>
                          </a:xfrm>
                          <a:prstGeom prst="rect">
                            <a:avLst/>
                          </a:prstGeom>
                          <a:solidFill>
                            <a:srgbClr val="F7FB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45" name="Rectangle 1981"/>
                        <wps:cNvSpPr>
                          <a:spLocks noChangeArrowheads="1"/>
                        </wps:cNvSpPr>
                        <wps:spPr bwMode="auto">
                          <a:xfrm>
                            <a:off x="3372" y="344"/>
                            <a:ext cx="1322" cy="160"/>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46" name="Rectangle 1980"/>
                        <wps:cNvSpPr>
                          <a:spLocks noChangeArrowheads="1"/>
                        </wps:cNvSpPr>
                        <wps:spPr bwMode="auto">
                          <a:xfrm>
                            <a:off x="3372" y="522"/>
                            <a:ext cx="1157" cy="160"/>
                          </a:xfrm>
                          <a:prstGeom prst="rect">
                            <a:avLst/>
                          </a:prstGeom>
                          <a:solidFill>
                            <a:srgbClr val="F7FB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47" name="Rectangle 1979"/>
                        <wps:cNvSpPr>
                          <a:spLocks noChangeArrowheads="1"/>
                        </wps:cNvSpPr>
                        <wps:spPr bwMode="auto">
                          <a:xfrm>
                            <a:off x="3372" y="522"/>
                            <a:ext cx="1157" cy="160"/>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48" name="Rectangle 1978"/>
                        <wps:cNvSpPr>
                          <a:spLocks noChangeArrowheads="1"/>
                        </wps:cNvSpPr>
                        <wps:spPr bwMode="auto">
                          <a:xfrm>
                            <a:off x="3372" y="700"/>
                            <a:ext cx="992" cy="160"/>
                          </a:xfrm>
                          <a:prstGeom prst="rect">
                            <a:avLst/>
                          </a:prstGeom>
                          <a:solidFill>
                            <a:srgbClr val="C6DBE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49" name="Rectangle 1977"/>
                        <wps:cNvSpPr>
                          <a:spLocks noChangeArrowheads="1"/>
                        </wps:cNvSpPr>
                        <wps:spPr bwMode="auto">
                          <a:xfrm>
                            <a:off x="3372" y="700"/>
                            <a:ext cx="992" cy="160"/>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50" name="Rectangle 1976"/>
                        <wps:cNvSpPr>
                          <a:spLocks noChangeArrowheads="1"/>
                        </wps:cNvSpPr>
                        <wps:spPr bwMode="auto">
                          <a:xfrm>
                            <a:off x="3372" y="878"/>
                            <a:ext cx="826" cy="160"/>
                          </a:xfrm>
                          <a:prstGeom prst="rect">
                            <a:avLst/>
                          </a:prstGeom>
                          <a:solidFill>
                            <a:srgbClr val="F7FB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51" name="Rectangle 1975"/>
                        <wps:cNvSpPr>
                          <a:spLocks noChangeArrowheads="1"/>
                        </wps:cNvSpPr>
                        <wps:spPr bwMode="auto">
                          <a:xfrm>
                            <a:off x="3372" y="878"/>
                            <a:ext cx="826" cy="160"/>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52" name="Rectangle 1974"/>
                        <wps:cNvSpPr>
                          <a:spLocks noChangeArrowheads="1"/>
                        </wps:cNvSpPr>
                        <wps:spPr bwMode="auto">
                          <a:xfrm>
                            <a:off x="3372" y="1056"/>
                            <a:ext cx="579" cy="160"/>
                          </a:xfrm>
                          <a:prstGeom prst="rect">
                            <a:avLst/>
                          </a:prstGeom>
                          <a:solidFill>
                            <a:srgbClr val="F7FB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53" name="Rectangle 1973"/>
                        <wps:cNvSpPr>
                          <a:spLocks noChangeArrowheads="1"/>
                        </wps:cNvSpPr>
                        <wps:spPr bwMode="auto">
                          <a:xfrm>
                            <a:off x="3372" y="1056"/>
                            <a:ext cx="579" cy="160"/>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54" name="Rectangle 1972"/>
                        <wps:cNvSpPr>
                          <a:spLocks noChangeArrowheads="1"/>
                        </wps:cNvSpPr>
                        <wps:spPr bwMode="auto">
                          <a:xfrm>
                            <a:off x="3372" y="1234"/>
                            <a:ext cx="496" cy="160"/>
                          </a:xfrm>
                          <a:prstGeom prst="rect">
                            <a:avLst/>
                          </a:prstGeom>
                          <a:solidFill>
                            <a:srgbClr val="F7FB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55" name="Rectangle 1971"/>
                        <wps:cNvSpPr>
                          <a:spLocks noChangeArrowheads="1"/>
                        </wps:cNvSpPr>
                        <wps:spPr bwMode="auto">
                          <a:xfrm>
                            <a:off x="3372" y="1234"/>
                            <a:ext cx="496" cy="160"/>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56" name="Rectangle 1970"/>
                        <wps:cNvSpPr>
                          <a:spLocks noChangeArrowheads="1"/>
                        </wps:cNvSpPr>
                        <wps:spPr bwMode="auto">
                          <a:xfrm>
                            <a:off x="3372" y="1411"/>
                            <a:ext cx="496" cy="160"/>
                          </a:xfrm>
                          <a:prstGeom prst="rect">
                            <a:avLst/>
                          </a:prstGeom>
                          <a:solidFill>
                            <a:srgbClr val="6BAED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57" name="Rectangle 1969"/>
                        <wps:cNvSpPr>
                          <a:spLocks noChangeArrowheads="1"/>
                        </wps:cNvSpPr>
                        <wps:spPr bwMode="auto">
                          <a:xfrm>
                            <a:off x="3372" y="1411"/>
                            <a:ext cx="496" cy="160"/>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58" name="Rectangle 1968"/>
                        <wps:cNvSpPr>
                          <a:spLocks noChangeArrowheads="1"/>
                        </wps:cNvSpPr>
                        <wps:spPr bwMode="auto">
                          <a:xfrm>
                            <a:off x="3372" y="1589"/>
                            <a:ext cx="414" cy="160"/>
                          </a:xfrm>
                          <a:prstGeom prst="rect">
                            <a:avLst/>
                          </a:prstGeom>
                          <a:solidFill>
                            <a:srgbClr val="F7FB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59" name="Rectangle 1967"/>
                        <wps:cNvSpPr>
                          <a:spLocks noChangeArrowheads="1"/>
                        </wps:cNvSpPr>
                        <wps:spPr bwMode="auto">
                          <a:xfrm>
                            <a:off x="3372" y="1589"/>
                            <a:ext cx="414" cy="160"/>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60" name="Rectangle 1966"/>
                        <wps:cNvSpPr>
                          <a:spLocks noChangeArrowheads="1"/>
                        </wps:cNvSpPr>
                        <wps:spPr bwMode="auto">
                          <a:xfrm>
                            <a:off x="3372" y="1767"/>
                            <a:ext cx="331" cy="160"/>
                          </a:xfrm>
                          <a:prstGeom prst="rect">
                            <a:avLst/>
                          </a:prstGeom>
                          <a:solidFill>
                            <a:srgbClr val="F7FB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61" name="Rectangle 1965"/>
                        <wps:cNvSpPr>
                          <a:spLocks noChangeArrowheads="1"/>
                        </wps:cNvSpPr>
                        <wps:spPr bwMode="auto">
                          <a:xfrm>
                            <a:off x="3372" y="1767"/>
                            <a:ext cx="331" cy="160"/>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62" name="Rectangle 1964"/>
                        <wps:cNvSpPr>
                          <a:spLocks noChangeArrowheads="1"/>
                        </wps:cNvSpPr>
                        <wps:spPr bwMode="auto">
                          <a:xfrm>
                            <a:off x="3372" y="1945"/>
                            <a:ext cx="331" cy="160"/>
                          </a:xfrm>
                          <a:prstGeom prst="rect">
                            <a:avLst/>
                          </a:prstGeom>
                          <a:solidFill>
                            <a:srgbClr val="C6DBE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63" name="Rectangle 1963"/>
                        <wps:cNvSpPr>
                          <a:spLocks noChangeArrowheads="1"/>
                        </wps:cNvSpPr>
                        <wps:spPr bwMode="auto">
                          <a:xfrm>
                            <a:off x="3372" y="1945"/>
                            <a:ext cx="331" cy="160"/>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64" name="Rectangle 1962"/>
                        <wps:cNvSpPr>
                          <a:spLocks noChangeArrowheads="1"/>
                        </wps:cNvSpPr>
                        <wps:spPr bwMode="auto">
                          <a:xfrm>
                            <a:off x="3372" y="2122"/>
                            <a:ext cx="331" cy="160"/>
                          </a:xfrm>
                          <a:prstGeom prst="rect">
                            <a:avLst/>
                          </a:prstGeom>
                          <a:solidFill>
                            <a:srgbClr val="F7FB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65" name="Rectangle 1961"/>
                        <wps:cNvSpPr>
                          <a:spLocks noChangeArrowheads="1"/>
                        </wps:cNvSpPr>
                        <wps:spPr bwMode="auto">
                          <a:xfrm>
                            <a:off x="3372" y="2122"/>
                            <a:ext cx="331" cy="160"/>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66" name="Rectangle 1960"/>
                        <wps:cNvSpPr>
                          <a:spLocks noChangeArrowheads="1"/>
                        </wps:cNvSpPr>
                        <wps:spPr bwMode="auto">
                          <a:xfrm>
                            <a:off x="3372" y="2300"/>
                            <a:ext cx="331" cy="160"/>
                          </a:xfrm>
                          <a:prstGeom prst="rect">
                            <a:avLst/>
                          </a:prstGeom>
                          <a:solidFill>
                            <a:srgbClr val="F7FB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67" name="Rectangle 1959"/>
                        <wps:cNvSpPr>
                          <a:spLocks noChangeArrowheads="1"/>
                        </wps:cNvSpPr>
                        <wps:spPr bwMode="auto">
                          <a:xfrm>
                            <a:off x="3372" y="2300"/>
                            <a:ext cx="331" cy="160"/>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68" name="Rectangle 1958"/>
                        <wps:cNvSpPr>
                          <a:spLocks noChangeArrowheads="1"/>
                        </wps:cNvSpPr>
                        <wps:spPr bwMode="auto">
                          <a:xfrm>
                            <a:off x="3372" y="2478"/>
                            <a:ext cx="249" cy="160"/>
                          </a:xfrm>
                          <a:prstGeom prst="rect">
                            <a:avLst/>
                          </a:prstGeom>
                          <a:solidFill>
                            <a:srgbClr val="F7FB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69" name="Rectangle 1957"/>
                        <wps:cNvSpPr>
                          <a:spLocks noChangeArrowheads="1"/>
                        </wps:cNvSpPr>
                        <wps:spPr bwMode="auto">
                          <a:xfrm>
                            <a:off x="3372" y="2478"/>
                            <a:ext cx="249" cy="160"/>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70" name="Rectangle 1956"/>
                        <wps:cNvSpPr>
                          <a:spLocks noChangeArrowheads="1"/>
                        </wps:cNvSpPr>
                        <wps:spPr bwMode="auto">
                          <a:xfrm>
                            <a:off x="3372" y="2656"/>
                            <a:ext cx="2570" cy="160"/>
                          </a:xfrm>
                          <a:prstGeom prst="rect">
                            <a:avLst/>
                          </a:prstGeom>
                          <a:solidFill>
                            <a:srgbClr val="F7FB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71" name="Rectangle 1955"/>
                        <wps:cNvSpPr>
                          <a:spLocks noChangeArrowheads="1"/>
                        </wps:cNvSpPr>
                        <wps:spPr bwMode="auto">
                          <a:xfrm>
                            <a:off x="3372" y="2656"/>
                            <a:ext cx="2570" cy="160"/>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72" name="Rectangle 1954"/>
                        <wps:cNvSpPr>
                          <a:spLocks noChangeArrowheads="1"/>
                        </wps:cNvSpPr>
                        <wps:spPr bwMode="auto">
                          <a:xfrm>
                            <a:off x="3372" y="2834"/>
                            <a:ext cx="501" cy="160"/>
                          </a:xfrm>
                          <a:prstGeom prst="rect">
                            <a:avLst/>
                          </a:prstGeom>
                          <a:solidFill>
                            <a:srgbClr val="C6DBE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73" name="Rectangle 1953"/>
                        <wps:cNvSpPr>
                          <a:spLocks noChangeArrowheads="1"/>
                        </wps:cNvSpPr>
                        <wps:spPr bwMode="auto">
                          <a:xfrm>
                            <a:off x="3372" y="2834"/>
                            <a:ext cx="501" cy="160"/>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74" name="Rectangle 1952"/>
                        <wps:cNvSpPr>
                          <a:spLocks noChangeArrowheads="1"/>
                        </wps:cNvSpPr>
                        <wps:spPr bwMode="auto">
                          <a:xfrm>
                            <a:off x="3372" y="3011"/>
                            <a:ext cx="416" cy="160"/>
                          </a:xfrm>
                          <a:prstGeom prst="rect">
                            <a:avLst/>
                          </a:prstGeom>
                          <a:solidFill>
                            <a:srgbClr val="6BAED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75" name="Rectangle 1951"/>
                        <wps:cNvSpPr>
                          <a:spLocks noChangeArrowheads="1"/>
                        </wps:cNvSpPr>
                        <wps:spPr bwMode="auto">
                          <a:xfrm>
                            <a:off x="3372" y="3011"/>
                            <a:ext cx="416" cy="160"/>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76" name="Line 1950"/>
                        <wps:cNvCnPr>
                          <a:cxnSpLocks noChangeShapeType="1"/>
                        </wps:cNvCnPr>
                        <wps:spPr bwMode="auto">
                          <a:xfrm>
                            <a:off x="3355" y="3198"/>
                            <a:ext cx="0" cy="0"/>
                          </a:xfrm>
                          <a:prstGeom prst="line">
                            <a:avLst/>
                          </a:prstGeom>
                          <a:noFill/>
                          <a:ln w="1358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977" name="AutoShape 1949"/>
                        <wps:cNvSpPr>
                          <a:spLocks/>
                        </wps:cNvSpPr>
                        <wps:spPr bwMode="auto">
                          <a:xfrm>
                            <a:off x="3300" y="69"/>
                            <a:ext cx="55" cy="3023"/>
                          </a:xfrm>
                          <a:custGeom>
                            <a:avLst/>
                            <a:gdLst>
                              <a:gd name="T0" fmla="+- 0 3301 3301"/>
                              <a:gd name="T1" fmla="*/ T0 w 55"/>
                              <a:gd name="T2" fmla="+- 0 3092 69"/>
                              <a:gd name="T3" fmla="*/ 3092 h 3023"/>
                              <a:gd name="T4" fmla="+- 0 3355 3301"/>
                              <a:gd name="T5" fmla="*/ T4 w 55"/>
                              <a:gd name="T6" fmla="+- 0 3092 69"/>
                              <a:gd name="T7" fmla="*/ 3092 h 3023"/>
                              <a:gd name="T8" fmla="+- 0 3301 3301"/>
                              <a:gd name="T9" fmla="*/ T8 w 55"/>
                              <a:gd name="T10" fmla="+- 0 2914 69"/>
                              <a:gd name="T11" fmla="*/ 2914 h 3023"/>
                              <a:gd name="T12" fmla="+- 0 3355 3301"/>
                              <a:gd name="T13" fmla="*/ T12 w 55"/>
                              <a:gd name="T14" fmla="+- 0 2914 69"/>
                              <a:gd name="T15" fmla="*/ 2914 h 3023"/>
                              <a:gd name="T16" fmla="+- 0 3301 3301"/>
                              <a:gd name="T17" fmla="*/ T16 w 55"/>
                              <a:gd name="T18" fmla="+- 0 2736 69"/>
                              <a:gd name="T19" fmla="*/ 2736 h 3023"/>
                              <a:gd name="T20" fmla="+- 0 3355 3301"/>
                              <a:gd name="T21" fmla="*/ T20 w 55"/>
                              <a:gd name="T22" fmla="+- 0 2736 69"/>
                              <a:gd name="T23" fmla="*/ 2736 h 3023"/>
                              <a:gd name="T24" fmla="+- 0 3301 3301"/>
                              <a:gd name="T25" fmla="*/ T24 w 55"/>
                              <a:gd name="T26" fmla="+- 0 2558 69"/>
                              <a:gd name="T27" fmla="*/ 2558 h 3023"/>
                              <a:gd name="T28" fmla="+- 0 3355 3301"/>
                              <a:gd name="T29" fmla="*/ T28 w 55"/>
                              <a:gd name="T30" fmla="+- 0 2558 69"/>
                              <a:gd name="T31" fmla="*/ 2558 h 3023"/>
                              <a:gd name="T32" fmla="+- 0 3301 3301"/>
                              <a:gd name="T33" fmla="*/ T32 w 55"/>
                              <a:gd name="T34" fmla="+- 0 2381 69"/>
                              <a:gd name="T35" fmla="*/ 2381 h 3023"/>
                              <a:gd name="T36" fmla="+- 0 3355 3301"/>
                              <a:gd name="T37" fmla="*/ T36 w 55"/>
                              <a:gd name="T38" fmla="+- 0 2381 69"/>
                              <a:gd name="T39" fmla="*/ 2381 h 3023"/>
                              <a:gd name="T40" fmla="+- 0 3301 3301"/>
                              <a:gd name="T41" fmla="*/ T40 w 55"/>
                              <a:gd name="T42" fmla="+- 0 2203 69"/>
                              <a:gd name="T43" fmla="*/ 2203 h 3023"/>
                              <a:gd name="T44" fmla="+- 0 3355 3301"/>
                              <a:gd name="T45" fmla="*/ T44 w 55"/>
                              <a:gd name="T46" fmla="+- 0 2203 69"/>
                              <a:gd name="T47" fmla="*/ 2203 h 3023"/>
                              <a:gd name="T48" fmla="+- 0 3301 3301"/>
                              <a:gd name="T49" fmla="*/ T48 w 55"/>
                              <a:gd name="T50" fmla="+- 0 2025 69"/>
                              <a:gd name="T51" fmla="*/ 2025 h 3023"/>
                              <a:gd name="T52" fmla="+- 0 3355 3301"/>
                              <a:gd name="T53" fmla="*/ T52 w 55"/>
                              <a:gd name="T54" fmla="+- 0 2025 69"/>
                              <a:gd name="T55" fmla="*/ 2025 h 3023"/>
                              <a:gd name="T56" fmla="+- 0 3301 3301"/>
                              <a:gd name="T57" fmla="*/ T56 w 55"/>
                              <a:gd name="T58" fmla="+- 0 1847 69"/>
                              <a:gd name="T59" fmla="*/ 1847 h 3023"/>
                              <a:gd name="T60" fmla="+- 0 3355 3301"/>
                              <a:gd name="T61" fmla="*/ T60 w 55"/>
                              <a:gd name="T62" fmla="+- 0 1847 69"/>
                              <a:gd name="T63" fmla="*/ 1847 h 3023"/>
                              <a:gd name="T64" fmla="+- 0 3301 3301"/>
                              <a:gd name="T65" fmla="*/ T64 w 55"/>
                              <a:gd name="T66" fmla="+- 0 1669 69"/>
                              <a:gd name="T67" fmla="*/ 1669 h 3023"/>
                              <a:gd name="T68" fmla="+- 0 3355 3301"/>
                              <a:gd name="T69" fmla="*/ T68 w 55"/>
                              <a:gd name="T70" fmla="+- 0 1669 69"/>
                              <a:gd name="T71" fmla="*/ 1669 h 3023"/>
                              <a:gd name="T72" fmla="+- 0 3301 3301"/>
                              <a:gd name="T73" fmla="*/ T72 w 55"/>
                              <a:gd name="T74" fmla="+- 0 1492 69"/>
                              <a:gd name="T75" fmla="*/ 1492 h 3023"/>
                              <a:gd name="T76" fmla="+- 0 3355 3301"/>
                              <a:gd name="T77" fmla="*/ T76 w 55"/>
                              <a:gd name="T78" fmla="+- 0 1492 69"/>
                              <a:gd name="T79" fmla="*/ 1492 h 3023"/>
                              <a:gd name="T80" fmla="+- 0 3301 3301"/>
                              <a:gd name="T81" fmla="*/ T80 w 55"/>
                              <a:gd name="T82" fmla="+- 0 1314 69"/>
                              <a:gd name="T83" fmla="*/ 1314 h 3023"/>
                              <a:gd name="T84" fmla="+- 0 3355 3301"/>
                              <a:gd name="T85" fmla="*/ T84 w 55"/>
                              <a:gd name="T86" fmla="+- 0 1314 69"/>
                              <a:gd name="T87" fmla="*/ 1314 h 3023"/>
                              <a:gd name="T88" fmla="+- 0 3301 3301"/>
                              <a:gd name="T89" fmla="*/ T88 w 55"/>
                              <a:gd name="T90" fmla="+- 0 1136 69"/>
                              <a:gd name="T91" fmla="*/ 1136 h 3023"/>
                              <a:gd name="T92" fmla="+- 0 3355 3301"/>
                              <a:gd name="T93" fmla="*/ T92 w 55"/>
                              <a:gd name="T94" fmla="+- 0 1136 69"/>
                              <a:gd name="T95" fmla="*/ 1136 h 3023"/>
                              <a:gd name="T96" fmla="+- 0 3301 3301"/>
                              <a:gd name="T97" fmla="*/ T96 w 55"/>
                              <a:gd name="T98" fmla="+- 0 958 69"/>
                              <a:gd name="T99" fmla="*/ 958 h 3023"/>
                              <a:gd name="T100" fmla="+- 0 3355 3301"/>
                              <a:gd name="T101" fmla="*/ T100 w 55"/>
                              <a:gd name="T102" fmla="+- 0 958 69"/>
                              <a:gd name="T103" fmla="*/ 958 h 3023"/>
                              <a:gd name="T104" fmla="+- 0 3301 3301"/>
                              <a:gd name="T105" fmla="*/ T104 w 55"/>
                              <a:gd name="T106" fmla="+- 0 781 69"/>
                              <a:gd name="T107" fmla="*/ 781 h 3023"/>
                              <a:gd name="T108" fmla="+- 0 3355 3301"/>
                              <a:gd name="T109" fmla="*/ T108 w 55"/>
                              <a:gd name="T110" fmla="+- 0 781 69"/>
                              <a:gd name="T111" fmla="*/ 781 h 3023"/>
                              <a:gd name="T112" fmla="+- 0 3301 3301"/>
                              <a:gd name="T113" fmla="*/ T112 w 55"/>
                              <a:gd name="T114" fmla="+- 0 603 69"/>
                              <a:gd name="T115" fmla="*/ 603 h 3023"/>
                              <a:gd name="T116" fmla="+- 0 3355 3301"/>
                              <a:gd name="T117" fmla="*/ T116 w 55"/>
                              <a:gd name="T118" fmla="+- 0 603 69"/>
                              <a:gd name="T119" fmla="*/ 603 h 3023"/>
                              <a:gd name="T120" fmla="+- 0 3301 3301"/>
                              <a:gd name="T121" fmla="*/ T120 w 55"/>
                              <a:gd name="T122" fmla="+- 0 425 69"/>
                              <a:gd name="T123" fmla="*/ 425 h 3023"/>
                              <a:gd name="T124" fmla="+- 0 3355 3301"/>
                              <a:gd name="T125" fmla="*/ T124 w 55"/>
                              <a:gd name="T126" fmla="+- 0 425 69"/>
                              <a:gd name="T127" fmla="*/ 425 h 3023"/>
                              <a:gd name="T128" fmla="+- 0 3301 3301"/>
                              <a:gd name="T129" fmla="*/ T128 w 55"/>
                              <a:gd name="T130" fmla="+- 0 247 69"/>
                              <a:gd name="T131" fmla="*/ 247 h 3023"/>
                              <a:gd name="T132" fmla="+- 0 3355 3301"/>
                              <a:gd name="T133" fmla="*/ T132 w 55"/>
                              <a:gd name="T134" fmla="+- 0 247 69"/>
                              <a:gd name="T135" fmla="*/ 247 h 3023"/>
                              <a:gd name="T136" fmla="+- 0 3301 3301"/>
                              <a:gd name="T137" fmla="*/ T136 w 55"/>
                              <a:gd name="T138" fmla="+- 0 69 69"/>
                              <a:gd name="T139" fmla="*/ 69 h 3023"/>
                              <a:gd name="T140" fmla="+- 0 3355 3301"/>
                              <a:gd name="T141" fmla="*/ T140 w 55"/>
                              <a:gd name="T142" fmla="+- 0 69 69"/>
                              <a:gd name="T143" fmla="*/ 69 h 30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55" h="3023">
                                <a:moveTo>
                                  <a:pt x="0" y="3023"/>
                                </a:moveTo>
                                <a:lnTo>
                                  <a:pt x="54" y="3023"/>
                                </a:lnTo>
                                <a:moveTo>
                                  <a:pt x="0" y="2845"/>
                                </a:moveTo>
                                <a:lnTo>
                                  <a:pt x="54" y="2845"/>
                                </a:lnTo>
                                <a:moveTo>
                                  <a:pt x="0" y="2667"/>
                                </a:moveTo>
                                <a:lnTo>
                                  <a:pt x="54" y="2667"/>
                                </a:lnTo>
                                <a:moveTo>
                                  <a:pt x="0" y="2489"/>
                                </a:moveTo>
                                <a:lnTo>
                                  <a:pt x="54" y="2489"/>
                                </a:lnTo>
                                <a:moveTo>
                                  <a:pt x="0" y="2312"/>
                                </a:moveTo>
                                <a:lnTo>
                                  <a:pt x="54" y="2312"/>
                                </a:lnTo>
                                <a:moveTo>
                                  <a:pt x="0" y="2134"/>
                                </a:moveTo>
                                <a:lnTo>
                                  <a:pt x="54" y="2134"/>
                                </a:lnTo>
                                <a:moveTo>
                                  <a:pt x="0" y="1956"/>
                                </a:moveTo>
                                <a:lnTo>
                                  <a:pt x="54" y="1956"/>
                                </a:lnTo>
                                <a:moveTo>
                                  <a:pt x="0" y="1778"/>
                                </a:moveTo>
                                <a:lnTo>
                                  <a:pt x="54" y="1778"/>
                                </a:lnTo>
                                <a:moveTo>
                                  <a:pt x="0" y="1600"/>
                                </a:moveTo>
                                <a:lnTo>
                                  <a:pt x="54" y="1600"/>
                                </a:lnTo>
                                <a:moveTo>
                                  <a:pt x="0" y="1423"/>
                                </a:moveTo>
                                <a:lnTo>
                                  <a:pt x="54" y="1423"/>
                                </a:lnTo>
                                <a:moveTo>
                                  <a:pt x="0" y="1245"/>
                                </a:moveTo>
                                <a:lnTo>
                                  <a:pt x="54" y="1245"/>
                                </a:lnTo>
                                <a:moveTo>
                                  <a:pt x="0" y="1067"/>
                                </a:moveTo>
                                <a:lnTo>
                                  <a:pt x="54" y="1067"/>
                                </a:lnTo>
                                <a:moveTo>
                                  <a:pt x="0" y="889"/>
                                </a:moveTo>
                                <a:lnTo>
                                  <a:pt x="54" y="889"/>
                                </a:lnTo>
                                <a:moveTo>
                                  <a:pt x="0" y="712"/>
                                </a:moveTo>
                                <a:lnTo>
                                  <a:pt x="54" y="712"/>
                                </a:lnTo>
                                <a:moveTo>
                                  <a:pt x="0" y="534"/>
                                </a:moveTo>
                                <a:lnTo>
                                  <a:pt x="54" y="534"/>
                                </a:lnTo>
                                <a:moveTo>
                                  <a:pt x="0" y="356"/>
                                </a:moveTo>
                                <a:lnTo>
                                  <a:pt x="54" y="356"/>
                                </a:lnTo>
                                <a:moveTo>
                                  <a:pt x="0" y="178"/>
                                </a:moveTo>
                                <a:lnTo>
                                  <a:pt x="54" y="178"/>
                                </a:lnTo>
                                <a:moveTo>
                                  <a:pt x="0" y="0"/>
                                </a:moveTo>
                                <a:lnTo>
                                  <a:pt x="54" y="0"/>
                                </a:lnTo>
                              </a:path>
                            </a:pathLst>
                          </a:custGeom>
                          <a:noFill/>
                          <a:ln w="13589">
                            <a:solidFill>
                              <a:srgbClr val="3333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78" name="Line 1948"/>
                        <wps:cNvCnPr>
                          <a:cxnSpLocks noChangeShapeType="1"/>
                        </wps:cNvCnPr>
                        <wps:spPr bwMode="auto">
                          <a:xfrm>
                            <a:off x="3355" y="3198"/>
                            <a:ext cx="6707" cy="0"/>
                          </a:xfrm>
                          <a:prstGeom prst="line">
                            <a:avLst/>
                          </a:prstGeom>
                          <a:noFill/>
                          <a:ln w="1358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979" name="AutoShape 1947"/>
                        <wps:cNvSpPr>
                          <a:spLocks/>
                        </wps:cNvSpPr>
                        <wps:spPr bwMode="auto">
                          <a:xfrm>
                            <a:off x="3372" y="3198"/>
                            <a:ext cx="6674" cy="55"/>
                          </a:xfrm>
                          <a:custGeom>
                            <a:avLst/>
                            <a:gdLst>
                              <a:gd name="T0" fmla="+- 0 3372 3372"/>
                              <a:gd name="T1" fmla="*/ T0 w 6674"/>
                              <a:gd name="T2" fmla="+- 0 3253 3198"/>
                              <a:gd name="T3" fmla="*/ 3253 h 55"/>
                              <a:gd name="T4" fmla="+- 0 3372 3372"/>
                              <a:gd name="T5" fmla="*/ T4 w 6674"/>
                              <a:gd name="T6" fmla="+- 0 3198 3198"/>
                              <a:gd name="T7" fmla="*/ 3198 h 55"/>
                              <a:gd name="T8" fmla="+- 0 4206 3372"/>
                              <a:gd name="T9" fmla="*/ T8 w 6674"/>
                              <a:gd name="T10" fmla="+- 0 3253 3198"/>
                              <a:gd name="T11" fmla="*/ 3253 h 55"/>
                              <a:gd name="T12" fmla="+- 0 4206 3372"/>
                              <a:gd name="T13" fmla="*/ T12 w 6674"/>
                              <a:gd name="T14" fmla="+- 0 3198 3198"/>
                              <a:gd name="T15" fmla="*/ 3198 h 55"/>
                              <a:gd name="T16" fmla="+- 0 5040 3372"/>
                              <a:gd name="T17" fmla="*/ T16 w 6674"/>
                              <a:gd name="T18" fmla="+- 0 3253 3198"/>
                              <a:gd name="T19" fmla="*/ 3253 h 55"/>
                              <a:gd name="T20" fmla="+- 0 5040 3372"/>
                              <a:gd name="T21" fmla="*/ T20 w 6674"/>
                              <a:gd name="T22" fmla="+- 0 3198 3198"/>
                              <a:gd name="T23" fmla="*/ 3198 h 55"/>
                              <a:gd name="T24" fmla="+- 0 5875 3372"/>
                              <a:gd name="T25" fmla="*/ T24 w 6674"/>
                              <a:gd name="T26" fmla="+- 0 3253 3198"/>
                              <a:gd name="T27" fmla="*/ 3253 h 55"/>
                              <a:gd name="T28" fmla="+- 0 5875 3372"/>
                              <a:gd name="T29" fmla="*/ T28 w 6674"/>
                              <a:gd name="T30" fmla="+- 0 3198 3198"/>
                              <a:gd name="T31" fmla="*/ 3198 h 55"/>
                              <a:gd name="T32" fmla="+- 0 6709 3372"/>
                              <a:gd name="T33" fmla="*/ T32 w 6674"/>
                              <a:gd name="T34" fmla="+- 0 3253 3198"/>
                              <a:gd name="T35" fmla="*/ 3253 h 55"/>
                              <a:gd name="T36" fmla="+- 0 6709 3372"/>
                              <a:gd name="T37" fmla="*/ T36 w 6674"/>
                              <a:gd name="T38" fmla="+- 0 3198 3198"/>
                              <a:gd name="T39" fmla="*/ 3198 h 55"/>
                              <a:gd name="T40" fmla="+- 0 7543 3372"/>
                              <a:gd name="T41" fmla="*/ T40 w 6674"/>
                              <a:gd name="T42" fmla="+- 0 3253 3198"/>
                              <a:gd name="T43" fmla="*/ 3253 h 55"/>
                              <a:gd name="T44" fmla="+- 0 7543 3372"/>
                              <a:gd name="T45" fmla="*/ T44 w 6674"/>
                              <a:gd name="T46" fmla="+- 0 3198 3198"/>
                              <a:gd name="T47" fmla="*/ 3198 h 55"/>
                              <a:gd name="T48" fmla="+- 0 8377 3372"/>
                              <a:gd name="T49" fmla="*/ T48 w 6674"/>
                              <a:gd name="T50" fmla="+- 0 3253 3198"/>
                              <a:gd name="T51" fmla="*/ 3253 h 55"/>
                              <a:gd name="T52" fmla="+- 0 8377 3372"/>
                              <a:gd name="T53" fmla="*/ T52 w 6674"/>
                              <a:gd name="T54" fmla="+- 0 3198 3198"/>
                              <a:gd name="T55" fmla="*/ 3198 h 55"/>
                              <a:gd name="T56" fmla="+- 0 9211 3372"/>
                              <a:gd name="T57" fmla="*/ T56 w 6674"/>
                              <a:gd name="T58" fmla="+- 0 3253 3198"/>
                              <a:gd name="T59" fmla="*/ 3253 h 55"/>
                              <a:gd name="T60" fmla="+- 0 9211 3372"/>
                              <a:gd name="T61" fmla="*/ T60 w 6674"/>
                              <a:gd name="T62" fmla="+- 0 3198 3198"/>
                              <a:gd name="T63" fmla="*/ 3198 h 55"/>
                              <a:gd name="T64" fmla="+- 0 10046 3372"/>
                              <a:gd name="T65" fmla="*/ T64 w 6674"/>
                              <a:gd name="T66" fmla="+- 0 3253 3198"/>
                              <a:gd name="T67" fmla="*/ 3253 h 55"/>
                              <a:gd name="T68" fmla="+- 0 10046 3372"/>
                              <a:gd name="T69" fmla="*/ T68 w 6674"/>
                              <a:gd name="T70" fmla="+- 0 3198 3198"/>
                              <a:gd name="T71" fmla="*/ 3198 h 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6674" h="55">
                                <a:moveTo>
                                  <a:pt x="0" y="55"/>
                                </a:moveTo>
                                <a:lnTo>
                                  <a:pt x="0" y="0"/>
                                </a:lnTo>
                                <a:moveTo>
                                  <a:pt x="834" y="55"/>
                                </a:moveTo>
                                <a:lnTo>
                                  <a:pt x="834" y="0"/>
                                </a:lnTo>
                                <a:moveTo>
                                  <a:pt x="1668" y="55"/>
                                </a:moveTo>
                                <a:lnTo>
                                  <a:pt x="1668" y="0"/>
                                </a:lnTo>
                                <a:moveTo>
                                  <a:pt x="2503" y="55"/>
                                </a:moveTo>
                                <a:lnTo>
                                  <a:pt x="2503" y="0"/>
                                </a:lnTo>
                                <a:moveTo>
                                  <a:pt x="3337" y="55"/>
                                </a:moveTo>
                                <a:lnTo>
                                  <a:pt x="3337" y="0"/>
                                </a:lnTo>
                                <a:moveTo>
                                  <a:pt x="4171" y="55"/>
                                </a:moveTo>
                                <a:lnTo>
                                  <a:pt x="4171" y="0"/>
                                </a:lnTo>
                                <a:moveTo>
                                  <a:pt x="5005" y="55"/>
                                </a:moveTo>
                                <a:lnTo>
                                  <a:pt x="5005" y="0"/>
                                </a:lnTo>
                                <a:moveTo>
                                  <a:pt x="5839" y="55"/>
                                </a:moveTo>
                                <a:lnTo>
                                  <a:pt x="5839" y="0"/>
                                </a:lnTo>
                                <a:moveTo>
                                  <a:pt x="6674" y="55"/>
                                </a:moveTo>
                                <a:lnTo>
                                  <a:pt x="6674" y="0"/>
                                </a:lnTo>
                              </a:path>
                            </a:pathLst>
                          </a:custGeom>
                          <a:noFill/>
                          <a:ln w="13589">
                            <a:solidFill>
                              <a:srgbClr val="3333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80" name="Text Box 1946"/>
                        <wps:cNvSpPr txBox="1">
                          <a:spLocks noChangeArrowheads="1"/>
                        </wps:cNvSpPr>
                        <wps:spPr bwMode="auto">
                          <a:xfrm>
                            <a:off x="7362" y="20"/>
                            <a:ext cx="154" cy="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471706" w14:textId="77777777" w:rsidR="00C334C5" w:rsidRDefault="00C334C5">
                              <w:pPr>
                                <w:spacing w:line="118" w:lineRule="exact"/>
                                <w:rPr>
                                  <w:rFonts w:ascii="Arial"/>
                                  <w:sz w:val="12"/>
                                </w:rPr>
                              </w:pPr>
                              <w:r>
                                <w:rPr>
                                  <w:rFonts w:ascii="Arial"/>
                                  <w:sz w:val="12"/>
                                </w:rPr>
                                <w:t>48</w:t>
                              </w:r>
                            </w:p>
                          </w:txbxContent>
                        </wps:txbx>
                        <wps:bodyPr rot="0" vert="horz" wrap="square" lIns="0" tIns="0" rIns="0" bIns="0" anchor="t" anchorCtr="0" upright="1">
                          <a:noAutofit/>
                        </wps:bodyPr>
                      </wps:wsp>
                      <wps:wsp>
                        <wps:cNvPr id="1981" name="Text Box 1945"/>
                        <wps:cNvSpPr txBox="1">
                          <a:spLocks noChangeArrowheads="1"/>
                        </wps:cNvSpPr>
                        <wps:spPr bwMode="auto">
                          <a:xfrm>
                            <a:off x="4720" y="197"/>
                            <a:ext cx="237" cy="2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6C5413" w14:textId="77777777" w:rsidR="00C334C5" w:rsidRDefault="00C334C5">
                              <w:pPr>
                                <w:spacing w:line="118" w:lineRule="exact"/>
                                <w:ind w:left="83"/>
                                <w:rPr>
                                  <w:rFonts w:ascii="Arial"/>
                                  <w:sz w:val="12"/>
                                </w:rPr>
                              </w:pPr>
                              <w:r>
                                <w:rPr>
                                  <w:rFonts w:ascii="Arial"/>
                                  <w:sz w:val="12"/>
                                </w:rPr>
                                <w:t>17</w:t>
                              </w:r>
                            </w:p>
                            <w:p w14:paraId="74E22A4D" w14:textId="77777777" w:rsidR="00C334C5" w:rsidRDefault="00C334C5">
                              <w:pPr>
                                <w:spacing w:before="40"/>
                                <w:rPr>
                                  <w:rFonts w:ascii="Arial"/>
                                  <w:sz w:val="12"/>
                                </w:rPr>
                              </w:pPr>
                              <w:r>
                                <w:rPr>
                                  <w:rFonts w:ascii="Arial"/>
                                  <w:sz w:val="12"/>
                                </w:rPr>
                                <w:t>16</w:t>
                              </w:r>
                            </w:p>
                          </w:txbxContent>
                        </wps:txbx>
                        <wps:bodyPr rot="0" vert="horz" wrap="square" lIns="0" tIns="0" rIns="0" bIns="0" anchor="t" anchorCtr="0" upright="1">
                          <a:noAutofit/>
                        </wps:bodyPr>
                      </wps:wsp>
                      <wps:wsp>
                        <wps:cNvPr id="1982" name="Text Box 1944"/>
                        <wps:cNvSpPr txBox="1">
                          <a:spLocks noChangeArrowheads="1"/>
                        </wps:cNvSpPr>
                        <wps:spPr bwMode="auto">
                          <a:xfrm>
                            <a:off x="4554" y="553"/>
                            <a:ext cx="154" cy="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F52435" w14:textId="77777777" w:rsidR="00C334C5" w:rsidRDefault="00C334C5">
                              <w:pPr>
                                <w:spacing w:line="118" w:lineRule="exact"/>
                                <w:rPr>
                                  <w:rFonts w:ascii="Arial"/>
                                  <w:sz w:val="12"/>
                                </w:rPr>
                              </w:pPr>
                              <w:r>
                                <w:rPr>
                                  <w:rFonts w:ascii="Arial"/>
                                  <w:sz w:val="12"/>
                                </w:rPr>
                                <w:t>14</w:t>
                              </w:r>
                            </w:p>
                          </w:txbxContent>
                        </wps:txbx>
                        <wps:bodyPr rot="0" vert="horz" wrap="square" lIns="0" tIns="0" rIns="0" bIns="0" anchor="t" anchorCtr="0" upright="1">
                          <a:noAutofit/>
                        </wps:bodyPr>
                      </wps:wsp>
                      <wps:wsp>
                        <wps:cNvPr id="1983" name="Text Box 1943"/>
                        <wps:cNvSpPr txBox="1">
                          <a:spLocks noChangeArrowheads="1"/>
                        </wps:cNvSpPr>
                        <wps:spPr bwMode="auto">
                          <a:xfrm>
                            <a:off x="4389" y="731"/>
                            <a:ext cx="154" cy="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7DCA90" w14:textId="77777777" w:rsidR="00C334C5" w:rsidRDefault="00C334C5">
                              <w:pPr>
                                <w:spacing w:line="118" w:lineRule="exact"/>
                                <w:rPr>
                                  <w:rFonts w:ascii="Arial"/>
                                  <w:sz w:val="12"/>
                                </w:rPr>
                              </w:pPr>
                              <w:r>
                                <w:rPr>
                                  <w:rFonts w:ascii="Arial"/>
                                  <w:sz w:val="12"/>
                                </w:rPr>
                                <w:t>12</w:t>
                              </w:r>
                            </w:p>
                          </w:txbxContent>
                        </wps:txbx>
                        <wps:bodyPr rot="0" vert="horz" wrap="square" lIns="0" tIns="0" rIns="0" bIns="0" anchor="t" anchorCtr="0" upright="1">
                          <a:noAutofit/>
                        </wps:bodyPr>
                      </wps:wsp>
                      <wps:wsp>
                        <wps:cNvPr id="1984" name="Text Box 1942"/>
                        <wps:cNvSpPr txBox="1">
                          <a:spLocks noChangeArrowheads="1"/>
                        </wps:cNvSpPr>
                        <wps:spPr bwMode="auto">
                          <a:xfrm>
                            <a:off x="4224" y="908"/>
                            <a:ext cx="154" cy="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A62728" w14:textId="77777777" w:rsidR="00C334C5" w:rsidRDefault="00C334C5">
                              <w:pPr>
                                <w:spacing w:line="118" w:lineRule="exact"/>
                                <w:rPr>
                                  <w:rFonts w:ascii="Arial"/>
                                  <w:sz w:val="12"/>
                                </w:rPr>
                              </w:pPr>
                              <w:r>
                                <w:rPr>
                                  <w:rFonts w:ascii="Arial"/>
                                  <w:sz w:val="12"/>
                                </w:rPr>
                                <w:t>10</w:t>
                              </w:r>
                            </w:p>
                          </w:txbxContent>
                        </wps:txbx>
                        <wps:bodyPr rot="0" vert="horz" wrap="square" lIns="0" tIns="0" rIns="0" bIns="0" anchor="t" anchorCtr="0" upright="1">
                          <a:noAutofit/>
                        </wps:bodyPr>
                      </wps:wsp>
                      <wps:wsp>
                        <wps:cNvPr id="1985" name="Text Box 1941"/>
                        <wps:cNvSpPr txBox="1">
                          <a:spLocks noChangeArrowheads="1"/>
                        </wps:cNvSpPr>
                        <wps:spPr bwMode="auto">
                          <a:xfrm>
                            <a:off x="3964" y="1086"/>
                            <a:ext cx="87" cy="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507FA1" w14:textId="77777777" w:rsidR="00C334C5" w:rsidRDefault="00C334C5">
                              <w:pPr>
                                <w:spacing w:line="118" w:lineRule="exact"/>
                                <w:rPr>
                                  <w:rFonts w:ascii="Arial"/>
                                  <w:sz w:val="12"/>
                                </w:rPr>
                              </w:pPr>
                              <w:r>
                                <w:rPr>
                                  <w:rFonts w:ascii="Arial"/>
                                  <w:sz w:val="12"/>
                                </w:rPr>
                                <w:t>7</w:t>
                              </w:r>
                            </w:p>
                          </w:txbxContent>
                        </wps:txbx>
                        <wps:bodyPr rot="0" vert="horz" wrap="square" lIns="0" tIns="0" rIns="0" bIns="0" anchor="t" anchorCtr="0" upright="1">
                          <a:noAutofit/>
                        </wps:bodyPr>
                      </wps:wsp>
                      <wps:wsp>
                        <wps:cNvPr id="1986" name="Text Box 1940"/>
                        <wps:cNvSpPr txBox="1">
                          <a:spLocks noChangeArrowheads="1"/>
                        </wps:cNvSpPr>
                        <wps:spPr bwMode="auto">
                          <a:xfrm>
                            <a:off x="3880" y="1264"/>
                            <a:ext cx="87" cy="2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733587" w14:textId="77777777" w:rsidR="00C334C5" w:rsidRDefault="00C334C5">
                              <w:pPr>
                                <w:spacing w:line="118" w:lineRule="exact"/>
                                <w:rPr>
                                  <w:rFonts w:ascii="Arial"/>
                                  <w:sz w:val="12"/>
                                </w:rPr>
                              </w:pPr>
                              <w:r>
                                <w:rPr>
                                  <w:rFonts w:ascii="Arial"/>
                                  <w:sz w:val="12"/>
                                </w:rPr>
                                <w:t>6</w:t>
                              </w:r>
                            </w:p>
                            <w:p w14:paraId="1DD95C8E" w14:textId="77777777" w:rsidR="00C334C5" w:rsidRDefault="00C334C5">
                              <w:pPr>
                                <w:spacing w:before="40"/>
                                <w:rPr>
                                  <w:rFonts w:ascii="Arial"/>
                                  <w:sz w:val="12"/>
                                </w:rPr>
                              </w:pPr>
                              <w:r>
                                <w:rPr>
                                  <w:rFonts w:ascii="Arial"/>
                                  <w:sz w:val="12"/>
                                </w:rPr>
                                <w:t>6</w:t>
                              </w:r>
                            </w:p>
                          </w:txbxContent>
                        </wps:txbx>
                        <wps:bodyPr rot="0" vert="horz" wrap="square" lIns="0" tIns="0" rIns="0" bIns="0" anchor="t" anchorCtr="0" upright="1">
                          <a:noAutofit/>
                        </wps:bodyPr>
                      </wps:wsp>
                      <wps:wsp>
                        <wps:cNvPr id="1987" name="Text Box 1939"/>
                        <wps:cNvSpPr txBox="1">
                          <a:spLocks noChangeArrowheads="1"/>
                        </wps:cNvSpPr>
                        <wps:spPr bwMode="auto">
                          <a:xfrm>
                            <a:off x="3799" y="1620"/>
                            <a:ext cx="87" cy="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F9A597" w14:textId="77777777" w:rsidR="00C334C5" w:rsidRDefault="00C334C5">
                              <w:pPr>
                                <w:spacing w:line="118" w:lineRule="exact"/>
                                <w:rPr>
                                  <w:rFonts w:ascii="Arial"/>
                                  <w:sz w:val="12"/>
                                </w:rPr>
                              </w:pPr>
                              <w:r>
                                <w:rPr>
                                  <w:rFonts w:ascii="Arial"/>
                                  <w:sz w:val="12"/>
                                </w:rPr>
                                <w:t>5</w:t>
                              </w:r>
                            </w:p>
                          </w:txbxContent>
                        </wps:txbx>
                        <wps:bodyPr rot="0" vert="horz" wrap="square" lIns="0" tIns="0" rIns="0" bIns="0" anchor="t" anchorCtr="0" upright="1">
                          <a:noAutofit/>
                        </wps:bodyPr>
                      </wps:wsp>
                      <wps:wsp>
                        <wps:cNvPr id="1988" name="Text Box 1938"/>
                        <wps:cNvSpPr txBox="1">
                          <a:spLocks noChangeArrowheads="1"/>
                        </wps:cNvSpPr>
                        <wps:spPr bwMode="auto">
                          <a:xfrm>
                            <a:off x="3715" y="1798"/>
                            <a:ext cx="87" cy="6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7C3A0C" w14:textId="77777777" w:rsidR="00C334C5" w:rsidRDefault="00C334C5">
                              <w:pPr>
                                <w:spacing w:line="118" w:lineRule="exact"/>
                                <w:rPr>
                                  <w:rFonts w:ascii="Arial"/>
                                  <w:sz w:val="12"/>
                                </w:rPr>
                              </w:pPr>
                              <w:r>
                                <w:rPr>
                                  <w:rFonts w:ascii="Arial"/>
                                  <w:sz w:val="12"/>
                                </w:rPr>
                                <w:t>4</w:t>
                              </w:r>
                            </w:p>
                            <w:p w14:paraId="07CBB1E8" w14:textId="77777777" w:rsidR="00C334C5" w:rsidRDefault="00C334C5">
                              <w:pPr>
                                <w:spacing w:before="40"/>
                                <w:rPr>
                                  <w:rFonts w:ascii="Arial"/>
                                  <w:sz w:val="12"/>
                                </w:rPr>
                              </w:pPr>
                              <w:r>
                                <w:rPr>
                                  <w:rFonts w:ascii="Arial"/>
                                  <w:sz w:val="12"/>
                                </w:rPr>
                                <w:t>4</w:t>
                              </w:r>
                            </w:p>
                            <w:p w14:paraId="2C74D910" w14:textId="77777777" w:rsidR="00C334C5" w:rsidRDefault="00C334C5">
                              <w:pPr>
                                <w:spacing w:before="39"/>
                                <w:rPr>
                                  <w:rFonts w:ascii="Arial"/>
                                  <w:sz w:val="12"/>
                                </w:rPr>
                              </w:pPr>
                              <w:r>
                                <w:rPr>
                                  <w:rFonts w:ascii="Arial"/>
                                  <w:sz w:val="12"/>
                                </w:rPr>
                                <w:t>4</w:t>
                              </w:r>
                            </w:p>
                            <w:p w14:paraId="19B8151B" w14:textId="77777777" w:rsidR="00C334C5" w:rsidRDefault="00C334C5">
                              <w:pPr>
                                <w:spacing w:before="40"/>
                                <w:rPr>
                                  <w:rFonts w:ascii="Arial"/>
                                  <w:sz w:val="12"/>
                                </w:rPr>
                              </w:pPr>
                              <w:r>
                                <w:rPr>
                                  <w:rFonts w:ascii="Arial"/>
                                  <w:sz w:val="12"/>
                                </w:rPr>
                                <w:t>4</w:t>
                              </w:r>
                            </w:p>
                          </w:txbxContent>
                        </wps:txbx>
                        <wps:bodyPr rot="0" vert="horz" wrap="square" lIns="0" tIns="0" rIns="0" bIns="0" anchor="t" anchorCtr="0" upright="1">
                          <a:noAutofit/>
                        </wps:bodyPr>
                      </wps:wsp>
                      <wps:wsp>
                        <wps:cNvPr id="1989" name="Text Box 1937"/>
                        <wps:cNvSpPr txBox="1">
                          <a:spLocks noChangeArrowheads="1"/>
                        </wps:cNvSpPr>
                        <wps:spPr bwMode="auto">
                          <a:xfrm>
                            <a:off x="3633" y="2509"/>
                            <a:ext cx="87" cy="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DB8A57" w14:textId="77777777" w:rsidR="00C334C5" w:rsidRDefault="00C334C5">
                              <w:pPr>
                                <w:spacing w:line="118" w:lineRule="exact"/>
                                <w:rPr>
                                  <w:rFonts w:ascii="Arial"/>
                                  <w:sz w:val="12"/>
                                </w:rPr>
                              </w:pPr>
                              <w:r>
                                <w:rPr>
                                  <w:rFonts w:ascii="Arial"/>
                                  <w:sz w:val="12"/>
                                </w:rPr>
                                <w:t>3</w:t>
                              </w:r>
                            </w:p>
                          </w:txbxContent>
                        </wps:txbx>
                        <wps:bodyPr rot="0" vert="horz" wrap="square" lIns="0" tIns="0" rIns="0" bIns="0" anchor="t" anchorCtr="0" upright="1">
                          <a:noAutofit/>
                        </wps:bodyPr>
                      </wps:wsp>
                      <wps:wsp>
                        <wps:cNvPr id="1990" name="Text Box 1936"/>
                        <wps:cNvSpPr txBox="1">
                          <a:spLocks noChangeArrowheads="1"/>
                        </wps:cNvSpPr>
                        <wps:spPr bwMode="auto">
                          <a:xfrm>
                            <a:off x="5968" y="2686"/>
                            <a:ext cx="154" cy="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116840" w14:textId="77777777" w:rsidR="00C334C5" w:rsidRDefault="00C334C5">
                              <w:pPr>
                                <w:spacing w:line="118" w:lineRule="exact"/>
                                <w:rPr>
                                  <w:rFonts w:ascii="Arial"/>
                                  <w:sz w:val="12"/>
                                </w:rPr>
                              </w:pPr>
                              <w:r>
                                <w:rPr>
                                  <w:rFonts w:ascii="Arial"/>
                                  <w:sz w:val="12"/>
                                </w:rPr>
                                <w:t>31</w:t>
                              </w:r>
                            </w:p>
                          </w:txbxContent>
                        </wps:txbx>
                        <wps:bodyPr rot="0" vert="horz" wrap="square" lIns="0" tIns="0" rIns="0" bIns="0" anchor="t" anchorCtr="0" upright="1">
                          <a:noAutofit/>
                        </wps:bodyPr>
                      </wps:wsp>
                      <wps:wsp>
                        <wps:cNvPr id="1991" name="Text Box 1935"/>
                        <wps:cNvSpPr txBox="1">
                          <a:spLocks noChangeArrowheads="1"/>
                        </wps:cNvSpPr>
                        <wps:spPr bwMode="auto">
                          <a:xfrm>
                            <a:off x="3885" y="2864"/>
                            <a:ext cx="87" cy="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D43D7A" w14:textId="77777777" w:rsidR="00C334C5" w:rsidRDefault="00C334C5">
                              <w:pPr>
                                <w:spacing w:line="118" w:lineRule="exact"/>
                                <w:rPr>
                                  <w:rFonts w:ascii="Arial"/>
                                  <w:sz w:val="12"/>
                                </w:rPr>
                              </w:pPr>
                              <w:r>
                                <w:rPr>
                                  <w:rFonts w:ascii="Arial"/>
                                  <w:sz w:val="12"/>
                                </w:rPr>
                                <w:t>6</w:t>
                              </w:r>
                            </w:p>
                          </w:txbxContent>
                        </wps:txbx>
                        <wps:bodyPr rot="0" vert="horz" wrap="square" lIns="0" tIns="0" rIns="0" bIns="0" anchor="t" anchorCtr="0" upright="1">
                          <a:noAutofit/>
                        </wps:bodyPr>
                      </wps:wsp>
                      <wps:wsp>
                        <wps:cNvPr id="1992" name="Text Box 1934"/>
                        <wps:cNvSpPr txBox="1">
                          <a:spLocks noChangeArrowheads="1"/>
                        </wps:cNvSpPr>
                        <wps:spPr bwMode="auto">
                          <a:xfrm>
                            <a:off x="3800" y="3042"/>
                            <a:ext cx="87" cy="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7BEC2F" w14:textId="77777777" w:rsidR="00C334C5" w:rsidRDefault="00C334C5">
                              <w:pPr>
                                <w:spacing w:line="118" w:lineRule="exact"/>
                                <w:rPr>
                                  <w:rFonts w:ascii="Arial"/>
                                  <w:sz w:val="12"/>
                                </w:rPr>
                              </w:pPr>
                              <w:r>
                                <w:rPr>
                                  <w:rFonts w:ascii="Arial"/>
                                  <w:sz w:val="12"/>
                                </w:rPr>
                                <w:t>5</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9FBBADD" id="Group 1933" o:spid="_x0000_s1031" style="position:absolute;left:0;text-align:left;margin-left:165.05pt;margin-top:-1.85pt;width:338.1pt;height:164.55pt;z-index:15736832;mso-position-horizontal-relative:page" coordorigin="3301,-37" coordsize="6762,32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">
                <v:rect id="Rectangle 1986" o:spid="_x0000_s1032" style="position:absolute;left:3372;top:-11;width:3964;height: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" fillcolor="#f7fbff" stroked="f"/>
                <v:rect id="Rectangle 1985" o:spid="_x0000_s1033" style="position:absolute;left:3372;top:-11;width:3964;height: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" filled="f" strokeweight=".21pt"/>
                <v:rect id="Rectangle 1984" o:spid="_x0000_s1034" style="position:absolute;left:3372;top:167;width:1405;height: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" fillcolor="#f7fbff" stroked="f"/>
                <v:rect id="Rectangle 1983" o:spid="_x0000_s1035" style="position:absolute;left:3372;top:167;width:1405;height: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" filled="f" strokeweight=".21pt"/>
                <v:rect id="Rectangle 1982" o:spid="_x0000_s1036" style="position:absolute;left:3372;top:344;width:1322;height: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" fillcolor="#f7fbff" stroked="f"/>
                <v:rect id="Rectangle 1981" o:spid="_x0000_s1037" style="position:absolute;left:3372;top:344;width:1322;height: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" filled="f" strokeweight=".21pt"/>
                <v:rect id="Rectangle 1980" o:spid="_x0000_s1038" style="position:absolute;left:3372;top:522;width:1157;height: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" fillcolor="#f7fbff" stroked="f"/>
                <v:rect id="Rectangle 1979" o:spid="_x0000_s1039" style="position:absolute;left:3372;top:522;width:1157;height: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" filled="f" strokeweight=".21pt"/>
                <v:rect id="Rectangle 1978" o:spid="_x0000_s1040" style="position:absolute;left:3372;top:700;width:992;height: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" fillcolor="#c6dbef" stroked="f"/>
                <v:rect id="Rectangle 1977" o:spid="_x0000_s1041" style="position:absolute;left:3372;top:700;width:992;height: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" filled="f" strokeweight=".21pt"/>
                <v:rect id="Rectangle 1976" o:spid="_x0000_s1042" style="position:absolute;left:3372;top:878;width:826;height: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" fillcolor="#f7fbff" stroked="f"/>
                <v:rect id="Rectangle 1975" o:spid="_x0000_s1043" style="position:absolute;left:3372;top:878;width:826;height: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" filled="f" strokeweight=".21pt"/>
                <v:rect id="Rectangle 1974" o:spid="_x0000_s1044" style="position:absolute;left:3372;top:1056;width:579;height: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" fillcolor="#f7fbff" stroked="f"/>
                <v:rect id="Rectangle 1973" o:spid="_x0000_s1045" style="position:absolute;left:3372;top:1056;width:579;height: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" filled="f" strokeweight=".21pt"/>
                <v:rect id="Rectangle 1972" o:spid="_x0000_s1046" style="position:absolute;left:3372;top:1234;width:496;height: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" fillcolor="#f7fbff" stroked="f"/>
                <v:rect id="Rectangle 1971" o:spid="_x0000_s1047" style="position:absolute;left:3372;top:1234;width:496;height: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" filled="f" strokeweight=".21pt"/>
                <v:rect id="Rectangle 1970" o:spid="_x0000_s1048" style="position:absolute;left:3372;top:1411;width:496;height: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" fillcolor="#6baed6" stroked="f"/>
                <v:rect id="Rectangle 1969" o:spid="_x0000_s1049" style="position:absolute;left:3372;top:1411;width:496;height: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" filled="f" strokeweight=".21pt"/>
                <v:rect id="Rectangle 1968" o:spid="_x0000_s1050" style="position:absolute;left:3372;top:1589;width:414;height: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" fillcolor="#f7fbff" stroked="f"/>
                <v:rect id="Rectangle 1967" o:spid="_x0000_s1051" style="position:absolute;left:3372;top:1589;width:414;height: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" filled="f" strokeweight=".21pt"/>
                <v:rect id="Rectangle 1966" o:spid="_x0000_s1052" style="position:absolute;left:3372;top:1767;width:331;height: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" fillcolor="#f7fbff" stroked="f"/>
                <v:rect id="Rectangle 1965" o:spid="_x0000_s1053" style="position:absolute;left:3372;top:1767;width:331;height: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" filled="f" strokeweight=".21pt"/>
                <v:rect id="Rectangle 1964" o:spid="_x0000_s1054" style="position:absolute;left:3372;top:1945;width:331;height: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" fillcolor="#c6dbef" stroked="f"/>
                <v:rect id="Rectangle 1963" o:spid="_x0000_s1055" style="position:absolute;left:3372;top:1945;width:331;height: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" filled="f" strokeweight=".21pt"/>
                <v:rect id="Rectangle 1962" o:spid="_x0000_s1056" style="position:absolute;left:3372;top:2122;width:331;height: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" fillcolor="#f7fbff" stroked="f"/>
                <v:rect id="Rectangle 1961" o:spid="_x0000_s1057" style="position:absolute;left:3372;top:2122;width:331;height: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" filled="f" strokeweight=".21pt"/>
                <v:rect id="Rectangle 1960" o:spid="_x0000_s1058" style="position:absolute;left:3372;top:2300;width:331;height: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" fillcolor="#f7fbff" stroked="f"/>
                <v:rect id="Rectangle 1959" o:spid="_x0000_s1059" style="position:absolute;left:3372;top:2300;width:331;height: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" filled="f" strokeweight=".21pt"/>
                <v:rect id="Rectangle 1958" o:spid="_x0000_s1060" style="position:absolute;left:3372;top:2478;width:249;height: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" fillcolor="#f7fbff" stroked="f"/>
                <v:rect id="Rectangle 1957" o:spid="_x0000_s1061" style="position:absolute;left:3372;top:2478;width:249;height: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" filled="f" strokeweight=".21pt"/>
                <v:rect id="Rectangle 1956" o:spid="_x0000_s1062" style="position:absolute;left:3372;top:2656;width:2570;height: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" fillcolor="#f7fbff" stroked="f"/>
                <v:rect id="Rectangle 1955" o:spid="_x0000_s1063" style="position:absolute;left:3372;top:2656;width:2570;height: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" filled="f" strokeweight=".21pt"/>
                <v:rect id="Rectangle 1954" o:spid="_x0000_s1064" style="position:absolute;left:3372;top:2834;width:501;height: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" fillcolor="#c6dbef" stroked="f"/>
                <v:rect id="Rectangle 1953" o:spid="_x0000_s1065" style="position:absolute;left:3372;top:2834;width:501;height: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" filled="f" strokeweight=".21pt"/>
                <v:rect id="Rectangle 1952" o:spid="_x0000_s1066" style="position:absolute;left:3372;top:3011;width:416;height: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" fillcolor="#6baed6" stroked="f"/>
                <v:rect id="Rectangle 1951" o:spid="_x0000_s1067" style="position:absolute;left:3372;top:3011;width:416;height: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" filled="f" strokeweight=".21pt"/>
                <v:line id="Line 1950" o:spid="_x0000_s1068" style="position:absolute;visibility:visible;mso-wrap-style:square" from="3355,3198" to="3355,31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" strokeweight="1.07pt"/>
                <v:shape id="AutoShape 1949" o:spid="_x0000_s1069" style="position:absolute;left:3300;top:69;width:55;height:3023;visibility:visible;mso-wrap-style:square;v-text-anchor:top" coordsize="55,3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" path="m,3023r54,m,2845r54,m,2667r54,m,2489r54,m,2312r54,m,2134r54,m,1956r54,m,1778r54,m,1600r54,m,1423r54,m,1245r54,m,1067r54,m,889r54,m,712r54,m,534r54,m,356r54,m,178r54,m,l54,e" filled="f" strokecolor="#333" strokeweight="1.07pt">
                  <v:path arrowok="t" o:connecttype="custom" o:connectlocs="0,3092;54,3092;0,2914;54,2914;0,2736;54,2736;0,2558;54,2558;0,2381;54,2381;0,2203;54,2203;0,2025;54,2025;0,1847;54,1847;0,1669;54,1669;0,1492;54,1492;0,1314;54,1314;0,1136;54,1136;0,958;54,958;0,781;54,781;0,603;54,603;0,425;54,425;0,247;54,247;0,69;54,69" o:connectangles="0,0,0,0,0,0,0,0,0,0,0,0,0,0,0,0,0,0,0,0,0,0,0,0,0,0,0,0,0,0,0,0,0,0,0,0"/>
                </v:shape>
                <v:line id="Line 1948" o:spid="_x0000_s1070" style="position:absolute;visibility:visible;mso-wrap-style:square" from="3355,3198" to="10062,31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" strokeweight="1.07pt"/>
                <v:shape id="AutoShape 1947" o:spid="_x0000_s1071" style="position:absolute;left:3372;top:3198;width:6674;height:55;visibility:visible;mso-wrap-style:square;v-text-anchor:top" coordsize="667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" path="m,55l,m834,55l834,t834,55l1668,t835,55l2503,t834,55l3337,t834,55l4171,t834,55l5005,t834,55l5839,t835,55l6674,e" filled="f" strokecolor="#333" strokeweight="1.07pt">
                  <v:path arrowok="t" o:connecttype="custom" o:connectlocs="0,3253;0,3198;834,3253;834,3198;1668,3253;1668,3198;2503,3253;2503,3198;3337,3253;3337,3198;4171,3253;4171,3198;5005,3253;5005,3198;5839,3253;5839,3198;6674,3253;6674,3198" o:connectangles="0,0,0,0,0,0,0,0,0,0,0,0,0,0,0,0,0,0"/>
                </v:shape>
                <v:shape id="Text Box 1946" o:spid="_x0000_s1072" type="#_x0000_t202" style="position:absolute;left:7362;top:20;width:154;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" filled="f" stroked="f">
                  <v:textbox inset="0,0,0,0">
                    <w:txbxContent>
                      <w:p w14:paraId="67471706" w14:textId="77777777" w:rsidR="00C334C5" w:rsidRDefault="00C334C5">
                        <w:pPr>
                          <w:spacing w:line="118" w:lineRule="exact"/>
                          <w:rPr>
                            <w:rFonts w:ascii="Arial"/>
                            <w:sz w:val="12"/>
                          </w:rPr>
                        </w:pPr>
                        <w:r>
                          <w:rPr>
                            <w:rFonts w:ascii="Arial"/>
                            <w:sz w:val="12"/>
                          </w:rPr>
                          <w:t>48</w:t>
                        </w:r>
                      </w:p>
                    </w:txbxContent>
                  </v:textbox>
                </v:shape>
                <v:shape id="Text Box 1945" o:spid="_x0000_s1073" type="#_x0000_t202" style="position:absolute;left:4720;top:197;width:237;height:2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" filled="f" stroked="f">
                  <v:textbox inset="0,0,0,0">
                    <w:txbxContent>
                      <w:p w14:paraId="366C5413" w14:textId="77777777" w:rsidR="00C334C5" w:rsidRDefault="00C334C5">
                        <w:pPr>
                          <w:spacing w:line="118" w:lineRule="exact"/>
                          <w:ind w:left="83"/>
                          <w:rPr>
                            <w:rFonts w:ascii="Arial"/>
                            <w:sz w:val="12"/>
                          </w:rPr>
                        </w:pPr>
                        <w:r>
                          <w:rPr>
                            <w:rFonts w:ascii="Arial"/>
                            <w:sz w:val="12"/>
                          </w:rPr>
                          <w:t>17</w:t>
                        </w:r>
                      </w:p>
                      <w:p w14:paraId="74E22A4D" w14:textId="77777777" w:rsidR="00C334C5" w:rsidRDefault="00C334C5">
                        <w:pPr>
                          <w:spacing w:before="40"/>
                          <w:rPr>
                            <w:rFonts w:ascii="Arial"/>
                            <w:sz w:val="12"/>
                          </w:rPr>
                        </w:pPr>
                        <w:r>
                          <w:rPr>
                            <w:rFonts w:ascii="Arial"/>
                            <w:sz w:val="12"/>
                          </w:rPr>
                          <w:t>16</w:t>
                        </w:r>
                      </w:p>
                    </w:txbxContent>
                  </v:textbox>
                </v:shape>
                <v:shape id="Text Box 1944" o:spid="_x0000_s1074" type="#_x0000_t202" style="position:absolute;left:4554;top:553;width:154;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" filled="f" stroked="f">
                  <v:textbox inset="0,0,0,0">
                    <w:txbxContent>
                      <w:p w14:paraId="29F52435" w14:textId="77777777" w:rsidR="00C334C5" w:rsidRDefault="00C334C5">
                        <w:pPr>
                          <w:spacing w:line="118" w:lineRule="exact"/>
                          <w:rPr>
                            <w:rFonts w:ascii="Arial"/>
                            <w:sz w:val="12"/>
                          </w:rPr>
                        </w:pPr>
                        <w:r>
                          <w:rPr>
                            <w:rFonts w:ascii="Arial"/>
                            <w:sz w:val="12"/>
                          </w:rPr>
                          <w:t>14</w:t>
                        </w:r>
                      </w:p>
                    </w:txbxContent>
                  </v:textbox>
                </v:shape>
                <v:shape id="Text Box 1943" o:spid="_x0000_s1075" type="#_x0000_t202" style="position:absolute;left:4389;top:731;width:154;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" filled="f" stroked="f">
                  <v:textbox inset="0,0,0,0">
                    <w:txbxContent>
                      <w:p w14:paraId="4B7DCA90" w14:textId="77777777" w:rsidR="00C334C5" w:rsidRDefault="00C334C5">
                        <w:pPr>
                          <w:spacing w:line="118" w:lineRule="exact"/>
                          <w:rPr>
                            <w:rFonts w:ascii="Arial"/>
                            <w:sz w:val="12"/>
                          </w:rPr>
                        </w:pPr>
                        <w:r>
                          <w:rPr>
                            <w:rFonts w:ascii="Arial"/>
                            <w:sz w:val="12"/>
                          </w:rPr>
                          <w:t>12</w:t>
                        </w:r>
                      </w:p>
                    </w:txbxContent>
                  </v:textbox>
                </v:shape>
                <v:shape id="Text Box 1942" o:spid="_x0000_s1076" type="#_x0000_t202" style="position:absolute;left:4224;top:908;width:154;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" filled="f" stroked="f">
                  <v:textbox inset="0,0,0,0">
                    <w:txbxContent>
                      <w:p w14:paraId="6BA62728" w14:textId="77777777" w:rsidR="00C334C5" w:rsidRDefault="00C334C5">
                        <w:pPr>
                          <w:spacing w:line="118" w:lineRule="exact"/>
                          <w:rPr>
                            <w:rFonts w:ascii="Arial"/>
                            <w:sz w:val="12"/>
                          </w:rPr>
                        </w:pPr>
                        <w:r>
                          <w:rPr>
                            <w:rFonts w:ascii="Arial"/>
                            <w:sz w:val="12"/>
                          </w:rPr>
                          <w:t>10</w:t>
                        </w:r>
                      </w:p>
                    </w:txbxContent>
                  </v:textbox>
                </v:shape>
                <v:shape id="Text Box 1941" o:spid="_x0000_s1077" type="#_x0000_t202" style="position:absolute;left:3964;top:1086;width:87;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" filled="f" stroked="f">
                  <v:textbox inset="0,0,0,0">
                    <w:txbxContent>
                      <w:p w14:paraId="0C507FA1" w14:textId="77777777" w:rsidR="00C334C5" w:rsidRDefault="00C334C5">
                        <w:pPr>
                          <w:spacing w:line="118" w:lineRule="exact"/>
                          <w:rPr>
                            <w:rFonts w:ascii="Arial"/>
                            <w:sz w:val="12"/>
                          </w:rPr>
                        </w:pPr>
                        <w:r>
                          <w:rPr>
                            <w:rFonts w:ascii="Arial"/>
                            <w:sz w:val="12"/>
                          </w:rPr>
                          <w:t>7</w:t>
                        </w:r>
                      </w:p>
                    </w:txbxContent>
                  </v:textbox>
                </v:shape>
                <v:shape id="Text Box 1940" o:spid="_x0000_s1078" type="#_x0000_t202" style="position:absolute;left:3880;top:1264;width:87;height:2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" filled="f" stroked="f">
                  <v:textbox inset="0,0,0,0">
                    <w:txbxContent>
                      <w:p w14:paraId="4B733587" w14:textId="77777777" w:rsidR="00C334C5" w:rsidRDefault="00C334C5">
                        <w:pPr>
                          <w:spacing w:line="118" w:lineRule="exact"/>
                          <w:rPr>
                            <w:rFonts w:ascii="Arial"/>
                            <w:sz w:val="12"/>
                          </w:rPr>
                        </w:pPr>
                        <w:r>
                          <w:rPr>
                            <w:rFonts w:ascii="Arial"/>
                            <w:sz w:val="12"/>
                          </w:rPr>
                          <w:t>6</w:t>
                        </w:r>
                      </w:p>
                      <w:p w14:paraId="1DD95C8E" w14:textId="77777777" w:rsidR="00C334C5" w:rsidRDefault="00C334C5">
                        <w:pPr>
                          <w:spacing w:before="40"/>
                          <w:rPr>
                            <w:rFonts w:ascii="Arial"/>
                            <w:sz w:val="12"/>
                          </w:rPr>
                        </w:pPr>
                        <w:r>
                          <w:rPr>
                            <w:rFonts w:ascii="Arial"/>
                            <w:sz w:val="12"/>
                          </w:rPr>
                          <w:t>6</w:t>
                        </w:r>
                      </w:p>
                    </w:txbxContent>
                  </v:textbox>
                </v:shape>
                <v:shape id="Text Box 1939" o:spid="_x0000_s1079" type="#_x0000_t202" style="position:absolute;left:3799;top:1620;width:87;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" filled="f" stroked="f">
                  <v:textbox inset="0,0,0,0">
                    <w:txbxContent>
                      <w:p w14:paraId="0DF9A597" w14:textId="77777777" w:rsidR="00C334C5" w:rsidRDefault="00C334C5">
                        <w:pPr>
                          <w:spacing w:line="118" w:lineRule="exact"/>
                          <w:rPr>
                            <w:rFonts w:ascii="Arial"/>
                            <w:sz w:val="12"/>
                          </w:rPr>
                        </w:pPr>
                        <w:r>
                          <w:rPr>
                            <w:rFonts w:ascii="Arial"/>
                            <w:sz w:val="12"/>
                          </w:rPr>
                          <w:t>5</w:t>
                        </w:r>
                      </w:p>
                    </w:txbxContent>
                  </v:textbox>
                </v:shape>
                <v:shape id="Text Box 1938" o:spid="_x0000_s1080" type="#_x0000_t202" style="position:absolute;left:3715;top:1798;width:87;height:6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" filled="f" stroked="f">
                  <v:textbox inset="0,0,0,0">
                    <w:txbxContent>
                      <w:p w14:paraId="1B7C3A0C" w14:textId="77777777" w:rsidR="00C334C5" w:rsidRDefault="00C334C5">
                        <w:pPr>
                          <w:spacing w:line="118" w:lineRule="exact"/>
                          <w:rPr>
                            <w:rFonts w:ascii="Arial"/>
                            <w:sz w:val="12"/>
                          </w:rPr>
                        </w:pPr>
                        <w:r>
                          <w:rPr>
                            <w:rFonts w:ascii="Arial"/>
                            <w:sz w:val="12"/>
                          </w:rPr>
                          <w:t>4</w:t>
                        </w:r>
                      </w:p>
                      <w:p w14:paraId="07CBB1E8" w14:textId="77777777" w:rsidR="00C334C5" w:rsidRDefault="00C334C5">
                        <w:pPr>
                          <w:spacing w:before="40"/>
                          <w:rPr>
                            <w:rFonts w:ascii="Arial"/>
                            <w:sz w:val="12"/>
                          </w:rPr>
                        </w:pPr>
                        <w:r>
                          <w:rPr>
                            <w:rFonts w:ascii="Arial"/>
                            <w:sz w:val="12"/>
                          </w:rPr>
                          <w:t>4</w:t>
                        </w:r>
                      </w:p>
                      <w:p w14:paraId="2C74D910" w14:textId="77777777" w:rsidR="00C334C5" w:rsidRDefault="00C334C5">
                        <w:pPr>
                          <w:spacing w:before="39"/>
                          <w:rPr>
                            <w:rFonts w:ascii="Arial"/>
                            <w:sz w:val="12"/>
                          </w:rPr>
                        </w:pPr>
                        <w:r>
                          <w:rPr>
                            <w:rFonts w:ascii="Arial"/>
                            <w:sz w:val="12"/>
                          </w:rPr>
                          <w:t>4</w:t>
                        </w:r>
                      </w:p>
                      <w:p w14:paraId="19B8151B" w14:textId="77777777" w:rsidR="00C334C5" w:rsidRDefault="00C334C5">
                        <w:pPr>
                          <w:spacing w:before="40"/>
                          <w:rPr>
                            <w:rFonts w:ascii="Arial"/>
                            <w:sz w:val="12"/>
                          </w:rPr>
                        </w:pPr>
                        <w:r>
                          <w:rPr>
                            <w:rFonts w:ascii="Arial"/>
                            <w:sz w:val="12"/>
                          </w:rPr>
                          <w:t>4</w:t>
                        </w:r>
                      </w:p>
                    </w:txbxContent>
                  </v:textbox>
                </v:shape>
                <v:shape id="Text Box 1937" o:spid="_x0000_s1081" type="#_x0000_t202" style="position:absolute;left:3633;top:2509;width:87;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" filled="f" stroked="f">
                  <v:textbox inset="0,0,0,0">
                    <w:txbxContent>
                      <w:p w14:paraId="2FDB8A57" w14:textId="77777777" w:rsidR="00C334C5" w:rsidRDefault="00C334C5">
                        <w:pPr>
                          <w:spacing w:line="118" w:lineRule="exact"/>
                          <w:rPr>
                            <w:rFonts w:ascii="Arial"/>
                            <w:sz w:val="12"/>
                          </w:rPr>
                        </w:pPr>
                        <w:r>
                          <w:rPr>
                            <w:rFonts w:ascii="Arial"/>
                            <w:sz w:val="12"/>
                          </w:rPr>
                          <w:t>3</w:t>
                        </w:r>
                      </w:p>
                    </w:txbxContent>
                  </v:textbox>
                </v:shape>
                <v:shape id="Text Box 1936" o:spid="_x0000_s1082" type="#_x0000_t202" style="position:absolute;left:5968;top:2686;width:154;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" filled="f" stroked="f">
                  <v:textbox inset="0,0,0,0">
                    <w:txbxContent>
                      <w:p w14:paraId="68116840" w14:textId="77777777" w:rsidR="00C334C5" w:rsidRDefault="00C334C5">
                        <w:pPr>
                          <w:spacing w:line="118" w:lineRule="exact"/>
                          <w:rPr>
                            <w:rFonts w:ascii="Arial"/>
                            <w:sz w:val="12"/>
                          </w:rPr>
                        </w:pPr>
                        <w:r>
                          <w:rPr>
                            <w:rFonts w:ascii="Arial"/>
                            <w:sz w:val="12"/>
                          </w:rPr>
                          <w:t>31</w:t>
                        </w:r>
                      </w:p>
                    </w:txbxContent>
                  </v:textbox>
                </v:shape>
                <v:shape id="Text Box 1935" o:spid="_x0000_s1083" type="#_x0000_t202" style="position:absolute;left:3885;top:2864;width:87;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" filled="f" stroked="f">
                  <v:textbox inset="0,0,0,0">
                    <w:txbxContent>
                      <w:p w14:paraId="70D43D7A" w14:textId="77777777" w:rsidR="00C334C5" w:rsidRDefault="00C334C5">
                        <w:pPr>
                          <w:spacing w:line="118" w:lineRule="exact"/>
                          <w:rPr>
                            <w:rFonts w:ascii="Arial"/>
                            <w:sz w:val="12"/>
                          </w:rPr>
                        </w:pPr>
                        <w:r>
                          <w:rPr>
                            <w:rFonts w:ascii="Arial"/>
                            <w:sz w:val="12"/>
                          </w:rPr>
                          <w:t>6</w:t>
                        </w:r>
                      </w:p>
                    </w:txbxContent>
                  </v:textbox>
                </v:shape>
                <v:shape id="Text Box 1934" o:spid="_x0000_s1084" type="#_x0000_t202" style="position:absolute;left:3800;top:3042;width:87;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" filled="f" stroked="f">
                  <v:textbox inset="0,0,0,0">
                    <w:txbxContent>
                      <w:p w14:paraId="657BEC2F" w14:textId="77777777" w:rsidR="00C334C5" w:rsidRDefault="00C334C5">
                        <w:pPr>
                          <w:spacing w:line="118" w:lineRule="exact"/>
                          <w:rPr>
                            <w:rFonts w:ascii="Arial"/>
                            <w:sz w:val="12"/>
                          </w:rPr>
                        </w:pPr>
                        <w:r>
                          <w:rPr>
                            <w:rFonts w:ascii="Arial"/>
                            <w:sz w:val="12"/>
                          </w:rPr>
                          <w:t>5</w:t>
                        </w:r>
                      </w:p>
                    </w:txbxContent>
                  </v:textbox>
                </v:shape>
                <w10:wrap anchorx="page"/>
              </v:group>
            </w:pict>
          </mc:Fallback>
        </mc:AlternateContent>
      </w:r>
      <w:r w:rsidR="00DC0BFC">
        <w:rPr>
          <w:rFonts w:ascii="Arial"/>
          <w:color w:val="4D4D4D"/>
          <w:sz w:val="12"/>
        </w:rPr>
        <w:t>United</w:t>
      </w:r>
      <w:r w:rsidR="00DC0BFC">
        <w:rPr>
          <w:rFonts w:ascii="Arial"/>
          <w:color w:val="4D4D4D"/>
          <w:spacing w:val="-6"/>
          <w:sz w:val="12"/>
        </w:rPr>
        <w:t xml:space="preserve"> </w:t>
      </w:r>
      <w:r w:rsidR="00DC0BFC">
        <w:rPr>
          <w:rFonts w:ascii="Arial"/>
          <w:color w:val="4D4D4D"/>
          <w:sz w:val="12"/>
        </w:rPr>
        <w:t>States</w:t>
      </w:r>
    </w:p>
    <w:p w14:paraId="03A550C2" w14:textId="77777777" w:rsidR="00BB4C49" w:rsidRDefault="00DC0BFC">
      <w:pPr>
        <w:spacing w:before="40" w:line="309" w:lineRule="auto"/>
        <w:ind w:left="1463" w:right="7741" w:firstLine="529"/>
        <w:jc w:val="right"/>
        <w:rPr>
          <w:rFonts w:ascii="Arial"/>
          <w:sz w:val="12"/>
        </w:rPr>
      </w:pPr>
      <w:r>
        <w:rPr>
          <w:rFonts w:ascii="Arial"/>
          <w:color w:val="4D4D4D"/>
          <w:spacing w:val="-1"/>
          <w:sz w:val="12"/>
        </w:rPr>
        <w:t>Japan</w:t>
      </w:r>
      <w:r>
        <w:rPr>
          <w:rFonts w:ascii="Arial"/>
          <w:color w:val="4D4D4D"/>
          <w:spacing w:val="-31"/>
          <w:sz w:val="12"/>
        </w:rPr>
        <w:t xml:space="preserve"> </w:t>
      </w:r>
      <w:r>
        <w:rPr>
          <w:rFonts w:ascii="Arial"/>
          <w:color w:val="4D4D4D"/>
          <w:spacing w:val="-1"/>
          <w:sz w:val="12"/>
        </w:rPr>
        <w:t>United Kingdom</w:t>
      </w:r>
      <w:r>
        <w:rPr>
          <w:rFonts w:ascii="Arial"/>
          <w:color w:val="4D4D4D"/>
          <w:spacing w:val="-31"/>
          <w:sz w:val="12"/>
        </w:rPr>
        <w:t xml:space="preserve"> </w:t>
      </w:r>
      <w:r>
        <w:rPr>
          <w:rFonts w:ascii="Arial"/>
          <w:color w:val="4D4D4D"/>
          <w:sz w:val="12"/>
        </w:rPr>
        <w:t>Netherlands</w:t>
      </w:r>
    </w:p>
    <w:p w14:paraId="7817CE4E" w14:textId="77777777" w:rsidR="00BB4C49" w:rsidRDefault="00144D41">
      <w:pPr>
        <w:spacing w:line="309" w:lineRule="auto"/>
        <w:ind w:left="1822" w:right="7741" w:firstLine="181"/>
        <w:jc w:val="right"/>
        <w:rPr>
          <w:rFonts w:ascii="Arial"/>
          <w:sz w:val="12"/>
        </w:rPr>
      </w:pPr>
      <w:r>
        <w:rPr>
          <w:noProof/>
        </w:rPr>
        <mc:AlternateContent>
          <mc:Choice Requires="wps">
            <w:drawing>
              <wp:anchor distT="0" distB="0" distL="114300" distR="114300" simplePos="0" relativeHeight="15739392" behindDoc="0" locked="0" layoutInCell="1" allowOverlap="1" wp14:anchorId="24A5471D" wp14:editId="73A5F9A0">
                <wp:simplePos x="0" y="0"/>
                <wp:positionH relativeFrom="page">
                  <wp:posOffset>1339850</wp:posOffset>
                </wp:positionH>
                <wp:positionV relativeFrom="paragraph">
                  <wp:posOffset>292735</wp:posOffset>
                </wp:positionV>
                <wp:extent cx="165100" cy="518795"/>
                <wp:effectExtent l="0" t="0" r="0" b="0"/>
                <wp:wrapNone/>
                <wp:docPr id="1938" name="Text Box 19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100" cy="518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AD1877" w14:textId="77777777" w:rsidR="00C334C5" w:rsidRDefault="00C334C5">
                            <w:pPr>
                              <w:spacing w:line="236" w:lineRule="exact"/>
                              <w:ind w:left="20"/>
                              <w:rPr>
                                <w:rFonts w:ascii="Arial"/>
                              </w:rPr>
                            </w:pPr>
                            <w:r>
                              <w:rPr>
                                <w:rFonts w:ascii="Arial"/>
                              </w:rPr>
                              <w:t>Country</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A5471D" id="Text Box 1932" o:spid="_x0000_s1085" type="#_x0000_t202" style="position:absolute;left:0;text-align:left;margin-left:105.5pt;margin-top:23.05pt;width:13pt;height:40.85pt;z-index:157393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" filled="f" stroked="f">
                <v:textbox style="layout-flow:vertical;mso-layout-flow-alt:bottom-to-top" inset="0,0,0,0">
                  <w:txbxContent>
                    <w:p w14:paraId="25AD1877" w14:textId="77777777" w:rsidR="00C334C5" w:rsidRDefault="00C334C5">
                      <w:pPr>
                        <w:spacing w:line="236" w:lineRule="exact"/>
                        <w:ind w:left="20"/>
                        <w:rPr>
                          <w:rFonts w:ascii="Arial"/>
                        </w:rPr>
                      </w:pPr>
                      <w:r>
                        <w:rPr>
                          <w:rFonts w:ascii="Arial"/>
                        </w:rPr>
                        <w:t>Country</w:t>
                      </w:r>
                    </w:p>
                  </w:txbxContent>
                </v:textbox>
                <w10:wrap anchorx="page"/>
              </v:shape>
            </w:pict>
          </mc:Fallback>
        </mc:AlternateContent>
      </w:r>
      <w:r w:rsidR="00DC0BFC">
        <w:rPr>
          <w:rFonts w:ascii="Arial"/>
          <w:color w:val="4D4D4D"/>
          <w:spacing w:val="-1"/>
          <w:sz w:val="12"/>
        </w:rPr>
        <w:t>China</w:t>
      </w:r>
      <w:r w:rsidR="00DC0BFC">
        <w:rPr>
          <w:rFonts w:ascii="Arial"/>
          <w:color w:val="4D4D4D"/>
          <w:spacing w:val="-31"/>
          <w:sz w:val="12"/>
        </w:rPr>
        <w:t xml:space="preserve"> </w:t>
      </w:r>
      <w:r w:rsidR="00DC0BFC">
        <w:rPr>
          <w:rFonts w:ascii="Arial"/>
          <w:color w:val="4D4D4D"/>
          <w:sz w:val="12"/>
        </w:rPr>
        <w:t>Germany</w:t>
      </w:r>
      <w:r w:rsidR="00DC0BFC">
        <w:rPr>
          <w:rFonts w:ascii="Arial"/>
          <w:color w:val="4D4D4D"/>
          <w:spacing w:val="-31"/>
          <w:sz w:val="12"/>
        </w:rPr>
        <w:t xml:space="preserve"> </w:t>
      </w:r>
      <w:r w:rsidR="00DC0BFC">
        <w:rPr>
          <w:rFonts w:ascii="Arial"/>
          <w:color w:val="4D4D4D"/>
          <w:sz w:val="12"/>
        </w:rPr>
        <w:t>France</w:t>
      </w:r>
      <w:r w:rsidR="00DC0BFC">
        <w:rPr>
          <w:rFonts w:ascii="Arial"/>
          <w:color w:val="4D4D4D"/>
          <w:spacing w:val="1"/>
          <w:sz w:val="12"/>
        </w:rPr>
        <w:t xml:space="preserve"> </w:t>
      </w:r>
      <w:r w:rsidR="00DC0BFC">
        <w:rPr>
          <w:rFonts w:ascii="Arial"/>
          <w:color w:val="4D4D4D"/>
          <w:sz w:val="12"/>
        </w:rPr>
        <w:t>Canada</w:t>
      </w:r>
      <w:r w:rsidR="00DC0BFC">
        <w:rPr>
          <w:rFonts w:ascii="Arial"/>
          <w:color w:val="4D4D4D"/>
          <w:spacing w:val="1"/>
          <w:sz w:val="12"/>
        </w:rPr>
        <w:t xml:space="preserve"> </w:t>
      </w:r>
      <w:r w:rsidR="00DC0BFC">
        <w:rPr>
          <w:rFonts w:ascii="Arial"/>
          <w:color w:val="4D4D4D"/>
          <w:sz w:val="12"/>
        </w:rPr>
        <w:t>India</w:t>
      </w:r>
      <w:r w:rsidR="00DC0BFC">
        <w:rPr>
          <w:rFonts w:ascii="Arial"/>
          <w:color w:val="4D4D4D"/>
          <w:spacing w:val="1"/>
          <w:sz w:val="12"/>
        </w:rPr>
        <w:t xml:space="preserve"> </w:t>
      </w:r>
      <w:r w:rsidR="00DC0BFC">
        <w:rPr>
          <w:rFonts w:ascii="Arial"/>
          <w:color w:val="4D4D4D"/>
          <w:sz w:val="12"/>
        </w:rPr>
        <w:t>Spain</w:t>
      </w:r>
      <w:r w:rsidR="00DC0BFC">
        <w:rPr>
          <w:rFonts w:ascii="Arial"/>
          <w:color w:val="4D4D4D"/>
          <w:spacing w:val="1"/>
          <w:sz w:val="12"/>
        </w:rPr>
        <w:t xml:space="preserve"> </w:t>
      </w:r>
      <w:r w:rsidR="00DC0BFC">
        <w:rPr>
          <w:rFonts w:ascii="Arial"/>
          <w:color w:val="4D4D4D"/>
          <w:sz w:val="12"/>
        </w:rPr>
        <w:t>Australia</w:t>
      </w:r>
      <w:r w:rsidR="00DC0BFC">
        <w:rPr>
          <w:rFonts w:ascii="Arial"/>
          <w:color w:val="4D4D4D"/>
          <w:spacing w:val="-31"/>
          <w:sz w:val="12"/>
        </w:rPr>
        <w:t xml:space="preserve"> </w:t>
      </w:r>
      <w:r w:rsidR="00DC0BFC">
        <w:rPr>
          <w:rFonts w:ascii="Arial"/>
          <w:color w:val="4D4D4D"/>
          <w:sz w:val="12"/>
        </w:rPr>
        <w:t>Brazil</w:t>
      </w:r>
      <w:r w:rsidR="00DC0BFC">
        <w:rPr>
          <w:rFonts w:ascii="Arial"/>
          <w:color w:val="4D4D4D"/>
          <w:spacing w:val="1"/>
          <w:sz w:val="12"/>
        </w:rPr>
        <w:t xml:space="preserve"> </w:t>
      </w:r>
      <w:r w:rsidR="00DC0BFC">
        <w:rPr>
          <w:rFonts w:ascii="Arial"/>
          <w:color w:val="4D4D4D"/>
          <w:sz w:val="12"/>
        </w:rPr>
        <w:t>Italy</w:t>
      </w:r>
    </w:p>
    <w:p w14:paraId="44529081" w14:textId="77777777" w:rsidR="00BB4C49" w:rsidRDefault="00DC0BFC">
      <w:pPr>
        <w:spacing w:line="309" w:lineRule="auto"/>
        <w:ind w:left="1883" w:right="7741" w:hanging="187"/>
        <w:jc w:val="both"/>
        <w:rPr>
          <w:rFonts w:ascii="Arial"/>
          <w:sz w:val="12"/>
        </w:rPr>
      </w:pPr>
      <w:r>
        <w:rPr>
          <w:rFonts w:ascii="Arial"/>
          <w:color w:val="4D4D4D"/>
          <w:spacing w:val="-1"/>
          <w:sz w:val="12"/>
        </w:rPr>
        <w:t>Switzerland</w:t>
      </w:r>
      <w:r>
        <w:rPr>
          <w:rFonts w:ascii="Arial"/>
          <w:color w:val="4D4D4D"/>
          <w:spacing w:val="-31"/>
          <w:sz w:val="12"/>
        </w:rPr>
        <w:t xml:space="preserve"> </w:t>
      </w:r>
      <w:r>
        <w:rPr>
          <w:rFonts w:ascii="Arial"/>
          <w:color w:val="4D4D4D"/>
          <w:sz w:val="12"/>
        </w:rPr>
        <w:t>Belgium</w:t>
      </w:r>
      <w:r>
        <w:rPr>
          <w:rFonts w:ascii="Arial"/>
          <w:color w:val="4D4D4D"/>
          <w:spacing w:val="-31"/>
          <w:sz w:val="12"/>
        </w:rPr>
        <w:t xml:space="preserve"> </w:t>
      </w:r>
      <w:r>
        <w:rPr>
          <w:rFonts w:ascii="Arial"/>
          <w:color w:val="4D4D4D"/>
          <w:sz w:val="12"/>
        </w:rPr>
        <w:t>14</w:t>
      </w:r>
      <w:r>
        <w:rPr>
          <w:rFonts w:ascii="Arial"/>
          <w:color w:val="4D4D4D"/>
          <w:spacing w:val="-6"/>
          <w:sz w:val="12"/>
        </w:rPr>
        <w:t xml:space="preserve"> </w:t>
      </w:r>
      <w:r>
        <w:rPr>
          <w:rFonts w:ascii="Arial"/>
          <w:color w:val="4D4D4D"/>
          <w:sz w:val="12"/>
        </w:rPr>
        <w:t>High</w:t>
      </w:r>
    </w:p>
    <w:p w14:paraId="2E7E7C9B" w14:textId="77777777" w:rsidR="00BB4C49" w:rsidRDefault="00DC0BFC">
      <w:pPr>
        <w:spacing w:line="137" w:lineRule="exact"/>
        <w:ind w:left="1466"/>
        <w:jc w:val="both"/>
        <w:rPr>
          <w:rFonts w:ascii="Arial" w:hAnsi="Arial"/>
          <w:sz w:val="12"/>
        </w:rPr>
      </w:pPr>
      <w:r>
        <w:rPr>
          <w:rFonts w:ascii="Arial" w:hAnsi="Arial"/>
          <w:color w:val="4D4D4D"/>
          <w:sz w:val="12"/>
        </w:rPr>
        <w:t>6</w:t>
      </w:r>
      <w:r>
        <w:rPr>
          <w:rFonts w:ascii="Arial" w:hAnsi="Arial"/>
          <w:color w:val="4D4D4D"/>
          <w:spacing w:val="-6"/>
          <w:sz w:val="12"/>
        </w:rPr>
        <w:t xml:space="preserve"> </w:t>
      </w:r>
      <w:r>
        <w:rPr>
          <w:rFonts w:ascii="Arial" w:hAnsi="Arial"/>
          <w:color w:val="4D4D4D"/>
          <w:sz w:val="12"/>
        </w:rPr>
        <w:t>Upper−middle</w:t>
      </w:r>
    </w:p>
    <w:p w14:paraId="457F14AF" w14:textId="77777777" w:rsidR="00BB4C49" w:rsidRDefault="00DC0BFC">
      <w:pPr>
        <w:spacing w:before="37"/>
        <w:ind w:left="1469"/>
        <w:jc w:val="both"/>
        <w:rPr>
          <w:rFonts w:ascii="Arial" w:hAnsi="Arial"/>
          <w:sz w:val="12"/>
        </w:rPr>
      </w:pPr>
      <w:r>
        <w:rPr>
          <w:rFonts w:ascii="Arial" w:hAnsi="Arial"/>
          <w:color w:val="4D4D4D"/>
          <w:sz w:val="12"/>
        </w:rPr>
        <w:t>3</w:t>
      </w:r>
      <w:r>
        <w:rPr>
          <w:rFonts w:ascii="Arial" w:hAnsi="Arial"/>
          <w:color w:val="4D4D4D"/>
          <w:spacing w:val="-8"/>
          <w:sz w:val="12"/>
        </w:rPr>
        <w:t xml:space="preserve"> </w:t>
      </w:r>
      <w:r>
        <w:rPr>
          <w:rFonts w:ascii="Arial" w:hAnsi="Arial"/>
          <w:color w:val="4D4D4D"/>
          <w:sz w:val="12"/>
        </w:rPr>
        <w:t>Lower−middle</w:t>
      </w:r>
    </w:p>
    <w:p w14:paraId="37495744" w14:textId="77777777" w:rsidR="00BB4C49" w:rsidRDefault="00BB4C49">
      <w:pPr>
        <w:pStyle w:val="BodyText"/>
        <w:spacing w:before="7"/>
        <w:rPr>
          <w:rFonts w:ascii="Arial"/>
          <w:sz w:val="9"/>
        </w:rPr>
      </w:pPr>
    </w:p>
    <w:p w14:paraId="13A58F71" w14:textId="77777777" w:rsidR="00BB4C49" w:rsidRDefault="00DC0BFC">
      <w:pPr>
        <w:tabs>
          <w:tab w:val="left" w:pos="3232"/>
          <w:tab w:val="left" w:pos="4033"/>
          <w:tab w:val="left" w:pos="4867"/>
          <w:tab w:val="left" w:pos="5701"/>
          <w:tab w:val="left" w:pos="6536"/>
          <w:tab w:val="left" w:pos="7370"/>
          <w:tab w:val="left" w:pos="8204"/>
          <w:tab w:val="left" w:pos="9038"/>
        </w:tabs>
        <w:ind w:left="2398"/>
        <w:rPr>
          <w:rFonts w:ascii="Arial"/>
          <w:sz w:val="12"/>
        </w:rPr>
      </w:pPr>
      <w:r>
        <w:rPr>
          <w:rFonts w:ascii="Arial"/>
          <w:color w:val="4D4D4D"/>
          <w:sz w:val="12"/>
        </w:rPr>
        <w:t>0</w:t>
      </w:r>
      <w:r>
        <w:rPr>
          <w:rFonts w:ascii="Arial"/>
          <w:color w:val="4D4D4D"/>
          <w:sz w:val="12"/>
        </w:rPr>
        <w:tab/>
        <w:t>5</w:t>
      </w:r>
      <w:r>
        <w:rPr>
          <w:rFonts w:ascii="Arial"/>
          <w:color w:val="4D4D4D"/>
          <w:sz w:val="12"/>
        </w:rPr>
        <w:tab/>
        <w:t>10</w:t>
      </w:r>
      <w:r>
        <w:rPr>
          <w:rFonts w:ascii="Arial"/>
          <w:color w:val="4D4D4D"/>
          <w:sz w:val="12"/>
        </w:rPr>
        <w:tab/>
        <w:t>15</w:t>
      </w:r>
      <w:r>
        <w:rPr>
          <w:rFonts w:ascii="Arial"/>
          <w:color w:val="4D4D4D"/>
          <w:sz w:val="12"/>
        </w:rPr>
        <w:tab/>
        <w:t>20</w:t>
      </w:r>
      <w:r>
        <w:rPr>
          <w:rFonts w:ascii="Arial"/>
          <w:color w:val="4D4D4D"/>
          <w:sz w:val="12"/>
        </w:rPr>
        <w:tab/>
        <w:t>25</w:t>
      </w:r>
      <w:r>
        <w:rPr>
          <w:rFonts w:ascii="Arial"/>
          <w:color w:val="4D4D4D"/>
          <w:sz w:val="12"/>
        </w:rPr>
        <w:tab/>
        <w:t>30</w:t>
      </w:r>
      <w:r>
        <w:rPr>
          <w:rFonts w:ascii="Arial"/>
          <w:color w:val="4D4D4D"/>
          <w:sz w:val="12"/>
        </w:rPr>
        <w:tab/>
        <w:t>35</w:t>
      </w:r>
      <w:r>
        <w:rPr>
          <w:rFonts w:ascii="Arial"/>
          <w:color w:val="4D4D4D"/>
          <w:sz w:val="12"/>
        </w:rPr>
        <w:tab/>
        <w:t>40</w:t>
      </w:r>
    </w:p>
    <w:p w14:paraId="517C9D51" w14:textId="77777777" w:rsidR="00BB4C49" w:rsidRDefault="00BB4C49">
      <w:pPr>
        <w:pStyle w:val="BodyText"/>
        <w:rPr>
          <w:rFonts w:ascii="Arial"/>
          <w:sz w:val="20"/>
        </w:rPr>
      </w:pPr>
    </w:p>
    <w:p w14:paraId="34AC2044" w14:textId="77777777" w:rsidR="00BB4C49" w:rsidRDefault="00BB4C49">
      <w:pPr>
        <w:pStyle w:val="BodyText"/>
        <w:spacing w:before="6"/>
        <w:rPr>
          <w:rFonts w:ascii="Arial"/>
          <w:sz w:val="20"/>
        </w:rPr>
      </w:pPr>
    </w:p>
    <w:p w14:paraId="4A5EA380" w14:textId="77777777" w:rsidR="00BB4C49" w:rsidRDefault="00DC0BFC">
      <w:pPr>
        <w:pStyle w:val="ListParagraph"/>
        <w:numPr>
          <w:ilvl w:val="1"/>
          <w:numId w:val="3"/>
        </w:numPr>
        <w:tabs>
          <w:tab w:val="left" w:pos="5463"/>
        </w:tabs>
        <w:ind w:left="5462"/>
        <w:jc w:val="left"/>
        <w:rPr>
          <w:b/>
          <w:sz w:val="20"/>
        </w:rPr>
      </w:pPr>
      <w:r>
        <w:rPr>
          <w:b/>
          <w:sz w:val="20"/>
        </w:rPr>
        <w:t>Parent</w:t>
      </w:r>
      <w:r>
        <w:rPr>
          <w:b/>
          <w:spacing w:val="-7"/>
          <w:sz w:val="20"/>
        </w:rPr>
        <w:t xml:space="preserve"> </w:t>
      </w:r>
      <w:r>
        <w:rPr>
          <w:b/>
          <w:sz w:val="20"/>
        </w:rPr>
        <w:t>Journals</w:t>
      </w:r>
      <w:r>
        <w:rPr>
          <w:b/>
          <w:spacing w:val="-7"/>
          <w:sz w:val="20"/>
        </w:rPr>
        <w:t xml:space="preserve"> </w:t>
      </w:r>
      <w:r>
        <w:rPr>
          <w:b/>
          <w:sz w:val="20"/>
        </w:rPr>
        <w:t>(Open</w:t>
      </w:r>
      <w:r>
        <w:rPr>
          <w:b/>
          <w:spacing w:val="-6"/>
          <w:sz w:val="20"/>
        </w:rPr>
        <w:t xml:space="preserve"> </w:t>
      </w:r>
      <w:r>
        <w:rPr>
          <w:b/>
          <w:sz w:val="20"/>
        </w:rPr>
        <w:t>Access)</w:t>
      </w:r>
    </w:p>
    <w:p w14:paraId="2BB33453" w14:textId="77777777" w:rsidR="00BB4C49" w:rsidRDefault="00BB4C49">
      <w:pPr>
        <w:pStyle w:val="BodyText"/>
        <w:rPr>
          <w:rFonts w:ascii="Arial"/>
          <w:b/>
          <w:sz w:val="14"/>
        </w:rPr>
      </w:pPr>
    </w:p>
    <w:p w14:paraId="14EB314B" w14:textId="77777777" w:rsidR="00BB4C49" w:rsidRDefault="00144D41">
      <w:pPr>
        <w:spacing w:line="348" w:lineRule="auto"/>
        <w:ind w:left="1463" w:right="7741" w:firstLine="133"/>
        <w:jc w:val="right"/>
        <w:rPr>
          <w:rFonts w:ascii="Arial"/>
          <w:sz w:val="12"/>
        </w:rPr>
      </w:pPr>
      <w:r>
        <w:rPr>
          <w:noProof/>
        </w:rPr>
        <mc:AlternateContent>
          <mc:Choice Requires="wpg">
            <w:drawing>
              <wp:anchor distT="0" distB="0" distL="114300" distR="114300" simplePos="0" relativeHeight="15737344" behindDoc="0" locked="0" layoutInCell="1" allowOverlap="1" wp14:anchorId="41666403" wp14:editId="1017AEB8">
                <wp:simplePos x="0" y="0"/>
                <wp:positionH relativeFrom="page">
                  <wp:posOffset>2096135</wp:posOffset>
                </wp:positionH>
                <wp:positionV relativeFrom="paragraph">
                  <wp:posOffset>-31750</wp:posOffset>
                </wp:positionV>
                <wp:extent cx="4293870" cy="2089785"/>
                <wp:effectExtent l="0" t="0" r="0" b="0"/>
                <wp:wrapNone/>
                <wp:docPr id="1895" name="Group 18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93870" cy="2089785"/>
                          <a:chOff x="3301" y="-50"/>
                          <a:chExt cx="6762" cy="3291"/>
                        </a:xfrm>
                      </wpg:grpSpPr>
                      <wps:wsp>
                        <wps:cNvPr id="1896" name="Rectangle 1931"/>
                        <wps:cNvSpPr>
                          <a:spLocks noChangeArrowheads="1"/>
                        </wps:cNvSpPr>
                        <wps:spPr bwMode="auto">
                          <a:xfrm>
                            <a:off x="3372" y="-21"/>
                            <a:ext cx="4944" cy="180"/>
                          </a:xfrm>
                          <a:prstGeom prst="rect">
                            <a:avLst/>
                          </a:prstGeom>
                          <a:solidFill>
                            <a:srgbClr val="F7FB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97" name="Rectangle 1930"/>
                        <wps:cNvSpPr>
                          <a:spLocks noChangeArrowheads="1"/>
                        </wps:cNvSpPr>
                        <wps:spPr bwMode="auto">
                          <a:xfrm>
                            <a:off x="3372" y="-21"/>
                            <a:ext cx="4944" cy="180"/>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98" name="Rectangle 1929"/>
                        <wps:cNvSpPr>
                          <a:spLocks noChangeArrowheads="1"/>
                        </wps:cNvSpPr>
                        <wps:spPr bwMode="auto">
                          <a:xfrm>
                            <a:off x="3372" y="179"/>
                            <a:ext cx="2471" cy="180"/>
                          </a:xfrm>
                          <a:prstGeom prst="rect">
                            <a:avLst/>
                          </a:prstGeom>
                          <a:solidFill>
                            <a:srgbClr val="F7FB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99" name="Rectangle 1928"/>
                        <wps:cNvSpPr>
                          <a:spLocks noChangeArrowheads="1"/>
                        </wps:cNvSpPr>
                        <wps:spPr bwMode="auto">
                          <a:xfrm>
                            <a:off x="3372" y="179"/>
                            <a:ext cx="2471" cy="180"/>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00" name="Rectangle 1927"/>
                        <wps:cNvSpPr>
                          <a:spLocks noChangeArrowheads="1"/>
                        </wps:cNvSpPr>
                        <wps:spPr bwMode="auto">
                          <a:xfrm>
                            <a:off x="3372" y="378"/>
                            <a:ext cx="1237" cy="180"/>
                          </a:xfrm>
                          <a:prstGeom prst="rect">
                            <a:avLst/>
                          </a:prstGeom>
                          <a:solidFill>
                            <a:srgbClr val="F7FB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01" name="Rectangle 1926"/>
                        <wps:cNvSpPr>
                          <a:spLocks noChangeArrowheads="1"/>
                        </wps:cNvSpPr>
                        <wps:spPr bwMode="auto">
                          <a:xfrm>
                            <a:off x="3372" y="378"/>
                            <a:ext cx="1237" cy="180"/>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02" name="Rectangle 1925"/>
                        <wps:cNvSpPr>
                          <a:spLocks noChangeArrowheads="1"/>
                        </wps:cNvSpPr>
                        <wps:spPr bwMode="auto">
                          <a:xfrm>
                            <a:off x="3372" y="578"/>
                            <a:ext cx="1237" cy="180"/>
                          </a:xfrm>
                          <a:prstGeom prst="rect">
                            <a:avLst/>
                          </a:prstGeom>
                          <a:solidFill>
                            <a:srgbClr val="F7FB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03" name="Rectangle 1924"/>
                        <wps:cNvSpPr>
                          <a:spLocks noChangeArrowheads="1"/>
                        </wps:cNvSpPr>
                        <wps:spPr bwMode="auto">
                          <a:xfrm>
                            <a:off x="3372" y="578"/>
                            <a:ext cx="1237" cy="180"/>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04" name="Rectangle 1923"/>
                        <wps:cNvSpPr>
                          <a:spLocks noChangeArrowheads="1"/>
                        </wps:cNvSpPr>
                        <wps:spPr bwMode="auto">
                          <a:xfrm>
                            <a:off x="3372" y="778"/>
                            <a:ext cx="618" cy="180"/>
                          </a:xfrm>
                          <a:prstGeom prst="rect">
                            <a:avLst/>
                          </a:prstGeom>
                          <a:solidFill>
                            <a:srgbClr val="F7FB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05" name="Rectangle 1922"/>
                        <wps:cNvSpPr>
                          <a:spLocks noChangeArrowheads="1"/>
                        </wps:cNvSpPr>
                        <wps:spPr bwMode="auto">
                          <a:xfrm>
                            <a:off x="3372" y="778"/>
                            <a:ext cx="618" cy="180"/>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06" name="Rectangle 1921"/>
                        <wps:cNvSpPr>
                          <a:spLocks noChangeArrowheads="1"/>
                        </wps:cNvSpPr>
                        <wps:spPr bwMode="auto">
                          <a:xfrm>
                            <a:off x="3372" y="978"/>
                            <a:ext cx="618" cy="180"/>
                          </a:xfrm>
                          <a:prstGeom prst="rect">
                            <a:avLst/>
                          </a:prstGeom>
                          <a:solidFill>
                            <a:srgbClr val="F7FB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07" name="Rectangle 1920"/>
                        <wps:cNvSpPr>
                          <a:spLocks noChangeArrowheads="1"/>
                        </wps:cNvSpPr>
                        <wps:spPr bwMode="auto">
                          <a:xfrm>
                            <a:off x="3372" y="978"/>
                            <a:ext cx="618" cy="180"/>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08" name="Rectangle 1919"/>
                        <wps:cNvSpPr>
                          <a:spLocks noChangeArrowheads="1"/>
                        </wps:cNvSpPr>
                        <wps:spPr bwMode="auto">
                          <a:xfrm>
                            <a:off x="3372" y="1177"/>
                            <a:ext cx="618" cy="180"/>
                          </a:xfrm>
                          <a:prstGeom prst="rect">
                            <a:avLst/>
                          </a:prstGeom>
                          <a:solidFill>
                            <a:srgbClr val="F7FB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09" name="Rectangle 1918"/>
                        <wps:cNvSpPr>
                          <a:spLocks noChangeArrowheads="1"/>
                        </wps:cNvSpPr>
                        <wps:spPr bwMode="auto">
                          <a:xfrm>
                            <a:off x="3372" y="1177"/>
                            <a:ext cx="618" cy="180"/>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10" name="Rectangle 1917"/>
                        <wps:cNvSpPr>
                          <a:spLocks noChangeArrowheads="1"/>
                        </wps:cNvSpPr>
                        <wps:spPr bwMode="auto">
                          <a:xfrm>
                            <a:off x="3372" y="1377"/>
                            <a:ext cx="618" cy="180"/>
                          </a:xfrm>
                          <a:prstGeom prst="rect">
                            <a:avLst/>
                          </a:prstGeom>
                          <a:solidFill>
                            <a:srgbClr val="F7FB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11" name="Rectangle 1916"/>
                        <wps:cNvSpPr>
                          <a:spLocks noChangeArrowheads="1"/>
                        </wps:cNvSpPr>
                        <wps:spPr bwMode="auto">
                          <a:xfrm>
                            <a:off x="3372" y="1377"/>
                            <a:ext cx="618" cy="180"/>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12" name="Rectangle 1915"/>
                        <wps:cNvSpPr>
                          <a:spLocks noChangeArrowheads="1"/>
                        </wps:cNvSpPr>
                        <wps:spPr bwMode="auto">
                          <a:xfrm>
                            <a:off x="3372" y="1577"/>
                            <a:ext cx="618" cy="180"/>
                          </a:xfrm>
                          <a:prstGeom prst="rect">
                            <a:avLst/>
                          </a:prstGeom>
                          <a:solidFill>
                            <a:srgbClr val="6BAED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13" name="Rectangle 1914"/>
                        <wps:cNvSpPr>
                          <a:spLocks noChangeArrowheads="1"/>
                        </wps:cNvSpPr>
                        <wps:spPr bwMode="auto">
                          <a:xfrm>
                            <a:off x="3372" y="1577"/>
                            <a:ext cx="618" cy="180"/>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14" name="Rectangle 1913"/>
                        <wps:cNvSpPr>
                          <a:spLocks noChangeArrowheads="1"/>
                        </wps:cNvSpPr>
                        <wps:spPr bwMode="auto">
                          <a:xfrm>
                            <a:off x="3372" y="1777"/>
                            <a:ext cx="618" cy="180"/>
                          </a:xfrm>
                          <a:prstGeom prst="rect">
                            <a:avLst/>
                          </a:prstGeom>
                          <a:solidFill>
                            <a:srgbClr val="F7FB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15" name="Rectangle 1912"/>
                        <wps:cNvSpPr>
                          <a:spLocks noChangeArrowheads="1"/>
                        </wps:cNvSpPr>
                        <wps:spPr bwMode="auto">
                          <a:xfrm>
                            <a:off x="3372" y="1777"/>
                            <a:ext cx="618" cy="180"/>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16" name="Rectangle 1911"/>
                        <wps:cNvSpPr>
                          <a:spLocks noChangeArrowheads="1"/>
                        </wps:cNvSpPr>
                        <wps:spPr bwMode="auto">
                          <a:xfrm>
                            <a:off x="3372" y="1976"/>
                            <a:ext cx="618" cy="180"/>
                          </a:xfrm>
                          <a:prstGeom prst="rect">
                            <a:avLst/>
                          </a:prstGeom>
                          <a:solidFill>
                            <a:srgbClr val="F7FB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17" name="Rectangle 1910"/>
                        <wps:cNvSpPr>
                          <a:spLocks noChangeArrowheads="1"/>
                        </wps:cNvSpPr>
                        <wps:spPr bwMode="auto">
                          <a:xfrm>
                            <a:off x="3372" y="1976"/>
                            <a:ext cx="618" cy="180"/>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18" name="Rectangle 1909"/>
                        <wps:cNvSpPr>
                          <a:spLocks noChangeArrowheads="1"/>
                        </wps:cNvSpPr>
                        <wps:spPr bwMode="auto">
                          <a:xfrm>
                            <a:off x="3372" y="2176"/>
                            <a:ext cx="618" cy="180"/>
                          </a:xfrm>
                          <a:prstGeom prst="rect">
                            <a:avLst/>
                          </a:prstGeom>
                          <a:solidFill>
                            <a:srgbClr val="F7FB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19" name="Rectangle 1908"/>
                        <wps:cNvSpPr>
                          <a:spLocks noChangeArrowheads="1"/>
                        </wps:cNvSpPr>
                        <wps:spPr bwMode="auto">
                          <a:xfrm>
                            <a:off x="3372" y="2176"/>
                            <a:ext cx="618" cy="180"/>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20" name="Rectangle 1907"/>
                        <wps:cNvSpPr>
                          <a:spLocks noChangeArrowheads="1"/>
                        </wps:cNvSpPr>
                        <wps:spPr bwMode="auto">
                          <a:xfrm>
                            <a:off x="3372" y="2376"/>
                            <a:ext cx="618" cy="180"/>
                          </a:xfrm>
                          <a:prstGeom prst="rect">
                            <a:avLst/>
                          </a:prstGeom>
                          <a:solidFill>
                            <a:srgbClr val="F7FB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21" name="Rectangle 1906"/>
                        <wps:cNvSpPr>
                          <a:spLocks noChangeArrowheads="1"/>
                        </wps:cNvSpPr>
                        <wps:spPr bwMode="auto">
                          <a:xfrm>
                            <a:off x="3372" y="2376"/>
                            <a:ext cx="618" cy="180"/>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22" name="Rectangle 1905"/>
                        <wps:cNvSpPr>
                          <a:spLocks noChangeArrowheads="1"/>
                        </wps:cNvSpPr>
                        <wps:spPr bwMode="auto">
                          <a:xfrm>
                            <a:off x="3372" y="2576"/>
                            <a:ext cx="618" cy="180"/>
                          </a:xfrm>
                          <a:prstGeom prst="rect">
                            <a:avLst/>
                          </a:prstGeom>
                          <a:solidFill>
                            <a:srgbClr val="F7FB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23" name="Rectangle 1904"/>
                        <wps:cNvSpPr>
                          <a:spLocks noChangeArrowheads="1"/>
                        </wps:cNvSpPr>
                        <wps:spPr bwMode="auto">
                          <a:xfrm>
                            <a:off x="3372" y="2576"/>
                            <a:ext cx="618" cy="180"/>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24" name="Rectangle 1903"/>
                        <wps:cNvSpPr>
                          <a:spLocks noChangeArrowheads="1"/>
                        </wps:cNvSpPr>
                        <wps:spPr bwMode="auto">
                          <a:xfrm>
                            <a:off x="3372" y="2775"/>
                            <a:ext cx="618" cy="180"/>
                          </a:xfrm>
                          <a:prstGeom prst="rect">
                            <a:avLst/>
                          </a:prstGeom>
                          <a:solidFill>
                            <a:srgbClr val="F7FB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25" name="Rectangle 1902"/>
                        <wps:cNvSpPr>
                          <a:spLocks noChangeArrowheads="1"/>
                        </wps:cNvSpPr>
                        <wps:spPr bwMode="auto">
                          <a:xfrm>
                            <a:off x="3372" y="2775"/>
                            <a:ext cx="618" cy="180"/>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26" name="Rectangle 1901"/>
                        <wps:cNvSpPr>
                          <a:spLocks noChangeArrowheads="1"/>
                        </wps:cNvSpPr>
                        <wps:spPr bwMode="auto">
                          <a:xfrm>
                            <a:off x="3372" y="2975"/>
                            <a:ext cx="618" cy="180"/>
                          </a:xfrm>
                          <a:prstGeom prst="rect">
                            <a:avLst/>
                          </a:prstGeom>
                          <a:solidFill>
                            <a:srgbClr val="F7FB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27" name="Rectangle 1900"/>
                        <wps:cNvSpPr>
                          <a:spLocks noChangeArrowheads="1"/>
                        </wps:cNvSpPr>
                        <wps:spPr bwMode="auto">
                          <a:xfrm>
                            <a:off x="3372" y="2975"/>
                            <a:ext cx="618" cy="180"/>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28" name="Line 1899"/>
                        <wps:cNvCnPr>
                          <a:cxnSpLocks noChangeShapeType="1"/>
                        </wps:cNvCnPr>
                        <wps:spPr bwMode="auto">
                          <a:xfrm>
                            <a:off x="3355" y="3185"/>
                            <a:ext cx="0" cy="0"/>
                          </a:xfrm>
                          <a:prstGeom prst="line">
                            <a:avLst/>
                          </a:prstGeom>
                          <a:noFill/>
                          <a:ln w="1358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929" name="AutoShape 1898"/>
                        <wps:cNvSpPr>
                          <a:spLocks/>
                        </wps:cNvSpPr>
                        <wps:spPr bwMode="auto">
                          <a:xfrm>
                            <a:off x="3300" y="69"/>
                            <a:ext cx="55" cy="2997"/>
                          </a:xfrm>
                          <a:custGeom>
                            <a:avLst/>
                            <a:gdLst>
                              <a:gd name="T0" fmla="+- 0 3301 3301"/>
                              <a:gd name="T1" fmla="*/ T0 w 55"/>
                              <a:gd name="T2" fmla="+- 0 3065 69"/>
                              <a:gd name="T3" fmla="*/ 3065 h 2997"/>
                              <a:gd name="T4" fmla="+- 0 3355 3301"/>
                              <a:gd name="T5" fmla="*/ T4 w 55"/>
                              <a:gd name="T6" fmla="+- 0 3065 69"/>
                              <a:gd name="T7" fmla="*/ 3065 h 2997"/>
                              <a:gd name="T8" fmla="+- 0 3301 3301"/>
                              <a:gd name="T9" fmla="*/ T8 w 55"/>
                              <a:gd name="T10" fmla="+- 0 2866 69"/>
                              <a:gd name="T11" fmla="*/ 2866 h 2997"/>
                              <a:gd name="T12" fmla="+- 0 3355 3301"/>
                              <a:gd name="T13" fmla="*/ T12 w 55"/>
                              <a:gd name="T14" fmla="+- 0 2866 69"/>
                              <a:gd name="T15" fmla="*/ 2866 h 2997"/>
                              <a:gd name="T16" fmla="+- 0 3301 3301"/>
                              <a:gd name="T17" fmla="*/ T16 w 55"/>
                              <a:gd name="T18" fmla="+- 0 2666 69"/>
                              <a:gd name="T19" fmla="*/ 2666 h 2997"/>
                              <a:gd name="T20" fmla="+- 0 3355 3301"/>
                              <a:gd name="T21" fmla="*/ T20 w 55"/>
                              <a:gd name="T22" fmla="+- 0 2666 69"/>
                              <a:gd name="T23" fmla="*/ 2666 h 2997"/>
                              <a:gd name="T24" fmla="+- 0 3301 3301"/>
                              <a:gd name="T25" fmla="*/ T24 w 55"/>
                              <a:gd name="T26" fmla="+- 0 2466 69"/>
                              <a:gd name="T27" fmla="*/ 2466 h 2997"/>
                              <a:gd name="T28" fmla="+- 0 3355 3301"/>
                              <a:gd name="T29" fmla="*/ T28 w 55"/>
                              <a:gd name="T30" fmla="+- 0 2466 69"/>
                              <a:gd name="T31" fmla="*/ 2466 h 2997"/>
                              <a:gd name="T32" fmla="+- 0 3301 3301"/>
                              <a:gd name="T33" fmla="*/ T32 w 55"/>
                              <a:gd name="T34" fmla="+- 0 2266 69"/>
                              <a:gd name="T35" fmla="*/ 2266 h 2997"/>
                              <a:gd name="T36" fmla="+- 0 3355 3301"/>
                              <a:gd name="T37" fmla="*/ T36 w 55"/>
                              <a:gd name="T38" fmla="+- 0 2266 69"/>
                              <a:gd name="T39" fmla="*/ 2266 h 2997"/>
                              <a:gd name="T40" fmla="+- 0 3301 3301"/>
                              <a:gd name="T41" fmla="*/ T40 w 55"/>
                              <a:gd name="T42" fmla="+- 0 2067 69"/>
                              <a:gd name="T43" fmla="*/ 2067 h 2997"/>
                              <a:gd name="T44" fmla="+- 0 3355 3301"/>
                              <a:gd name="T45" fmla="*/ T44 w 55"/>
                              <a:gd name="T46" fmla="+- 0 2067 69"/>
                              <a:gd name="T47" fmla="*/ 2067 h 2997"/>
                              <a:gd name="T48" fmla="+- 0 3301 3301"/>
                              <a:gd name="T49" fmla="*/ T48 w 55"/>
                              <a:gd name="T50" fmla="+- 0 1867 69"/>
                              <a:gd name="T51" fmla="*/ 1867 h 2997"/>
                              <a:gd name="T52" fmla="+- 0 3355 3301"/>
                              <a:gd name="T53" fmla="*/ T52 w 55"/>
                              <a:gd name="T54" fmla="+- 0 1867 69"/>
                              <a:gd name="T55" fmla="*/ 1867 h 2997"/>
                              <a:gd name="T56" fmla="+- 0 3301 3301"/>
                              <a:gd name="T57" fmla="*/ T56 w 55"/>
                              <a:gd name="T58" fmla="+- 0 1667 69"/>
                              <a:gd name="T59" fmla="*/ 1667 h 2997"/>
                              <a:gd name="T60" fmla="+- 0 3355 3301"/>
                              <a:gd name="T61" fmla="*/ T60 w 55"/>
                              <a:gd name="T62" fmla="+- 0 1667 69"/>
                              <a:gd name="T63" fmla="*/ 1667 h 2997"/>
                              <a:gd name="T64" fmla="+- 0 3301 3301"/>
                              <a:gd name="T65" fmla="*/ T64 w 55"/>
                              <a:gd name="T66" fmla="+- 0 1468 69"/>
                              <a:gd name="T67" fmla="*/ 1468 h 2997"/>
                              <a:gd name="T68" fmla="+- 0 3355 3301"/>
                              <a:gd name="T69" fmla="*/ T68 w 55"/>
                              <a:gd name="T70" fmla="+- 0 1468 69"/>
                              <a:gd name="T71" fmla="*/ 1468 h 2997"/>
                              <a:gd name="T72" fmla="+- 0 3301 3301"/>
                              <a:gd name="T73" fmla="*/ T72 w 55"/>
                              <a:gd name="T74" fmla="+- 0 1268 69"/>
                              <a:gd name="T75" fmla="*/ 1268 h 2997"/>
                              <a:gd name="T76" fmla="+- 0 3355 3301"/>
                              <a:gd name="T77" fmla="*/ T76 w 55"/>
                              <a:gd name="T78" fmla="+- 0 1268 69"/>
                              <a:gd name="T79" fmla="*/ 1268 h 2997"/>
                              <a:gd name="T80" fmla="+- 0 3301 3301"/>
                              <a:gd name="T81" fmla="*/ T80 w 55"/>
                              <a:gd name="T82" fmla="+- 0 1068 69"/>
                              <a:gd name="T83" fmla="*/ 1068 h 2997"/>
                              <a:gd name="T84" fmla="+- 0 3355 3301"/>
                              <a:gd name="T85" fmla="*/ T84 w 55"/>
                              <a:gd name="T86" fmla="+- 0 1068 69"/>
                              <a:gd name="T87" fmla="*/ 1068 h 2997"/>
                              <a:gd name="T88" fmla="+- 0 3301 3301"/>
                              <a:gd name="T89" fmla="*/ T88 w 55"/>
                              <a:gd name="T90" fmla="+- 0 868 69"/>
                              <a:gd name="T91" fmla="*/ 868 h 2997"/>
                              <a:gd name="T92" fmla="+- 0 3355 3301"/>
                              <a:gd name="T93" fmla="*/ T92 w 55"/>
                              <a:gd name="T94" fmla="+- 0 868 69"/>
                              <a:gd name="T95" fmla="*/ 868 h 2997"/>
                              <a:gd name="T96" fmla="+- 0 3301 3301"/>
                              <a:gd name="T97" fmla="*/ T96 w 55"/>
                              <a:gd name="T98" fmla="+- 0 669 69"/>
                              <a:gd name="T99" fmla="*/ 669 h 2997"/>
                              <a:gd name="T100" fmla="+- 0 3355 3301"/>
                              <a:gd name="T101" fmla="*/ T100 w 55"/>
                              <a:gd name="T102" fmla="+- 0 669 69"/>
                              <a:gd name="T103" fmla="*/ 669 h 2997"/>
                              <a:gd name="T104" fmla="+- 0 3301 3301"/>
                              <a:gd name="T105" fmla="*/ T104 w 55"/>
                              <a:gd name="T106" fmla="+- 0 469 69"/>
                              <a:gd name="T107" fmla="*/ 469 h 2997"/>
                              <a:gd name="T108" fmla="+- 0 3355 3301"/>
                              <a:gd name="T109" fmla="*/ T108 w 55"/>
                              <a:gd name="T110" fmla="+- 0 469 69"/>
                              <a:gd name="T111" fmla="*/ 469 h 2997"/>
                              <a:gd name="T112" fmla="+- 0 3301 3301"/>
                              <a:gd name="T113" fmla="*/ T112 w 55"/>
                              <a:gd name="T114" fmla="+- 0 269 69"/>
                              <a:gd name="T115" fmla="*/ 269 h 2997"/>
                              <a:gd name="T116" fmla="+- 0 3355 3301"/>
                              <a:gd name="T117" fmla="*/ T116 w 55"/>
                              <a:gd name="T118" fmla="+- 0 269 69"/>
                              <a:gd name="T119" fmla="*/ 269 h 2997"/>
                              <a:gd name="T120" fmla="+- 0 3301 3301"/>
                              <a:gd name="T121" fmla="*/ T120 w 55"/>
                              <a:gd name="T122" fmla="+- 0 69 69"/>
                              <a:gd name="T123" fmla="*/ 69 h 2997"/>
                              <a:gd name="T124" fmla="+- 0 3355 3301"/>
                              <a:gd name="T125" fmla="*/ T124 w 55"/>
                              <a:gd name="T126" fmla="+- 0 69 69"/>
                              <a:gd name="T127" fmla="*/ 69 h 299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55" h="2997">
                                <a:moveTo>
                                  <a:pt x="0" y="2996"/>
                                </a:moveTo>
                                <a:lnTo>
                                  <a:pt x="54" y="2996"/>
                                </a:lnTo>
                                <a:moveTo>
                                  <a:pt x="0" y="2797"/>
                                </a:moveTo>
                                <a:lnTo>
                                  <a:pt x="54" y="2797"/>
                                </a:lnTo>
                                <a:moveTo>
                                  <a:pt x="0" y="2597"/>
                                </a:moveTo>
                                <a:lnTo>
                                  <a:pt x="54" y="2597"/>
                                </a:lnTo>
                                <a:moveTo>
                                  <a:pt x="0" y="2397"/>
                                </a:moveTo>
                                <a:lnTo>
                                  <a:pt x="54" y="2397"/>
                                </a:lnTo>
                                <a:moveTo>
                                  <a:pt x="0" y="2197"/>
                                </a:moveTo>
                                <a:lnTo>
                                  <a:pt x="54" y="2197"/>
                                </a:lnTo>
                                <a:moveTo>
                                  <a:pt x="0" y="1998"/>
                                </a:moveTo>
                                <a:lnTo>
                                  <a:pt x="54" y="1998"/>
                                </a:lnTo>
                                <a:moveTo>
                                  <a:pt x="0" y="1798"/>
                                </a:moveTo>
                                <a:lnTo>
                                  <a:pt x="54" y="1798"/>
                                </a:lnTo>
                                <a:moveTo>
                                  <a:pt x="0" y="1598"/>
                                </a:moveTo>
                                <a:lnTo>
                                  <a:pt x="54" y="1598"/>
                                </a:lnTo>
                                <a:moveTo>
                                  <a:pt x="0" y="1399"/>
                                </a:moveTo>
                                <a:lnTo>
                                  <a:pt x="54" y="1399"/>
                                </a:lnTo>
                                <a:moveTo>
                                  <a:pt x="0" y="1199"/>
                                </a:moveTo>
                                <a:lnTo>
                                  <a:pt x="54" y="1199"/>
                                </a:lnTo>
                                <a:moveTo>
                                  <a:pt x="0" y="999"/>
                                </a:moveTo>
                                <a:lnTo>
                                  <a:pt x="54" y="999"/>
                                </a:lnTo>
                                <a:moveTo>
                                  <a:pt x="0" y="799"/>
                                </a:moveTo>
                                <a:lnTo>
                                  <a:pt x="54" y="799"/>
                                </a:lnTo>
                                <a:moveTo>
                                  <a:pt x="0" y="600"/>
                                </a:moveTo>
                                <a:lnTo>
                                  <a:pt x="54" y="600"/>
                                </a:lnTo>
                                <a:moveTo>
                                  <a:pt x="0" y="400"/>
                                </a:moveTo>
                                <a:lnTo>
                                  <a:pt x="54" y="400"/>
                                </a:lnTo>
                                <a:moveTo>
                                  <a:pt x="0" y="200"/>
                                </a:moveTo>
                                <a:lnTo>
                                  <a:pt x="54" y="200"/>
                                </a:lnTo>
                                <a:moveTo>
                                  <a:pt x="0" y="0"/>
                                </a:moveTo>
                                <a:lnTo>
                                  <a:pt x="54" y="0"/>
                                </a:lnTo>
                              </a:path>
                            </a:pathLst>
                          </a:custGeom>
                          <a:noFill/>
                          <a:ln w="13589">
                            <a:solidFill>
                              <a:srgbClr val="3333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30" name="Line 1897"/>
                        <wps:cNvCnPr>
                          <a:cxnSpLocks noChangeShapeType="1"/>
                        </wps:cNvCnPr>
                        <wps:spPr bwMode="auto">
                          <a:xfrm>
                            <a:off x="3355" y="3185"/>
                            <a:ext cx="6707" cy="0"/>
                          </a:xfrm>
                          <a:prstGeom prst="line">
                            <a:avLst/>
                          </a:prstGeom>
                          <a:noFill/>
                          <a:ln w="1358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931" name="AutoShape 1896"/>
                        <wps:cNvSpPr>
                          <a:spLocks/>
                        </wps:cNvSpPr>
                        <wps:spPr bwMode="auto">
                          <a:xfrm>
                            <a:off x="3372" y="3185"/>
                            <a:ext cx="6674" cy="55"/>
                          </a:xfrm>
                          <a:custGeom>
                            <a:avLst/>
                            <a:gdLst>
                              <a:gd name="T0" fmla="+- 0 3372 3372"/>
                              <a:gd name="T1" fmla="*/ T0 w 6674"/>
                              <a:gd name="T2" fmla="+- 0 3240 3185"/>
                              <a:gd name="T3" fmla="*/ 3240 h 55"/>
                              <a:gd name="T4" fmla="+- 0 3372 3372"/>
                              <a:gd name="T5" fmla="*/ T4 w 6674"/>
                              <a:gd name="T6" fmla="+- 0 3185 3185"/>
                              <a:gd name="T7" fmla="*/ 3185 h 55"/>
                              <a:gd name="T8" fmla="+- 0 4206 3372"/>
                              <a:gd name="T9" fmla="*/ T8 w 6674"/>
                              <a:gd name="T10" fmla="+- 0 3240 3185"/>
                              <a:gd name="T11" fmla="*/ 3240 h 55"/>
                              <a:gd name="T12" fmla="+- 0 4206 3372"/>
                              <a:gd name="T13" fmla="*/ T12 w 6674"/>
                              <a:gd name="T14" fmla="+- 0 3185 3185"/>
                              <a:gd name="T15" fmla="*/ 3185 h 55"/>
                              <a:gd name="T16" fmla="+- 0 5040 3372"/>
                              <a:gd name="T17" fmla="*/ T16 w 6674"/>
                              <a:gd name="T18" fmla="+- 0 3240 3185"/>
                              <a:gd name="T19" fmla="*/ 3240 h 55"/>
                              <a:gd name="T20" fmla="+- 0 5040 3372"/>
                              <a:gd name="T21" fmla="*/ T20 w 6674"/>
                              <a:gd name="T22" fmla="+- 0 3185 3185"/>
                              <a:gd name="T23" fmla="*/ 3185 h 55"/>
                              <a:gd name="T24" fmla="+- 0 5875 3372"/>
                              <a:gd name="T25" fmla="*/ T24 w 6674"/>
                              <a:gd name="T26" fmla="+- 0 3240 3185"/>
                              <a:gd name="T27" fmla="*/ 3240 h 55"/>
                              <a:gd name="T28" fmla="+- 0 5875 3372"/>
                              <a:gd name="T29" fmla="*/ T28 w 6674"/>
                              <a:gd name="T30" fmla="+- 0 3185 3185"/>
                              <a:gd name="T31" fmla="*/ 3185 h 55"/>
                              <a:gd name="T32" fmla="+- 0 6709 3372"/>
                              <a:gd name="T33" fmla="*/ T32 w 6674"/>
                              <a:gd name="T34" fmla="+- 0 3240 3185"/>
                              <a:gd name="T35" fmla="*/ 3240 h 55"/>
                              <a:gd name="T36" fmla="+- 0 6709 3372"/>
                              <a:gd name="T37" fmla="*/ T36 w 6674"/>
                              <a:gd name="T38" fmla="+- 0 3185 3185"/>
                              <a:gd name="T39" fmla="*/ 3185 h 55"/>
                              <a:gd name="T40" fmla="+- 0 7543 3372"/>
                              <a:gd name="T41" fmla="*/ T40 w 6674"/>
                              <a:gd name="T42" fmla="+- 0 3240 3185"/>
                              <a:gd name="T43" fmla="*/ 3240 h 55"/>
                              <a:gd name="T44" fmla="+- 0 7543 3372"/>
                              <a:gd name="T45" fmla="*/ T44 w 6674"/>
                              <a:gd name="T46" fmla="+- 0 3185 3185"/>
                              <a:gd name="T47" fmla="*/ 3185 h 55"/>
                              <a:gd name="T48" fmla="+- 0 8377 3372"/>
                              <a:gd name="T49" fmla="*/ T48 w 6674"/>
                              <a:gd name="T50" fmla="+- 0 3240 3185"/>
                              <a:gd name="T51" fmla="*/ 3240 h 55"/>
                              <a:gd name="T52" fmla="+- 0 8377 3372"/>
                              <a:gd name="T53" fmla="*/ T52 w 6674"/>
                              <a:gd name="T54" fmla="+- 0 3185 3185"/>
                              <a:gd name="T55" fmla="*/ 3185 h 55"/>
                              <a:gd name="T56" fmla="+- 0 9211 3372"/>
                              <a:gd name="T57" fmla="*/ T56 w 6674"/>
                              <a:gd name="T58" fmla="+- 0 3240 3185"/>
                              <a:gd name="T59" fmla="*/ 3240 h 55"/>
                              <a:gd name="T60" fmla="+- 0 9211 3372"/>
                              <a:gd name="T61" fmla="*/ T60 w 6674"/>
                              <a:gd name="T62" fmla="+- 0 3185 3185"/>
                              <a:gd name="T63" fmla="*/ 3185 h 55"/>
                              <a:gd name="T64" fmla="+- 0 10046 3372"/>
                              <a:gd name="T65" fmla="*/ T64 w 6674"/>
                              <a:gd name="T66" fmla="+- 0 3240 3185"/>
                              <a:gd name="T67" fmla="*/ 3240 h 55"/>
                              <a:gd name="T68" fmla="+- 0 10046 3372"/>
                              <a:gd name="T69" fmla="*/ T68 w 6674"/>
                              <a:gd name="T70" fmla="+- 0 3185 3185"/>
                              <a:gd name="T71" fmla="*/ 3185 h 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6674" h="55">
                                <a:moveTo>
                                  <a:pt x="0" y="55"/>
                                </a:moveTo>
                                <a:lnTo>
                                  <a:pt x="0" y="0"/>
                                </a:lnTo>
                                <a:moveTo>
                                  <a:pt x="834" y="55"/>
                                </a:moveTo>
                                <a:lnTo>
                                  <a:pt x="834" y="0"/>
                                </a:lnTo>
                                <a:moveTo>
                                  <a:pt x="1668" y="55"/>
                                </a:moveTo>
                                <a:lnTo>
                                  <a:pt x="1668" y="0"/>
                                </a:lnTo>
                                <a:moveTo>
                                  <a:pt x="2503" y="55"/>
                                </a:moveTo>
                                <a:lnTo>
                                  <a:pt x="2503" y="0"/>
                                </a:lnTo>
                                <a:moveTo>
                                  <a:pt x="3337" y="55"/>
                                </a:moveTo>
                                <a:lnTo>
                                  <a:pt x="3337" y="0"/>
                                </a:lnTo>
                                <a:moveTo>
                                  <a:pt x="4171" y="55"/>
                                </a:moveTo>
                                <a:lnTo>
                                  <a:pt x="4171" y="0"/>
                                </a:lnTo>
                                <a:moveTo>
                                  <a:pt x="5005" y="55"/>
                                </a:moveTo>
                                <a:lnTo>
                                  <a:pt x="5005" y="0"/>
                                </a:lnTo>
                                <a:moveTo>
                                  <a:pt x="5839" y="55"/>
                                </a:moveTo>
                                <a:lnTo>
                                  <a:pt x="5839" y="0"/>
                                </a:lnTo>
                                <a:moveTo>
                                  <a:pt x="6674" y="55"/>
                                </a:moveTo>
                                <a:lnTo>
                                  <a:pt x="6674" y="0"/>
                                </a:lnTo>
                              </a:path>
                            </a:pathLst>
                          </a:custGeom>
                          <a:noFill/>
                          <a:ln w="13589">
                            <a:solidFill>
                              <a:srgbClr val="3333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32" name="Text Box 1895"/>
                        <wps:cNvSpPr txBox="1">
                          <a:spLocks noChangeArrowheads="1"/>
                        </wps:cNvSpPr>
                        <wps:spPr bwMode="auto">
                          <a:xfrm>
                            <a:off x="8328" y="20"/>
                            <a:ext cx="87" cy="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F1F030" w14:textId="77777777" w:rsidR="00C334C5" w:rsidRDefault="00C334C5">
                              <w:pPr>
                                <w:spacing w:line="118" w:lineRule="exact"/>
                                <w:rPr>
                                  <w:rFonts w:ascii="Arial"/>
                                  <w:sz w:val="12"/>
                                </w:rPr>
                              </w:pPr>
                              <w:r>
                                <w:rPr>
                                  <w:rFonts w:ascii="Arial"/>
                                  <w:sz w:val="12"/>
                                </w:rPr>
                                <w:t>8</w:t>
                              </w:r>
                            </w:p>
                          </w:txbxContent>
                        </wps:txbx>
                        <wps:bodyPr rot="0" vert="horz" wrap="square" lIns="0" tIns="0" rIns="0" bIns="0" anchor="t" anchorCtr="0" upright="1">
                          <a:noAutofit/>
                        </wps:bodyPr>
                      </wps:wsp>
                      <wps:wsp>
                        <wps:cNvPr id="1933" name="Text Box 1894"/>
                        <wps:cNvSpPr txBox="1">
                          <a:spLocks noChangeArrowheads="1"/>
                        </wps:cNvSpPr>
                        <wps:spPr bwMode="auto">
                          <a:xfrm>
                            <a:off x="5856" y="219"/>
                            <a:ext cx="87" cy="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5A4B1F" w14:textId="77777777" w:rsidR="00C334C5" w:rsidRDefault="00C334C5">
                              <w:pPr>
                                <w:spacing w:line="118" w:lineRule="exact"/>
                                <w:rPr>
                                  <w:rFonts w:ascii="Arial"/>
                                  <w:sz w:val="12"/>
                                </w:rPr>
                              </w:pPr>
                              <w:r>
                                <w:rPr>
                                  <w:rFonts w:ascii="Arial"/>
                                  <w:sz w:val="12"/>
                                </w:rPr>
                                <w:t>4</w:t>
                              </w:r>
                            </w:p>
                          </w:txbxContent>
                        </wps:txbx>
                        <wps:bodyPr rot="0" vert="horz" wrap="square" lIns="0" tIns="0" rIns="0" bIns="0" anchor="t" anchorCtr="0" upright="1">
                          <a:noAutofit/>
                        </wps:bodyPr>
                      </wps:wsp>
                      <wps:wsp>
                        <wps:cNvPr id="1934" name="Text Box 1893"/>
                        <wps:cNvSpPr txBox="1">
                          <a:spLocks noChangeArrowheads="1"/>
                        </wps:cNvSpPr>
                        <wps:spPr bwMode="auto">
                          <a:xfrm>
                            <a:off x="4621" y="419"/>
                            <a:ext cx="87" cy="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6843BB" w14:textId="77777777" w:rsidR="00C334C5" w:rsidRDefault="00C334C5">
                              <w:pPr>
                                <w:spacing w:line="118" w:lineRule="exact"/>
                                <w:rPr>
                                  <w:rFonts w:ascii="Arial"/>
                                  <w:sz w:val="12"/>
                                </w:rPr>
                              </w:pPr>
                              <w:r>
                                <w:rPr>
                                  <w:rFonts w:ascii="Arial"/>
                                  <w:sz w:val="12"/>
                                </w:rPr>
                                <w:t>2</w:t>
                              </w:r>
                            </w:p>
                            <w:p w14:paraId="7AFB28FC" w14:textId="77777777" w:rsidR="00C334C5" w:rsidRDefault="00C334C5">
                              <w:pPr>
                                <w:spacing w:before="61"/>
                                <w:rPr>
                                  <w:rFonts w:ascii="Arial"/>
                                  <w:sz w:val="12"/>
                                </w:rPr>
                              </w:pPr>
                              <w:r>
                                <w:rPr>
                                  <w:rFonts w:ascii="Arial"/>
                                  <w:sz w:val="12"/>
                                </w:rPr>
                                <w:t>2</w:t>
                              </w:r>
                            </w:p>
                          </w:txbxContent>
                        </wps:txbx>
                        <wps:bodyPr rot="0" vert="horz" wrap="square" lIns="0" tIns="0" rIns="0" bIns="0" anchor="t" anchorCtr="0" upright="1">
                          <a:noAutofit/>
                        </wps:bodyPr>
                      </wps:wsp>
                      <wps:wsp>
                        <wps:cNvPr id="1935" name="Text Box 1892"/>
                        <wps:cNvSpPr txBox="1">
                          <a:spLocks noChangeArrowheads="1"/>
                        </wps:cNvSpPr>
                        <wps:spPr bwMode="auto">
                          <a:xfrm>
                            <a:off x="4002" y="818"/>
                            <a:ext cx="87" cy="23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A0A09A" w14:textId="77777777" w:rsidR="00C334C5" w:rsidRDefault="00C334C5">
                              <w:pPr>
                                <w:spacing w:line="118" w:lineRule="exact"/>
                                <w:rPr>
                                  <w:rFonts w:ascii="Arial"/>
                                  <w:sz w:val="12"/>
                                </w:rPr>
                              </w:pPr>
                              <w:r>
                                <w:rPr>
                                  <w:rFonts w:ascii="Arial"/>
                                  <w:sz w:val="12"/>
                                </w:rPr>
                                <w:t>1</w:t>
                              </w:r>
                            </w:p>
                            <w:p w14:paraId="0E3E17E7" w14:textId="77777777" w:rsidR="00C334C5" w:rsidRDefault="00C334C5">
                              <w:pPr>
                                <w:spacing w:before="62"/>
                                <w:rPr>
                                  <w:rFonts w:ascii="Arial"/>
                                  <w:sz w:val="12"/>
                                </w:rPr>
                              </w:pPr>
                              <w:r>
                                <w:rPr>
                                  <w:rFonts w:ascii="Arial"/>
                                  <w:sz w:val="12"/>
                                </w:rPr>
                                <w:t>1</w:t>
                              </w:r>
                            </w:p>
                            <w:p w14:paraId="7F27B83B" w14:textId="77777777" w:rsidR="00C334C5" w:rsidRDefault="00C334C5">
                              <w:pPr>
                                <w:spacing w:before="61"/>
                                <w:rPr>
                                  <w:rFonts w:ascii="Arial"/>
                                  <w:sz w:val="12"/>
                                </w:rPr>
                              </w:pPr>
                              <w:r>
                                <w:rPr>
                                  <w:rFonts w:ascii="Arial"/>
                                  <w:sz w:val="12"/>
                                </w:rPr>
                                <w:t>1</w:t>
                              </w:r>
                            </w:p>
                            <w:p w14:paraId="31D39BEE" w14:textId="77777777" w:rsidR="00C334C5" w:rsidRDefault="00C334C5">
                              <w:pPr>
                                <w:spacing w:before="62"/>
                                <w:rPr>
                                  <w:rFonts w:ascii="Arial"/>
                                  <w:sz w:val="12"/>
                                </w:rPr>
                              </w:pPr>
                              <w:r>
                                <w:rPr>
                                  <w:rFonts w:ascii="Arial"/>
                                  <w:sz w:val="12"/>
                                </w:rPr>
                                <w:t>1</w:t>
                              </w:r>
                            </w:p>
                            <w:p w14:paraId="1E11D3E7" w14:textId="77777777" w:rsidR="00C334C5" w:rsidRDefault="00C334C5">
                              <w:pPr>
                                <w:spacing w:before="62"/>
                                <w:rPr>
                                  <w:rFonts w:ascii="Arial"/>
                                  <w:sz w:val="12"/>
                                </w:rPr>
                              </w:pPr>
                              <w:r>
                                <w:rPr>
                                  <w:rFonts w:ascii="Arial"/>
                                  <w:sz w:val="12"/>
                                </w:rPr>
                                <w:t>1</w:t>
                              </w:r>
                            </w:p>
                            <w:p w14:paraId="2CFB019D" w14:textId="77777777" w:rsidR="00C334C5" w:rsidRDefault="00C334C5">
                              <w:pPr>
                                <w:spacing w:before="61"/>
                                <w:rPr>
                                  <w:rFonts w:ascii="Arial"/>
                                  <w:sz w:val="12"/>
                                </w:rPr>
                              </w:pPr>
                              <w:r>
                                <w:rPr>
                                  <w:rFonts w:ascii="Arial"/>
                                  <w:sz w:val="12"/>
                                </w:rPr>
                                <w:t>1</w:t>
                              </w:r>
                            </w:p>
                            <w:p w14:paraId="34799C75" w14:textId="77777777" w:rsidR="00C334C5" w:rsidRDefault="00C334C5">
                              <w:pPr>
                                <w:spacing w:before="62"/>
                                <w:rPr>
                                  <w:rFonts w:ascii="Arial"/>
                                  <w:sz w:val="12"/>
                                </w:rPr>
                              </w:pPr>
                              <w:r>
                                <w:rPr>
                                  <w:rFonts w:ascii="Arial"/>
                                  <w:sz w:val="12"/>
                                </w:rPr>
                                <w:t>1</w:t>
                              </w:r>
                            </w:p>
                            <w:p w14:paraId="387405BA" w14:textId="77777777" w:rsidR="00C334C5" w:rsidRDefault="00C334C5">
                              <w:pPr>
                                <w:spacing w:before="62"/>
                                <w:rPr>
                                  <w:rFonts w:ascii="Arial"/>
                                  <w:sz w:val="12"/>
                                </w:rPr>
                              </w:pPr>
                              <w:r>
                                <w:rPr>
                                  <w:rFonts w:ascii="Arial"/>
                                  <w:sz w:val="12"/>
                                </w:rPr>
                                <w:t>1</w:t>
                              </w:r>
                            </w:p>
                            <w:p w14:paraId="560C8683" w14:textId="77777777" w:rsidR="00C334C5" w:rsidRDefault="00C334C5">
                              <w:pPr>
                                <w:spacing w:before="62"/>
                                <w:rPr>
                                  <w:rFonts w:ascii="Arial"/>
                                  <w:sz w:val="12"/>
                                </w:rPr>
                              </w:pPr>
                              <w:r>
                                <w:rPr>
                                  <w:rFonts w:ascii="Arial"/>
                                  <w:sz w:val="12"/>
                                </w:rPr>
                                <w:t>1</w:t>
                              </w:r>
                            </w:p>
                            <w:p w14:paraId="3991368B" w14:textId="77777777" w:rsidR="00C334C5" w:rsidRDefault="00C334C5">
                              <w:pPr>
                                <w:spacing w:before="61"/>
                                <w:rPr>
                                  <w:rFonts w:ascii="Arial"/>
                                  <w:sz w:val="12"/>
                                </w:rPr>
                              </w:pPr>
                              <w:r>
                                <w:rPr>
                                  <w:rFonts w:ascii="Arial"/>
                                  <w:sz w:val="12"/>
                                </w:rPr>
                                <w:t>1</w:t>
                              </w:r>
                            </w:p>
                            <w:p w14:paraId="12E63C01" w14:textId="77777777" w:rsidR="00C334C5" w:rsidRDefault="00C334C5">
                              <w:pPr>
                                <w:spacing w:before="62"/>
                                <w:rPr>
                                  <w:rFonts w:ascii="Arial"/>
                                  <w:sz w:val="12"/>
                                </w:rPr>
                              </w:pPr>
                              <w:r>
                                <w:rPr>
                                  <w:rFonts w:ascii="Arial"/>
                                  <w:sz w:val="12"/>
                                </w:rPr>
                                <w:t>1</w:t>
                              </w:r>
                            </w:p>
                            <w:p w14:paraId="2598AD1C" w14:textId="77777777" w:rsidR="00C334C5" w:rsidRDefault="00C334C5">
                              <w:pPr>
                                <w:spacing w:before="62"/>
                                <w:rPr>
                                  <w:rFonts w:ascii="Arial"/>
                                  <w:sz w:val="12"/>
                                </w:rPr>
                              </w:pPr>
                              <w:r>
                                <w:rPr>
                                  <w:rFonts w:ascii="Arial"/>
                                  <w:sz w:val="12"/>
                                </w:rPr>
                                <w:t>1</w:t>
                              </w:r>
                            </w:p>
                          </w:txbxContent>
                        </wps:txbx>
                        <wps:bodyPr rot="0" vert="horz" wrap="square" lIns="0" tIns="0" rIns="0" bIns="0" anchor="t" anchorCtr="0" upright="1">
                          <a:noAutofit/>
                        </wps:bodyPr>
                      </wps:wsp>
                      <wps:wsp>
                        <wps:cNvPr id="1936" name="Text Box 1891"/>
                        <wps:cNvSpPr txBox="1">
                          <a:spLocks noChangeArrowheads="1"/>
                        </wps:cNvSpPr>
                        <wps:spPr bwMode="auto">
                          <a:xfrm>
                            <a:off x="8779" y="770"/>
                            <a:ext cx="1244" cy="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359D14" w14:textId="77777777" w:rsidR="00C334C5" w:rsidRDefault="00C334C5">
                              <w:pPr>
                                <w:spacing w:line="157" w:lineRule="exact"/>
                                <w:rPr>
                                  <w:rFonts w:ascii="Arial"/>
                                  <w:sz w:val="16"/>
                                </w:rPr>
                              </w:pPr>
                              <w:r>
                                <w:rPr>
                                  <w:rFonts w:ascii="Arial"/>
                                  <w:sz w:val="16"/>
                                </w:rPr>
                                <w:t>Income</w:t>
                              </w:r>
                              <w:r>
                                <w:rPr>
                                  <w:rFonts w:ascii="Arial"/>
                                  <w:spacing w:val="-2"/>
                                  <w:sz w:val="16"/>
                                </w:rPr>
                                <w:t xml:space="preserve"> </w:t>
                              </w:r>
                              <w:r>
                                <w:rPr>
                                  <w:rFonts w:ascii="Arial"/>
                                  <w:sz w:val="16"/>
                                </w:rPr>
                                <w:t>Category</w:t>
                              </w:r>
                            </w:p>
                          </w:txbxContent>
                        </wps:txbx>
                        <wps:bodyPr rot="0" vert="horz" wrap="square" lIns="0" tIns="0" rIns="0" bIns="0" anchor="t" anchorCtr="0" upright="1">
                          <a:noAutofit/>
                        </wps:bodyPr>
                      </wps:wsp>
                      <wps:wsp>
                        <wps:cNvPr id="1937" name="Text Box 1890"/>
                        <wps:cNvSpPr txBox="1">
                          <a:spLocks noChangeArrowheads="1"/>
                        </wps:cNvSpPr>
                        <wps:spPr bwMode="auto">
                          <a:xfrm>
                            <a:off x="9205" y="1114"/>
                            <a:ext cx="771" cy="11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048EC3" w14:textId="77777777" w:rsidR="00C334C5" w:rsidRDefault="00C334C5">
                              <w:pPr>
                                <w:spacing w:line="118" w:lineRule="exact"/>
                                <w:rPr>
                                  <w:rFonts w:ascii="Arial"/>
                                  <w:sz w:val="12"/>
                                </w:rPr>
                              </w:pPr>
                              <w:r>
                                <w:rPr>
                                  <w:rFonts w:ascii="Arial"/>
                                  <w:sz w:val="12"/>
                                </w:rPr>
                                <w:t>High</w:t>
                              </w:r>
                            </w:p>
                            <w:p w14:paraId="5FE58EC1" w14:textId="77777777" w:rsidR="00C334C5" w:rsidRDefault="00C334C5">
                              <w:pPr>
                                <w:spacing w:before="5" w:line="340" w:lineRule="atLeast"/>
                                <w:ind w:right="18"/>
                                <w:jc w:val="both"/>
                                <w:rPr>
                                  <w:rFonts w:ascii="Arial" w:hAnsi="Arial"/>
                                  <w:sz w:val="12"/>
                                </w:rPr>
                              </w:pPr>
                              <w:r>
                                <w:rPr>
                                  <w:rFonts w:ascii="Arial" w:hAnsi="Arial"/>
                                  <w:sz w:val="12"/>
                                </w:rPr>
                                <w:t>Upper−middle</w:t>
                              </w:r>
                              <w:r>
                                <w:rPr>
                                  <w:rFonts w:ascii="Arial" w:hAnsi="Arial"/>
                                  <w:spacing w:val="-31"/>
                                  <w:sz w:val="12"/>
                                </w:rPr>
                                <w:t xml:space="preserve"> </w:t>
                              </w:r>
                              <w:r>
                                <w:rPr>
                                  <w:rFonts w:ascii="Arial" w:hAnsi="Arial"/>
                                  <w:spacing w:val="-1"/>
                                  <w:sz w:val="12"/>
                                </w:rPr>
                                <w:t>Lower−middle</w:t>
                              </w:r>
                              <w:r>
                                <w:rPr>
                                  <w:rFonts w:ascii="Arial" w:hAnsi="Arial"/>
                                  <w:spacing w:val="-31"/>
                                  <w:sz w:val="12"/>
                                </w:rPr>
                                <w:t xml:space="preserve"> </w:t>
                              </w:r>
                              <w:r>
                                <w:rPr>
                                  <w:rFonts w:ascii="Arial" w:hAnsi="Arial"/>
                                  <w:sz w:val="12"/>
                                </w:rPr>
                                <w:t>Low</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1666403" id="Group 1889" o:spid="_x0000_s1086" style="position:absolute;left:0;text-align:left;margin-left:165.05pt;margin-top:-2.5pt;width:338.1pt;height:164.55pt;z-index:15737344;mso-position-horizontal-relative:page" coordorigin="3301,-50" coordsize="6762,32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">
                <v:rect id="Rectangle 1931" o:spid="_x0000_s1087" style="position:absolute;left:3372;top:-21;width:4944;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" fillcolor="#f7fbff" stroked="f"/>
                <v:rect id="Rectangle 1930" o:spid="_x0000_s1088" style="position:absolute;left:3372;top:-21;width:4944;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" filled="f" strokeweight=".21pt"/>
                <v:rect id="Rectangle 1929" o:spid="_x0000_s1089" style="position:absolute;left:3372;top:179;width:2471;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" fillcolor="#f7fbff" stroked="f"/>
                <v:rect id="Rectangle 1928" o:spid="_x0000_s1090" style="position:absolute;left:3372;top:179;width:2471;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" filled="f" strokeweight=".21pt"/>
                <v:rect id="Rectangle 1927" o:spid="_x0000_s1091" style="position:absolute;left:3372;top:378;width:1237;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" fillcolor="#f7fbff" stroked="f"/>
                <v:rect id="Rectangle 1926" o:spid="_x0000_s1092" style="position:absolute;left:3372;top:378;width:1237;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" filled="f" strokeweight=".21pt"/>
                <v:rect id="Rectangle 1925" o:spid="_x0000_s1093" style="position:absolute;left:3372;top:578;width:1237;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" fillcolor="#f7fbff" stroked="f"/>
                <v:rect id="Rectangle 1924" o:spid="_x0000_s1094" style="position:absolute;left:3372;top:578;width:1237;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" filled="f" strokeweight=".21pt"/>
                <v:rect id="Rectangle 1923" o:spid="_x0000_s1095" style="position:absolute;left:3372;top:778;width:618;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" fillcolor="#f7fbff" stroked="f"/>
                <v:rect id="Rectangle 1922" o:spid="_x0000_s1096" style="position:absolute;left:3372;top:778;width:618;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" filled="f" strokeweight=".21pt"/>
                <v:rect id="Rectangle 1921" o:spid="_x0000_s1097" style="position:absolute;left:3372;top:978;width:618;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" fillcolor="#f7fbff" stroked="f"/>
                <v:rect id="Rectangle 1920" o:spid="_x0000_s1098" style="position:absolute;left:3372;top:978;width:618;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" filled="f" strokeweight=".21pt"/>
                <v:rect id="Rectangle 1919" o:spid="_x0000_s1099" style="position:absolute;left:3372;top:1177;width:618;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" fillcolor="#f7fbff" stroked="f"/>
                <v:rect id="Rectangle 1918" o:spid="_x0000_s1100" style="position:absolute;left:3372;top:1177;width:618;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" filled="f" strokeweight=".21pt"/>
                <v:rect id="Rectangle 1917" o:spid="_x0000_s1101" style="position:absolute;left:3372;top:1377;width:618;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" fillcolor="#f7fbff" stroked="f"/>
                <v:rect id="Rectangle 1916" o:spid="_x0000_s1102" style="position:absolute;left:3372;top:1377;width:618;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" filled="f" strokeweight=".21pt"/>
                <v:rect id="Rectangle 1915" o:spid="_x0000_s1103" style="position:absolute;left:3372;top:1577;width:618;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" fillcolor="#6baed6" stroked="f"/>
                <v:rect id="Rectangle 1914" o:spid="_x0000_s1104" style="position:absolute;left:3372;top:1577;width:618;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" filled="f" strokeweight=".21pt"/>
                <v:rect id="Rectangle 1913" o:spid="_x0000_s1105" style="position:absolute;left:3372;top:1777;width:618;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" fillcolor="#f7fbff" stroked="f"/>
                <v:rect id="Rectangle 1912" o:spid="_x0000_s1106" style="position:absolute;left:3372;top:1777;width:618;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" filled="f" strokeweight=".21pt"/>
                <v:rect id="Rectangle 1911" o:spid="_x0000_s1107" style="position:absolute;left:3372;top:1976;width:618;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" fillcolor="#f7fbff" stroked="f"/>
                <v:rect id="Rectangle 1910" o:spid="_x0000_s1108" style="position:absolute;left:3372;top:1976;width:618;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" filled="f" strokeweight=".21pt"/>
                <v:rect id="Rectangle 1909" o:spid="_x0000_s1109" style="position:absolute;left:3372;top:2176;width:618;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" fillcolor="#f7fbff" stroked="f"/>
                <v:rect id="Rectangle 1908" o:spid="_x0000_s1110" style="position:absolute;left:3372;top:2176;width:618;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" filled="f" strokeweight=".21pt"/>
                <v:rect id="Rectangle 1907" o:spid="_x0000_s1111" style="position:absolute;left:3372;top:2376;width:618;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" fillcolor="#f7fbff" stroked="f"/>
                <v:rect id="Rectangle 1906" o:spid="_x0000_s1112" style="position:absolute;left:3372;top:2376;width:618;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" filled="f" strokeweight=".21pt"/>
                <v:rect id="Rectangle 1905" o:spid="_x0000_s1113" style="position:absolute;left:3372;top:2576;width:618;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" fillcolor="#f7fbff" stroked="f"/>
                <v:rect id="Rectangle 1904" o:spid="_x0000_s1114" style="position:absolute;left:3372;top:2576;width:618;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" filled="f" strokeweight=".21pt"/>
                <v:rect id="Rectangle 1903" o:spid="_x0000_s1115" style="position:absolute;left:3372;top:2775;width:618;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" fillcolor="#f7fbff" stroked="f"/>
                <v:rect id="Rectangle 1902" o:spid="_x0000_s1116" style="position:absolute;left:3372;top:2775;width:618;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" filled="f" strokeweight=".21pt"/>
                <v:rect id="Rectangle 1901" o:spid="_x0000_s1117" style="position:absolute;left:3372;top:2975;width:618;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" fillcolor="#f7fbff" stroked="f"/>
                <v:rect id="Rectangle 1900" o:spid="_x0000_s1118" style="position:absolute;left:3372;top:2975;width:618;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" filled="f" strokeweight=".21pt"/>
                <v:line id="Line 1899" o:spid="_x0000_s1119" style="position:absolute;visibility:visible;mso-wrap-style:square" from="3355,3185" to="3355,31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" strokeweight="1.07pt"/>
                <v:shape id="AutoShape 1898" o:spid="_x0000_s1120" style="position:absolute;left:3300;top:69;width:55;height:2997;visibility:visible;mso-wrap-style:square;v-text-anchor:top" coordsize="55,29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" path="m,2996r54,m,2797r54,m,2597r54,m,2397r54,m,2197r54,m,1998r54,m,1798r54,m,1598r54,m,1399r54,m,1199r54,m,999r54,m,799r54,m,600r54,m,400r54,m,200r54,m,l54,e" filled="f" strokecolor="#333" strokeweight="1.07pt">
                  <v:path arrowok="t" o:connecttype="custom" o:connectlocs="0,3065;54,3065;0,2866;54,2866;0,2666;54,2666;0,2466;54,2466;0,2266;54,2266;0,2067;54,2067;0,1867;54,1867;0,1667;54,1667;0,1468;54,1468;0,1268;54,1268;0,1068;54,1068;0,868;54,868;0,669;54,669;0,469;54,469;0,269;54,269;0,69;54,69" o:connectangles="0,0,0,0,0,0,0,0,0,0,0,0,0,0,0,0,0,0,0,0,0,0,0,0,0,0,0,0,0,0,0,0"/>
                </v:shape>
                <v:line id="Line 1897" o:spid="_x0000_s1121" style="position:absolute;visibility:visible;mso-wrap-style:square" from="3355,3185" to="10062,31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" strokeweight="1.07pt"/>
                <v:shape id="AutoShape 1896" o:spid="_x0000_s1122" style="position:absolute;left:3372;top:3185;width:6674;height:55;visibility:visible;mso-wrap-style:square;v-text-anchor:top" coordsize="667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" path="m,55l,m834,55l834,t834,55l1668,t835,55l2503,t834,55l3337,t834,55l4171,t834,55l5005,t834,55l5839,t835,55l6674,e" filled="f" strokecolor="#333" strokeweight="1.07pt">
                  <v:path arrowok="t" o:connecttype="custom" o:connectlocs="0,3240;0,3185;834,3240;834,3185;1668,3240;1668,3185;2503,3240;2503,3185;3337,3240;3337,3185;4171,3240;4171,3185;5005,3240;5005,3185;5839,3240;5839,3185;6674,3240;6674,3185" o:connectangles="0,0,0,0,0,0,0,0,0,0,0,0,0,0,0,0,0,0"/>
                </v:shape>
                <v:shape id="Text Box 1895" o:spid="_x0000_s1123" type="#_x0000_t202" style="position:absolute;left:8328;top:20;width:87;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" filled="f" stroked="f">
                  <v:textbox inset="0,0,0,0">
                    <w:txbxContent>
                      <w:p w14:paraId="47F1F030" w14:textId="77777777" w:rsidR="00C334C5" w:rsidRDefault="00C334C5">
                        <w:pPr>
                          <w:spacing w:line="118" w:lineRule="exact"/>
                          <w:rPr>
                            <w:rFonts w:ascii="Arial"/>
                            <w:sz w:val="12"/>
                          </w:rPr>
                        </w:pPr>
                        <w:r>
                          <w:rPr>
                            <w:rFonts w:ascii="Arial"/>
                            <w:sz w:val="12"/>
                          </w:rPr>
                          <w:t>8</w:t>
                        </w:r>
                      </w:p>
                    </w:txbxContent>
                  </v:textbox>
                </v:shape>
                <v:shape id="Text Box 1894" o:spid="_x0000_s1124" type="#_x0000_t202" style="position:absolute;left:5856;top:219;width:87;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" filled="f" stroked="f">
                  <v:textbox inset="0,0,0,0">
                    <w:txbxContent>
                      <w:p w14:paraId="185A4B1F" w14:textId="77777777" w:rsidR="00C334C5" w:rsidRDefault="00C334C5">
                        <w:pPr>
                          <w:spacing w:line="118" w:lineRule="exact"/>
                          <w:rPr>
                            <w:rFonts w:ascii="Arial"/>
                            <w:sz w:val="12"/>
                          </w:rPr>
                        </w:pPr>
                        <w:r>
                          <w:rPr>
                            <w:rFonts w:ascii="Arial"/>
                            <w:sz w:val="12"/>
                          </w:rPr>
                          <w:t>4</w:t>
                        </w:r>
                      </w:p>
                    </w:txbxContent>
                  </v:textbox>
                </v:shape>
                <v:shape id="Text Box 1893" o:spid="_x0000_s1125" type="#_x0000_t202" style="position:absolute;left:4621;top:419;width:87;height: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" filled="f" stroked="f">
                  <v:textbox inset="0,0,0,0">
                    <w:txbxContent>
                      <w:p w14:paraId="406843BB" w14:textId="77777777" w:rsidR="00C334C5" w:rsidRDefault="00C334C5">
                        <w:pPr>
                          <w:spacing w:line="118" w:lineRule="exact"/>
                          <w:rPr>
                            <w:rFonts w:ascii="Arial"/>
                            <w:sz w:val="12"/>
                          </w:rPr>
                        </w:pPr>
                        <w:r>
                          <w:rPr>
                            <w:rFonts w:ascii="Arial"/>
                            <w:sz w:val="12"/>
                          </w:rPr>
                          <w:t>2</w:t>
                        </w:r>
                      </w:p>
                      <w:p w14:paraId="7AFB28FC" w14:textId="77777777" w:rsidR="00C334C5" w:rsidRDefault="00C334C5">
                        <w:pPr>
                          <w:spacing w:before="61"/>
                          <w:rPr>
                            <w:rFonts w:ascii="Arial"/>
                            <w:sz w:val="12"/>
                          </w:rPr>
                        </w:pPr>
                        <w:r>
                          <w:rPr>
                            <w:rFonts w:ascii="Arial"/>
                            <w:sz w:val="12"/>
                          </w:rPr>
                          <w:t>2</w:t>
                        </w:r>
                      </w:p>
                    </w:txbxContent>
                  </v:textbox>
                </v:shape>
                <v:shape id="Text Box 1892" o:spid="_x0000_s1126" type="#_x0000_t202" style="position:absolute;left:4002;top:818;width:87;height:2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" filled="f" stroked="f">
                  <v:textbox inset="0,0,0,0">
                    <w:txbxContent>
                      <w:p w14:paraId="55A0A09A" w14:textId="77777777" w:rsidR="00C334C5" w:rsidRDefault="00C334C5">
                        <w:pPr>
                          <w:spacing w:line="118" w:lineRule="exact"/>
                          <w:rPr>
                            <w:rFonts w:ascii="Arial"/>
                            <w:sz w:val="12"/>
                          </w:rPr>
                        </w:pPr>
                        <w:r>
                          <w:rPr>
                            <w:rFonts w:ascii="Arial"/>
                            <w:sz w:val="12"/>
                          </w:rPr>
                          <w:t>1</w:t>
                        </w:r>
                      </w:p>
                      <w:p w14:paraId="0E3E17E7" w14:textId="77777777" w:rsidR="00C334C5" w:rsidRDefault="00C334C5">
                        <w:pPr>
                          <w:spacing w:before="62"/>
                          <w:rPr>
                            <w:rFonts w:ascii="Arial"/>
                            <w:sz w:val="12"/>
                          </w:rPr>
                        </w:pPr>
                        <w:r>
                          <w:rPr>
                            <w:rFonts w:ascii="Arial"/>
                            <w:sz w:val="12"/>
                          </w:rPr>
                          <w:t>1</w:t>
                        </w:r>
                      </w:p>
                      <w:p w14:paraId="7F27B83B" w14:textId="77777777" w:rsidR="00C334C5" w:rsidRDefault="00C334C5">
                        <w:pPr>
                          <w:spacing w:before="61"/>
                          <w:rPr>
                            <w:rFonts w:ascii="Arial"/>
                            <w:sz w:val="12"/>
                          </w:rPr>
                        </w:pPr>
                        <w:r>
                          <w:rPr>
                            <w:rFonts w:ascii="Arial"/>
                            <w:sz w:val="12"/>
                          </w:rPr>
                          <w:t>1</w:t>
                        </w:r>
                      </w:p>
                      <w:p w14:paraId="31D39BEE" w14:textId="77777777" w:rsidR="00C334C5" w:rsidRDefault="00C334C5">
                        <w:pPr>
                          <w:spacing w:before="62"/>
                          <w:rPr>
                            <w:rFonts w:ascii="Arial"/>
                            <w:sz w:val="12"/>
                          </w:rPr>
                        </w:pPr>
                        <w:r>
                          <w:rPr>
                            <w:rFonts w:ascii="Arial"/>
                            <w:sz w:val="12"/>
                          </w:rPr>
                          <w:t>1</w:t>
                        </w:r>
                      </w:p>
                      <w:p w14:paraId="1E11D3E7" w14:textId="77777777" w:rsidR="00C334C5" w:rsidRDefault="00C334C5">
                        <w:pPr>
                          <w:spacing w:before="62"/>
                          <w:rPr>
                            <w:rFonts w:ascii="Arial"/>
                            <w:sz w:val="12"/>
                          </w:rPr>
                        </w:pPr>
                        <w:r>
                          <w:rPr>
                            <w:rFonts w:ascii="Arial"/>
                            <w:sz w:val="12"/>
                          </w:rPr>
                          <w:t>1</w:t>
                        </w:r>
                      </w:p>
                      <w:p w14:paraId="2CFB019D" w14:textId="77777777" w:rsidR="00C334C5" w:rsidRDefault="00C334C5">
                        <w:pPr>
                          <w:spacing w:before="61"/>
                          <w:rPr>
                            <w:rFonts w:ascii="Arial"/>
                            <w:sz w:val="12"/>
                          </w:rPr>
                        </w:pPr>
                        <w:r>
                          <w:rPr>
                            <w:rFonts w:ascii="Arial"/>
                            <w:sz w:val="12"/>
                          </w:rPr>
                          <w:t>1</w:t>
                        </w:r>
                      </w:p>
                      <w:p w14:paraId="34799C75" w14:textId="77777777" w:rsidR="00C334C5" w:rsidRDefault="00C334C5">
                        <w:pPr>
                          <w:spacing w:before="62"/>
                          <w:rPr>
                            <w:rFonts w:ascii="Arial"/>
                            <w:sz w:val="12"/>
                          </w:rPr>
                        </w:pPr>
                        <w:r>
                          <w:rPr>
                            <w:rFonts w:ascii="Arial"/>
                            <w:sz w:val="12"/>
                          </w:rPr>
                          <w:t>1</w:t>
                        </w:r>
                      </w:p>
                      <w:p w14:paraId="387405BA" w14:textId="77777777" w:rsidR="00C334C5" w:rsidRDefault="00C334C5">
                        <w:pPr>
                          <w:spacing w:before="62"/>
                          <w:rPr>
                            <w:rFonts w:ascii="Arial"/>
                            <w:sz w:val="12"/>
                          </w:rPr>
                        </w:pPr>
                        <w:r>
                          <w:rPr>
                            <w:rFonts w:ascii="Arial"/>
                            <w:sz w:val="12"/>
                          </w:rPr>
                          <w:t>1</w:t>
                        </w:r>
                      </w:p>
                      <w:p w14:paraId="560C8683" w14:textId="77777777" w:rsidR="00C334C5" w:rsidRDefault="00C334C5">
                        <w:pPr>
                          <w:spacing w:before="62"/>
                          <w:rPr>
                            <w:rFonts w:ascii="Arial"/>
                            <w:sz w:val="12"/>
                          </w:rPr>
                        </w:pPr>
                        <w:r>
                          <w:rPr>
                            <w:rFonts w:ascii="Arial"/>
                            <w:sz w:val="12"/>
                          </w:rPr>
                          <w:t>1</w:t>
                        </w:r>
                      </w:p>
                      <w:p w14:paraId="3991368B" w14:textId="77777777" w:rsidR="00C334C5" w:rsidRDefault="00C334C5">
                        <w:pPr>
                          <w:spacing w:before="61"/>
                          <w:rPr>
                            <w:rFonts w:ascii="Arial"/>
                            <w:sz w:val="12"/>
                          </w:rPr>
                        </w:pPr>
                        <w:r>
                          <w:rPr>
                            <w:rFonts w:ascii="Arial"/>
                            <w:sz w:val="12"/>
                          </w:rPr>
                          <w:t>1</w:t>
                        </w:r>
                      </w:p>
                      <w:p w14:paraId="12E63C01" w14:textId="77777777" w:rsidR="00C334C5" w:rsidRDefault="00C334C5">
                        <w:pPr>
                          <w:spacing w:before="62"/>
                          <w:rPr>
                            <w:rFonts w:ascii="Arial"/>
                            <w:sz w:val="12"/>
                          </w:rPr>
                        </w:pPr>
                        <w:r>
                          <w:rPr>
                            <w:rFonts w:ascii="Arial"/>
                            <w:sz w:val="12"/>
                          </w:rPr>
                          <w:t>1</w:t>
                        </w:r>
                      </w:p>
                      <w:p w14:paraId="2598AD1C" w14:textId="77777777" w:rsidR="00C334C5" w:rsidRDefault="00C334C5">
                        <w:pPr>
                          <w:spacing w:before="62"/>
                          <w:rPr>
                            <w:rFonts w:ascii="Arial"/>
                            <w:sz w:val="12"/>
                          </w:rPr>
                        </w:pPr>
                        <w:r>
                          <w:rPr>
                            <w:rFonts w:ascii="Arial"/>
                            <w:sz w:val="12"/>
                          </w:rPr>
                          <w:t>1</w:t>
                        </w:r>
                      </w:p>
                    </w:txbxContent>
                  </v:textbox>
                </v:shape>
                <v:shape id="Text Box 1891" o:spid="_x0000_s1127" type="#_x0000_t202" style="position:absolute;left:8779;top:770;width:1244;height: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" filled="f" stroked="f">
                  <v:textbox inset="0,0,0,0">
                    <w:txbxContent>
                      <w:p w14:paraId="44359D14" w14:textId="77777777" w:rsidR="00C334C5" w:rsidRDefault="00C334C5">
                        <w:pPr>
                          <w:spacing w:line="157" w:lineRule="exact"/>
                          <w:rPr>
                            <w:rFonts w:ascii="Arial"/>
                            <w:sz w:val="16"/>
                          </w:rPr>
                        </w:pPr>
                        <w:r>
                          <w:rPr>
                            <w:rFonts w:ascii="Arial"/>
                            <w:sz w:val="16"/>
                          </w:rPr>
                          <w:t>Income</w:t>
                        </w:r>
                        <w:r>
                          <w:rPr>
                            <w:rFonts w:ascii="Arial"/>
                            <w:spacing w:val="-2"/>
                            <w:sz w:val="16"/>
                          </w:rPr>
                          <w:t xml:space="preserve"> </w:t>
                        </w:r>
                        <w:r>
                          <w:rPr>
                            <w:rFonts w:ascii="Arial"/>
                            <w:sz w:val="16"/>
                          </w:rPr>
                          <w:t>Category</w:t>
                        </w:r>
                      </w:p>
                    </w:txbxContent>
                  </v:textbox>
                </v:shape>
                <v:shape id="Text Box 1890" o:spid="_x0000_s1128" type="#_x0000_t202" style="position:absolute;left:9205;top:1114;width:771;height:1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" filled="f" stroked="f">
                  <v:textbox inset="0,0,0,0">
                    <w:txbxContent>
                      <w:p w14:paraId="0E048EC3" w14:textId="77777777" w:rsidR="00C334C5" w:rsidRDefault="00C334C5">
                        <w:pPr>
                          <w:spacing w:line="118" w:lineRule="exact"/>
                          <w:rPr>
                            <w:rFonts w:ascii="Arial"/>
                            <w:sz w:val="12"/>
                          </w:rPr>
                        </w:pPr>
                        <w:r>
                          <w:rPr>
                            <w:rFonts w:ascii="Arial"/>
                            <w:sz w:val="12"/>
                          </w:rPr>
                          <w:t>High</w:t>
                        </w:r>
                      </w:p>
                      <w:p w14:paraId="5FE58EC1" w14:textId="77777777" w:rsidR="00C334C5" w:rsidRDefault="00C334C5">
                        <w:pPr>
                          <w:spacing w:before="5" w:line="340" w:lineRule="atLeast"/>
                          <w:ind w:right="18"/>
                          <w:jc w:val="both"/>
                          <w:rPr>
                            <w:rFonts w:ascii="Arial" w:hAnsi="Arial"/>
                            <w:sz w:val="12"/>
                          </w:rPr>
                        </w:pPr>
                        <w:r>
                          <w:rPr>
                            <w:rFonts w:ascii="Arial" w:hAnsi="Arial"/>
                            <w:sz w:val="12"/>
                          </w:rPr>
                          <w:t>Upper−middle</w:t>
                        </w:r>
                        <w:r>
                          <w:rPr>
                            <w:rFonts w:ascii="Arial" w:hAnsi="Arial"/>
                            <w:spacing w:val="-31"/>
                            <w:sz w:val="12"/>
                          </w:rPr>
                          <w:t xml:space="preserve"> </w:t>
                        </w:r>
                        <w:r>
                          <w:rPr>
                            <w:rFonts w:ascii="Arial" w:hAnsi="Arial"/>
                            <w:spacing w:val="-1"/>
                            <w:sz w:val="12"/>
                          </w:rPr>
                          <w:t>Lower−middle</w:t>
                        </w:r>
                        <w:r>
                          <w:rPr>
                            <w:rFonts w:ascii="Arial" w:hAnsi="Arial"/>
                            <w:spacing w:val="-31"/>
                            <w:sz w:val="12"/>
                          </w:rPr>
                          <w:t xml:space="preserve"> </w:t>
                        </w:r>
                        <w:r>
                          <w:rPr>
                            <w:rFonts w:ascii="Arial" w:hAnsi="Arial"/>
                            <w:sz w:val="12"/>
                          </w:rPr>
                          <w:t>Low</w:t>
                        </w:r>
                      </w:p>
                    </w:txbxContent>
                  </v:textbox>
                </v:shape>
                <w10:wrap anchorx="page"/>
              </v:group>
            </w:pict>
          </mc:Fallback>
        </mc:AlternateContent>
      </w:r>
      <w:r w:rsidR="00DC0BFC">
        <w:rPr>
          <w:rFonts w:ascii="Arial"/>
          <w:color w:val="4D4D4D"/>
          <w:spacing w:val="-1"/>
          <w:sz w:val="12"/>
        </w:rPr>
        <w:t>United States</w:t>
      </w:r>
      <w:r w:rsidR="00DC0BFC">
        <w:rPr>
          <w:rFonts w:ascii="Arial"/>
          <w:color w:val="4D4D4D"/>
          <w:spacing w:val="-31"/>
          <w:sz w:val="12"/>
        </w:rPr>
        <w:t xml:space="preserve"> </w:t>
      </w:r>
      <w:r w:rsidR="00DC0BFC">
        <w:rPr>
          <w:rFonts w:ascii="Arial"/>
          <w:color w:val="4D4D4D"/>
          <w:spacing w:val="-1"/>
          <w:sz w:val="12"/>
        </w:rPr>
        <w:t>United Kingdom</w:t>
      </w:r>
      <w:r w:rsidR="00DC0BFC">
        <w:rPr>
          <w:rFonts w:ascii="Arial"/>
          <w:color w:val="4D4D4D"/>
          <w:spacing w:val="-31"/>
          <w:sz w:val="12"/>
        </w:rPr>
        <w:t xml:space="preserve"> </w:t>
      </w:r>
      <w:r w:rsidR="00DC0BFC">
        <w:rPr>
          <w:rFonts w:ascii="Arial"/>
          <w:color w:val="4D4D4D"/>
          <w:sz w:val="12"/>
        </w:rPr>
        <w:t>Netherlands</w:t>
      </w:r>
    </w:p>
    <w:p w14:paraId="1DCEB542" w14:textId="77777777" w:rsidR="00BB4C49" w:rsidRDefault="00144D41">
      <w:pPr>
        <w:spacing w:line="348" w:lineRule="auto"/>
        <w:ind w:left="1822" w:right="7741" w:firstLine="62"/>
        <w:jc w:val="right"/>
        <w:rPr>
          <w:rFonts w:ascii="Arial"/>
          <w:sz w:val="12"/>
        </w:rPr>
      </w:pPr>
      <w:r>
        <w:rPr>
          <w:noProof/>
        </w:rPr>
        <mc:AlternateContent>
          <mc:Choice Requires="wps">
            <w:drawing>
              <wp:anchor distT="0" distB="0" distL="114300" distR="114300" simplePos="0" relativeHeight="15738880" behindDoc="0" locked="0" layoutInCell="1" allowOverlap="1" wp14:anchorId="77968455" wp14:editId="645FB99F">
                <wp:simplePos x="0" y="0"/>
                <wp:positionH relativeFrom="page">
                  <wp:posOffset>1339850</wp:posOffset>
                </wp:positionH>
                <wp:positionV relativeFrom="paragraph">
                  <wp:posOffset>355600</wp:posOffset>
                </wp:positionV>
                <wp:extent cx="165100" cy="518795"/>
                <wp:effectExtent l="0" t="0" r="0" b="0"/>
                <wp:wrapNone/>
                <wp:docPr id="1894" name="Text Box 18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100" cy="518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555552" w14:textId="77777777" w:rsidR="00C334C5" w:rsidRDefault="00C334C5">
                            <w:pPr>
                              <w:spacing w:line="236" w:lineRule="exact"/>
                              <w:ind w:left="20"/>
                              <w:rPr>
                                <w:rFonts w:ascii="Arial"/>
                              </w:rPr>
                            </w:pPr>
                            <w:r>
                              <w:rPr>
                                <w:rFonts w:ascii="Arial"/>
                              </w:rPr>
                              <w:t>Country</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968455" id="Text Box 1888" o:spid="_x0000_s1129" type="#_x0000_t202" style="position:absolute;left:0;text-align:left;margin-left:105.5pt;margin-top:28pt;width:13pt;height:40.85pt;z-index:15738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" filled="f" stroked="f">
                <v:textbox style="layout-flow:vertical;mso-layout-flow-alt:bottom-to-top" inset="0,0,0,0">
                  <w:txbxContent>
                    <w:p w14:paraId="63555552" w14:textId="77777777" w:rsidR="00C334C5" w:rsidRDefault="00C334C5">
                      <w:pPr>
                        <w:spacing w:line="236" w:lineRule="exact"/>
                        <w:ind w:left="20"/>
                        <w:rPr>
                          <w:rFonts w:ascii="Arial"/>
                        </w:rPr>
                      </w:pPr>
                      <w:r>
                        <w:rPr>
                          <w:rFonts w:ascii="Arial"/>
                        </w:rPr>
                        <w:t>Country</w:t>
                      </w:r>
                    </w:p>
                  </w:txbxContent>
                </v:textbox>
                <w10:wrap anchorx="page"/>
              </v:shape>
            </w:pict>
          </mc:Fallback>
        </mc:AlternateContent>
      </w:r>
      <w:r>
        <w:rPr>
          <w:noProof/>
        </w:rPr>
        <mc:AlternateContent>
          <mc:Choice Requires="wps">
            <w:drawing>
              <wp:anchor distT="0" distB="0" distL="114300" distR="114300" simplePos="0" relativeHeight="15739904" behindDoc="0" locked="0" layoutInCell="1" allowOverlap="1" wp14:anchorId="4760F5A2" wp14:editId="6DBC1EC4">
                <wp:simplePos x="0" y="0"/>
                <wp:positionH relativeFrom="page">
                  <wp:posOffset>5575935</wp:posOffset>
                </wp:positionH>
                <wp:positionV relativeFrom="paragraph">
                  <wp:posOffset>249555</wp:posOffset>
                </wp:positionV>
                <wp:extent cx="220345" cy="877570"/>
                <wp:effectExtent l="0" t="0" r="0" b="0"/>
                <wp:wrapNone/>
                <wp:docPr id="1893" name="Text Box 18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345" cy="877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340"/>
                            </w:tblGrid>
                            <w:tr w:rsidR="00C334C5" w14:paraId="46E67876" w14:textId="77777777">
                              <w:trPr>
                                <w:trHeight w:val="335"/>
                              </w:trPr>
                              <w:tc>
                                <w:tcPr>
                                  <w:tcW w:w="340" w:type="dxa"/>
                                  <w:tcBorders>
                                    <w:bottom w:val="single" w:sz="4" w:space="0" w:color="000000"/>
                                  </w:tcBorders>
                                  <w:shd w:val="clear" w:color="auto" w:fill="F7FBFF"/>
                                </w:tcPr>
                                <w:p w14:paraId="190DF115" w14:textId="77777777" w:rsidR="00C334C5" w:rsidRDefault="00C334C5">
                                  <w:pPr>
                                    <w:pStyle w:val="TableParagraph"/>
                                    <w:spacing w:line="240" w:lineRule="auto"/>
                                    <w:jc w:val="left"/>
                                    <w:rPr>
                                      <w:rFonts w:ascii="Times New Roman"/>
                                      <w:sz w:val="16"/>
                                    </w:rPr>
                                  </w:pPr>
                                </w:p>
                              </w:tc>
                            </w:tr>
                            <w:tr w:rsidR="00C334C5" w14:paraId="58A4FE49" w14:textId="77777777">
                              <w:trPr>
                                <w:trHeight w:val="335"/>
                              </w:trPr>
                              <w:tc>
                                <w:tcPr>
                                  <w:tcW w:w="340" w:type="dxa"/>
                                  <w:tcBorders>
                                    <w:top w:val="single" w:sz="4" w:space="0" w:color="000000"/>
                                    <w:bottom w:val="single" w:sz="4" w:space="0" w:color="000000"/>
                                  </w:tcBorders>
                                  <w:shd w:val="clear" w:color="auto" w:fill="C6DBEF"/>
                                </w:tcPr>
                                <w:p w14:paraId="12A82BCC" w14:textId="77777777" w:rsidR="00C334C5" w:rsidRDefault="00C334C5">
                                  <w:pPr>
                                    <w:pStyle w:val="TableParagraph"/>
                                    <w:spacing w:line="240" w:lineRule="auto"/>
                                    <w:jc w:val="left"/>
                                    <w:rPr>
                                      <w:rFonts w:ascii="Times New Roman"/>
                                      <w:sz w:val="16"/>
                                    </w:rPr>
                                  </w:pPr>
                                </w:p>
                              </w:tc>
                            </w:tr>
                            <w:tr w:rsidR="00C334C5" w14:paraId="6650A525" w14:textId="77777777">
                              <w:trPr>
                                <w:trHeight w:val="335"/>
                              </w:trPr>
                              <w:tc>
                                <w:tcPr>
                                  <w:tcW w:w="340" w:type="dxa"/>
                                  <w:tcBorders>
                                    <w:top w:val="single" w:sz="4" w:space="0" w:color="000000"/>
                                    <w:bottom w:val="single" w:sz="4" w:space="0" w:color="000000"/>
                                  </w:tcBorders>
                                  <w:shd w:val="clear" w:color="auto" w:fill="6BAED6"/>
                                </w:tcPr>
                                <w:p w14:paraId="4CBC13CE" w14:textId="77777777" w:rsidR="00C334C5" w:rsidRDefault="00C334C5">
                                  <w:pPr>
                                    <w:pStyle w:val="TableParagraph"/>
                                    <w:spacing w:line="240" w:lineRule="auto"/>
                                    <w:jc w:val="left"/>
                                    <w:rPr>
                                      <w:rFonts w:ascii="Times New Roman"/>
                                      <w:sz w:val="16"/>
                                    </w:rPr>
                                  </w:pPr>
                                </w:p>
                              </w:tc>
                            </w:tr>
                            <w:tr w:rsidR="00C334C5" w14:paraId="262BD6BA" w14:textId="77777777">
                              <w:trPr>
                                <w:trHeight w:val="335"/>
                              </w:trPr>
                              <w:tc>
                                <w:tcPr>
                                  <w:tcW w:w="340" w:type="dxa"/>
                                  <w:tcBorders>
                                    <w:top w:val="single" w:sz="4" w:space="0" w:color="000000"/>
                                  </w:tcBorders>
                                  <w:shd w:val="clear" w:color="auto" w:fill="084594"/>
                                </w:tcPr>
                                <w:p w14:paraId="3EDC5814" w14:textId="77777777" w:rsidR="00C334C5" w:rsidRDefault="00C334C5">
                                  <w:pPr>
                                    <w:pStyle w:val="TableParagraph"/>
                                    <w:spacing w:line="240" w:lineRule="auto"/>
                                    <w:jc w:val="left"/>
                                    <w:rPr>
                                      <w:rFonts w:ascii="Times New Roman"/>
                                      <w:sz w:val="16"/>
                                    </w:rPr>
                                  </w:pPr>
                                </w:p>
                              </w:tc>
                            </w:tr>
                          </w:tbl>
                          <w:p w14:paraId="7AD960C7" w14:textId="77777777" w:rsidR="00C334C5" w:rsidRDefault="00C334C5">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60F5A2" id="Text Box 1887" o:spid="_x0000_s1130" type="#_x0000_t202" style="position:absolute;left:0;text-align:left;margin-left:439.05pt;margin-top:19.65pt;width:17.35pt;height:69.1pt;z-index:15739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" filled="f" stroked="f">
                <v:textbox inset="0,0,0,0">
                  <w:txbxContent>
                    <w:tbl>
                      <w:tblPr>
                        <w:tblW w:w="0" w:type="auto"/>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340"/>
                      </w:tblGrid>
                      <w:tr w:rsidR="00C334C5" w14:paraId="46E67876" w14:textId="77777777">
                        <w:trPr>
                          <w:trHeight w:val="335"/>
                        </w:trPr>
                        <w:tc>
                          <w:tcPr>
                            <w:tcW w:w="340" w:type="dxa"/>
                            <w:tcBorders>
                              <w:bottom w:val="single" w:sz="4" w:space="0" w:color="000000"/>
                            </w:tcBorders>
                            <w:shd w:val="clear" w:color="auto" w:fill="F7FBFF"/>
                          </w:tcPr>
                          <w:p w14:paraId="190DF115" w14:textId="77777777" w:rsidR="00C334C5" w:rsidRDefault="00C334C5">
                            <w:pPr>
                              <w:pStyle w:val="TableParagraph"/>
                              <w:spacing w:line="240" w:lineRule="auto"/>
                              <w:jc w:val="left"/>
                              <w:rPr>
                                <w:rFonts w:ascii="Times New Roman"/>
                                <w:sz w:val="16"/>
                              </w:rPr>
                            </w:pPr>
                          </w:p>
                        </w:tc>
                      </w:tr>
                      <w:tr w:rsidR="00C334C5" w14:paraId="58A4FE49" w14:textId="77777777">
                        <w:trPr>
                          <w:trHeight w:val="335"/>
                        </w:trPr>
                        <w:tc>
                          <w:tcPr>
                            <w:tcW w:w="340" w:type="dxa"/>
                            <w:tcBorders>
                              <w:top w:val="single" w:sz="4" w:space="0" w:color="000000"/>
                              <w:bottom w:val="single" w:sz="4" w:space="0" w:color="000000"/>
                            </w:tcBorders>
                            <w:shd w:val="clear" w:color="auto" w:fill="C6DBEF"/>
                          </w:tcPr>
                          <w:p w14:paraId="12A82BCC" w14:textId="77777777" w:rsidR="00C334C5" w:rsidRDefault="00C334C5">
                            <w:pPr>
                              <w:pStyle w:val="TableParagraph"/>
                              <w:spacing w:line="240" w:lineRule="auto"/>
                              <w:jc w:val="left"/>
                              <w:rPr>
                                <w:rFonts w:ascii="Times New Roman"/>
                                <w:sz w:val="16"/>
                              </w:rPr>
                            </w:pPr>
                          </w:p>
                        </w:tc>
                      </w:tr>
                      <w:tr w:rsidR="00C334C5" w14:paraId="6650A525" w14:textId="77777777">
                        <w:trPr>
                          <w:trHeight w:val="335"/>
                        </w:trPr>
                        <w:tc>
                          <w:tcPr>
                            <w:tcW w:w="340" w:type="dxa"/>
                            <w:tcBorders>
                              <w:top w:val="single" w:sz="4" w:space="0" w:color="000000"/>
                              <w:bottom w:val="single" w:sz="4" w:space="0" w:color="000000"/>
                            </w:tcBorders>
                            <w:shd w:val="clear" w:color="auto" w:fill="6BAED6"/>
                          </w:tcPr>
                          <w:p w14:paraId="4CBC13CE" w14:textId="77777777" w:rsidR="00C334C5" w:rsidRDefault="00C334C5">
                            <w:pPr>
                              <w:pStyle w:val="TableParagraph"/>
                              <w:spacing w:line="240" w:lineRule="auto"/>
                              <w:jc w:val="left"/>
                              <w:rPr>
                                <w:rFonts w:ascii="Times New Roman"/>
                                <w:sz w:val="16"/>
                              </w:rPr>
                            </w:pPr>
                          </w:p>
                        </w:tc>
                      </w:tr>
                      <w:tr w:rsidR="00C334C5" w14:paraId="262BD6BA" w14:textId="77777777">
                        <w:trPr>
                          <w:trHeight w:val="335"/>
                        </w:trPr>
                        <w:tc>
                          <w:tcPr>
                            <w:tcW w:w="340" w:type="dxa"/>
                            <w:tcBorders>
                              <w:top w:val="single" w:sz="4" w:space="0" w:color="000000"/>
                            </w:tcBorders>
                            <w:shd w:val="clear" w:color="auto" w:fill="084594"/>
                          </w:tcPr>
                          <w:p w14:paraId="3EDC5814" w14:textId="77777777" w:rsidR="00C334C5" w:rsidRDefault="00C334C5">
                            <w:pPr>
                              <w:pStyle w:val="TableParagraph"/>
                              <w:spacing w:line="240" w:lineRule="auto"/>
                              <w:jc w:val="left"/>
                              <w:rPr>
                                <w:rFonts w:ascii="Times New Roman"/>
                                <w:sz w:val="16"/>
                              </w:rPr>
                            </w:pPr>
                          </w:p>
                        </w:tc>
                      </w:tr>
                    </w:tbl>
                    <w:p w14:paraId="7AD960C7" w14:textId="77777777" w:rsidR="00C334C5" w:rsidRDefault="00C334C5">
                      <w:pPr>
                        <w:pStyle w:val="BodyText"/>
                      </w:pPr>
                    </w:p>
                  </w:txbxContent>
                </v:textbox>
                <w10:wrap anchorx="page"/>
              </v:shape>
            </w:pict>
          </mc:Fallback>
        </mc:AlternateContent>
      </w:r>
      <w:r w:rsidR="00DC0BFC">
        <w:rPr>
          <w:rFonts w:ascii="Arial"/>
          <w:color w:val="4D4D4D"/>
          <w:spacing w:val="-1"/>
          <w:sz w:val="12"/>
        </w:rPr>
        <w:t>Sweden</w:t>
      </w:r>
      <w:r w:rsidR="00DC0BFC">
        <w:rPr>
          <w:rFonts w:ascii="Arial"/>
          <w:color w:val="4D4D4D"/>
          <w:spacing w:val="-31"/>
          <w:sz w:val="12"/>
        </w:rPr>
        <w:t xml:space="preserve"> </w:t>
      </w:r>
      <w:r w:rsidR="00DC0BFC">
        <w:rPr>
          <w:rFonts w:ascii="Arial"/>
          <w:color w:val="4D4D4D"/>
          <w:sz w:val="12"/>
        </w:rPr>
        <w:t>Australia</w:t>
      </w:r>
      <w:r w:rsidR="00DC0BFC">
        <w:rPr>
          <w:rFonts w:ascii="Arial"/>
          <w:color w:val="4D4D4D"/>
          <w:spacing w:val="-31"/>
          <w:sz w:val="12"/>
        </w:rPr>
        <w:t xml:space="preserve"> </w:t>
      </w:r>
      <w:r w:rsidR="00DC0BFC">
        <w:rPr>
          <w:rFonts w:ascii="Arial"/>
          <w:color w:val="4D4D4D"/>
          <w:sz w:val="12"/>
        </w:rPr>
        <w:t>Austria</w:t>
      </w:r>
      <w:r w:rsidR="00DC0BFC">
        <w:rPr>
          <w:rFonts w:ascii="Arial"/>
          <w:color w:val="4D4D4D"/>
          <w:spacing w:val="1"/>
          <w:sz w:val="12"/>
        </w:rPr>
        <w:t xml:space="preserve"> </w:t>
      </w:r>
      <w:r w:rsidR="00DC0BFC">
        <w:rPr>
          <w:rFonts w:ascii="Arial"/>
          <w:color w:val="4D4D4D"/>
          <w:sz w:val="12"/>
        </w:rPr>
        <w:t>France</w:t>
      </w:r>
      <w:r w:rsidR="00DC0BFC">
        <w:rPr>
          <w:rFonts w:ascii="Arial"/>
          <w:color w:val="4D4D4D"/>
          <w:spacing w:val="1"/>
          <w:sz w:val="12"/>
        </w:rPr>
        <w:t xml:space="preserve"> </w:t>
      </w:r>
      <w:r w:rsidR="00DC0BFC">
        <w:rPr>
          <w:rFonts w:ascii="Arial"/>
          <w:color w:val="4D4D4D"/>
          <w:sz w:val="12"/>
        </w:rPr>
        <w:t>Germany</w:t>
      </w:r>
    </w:p>
    <w:p w14:paraId="1E0C627F" w14:textId="77777777" w:rsidR="00BB4C49" w:rsidRDefault="00DC0BFC">
      <w:pPr>
        <w:spacing w:line="348" w:lineRule="auto"/>
        <w:ind w:left="1915" w:right="7741" w:firstLine="141"/>
        <w:jc w:val="right"/>
        <w:rPr>
          <w:rFonts w:ascii="Arial"/>
          <w:sz w:val="12"/>
        </w:rPr>
      </w:pPr>
      <w:r>
        <w:rPr>
          <w:rFonts w:ascii="Arial"/>
          <w:color w:val="4D4D4D"/>
          <w:sz w:val="12"/>
        </w:rPr>
        <w:t>India</w:t>
      </w:r>
      <w:r>
        <w:rPr>
          <w:rFonts w:ascii="Arial"/>
          <w:color w:val="4D4D4D"/>
          <w:spacing w:val="-32"/>
          <w:sz w:val="12"/>
        </w:rPr>
        <w:t xml:space="preserve"> </w:t>
      </w:r>
      <w:r>
        <w:rPr>
          <w:rFonts w:ascii="Arial"/>
          <w:color w:val="4D4D4D"/>
          <w:sz w:val="12"/>
        </w:rPr>
        <w:t>Israel</w:t>
      </w:r>
      <w:r>
        <w:rPr>
          <w:rFonts w:ascii="Arial"/>
          <w:color w:val="4D4D4D"/>
          <w:spacing w:val="1"/>
          <w:sz w:val="12"/>
        </w:rPr>
        <w:t xml:space="preserve"> </w:t>
      </w:r>
      <w:r>
        <w:rPr>
          <w:rFonts w:ascii="Arial"/>
          <w:color w:val="4D4D4D"/>
          <w:sz w:val="12"/>
        </w:rPr>
        <w:t>Japan</w:t>
      </w:r>
      <w:r>
        <w:rPr>
          <w:rFonts w:ascii="Arial"/>
          <w:color w:val="4D4D4D"/>
          <w:spacing w:val="1"/>
          <w:sz w:val="12"/>
        </w:rPr>
        <w:t xml:space="preserve"> </w:t>
      </w:r>
      <w:r>
        <w:rPr>
          <w:rFonts w:ascii="Arial"/>
          <w:color w:val="4D4D4D"/>
          <w:spacing w:val="-1"/>
          <w:sz w:val="12"/>
        </w:rPr>
        <w:t>Norway</w:t>
      </w:r>
    </w:p>
    <w:p w14:paraId="5C2B5A7B" w14:textId="77777777" w:rsidR="00BB4C49" w:rsidRDefault="00DC0BFC">
      <w:pPr>
        <w:spacing w:line="136" w:lineRule="exact"/>
        <w:ind w:right="7741"/>
        <w:jc w:val="right"/>
        <w:rPr>
          <w:rFonts w:ascii="Arial"/>
          <w:sz w:val="12"/>
        </w:rPr>
      </w:pPr>
      <w:r>
        <w:rPr>
          <w:rFonts w:ascii="Arial"/>
          <w:color w:val="4D4D4D"/>
          <w:sz w:val="12"/>
        </w:rPr>
        <w:t>Saudi</w:t>
      </w:r>
      <w:r>
        <w:rPr>
          <w:rFonts w:ascii="Arial"/>
          <w:color w:val="4D4D4D"/>
          <w:spacing w:val="-6"/>
          <w:sz w:val="12"/>
        </w:rPr>
        <w:t xml:space="preserve"> </w:t>
      </w:r>
      <w:r>
        <w:rPr>
          <w:rFonts w:ascii="Arial"/>
          <w:color w:val="4D4D4D"/>
          <w:sz w:val="12"/>
        </w:rPr>
        <w:t>Arabia</w:t>
      </w:r>
    </w:p>
    <w:p w14:paraId="063B114E" w14:textId="77777777" w:rsidR="00BB4C49" w:rsidRDefault="00DC0BFC">
      <w:pPr>
        <w:spacing w:before="59" w:line="348" w:lineRule="auto"/>
        <w:ind w:left="1696" w:right="7741" w:firstLine="313"/>
        <w:jc w:val="right"/>
        <w:rPr>
          <w:rFonts w:ascii="Arial"/>
          <w:sz w:val="12"/>
        </w:rPr>
      </w:pPr>
      <w:r>
        <w:rPr>
          <w:rFonts w:ascii="Arial"/>
          <w:color w:val="4D4D4D"/>
          <w:sz w:val="12"/>
        </w:rPr>
        <w:t>Spain</w:t>
      </w:r>
      <w:r>
        <w:rPr>
          <w:rFonts w:ascii="Arial"/>
          <w:color w:val="4D4D4D"/>
          <w:spacing w:val="-31"/>
          <w:sz w:val="12"/>
        </w:rPr>
        <w:t xml:space="preserve"> </w:t>
      </w:r>
      <w:r>
        <w:rPr>
          <w:rFonts w:ascii="Arial"/>
          <w:color w:val="4D4D4D"/>
          <w:spacing w:val="-1"/>
          <w:sz w:val="12"/>
        </w:rPr>
        <w:t>Switzerland</w:t>
      </w:r>
    </w:p>
    <w:p w14:paraId="2313910A" w14:textId="77777777" w:rsidR="00BB4C49" w:rsidRDefault="00DC0BFC">
      <w:pPr>
        <w:spacing w:line="137" w:lineRule="exact"/>
        <w:ind w:right="7741"/>
        <w:jc w:val="right"/>
        <w:rPr>
          <w:rFonts w:ascii="Arial"/>
          <w:sz w:val="12"/>
        </w:rPr>
      </w:pPr>
      <w:r>
        <w:rPr>
          <w:rFonts w:ascii="Arial"/>
          <w:color w:val="4D4D4D"/>
          <w:sz w:val="12"/>
        </w:rPr>
        <w:t>1</w:t>
      </w:r>
      <w:r>
        <w:rPr>
          <w:rFonts w:ascii="Arial"/>
          <w:color w:val="4D4D4D"/>
          <w:spacing w:val="-5"/>
          <w:sz w:val="12"/>
        </w:rPr>
        <w:t xml:space="preserve"> </w:t>
      </w:r>
      <w:r>
        <w:rPr>
          <w:rFonts w:ascii="Arial"/>
          <w:color w:val="4D4D4D"/>
          <w:sz w:val="12"/>
        </w:rPr>
        <w:t>High</w:t>
      </w:r>
    </w:p>
    <w:p w14:paraId="40AFECD9" w14:textId="77777777" w:rsidR="00BB4C49" w:rsidRDefault="00BB4C49">
      <w:pPr>
        <w:pStyle w:val="BodyText"/>
        <w:spacing w:before="9"/>
        <w:rPr>
          <w:rFonts w:ascii="Arial"/>
          <w:sz w:val="10"/>
        </w:rPr>
      </w:pPr>
    </w:p>
    <w:p w14:paraId="381E0DDC" w14:textId="77777777" w:rsidR="00BB4C49" w:rsidRDefault="00DC0BFC">
      <w:pPr>
        <w:tabs>
          <w:tab w:val="left" w:pos="3232"/>
          <w:tab w:val="left" w:pos="4033"/>
          <w:tab w:val="left" w:pos="4867"/>
          <w:tab w:val="left" w:pos="5701"/>
          <w:tab w:val="left" w:pos="6536"/>
          <w:tab w:val="left" w:pos="7370"/>
          <w:tab w:val="left" w:pos="8204"/>
          <w:tab w:val="left" w:pos="9038"/>
        </w:tabs>
        <w:ind w:left="2398"/>
        <w:rPr>
          <w:rFonts w:ascii="Arial"/>
          <w:sz w:val="12"/>
        </w:rPr>
      </w:pPr>
      <w:r>
        <w:rPr>
          <w:rFonts w:ascii="Arial"/>
          <w:color w:val="4D4D4D"/>
          <w:sz w:val="12"/>
        </w:rPr>
        <w:t>0</w:t>
      </w:r>
      <w:r>
        <w:rPr>
          <w:rFonts w:ascii="Arial"/>
          <w:color w:val="4D4D4D"/>
          <w:sz w:val="12"/>
        </w:rPr>
        <w:tab/>
        <w:t>5</w:t>
      </w:r>
      <w:r>
        <w:rPr>
          <w:rFonts w:ascii="Arial"/>
          <w:color w:val="4D4D4D"/>
          <w:sz w:val="12"/>
        </w:rPr>
        <w:tab/>
        <w:t>10</w:t>
      </w:r>
      <w:r>
        <w:rPr>
          <w:rFonts w:ascii="Arial"/>
          <w:color w:val="4D4D4D"/>
          <w:sz w:val="12"/>
        </w:rPr>
        <w:tab/>
        <w:t>15</w:t>
      </w:r>
      <w:r>
        <w:rPr>
          <w:rFonts w:ascii="Arial"/>
          <w:color w:val="4D4D4D"/>
          <w:sz w:val="12"/>
        </w:rPr>
        <w:tab/>
        <w:t>20</w:t>
      </w:r>
      <w:r>
        <w:rPr>
          <w:rFonts w:ascii="Arial"/>
          <w:color w:val="4D4D4D"/>
          <w:sz w:val="12"/>
        </w:rPr>
        <w:tab/>
        <w:t>25</w:t>
      </w:r>
      <w:r>
        <w:rPr>
          <w:rFonts w:ascii="Arial"/>
          <w:color w:val="4D4D4D"/>
          <w:sz w:val="12"/>
        </w:rPr>
        <w:tab/>
        <w:t>30</w:t>
      </w:r>
      <w:r>
        <w:rPr>
          <w:rFonts w:ascii="Arial"/>
          <w:color w:val="4D4D4D"/>
          <w:sz w:val="12"/>
        </w:rPr>
        <w:tab/>
        <w:t>35</w:t>
      </w:r>
      <w:r>
        <w:rPr>
          <w:rFonts w:ascii="Arial"/>
          <w:color w:val="4D4D4D"/>
          <w:sz w:val="12"/>
        </w:rPr>
        <w:tab/>
        <w:t>40</w:t>
      </w:r>
    </w:p>
    <w:p w14:paraId="74068045" w14:textId="77777777" w:rsidR="00BB4C49" w:rsidRDefault="00BB4C49">
      <w:pPr>
        <w:pStyle w:val="BodyText"/>
        <w:rPr>
          <w:rFonts w:ascii="Arial"/>
          <w:sz w:val="20"/>
        </w:rPr>
      </w:pPr>
    </w:p>
    <w:p w14:paraId="3873BE9E" w14:textId="77777777" w:rsidR="00BB4C49" w:rsidRDefault="00BB4C49">
      <w:pPr>
        <w:pStyle w:val="BodyText"/>
        <w:spacing w:before="6"/>
        <w:rPr>
          <w:rFonts w:ascii="Arial"/>
          <w:sz w:val="20"/>
        </w:rPr>
      </w:pPr>
    </w:p>
    <w:p w14:paraId="4B648E70" w14:textId="77777777" w:rsidR="00BB4C49" w:rsidRDefault="00144D41">
      <w:pPr>
        <w:pStyle w:val="ListParagraph"/>
        <w:numPr>
          <w:ilvl w:val="1"/>
          <w:numId w:val="3"/>
        </w:numPr>
        <w:tabs>
          <w:tab w:val="left" w:pos="5511"/>
        </w:tabs>
        <w:ind w:left="5510"/>
        <w:jc w:val="left"/>
        <w:rPr>
          <w:b/>
          <w:sz w:val="20"/>
        </w:rPr>
      </w:pPr>
      <w:r>
        <w:rPr>
          <w:noProof/>
        </w:rPr>
        <mc:AlternateContent>
          <mc:Choice Requires="wpg">
            <w:drawing>
              <wp:anchor distT="0" distB="0" distL="114300" distR="114300" simplePos="0" relativeHeight="15737856" behindDoc="0" locked="0" layoutInCell="1" allowOverlap="1" wp14:anchorId="64F53A04" wp14:editId="2EBF8C30">
                <wp:simplePos x="0" y="0"/>
                <wp:positionH relativeFrom="page">
                  <wp:posOffset>2136140</wp:posOffset>
                </wp:positionH>
                <wp:positionV relativeFrom="paragraph">
                  <wp:posOffset>259080</wp:posOffset>
                </wp:positionV>
                <wp:extent cx="4253865" cy="1959610"/>
                <wp:effectExtent l="0" t="0" r="0" b="0"/>
                <wp:wrapNone/>
                <wp:docPr id="1842" name="Group 18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53865" cy="1959610"/>
                          <a:chOff x="3364" y="408"/>
                          <a:chExt cx="6699" cy="3086"/>
                        </a:xfrm>
                      </wpg:grpSpPr>
                      <wps:wsp>
                        <wps:cNvPr id="1843" name="Rectangle 1886"/>
                        <wps:cNvSpPr>
                          <a:spLocks noChangeArrowheads="1"/>
                        </wps:cNvSpPr>
                        <wps:spPr bwMode="auto">
                          <a:xfrm>
                            <a:off x="3435" y="432"/>
                            <a:ext cx="2304" cy="142"/>
                          </a:xfrm>
                          <a:prstGeom prst="rect">
                            <a:avLst/>
                          </a:prstGeom>
                          <a:solidFill>
                            <a:srgbClr val="F7FB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44" name="Rectangle 1885"/>
                        <wps:cNvSpPr>
                          <a:spLocks noChangeArrowheads="1"/>
                        </wps:cNvSpPr>
                        <wps:spPr bwMode="auto">
                          <a:xfrm>
                            <a:off x="3435" y="432"/>
                            <a:ext cx="2304" cy="142"/>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45" name="Rectangle 1884"/>
                        <wps:cNvSpPr>
                          <a:spLocks noChangeArrowheads="1"/>
                        </wps:cNvSpPr>
                        <wps:spPr bwMode="auto">
                          <a:xfrm>
                            <a:off x="3435" y="589"/>
                            <a:ext cx="2142" cy="142"/>
                          </a:xfrm>
                          <a:prstGeom prst="rect">
                            <a:avLst/>
                          </a:prstGeom>
                          <a:solidFill>
                            <a:srgbClr val="C6DBE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46" name="Rectangle 1883"/>
                        <wps:cNvSpPr>
                          <a:spLocks noChangeArrowheads="1"/>
                        </wps:cNvSpPr>
                        <wps:spPr bwMode="auto">
                          <a:xfrm>
                            <a:off x="3435" y="589"/>
                            <a:ext cx="2142" cy="142"/>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47" name="Rectangle 1882"/>
                        <wps:cNvSpPr>
                          <a:spLocks noChangeArrowheads="1"/>
                        </wps:cNvSpPr>
                        <wps:spPr bwMode="auto">
                          <a:xfrm>
                            <a:off x="3435" y="747"/>
                            <a:ext cx="1052" cy="142"/>
                          </a:xfrm>
                          <a:prstGeom prst="rect">
                            <a:avLst/>
                          </a:prstGeom>
                          <a:solidFill>
                            <a:srgbClr val="C6DBE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48" name="Rectangle 1881"/>
                        <wps:cNvSpPr>
                          <a:spLocks noChangeArrowheads="1"/>
                        </wps:cNvSpPr>
                        <wps:spPr bwMode="auto">
                          <a:xfrm>
                            <a:off x="3435" y="747"/>
                            <a:ext cx="1052" cy="142"/>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49" name="Rectangle 1880"/>
                        <wps:cNvSpPr>
                          <a:spLocks noChangeArrowheads="1"/>
                        </wps:cNvSpPr>
                        <wps:spPr bwMode="auto">
                          <a:xfrm>
                            <a:off x="3435" y="905"/>
                            <a:ext cx="890" cy="142"/>
                          </a:xfrm>
                          <a:prstGeom prst="rect">
                            <a:avLst/>
                          </a:prstGeom>
                          <a:solidFill>
                            <a:srgbClr val="6BAED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50" name="Rectangle 1879"/>
                        <wps:cNvSpPr>
                          <a:spLocks noChangeArrowheads="1"/>
                        </wps:cNvSpPr>
                        <wps:spPr bwMode="auto">
                          <a:xfrm>
                            <a:off x="3435" y="905"/>
                            <a:ext cx="890" cy="142"/>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51" name="Rectangle 1878"/>
                        <wps:cNvSpPr>
                          <a:spLocks noChangeArrowheads="1"/>
                        </wps:cNvSpPr>
                        <wps:spPr bwMode="auto">
                          <a:xfrm>
                            <a:off x="3435" y="1063"/>
                            <a:ext cx="870" cy="142"/>
                          </a:xfrm>
                          <a:prstGeom prst="rect">
                            <a:avLst/>
                          </a:prstGeom>
                          <a:solidFill>
                            <a:srgbClr val="F7FB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52" name="Rectangle 1877"/>
                        <wps:cNvSpPr>
                          <a:spLocks noChangeArrowheads="1"/>
                        </wps:cNvSpPr>
                        <wps:spPr bwMode="auto">
                          <a:xfrm>
                            <a:off x="3435" y="1063"/>
                            <a:ext cx="870" cy="142"/>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53" name="Rectangle 1876"/>
                        <wps:cNvSpPr>
                          <a:spLocks noChangeArrowheads="1"/>
                        </wps:cNvSpPr>
                        <wps:spPr bwMode="auto">
                          <a:xfrm>
                            <a:off x="3435" y="1221"/>
                            <a:ext cx="647" cy="142"/>
                          </a:xfrm>
                          <a:prstGeom prst="rect">
                            <a:avLst/>
                          </a:prstGeom>
                          <a:solidFill>
                            <a:srgbClr val="F7FB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54" name="Rectangle 1875"/>
                        <wps:cNvSpPr>
                          <a:spLocks noChangeArrowheads="1"/>
                        </wps:cNvSpPr>
                        <wps:spPr bwMode="auto">
                          <a:xfrm>
                            <a:off x="3435" y="1221"/>
                            <a:ext cx="647" cy="142"/>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55" name="Rectangle 1874"/>
                        <wps:cNvSpPr>
                          <a:spLocks noChangeArrowheads="1"/>
                        </wps:cNvSpPr>
                        <wps:spPr bwMode="auto">
                          <a:xfrm>
                            <a:off x="3435" y="1379"/>
                            <a:ext cx="627" cy="142"/>
                          </a:xfrm>
                          <a:prstGeom prst="rect">
                            <a:avLst/>
                          </a:prstGeom>
                          <a:solidFill>
                            <a:srgbClr val="F7FB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56" name="Rectangle 1873"/>
                        <wps:cNvSpPr>
                          <a:spLocks noChangeArrowheads="1"/>
                        </wps:cNvSpPr>
                        <wps:spPr bwMode="auto">
                          <a:xfrm>
                            <a:off x="3435" y="1379"/>
                            <a:ext cx="627" cy="142"/>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57" name="Rectangle 1872"/>
                        <wps:cNvSpPr>
                          <a:spLocks noChangeArrowheads="1"/>
                        </wps:cNvSpPr>
                        <wps:spPr bwMode="auto">
                          <a:xfrm>
                            <a:off x="3435" y="1536"/>
                            <a:ext cx="566" cy="142"/>
                          </a:xfrm>
                          <a:prstGeom prst="rect">
                            <a:avLst/>
                          </a:prstGeom>
                          <a:solidFill>
                            <a:srgbClr val="C6DBE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58" name="Rectangle 1871"/>
                        <wps:cNvSpPr>
                          <a:spLocks noChangeArrowheads="1"/>
                        </wps:cNvSpPr>
                        <wps:spPr bwMode="auto">
                          <a:xfrm>
                            <a:off x="3435" y="1536"/>
                            <a:ext cx="566" cy="142"/>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59" name="Rectangle 1870"/>
                        <wps:cNvSpPr>
                          <a:spLocks noChangeArrowheads="1"/>
                        </wps:cNvSpPr>
                        <wps:spPr bwMode="auto">
                          <a:xfrm>
                            <a:off x="3435" y="1694"/>
                            <a:ext cx="506" cy="142"/>
                          </a:xfrm>
                          <a:prstGeom prst="rect">
                            <a:avLst/>
                          </a:prstGeom>
                          <a:solidFill>
                            <a:srgbClr val="F7FB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60" name="Rectangle 1869"/>
                        <wps:cNvSpPr>
                          <a:spLocks noChangeArrowheads="1"/>
                        </wps:cNvSpPr>
                        <wps:spPr bwMode="auto">
                          <a:xfrm>
                            <a:off x="3435" y="1694"/>
                            <a:ext cx="506" cy="142"/>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61" name="Rectangle 1868"/>
                        <wps:cNvSpPr>
                          <a:spLocks noChangeArrowheads="1"/>
                        </wps:cNvSpPr>
                        <wps:spPr bwMode="auto">
                          <a:xfrm>
                            <a:off x="3435" y="1852"/>
                            <a:ext cx="485" cy="142"/>
                          </a:xfrm>
                          <a:prstGeom prst="rect">
                            <a:avLst/>
                          </a:prstGeom>
                          <a:solidFill>
                            <a:srgbClr val="F7FB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62" name="Rectangle 1867"/>
                        <wps:cNvSpPr>
                          <a:spLocks noChangeArrowheads="1"/>
                        </wps:cNvSpPr>
                        <wps:spPr bwMode="auto">
                          <a:xfrm>
                            <a:off x="3435" y="1852"/>
                            <a:ext cx="485" cy="142"/>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63" name="Rectangle 1866"/>
                        <wps:cNvSpPr>
                          <a:spLocks noChangeArrowheads="1"/>
                        </wps:cNvSpPr>
                        <wps:spPr bwMode="auto">
                          <a:xfrm>
                            <a:off x="3435" y="2010"/>
                            <a:ext cx="465" cy="142"/>
                          </a:xfrm>
                          <a:prstGeom prst="rect">
                            <a:avLst/>
                          </a:prstGeom>
                          <a:solidFill>
                            <a:srgbClr val="F7FB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64" name="Rectangle 1865"/>
                        <wps:cNvSpPr>
                          <a:spLocks noChangeArrowheads="1"/>
                        </wps:cNvSpPr>
                        <wps:spPr bwMode="auto">
                          <a:xfrm>
                            <a:off x="3435" y="2010"/>
                            <a:ext cx="465" cy="142"/>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65" name="Rectangle 1864"/>
                        <wps:cNvSpPr>
                          <a:spLocks noChangeArrowheads="1"/>
                        </wps:cNvSpPr>
                        <wps:spPr bwMode="auto">
                          <a:xfrm>
                            <a:off x="3435" y="2168"/>
                            <a:ext cx="404" cy="142"/>
                          </a:xfrm>
                          <a:prstGeom prst="rect">
                            <a:avLst/>
                          </a:prstGeom>
                          <a:solidFill>
                            <a:srgbClr val="F7FB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66" name="Rectangle 1863"/>
                        <wps:cNvSpPr>
                          <a:spLocks noChangeArrowheads="1"/>
                        </wps:cNvSpPr>
                        <wps:spPr bwMode="auto">
                          <a:xfrm>
                            <a:off x="3435" y="2168"/>
                            <a:ext cx="404" cy="142"/>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67" name="Rectangle 1862"/>
                        <wps:cNvSpPr>
                          <a:spLocks noChangeArrowheads="1"/>
                        </wps:cNvSpPr>
                        <wps:spPr bwMode="auto">
                          <a:xfrm>
                            <a:off x="3435" y="2326"/>
                            <a:ext cx="384" cy="142"/>
                          </a:xfrm>
                          <a:prstGeom prst="rect">
                            <a:avLst/>
                          </a:prstGeom>
                          <a:solidFill>
                            <a:srgbClr val="C6DBE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68" name="Rectangle 1861"/>
                        <wps:cNvSpPr>
                          <a:spLocks noChangeArrowheads="1"/>
                        </wps:cNvSpPr>
                        <wps:spPr bwMode="auto">
                          <a:xfrm>
                            <a:off x="3435" y="2326"/>
                            <a:ext cx="384" cy="142"/>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69" name="Rectangle 1860"/>
                        <wps:cNvSpPr>
                          <a:spLocks noChangeArrowheads="1"/>
                        </wps:cNvSpPr>
                        <wps:spPr bwMode="auto">
                          <a:xfrm>
                            <a:off x="3435" y="2484"/>
                            <a:ext cx="364" cy="142"/>
                          </a:xfrm>
                          <a:prstGeom prst="rect">
                            <a:avLst/>
                          </a:prstGeom>
                          <a:solidFill>
                            <a:srgbClr val="F7FB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70" name="Rectangle 1859"/>
                        <wps:cNvSpPr>
                          <a:spLocks noChangeArrowheads="1"/>
                        </wps:cNvSpPr>
                        <wps:spPr bwMode="auto">
                          <a:xfrm>
                            <a:off x="3435" y="2484"/>
                            <a:ext cx="364" cy="142"/>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71" name="Rectangle 1858"/>
                        <wps:cNvSpPr>
                          <a:spLocks noChangeArrowheads="1"/>
                        </wps:cNvSpPr>
                        <wps:spPr bwMode="auto">
                          <a:xfrm>
                            <a:off x="3435" y="2641"/>
                            <a:ext cx="324" cy="142"/>
                          </a:xfrm>
                          <a:prstGeom prst="rect">
                            <a:avLst/>
                          </a:prstGeom>
                          <a:solidFill>
                            <a:srgbClr val="F7FB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72" name="Rectangle 1857"/>
                        <wps:cNvSpPr>
                          <a:spLocks noChangeArrowheads="1"/>
                        </wps:cNvSpPr>
                        <wps:spPr bwMode="auto">
                          <a:xfrm>
                            <a:off x="3435" y="2641"/>
                            <a:ext cx="324" cy="142"/>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73" name="Rectangle 1856"/>
                        <wps:cNvSpPr>
                          <a:spLocks noChangeArrowheads="1"/>
                        </wps:cNvSpPr>
                        <wps:spPr bwMode="auto">
                          <a:xfrm>
                            <a:off x="3435" y="2799"/>
                            <a:ext cx="2726" cy="142"/>
                          </a:xfrm>
                          <a:prstGeom prst="rect">
                            <a:avLst/>
                          </a:prstGeom>
                          <a:solidFill>
                            <a:srgbClr val="F7FB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74" name="Rectangle 1855"/>
                        <wps:cNvSpPr>
                          <a:spLocks noChangeArrowheads="1"/>
                        </wps:cNvSpPr>
                        <wps:spPr bwMode="auto">
                          <a:xfrm>
                            <a:off x="3435" y="2799"/>
                            <a:ext cx="2726" cy="142"/>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75" name="Rectangle 1854"/>
                        <wps:cNvSpPr>
                          <a:spLocks noChangeArrowheads="1"/>
                        </wps:cNvSpPr>
                        <wps:spPr bwMode="auto">
                          <a:xfrm>
                            <a:off x="3435" y="2957"/>
                            <a:ext cx="1290" cy="142"/>
                          </a:xfrm>
                          <a:prstGeom prst="rect">
                            <a:avLst/>
                          </a:prstGeom>
                          <a:solidFill>
                            <a:srgbClr val="C6DBE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76" name="Rectangle 1853"/>
                        <wps:cNvSpPr>
                          <a:spLocks noChangeArrowheads="1"/>
                        </wps:cNvSpPr>
                        <wps:spPr bwMode="auto">
                          <a:xfrm>
                            <a:off x="3435" y="2957"/>
                            <a:ext cx="1290" cy="142"/>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77" name="Rectangle 1852"/>
                        <wps:cNvSpPr>
                          <a:spLocks noChangeArrowheads="1"/>
                        </wps:cNvSpPr>
                        <wps:spPr bwMode="auto">
                          <a:xfrm>
                            <a:off x="3435" y="3115"/>
                            <a:ext cx="442" cy="142"/>
                          </a:xfrm>
                          <a:prstGeom prst="rect">
                            <a:avLst/>
                          </a:prstGeom>
                          <a:solidFill>
                            <a:srgbClr val="6BAED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78" name="Rectangle 1851"/>
                        <wps:cNvSpPr>
                          <a:spLocks noChangeArrowheads="1"/>
                        </wps:cNvSpPr>
                        <wps:spPr bwMode="auto">
                          <a:xfrm>
                            <a:off x="3435" y="3115"/>
                            <a:ext cx="442" cy="142"/>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79" name="Rectangle 1850"/>
                        <wps:cNvSpPr>
                          <a:spLocks noChangeArrowheads="1"/>
                        </wps:cNvSpPr>
                        <wps:spPr bwMode="auto">
                          <a:xfrm>
                            <a:off x="3435" y="3273"/>
                            <a:ext cx="40" cy="142"/>
                          </a:xfrm>
                          <a:prstGeom prst="rect">
                            <a:avLst/>
                          </a:prstGeom>
                          <a:solidFill>
                            <a:srgbClr val="08459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80" name="Rectangle 1849"/>
                        <wps:cNvSpPr>
                          <a:spLocks noChangeArrowheads="1"/>
                        </wps:cNvSpPr>
                        <wps:spPr bwMode="auto">
                          <a:xfrm>
                            <a:off x="3435" y="3273"/>
                            <a:ext cx="40" cy="142"/>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81" name="Line 1848"/>
                        <wps:cNvCnPr>
                          <a:cxnSpLocks noChangeShapeType="1"/>
                        </wps:cNvCnPr>
                        <wps:spPr bwMode="auto">
                          <a:xfrm>
                            <a:off x="3419" y="3439"/>
                            <a:ext cx="0" cy="0"/>
                          </a:xfrm>
                          <a:prstGeom prst="line">
                            <a:avLst/>
                          </a:prstGeom>
                          <a:noFill/>
                          <a:ln w="1358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882" name="AutoShape 1847"/>
                        <wps:cNvSpPr>
                          <a:spLocks/>
                        </wps:cNvSpPr>
                        <wps:spPr bwMode="auto">
                          <a:xfrm>
                            <a:off x="3363" y="502"/>
                            <a:ext cx="55" cy="2842"/>
                          </a:xfrm>
                          <a:custGeom>
                            <a:avLst/>
                            <a:gdLst>
                              <a:gd name="T0" fmla="+- 0 3364 3364"/>
                              <a:gd name="T1" fmla="*/ T0 w 55"/>
                              <a:gd name="T2" fmla="+- 0 3344 503"/>
                              <a:gd name="T3" fmla="*/ 3344 h 2842"/>
                              <a:gd name="T4" fmla="+- 0 3419 3364"/>
                              <a:gd name="T5" fmla="*/ T4 w 55"/>
                              <a:gd name="T6" fmla="+- 0 3344 503"/>
                              <a:gd name="T7" fmla="*/ 3344 h 2842"/>
                              <a:gd name="T8" fmla="+- 0 3364 3364"/>
                              <a:gd name="T9" fmla="*/ T8 w 55"/>
                              <a:gd name="T10" fmla="+- 0 3186 503"/>
                              <a:gd name="T11" fmla="*/ 3186 h 2842"/>
                              <a:gd name="T12" fmla="+- 0 3419 3364"/>
                              <a:gd name="T13" fmla="*/ T12 w 55"/>
                              <a:gd name="T14" fmla="+- 0 3186 503"/>
                              <a:gd name="T15" fmla="*/ 3186 h 2842"/>
                              <a:gd name="T16" fmla="+- 0 3364 3364"/>
                              <a:gd name="T17" fmla="*/ T16 w 55"/>
                              <a:gd name="T18" fmla="+- 0 3029 503"/>
                              <a:gd name="T19" fmla="*/ 3029 h 2842"/>
                              <a:gd name="T20" fmla="+- 0 3419 3364"/>
                              <a:gd name="T21" fmla="*/ T20 w 55"/>
                              <a:gd name="T22" fmla="+- 0 3029 503"/>
                              <a:gd name="T23" fmla="*/ 3029 h 2842"/>
                              <a:gd name="T24" fmla="+- 0 3364 3364"/>
                              <a:gd name="T25" fmla="*/ T24 w 55"/>
                              <a:gd name="T26" fmla="+- 0 2871 503"/>
                              <a:gd name="T27" fmla="*/ 2871 h 2842"/>
                              <a:gd name="T28" fmla="+- 0 3419 3364"/>
                              <a:gd name="T29" fmla="*/ T28 w 55"/>
                              <a:gd name="T30" fmla="+- 0 2871 503"/>
                              <a:gd name="T31" fmla="*/ 2871 h 2842"/>
                              <a:gd name="T32" fmla="+- 0 3364 3364"/>
                              <a:gd name="T33" fmla="*/ T32 w 55"/>
                              <a:gd name="T34" fmla="+- 0 2713 503"/>
                              <a:gd name="T35" fmla="*/ 2713 h 2842"/>
                              <a:gd name="T36" fmla="+- 0 3419 3364"/>
                              <a:gd name="T37" fmla="*/ T36 w 55"/>
                              <a:gd name="T38" fmla="+- 0 2713 503"/>
                              <a:gd name="T39" fmla="*/ 2713 h 2842"/>
                              <a:gd name="T40" fmla="+- 0 3364 3364"/>
                              <a:gd name="T41" fmla="*/ T40 w 55"/>
                              <a:gd name="T42" fmla="+- 0 2555 503"/>
                              <a:gd name="T43" fmla="*/ 2555 h 2842"/>
                              <a:gd name="T44" fmla="+- 0 3419 3364"/>
                              <a:gd name="T45" fmla="*/ T44 w 55"/>
                              <a:gd name="T46" fmla="+- 0 2555 503"/>
                              <a:gd name="T47" fmla="*/ 2555 h 2842"/>
                              <a:gd name="T48" fmla="+- 0 3364 3364"/>
                              <a:gd name="T49" fmla="*/ T48 w 55"/>
                              <a:gd name="T50" fmla="+- 0 2397 503"/>
                              <a:gd name="T51" fmla="*/ 2397 h 2842"/>
                              <a:gd name="T52" fmla="+- 0 3419 3364"/>
                              <a:gd name="T53" fmla="*/ T52 w 55"/>
                              <a:gd name="T54" fmla="+- 0 2397 503"/>
                              <a:gd name="T55" fmla="*/ 2397 h 2842"/>
                              <a:gd name="T56" fmla="+- 0 3364 3364"/>
                              <a:gd name="T57" fmla="*/ T56 w 55"/>
                              <a:gd name="T58" fmla="+- 0 2239 503"/>
                              <a:gd name="T59" fmla="*/ 2239 h 2842"/>
                              <a:gd name="T60" fmla="+- 0 3419 3364"/>
                              <a:gd name="T61" fmla="*/ T60 w 55"/>
                              <a:gd name="T62" fmla="+- 0 2239 503"/>
                              <a:gd name="T63" fmla="*/ 2239 h 2842"/>
                              <a:gd name="T64" fmla="+- 0 3364 3364"/>
                              <a:gd name="T65" fmla="*/ T64 w 55"/>
                              <a:gd name="T66" fmla="+- 0 2081 503"/>
                              <a:gd name="T67" fmla="*/ 2081 h 2842"/>
                              <a:gd name="T68" fmla="+- 0 3419 3364"/>
                              <a:gd name="T69" fmla="*/ T68 w 55"/>
                              <a:gd name="T70" fmla="+- 0 2081 503"/>
                              <a:gd name="T71" fmla="*/ 2081 h 2842"/>
                              <a:gd name="T72" fmla="+- 0 3364 3364"/>
                              <a:gd name="T73" fmla="*/ T72 w 55"/>
                              <a:gd name="T74" fmla="+- 0 1924 503"/>
                              <a:gd name="T75" fmla="*/ 1924 h 2842"/>
                              <a:gd name="T76" fmla="+- 0 3419 3364"/>
                              <a:gd name="T77" fmla="*/ T76 w 55"/>
                              <a:gd name="T78" fmla="+- 0 1924 503"/>
                              <a:gd name="T79" fmla="*/ 1924 h 2842"/>
                              <a:gd name="T80" fmla="+- 0 3364 3364"/>
                              <a:gd name="T81" fmla="*/ T80 w 55"/>
                              <a:gd name="T82" fmla="+- 0 1766 503"/>
                              <a:gd name="T83" fmla="*/ 1766 h 2842"/>
                              <a:gd name="T84" fmla="+- 0 3419 3364"/>
                              <a:gd name="T85" fmla="*/ T84 w 55"/>
                              <a:gd name="T86" fmla="+- 0 1766 503"/>
                              <a:gd name="T87" fmla="*/ 1766 h 2842"/>
                              <a:gd name="T88" fmla="+- 0 3364 3364"/>
                              <a:gd name="T89" fmla="*/ T88 w 55"/>
                              <a:gd name="T90" fmla="+- 0 1608 503"/>
                              <a:gd name="T91" fmla="*/ 1608 h 2842"/>
                              <a:gd name="T92" fmla="+- 0 3419 3364"/>
                              <a:gd name="T93" fmla="*/ T92 w 55"/>
                              <a:gd name="T94" fmla="+- 0 1608 503"/>
                              <a:gd name="T95" fmla="*/ 1608 h 2842"/>
                              <a:gd name="T96" fmla="+- 0 3364 3364"/>
                              <a:gd name="T97" fmla="*/ T96 w 55"/>
                              <a:gd name="T98" fmla="+- 0 1450 503"/>
                              <a:gd name="T99" fmla="*/ 1450 h 2842"/>
                              <a:gd name="T100" fmla="+- 0 3419 3364"/>
                              <a:gd name="T101" fmla="*/ T100 w 55"/>
                              <a:gd name="T102" fmla="+- 0 1450 503"/>
                              <a:gd name="T103" fmla="*/ 1450 h 2842"/>
                              <a:gd name="T104" fmla="+- 0 3364 3364"/>
                              <a:gd name="T105" fmla="*/ T104 w 55"/>
                              <a:gd name="T106" fmla="+- 0 1292 503"/>
                              <a:gd name="T107" fmla="*/ 1292 h 2842"/>
                              <a:gd name="T108" fmla="+- 0 3419 3364"/>
                              <a:gd name="T109" fmla="*/ T108 w 55"/>
                              <a:gd name="T110" fmla="+- 0 1292 503"/>
                              <a:gd name="T111" fmla="*/ 1292 h 2842"/>
                              <a:gd name="T112" fmla="+- 0 3364 3364"/>
                              <a:gd name="T113" fmla="*/ T112 w 55"/>
                              <a:gd name="T114" fmla="+- 0 1134 503"/>
                              <a:gd name="T115" fmla="*/ 1134 h 2842"/>
                              <a:gd name="T116" fmla="+- 0 3419 3364"/>
                              <a:gd name="T117" fmla="*/ T116 w 55"/>
                              <a:gd name="T118" fmla="+- 0 1134 503"/>
                              <a:gd name="T119" fmla="*/ 1134 h 2842"/>
                              <a:gd name="T120" fmla="+- 0 3364 3364"/>
                              <a:gd name="T121" fmla="*/ T120 w 55"/>
                              <a:gd name="T122" fmla="+- 0 976 503"/>
                              <a:gd name="T123" fmla="*/ 976 h 2842"/>
                              <a:gd name="T124" fmla="+- 0 3419 3364"/>
                              <a:gd name="T125" fmla="*/ T124 w 55"/>
                              <a:gd name="T126" fmla="+- 0 976 503"/>
                              <a:gd name="T127" fmla="*/ 976 h 2842"/>
                              <a:gd name="T128" fmla="+- 0 3364 3364"/>
                              <a:gd name="T129" fmla="*/ T128 w 55"/>
                              <a:gd name="T130" fmla="+- 0 819 503"/>
                              <a:gd name="T131" fmla="*/ 819 h 2842"/>
                              <a:gd name="T132" fmla="+- 0 3419 3364"/>
                              <a:gd name="T133" fmla="*/ T132 w 55"/>
                              <a:gd name="T134" fmla="+- 0 819 503"/>
                              <a:gd name="T135" fmla="*/ 819 h 2842"/>
                              <a:gd name="T136" fmla="+- 0 3364 3364"/>
                              <a:gd name="T137" fmla="*/ T136 w 55"/>
                              <a:gd name="T138" fmla="+- 0 661 503"/>
                              <a:gd name="T139" fmla="*/ 661 h 2842"/>
                              <a:gd name="T140" fmla="+- 0 3419 3364"/>
                              <a:gd name="T141" fmla="*/ T140 w 55"/>
                              <a:gd name="T142" fmla="+- 0 661 503"/>
                              <a:gd name="T143" fmla="*/ 661 h 2842"/>
                              <a:gd name="T144" fmla="+- 0 3364 3364"/>
                              <a:gd name="T145" fmla="*/ T144 w 55"/>
                              <a:gd name="T146" fmla="+- 0 503 503"/>
                              <a:gd name="T147" fmla="*/ 503 h 2842"/>
                              <a:gd name="T148" fmla="+- 0 3419 3364"/>
                              <a:gd name="T149" fmla="*/ T148 w 55"/>
                              <a:gd name="T150" fmla="+- 0 503 503"/>
                              <a:gd name="T151" fmla="*/ 503 h 28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55" h="2842">
                                <a:moveTo>
                                  <a:pt x="0" y="2841"/>
                                </a:moveTo>
                                <a:lnTo>
                                  <a:pt x="55" y="2841"/>
                                </a:lnTo>
                                <a:moveTo>
                                  <a:pt x="0" y="2683"/>
                                </a:moveTo>
                                <a:lnTo>
                                  <a:pt x="55" y="2683"/>
                                </a:lnTo>
                                <a:moveTo>
                                  <a:pt x="0" y="2526"/>
                                </a:moveTo>
                                <a:lnTo>
                                  <a:pt x="55" y="2526"/>
                                </a:lnTo>
                                <a:moveTo>
                                  <a:pt x="0" y="2368"/>
                                </a:moveTo>
                                <a:lnTo>
                                  <a:pt x="55" y="2368"/>
                                </a:lnTo>
                                <a:moveTo>
                                  <a:pt x="0" y="2210"/>
                                </a:moveTo>
                                <a:lnTo>
                                  <a:pt x="55" y="2210"/>
                                </a:lnTo>
                                <a:moveTo>
                                  <a:pt x="0" y="2052"/>
                                </a:moveTo>
                                <a:lnTo>
                                  <a:pt x="55" y="2052"/>
                                </a:lnTo>
                                <a:moveTo>
                                  <a:pt x="0" y="1894"/>
                                </a:moveTo>
                                <a:lnTo>
                                  <a:pt x="55" y="1894"/>
                                </a:lnTo>
                                <a:moveTo>
                                  <a:pt x="0" y="1736"/>
                                </a:moveTo>
                                <a:lnTo>
                                  <a:pt x="55" y="1736"/>
                                </a:lnTo>
                                <a:moveTo>
                                  <a:pt x="0" y="1578"/>
                                </a:moveTo>
                                <a:lnTo>
                                  <a:pt x="55" y="1578"/>
                                </a:lnTo>
                                <a:moveTo>
                                  <a:pt x="0" y="1421"/>
                                </a:moveTo>
                                <a:lnTo>
                                  <a:pt x="55" y="1421"/>
                                </a:lnTo>
                                <a:moveTo>
                                  <a:pt x="0" y="1263"/>
                                </a:moveTo>
                                <a:lnTo>
                                  <a:pt x="55" y="1263"/>
                                </a:lnTo>
                                <a:moveTo>
                                  <a:pt x="0" y="1105"/>
                                </a:moveTo>
                                <a:lnTo>
                                  <a:pt x="55" y="1105"/>
                                </a:lnTo>
                                <a:moveTo>
                                  <a:pt x="0" y="947"/>
                                </a:moveTo>
                                <a:lnTo>
                                  <a:pt x="55" y="947"/>
                                </a:lnTo>
                                <a:moveTo>
                                  <a:pt x="0" y="789"/>
                                </a:moveTo>
                                <a:lnTo>
                                  <a:pt x="55" y="789"/>
                                </a:lnTo>
                                <a:moveTo>
                                  <a:pt x="0" y="631"/>
                                </a:moveTo>
                                <a:lnTo>
                                  <a:pt x="55" y="631"/>
                                </a:lnTo>
                                <a:moveTo>
                                  <a:pt x="0" y="473"/>
                                </a:moveTo>
                                <a:lnTo>
                                  <a:pt x="55" y="473"/>
                                </a:lnTo>
                                <a:moveTo>
                                  <a:pt x="0" y="316"/>
                                </a:moveTo>
                                <a:lnTo>
                                  <a:pt x="55" y="316"/>
                                </a:lnTo>
                                <a:moveTo>
                                  <a:pt x="0" y="158"/>
                                </a:moveTo>
                                <a:lnTo>
                                  <a:pt x="55" y="158"/>
                                </a:lnTo>
                                <a:moveTo>
                                  <a:pt x="0" y="0"/>
                                </a:moveTo>
                                <a:lnTo>
                                  <a:pt x="55" y="0"/>
                                </a:lnTo>
                              </a:path>
                            </a:pathLst>
                          </a:custGeom>
                          <a:noFill/>
                          <a:ln w="13589">
                            <a:solidFill>
                              <a:srgbClr val="3333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83" name="Line 1846"/>
                        <wps:cNvCnPr>
                          <a:cxnSpLocks noChangeShapeType="1"/>
                        </wps:cNvCnPr>
                        <wps:spPr bwMode="auto">
                          <a:xfrm>
                            <a:off x="3419" y="3439"/>
                            <a:ext cx="6643" cy="0"/>
                          </a:xfrm>
                          <a:prstGeom prst="line">
                            <a:avLst/>
                          </a:prstGeom>
                          <a:noFill/>
                          <a:ln w="1358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884" name="AutoShape 1845"/>
                        <wps:cNvSpPr>
                          <a:spLocks/>
                        </wps:cNvSpPr>
                        <wps:spPr bwMode="auto">
                          <a:xfrm>
                            <a:off x="3435" y="3439"/>
                            <a:ext cx="6611" cy="55"/>
                          </a:xfrm>
                          <a:custGeom>
                            <a:avLst/>
                            <a:gdLst>
                              <a:gd name="T0" fmla="+- 0 3435 3435"/>
                              <a:gd name="T1" fmla="*/ T0 w 6611"/>
                              <a:gd name="T2" fmla="+- 0 3494 3439"/>
                              <a:gd name="T3" fmla="*/ 3494 h 55"/>
                              <a:gd name="T4" fmla="+- 0 3435 3435"/>
                              <a:gd name="T5" fmla="*/ T4 w 6611"/>
                              <a:gd name="T6" fmla="+- 0 3439 3439"/>
                              <a:gd name="T7" fmla="*/ 3439 h 55"/>
                              <a:gd name="T8" fmla="+- 0 4262 3435"/>
                              <a:gd name="T9" fmla="*/ T8 w 6611"/>
                              <a:gd name="T10" fmla="+- 0 3494 3439"/>
                              <a:gd name="T11" fmla="*/ 3494 h 55"/>
                              <a:gd name="T12" fmla="+- 0 4262 3435"/>
                              <a:gd name="T13" fmla="*/ T12 w 6611"/>
                              <a:gd name="T14" fmla="+- 0 3439 3439"/>
                              <a:gd name="T15" fmla="*/ 3439 h 55"/>
                              <a:gd name="T16" fmla="+- 0 5088 3435"/>
                              <a:gd name="T17" fmla="*/ T16 w 6611"/>
                              <a:gd name="T18" fmla="+- 0 3494 3439"/>
                              <a:gd name="T19" fmla="*/ 3494 h 55"/>
                              <a:gd name="T20" fmla="+- 0 5088 3435"/>
                              <a:gd name="T21" fmla="*/ T20 w 6611"/>
                              <a:gd name="T22" fmla="+- 0 3439 3439"/>
                              <a:gd name="T23" fmla="*/ 3439 h 55"/>
                              <a:gd name="T24" fmla="+- 0 5914 3435"/>
                              <a:gd name="T25" fmla="*/ T24 w 6611"/>
                              <a:gd name="T26" fmla="+- 0 3494 3439"/>
                              <a:gd name="T27" fmla="*/ 3494 h 55"/>
                              <a:gd name="T28" fmla="+- 0 5914 3435"/>
                              <a:gd name="T29" fmla="*/ T28 w 6611"/>
                              <a:gd name="T30" fmla="+- 0 3439 3439"/>
                              <a:gd name="T31" fmla="*/ 3439 h 55"/>
                              <a:gd name="T32" fmla="+- 0 6740 3435"/>
                              <a:gd name="T33" fmla="*/ T32 w 6611"/>
                              <a:gd name="T34" fmla="+- 0 3494 3439"/>
                              <a:gd name="T35" fmla="*/ 3494 h 55"/>
                              <a:gd name="T36" fmla="+- 0 6740 3435"/>
                              <a:gd name="T37" fmla="*/ T36 w 6611"/>
                              <a:gd name="T38" fmla="+- 0 3439 3439"/>
                              <a:gd name="T39" fmla="*/ 3439 h 55"/>
                              <a:gd name="T40" fmla="+- 0 7567 3435"/>
                              <a:gd name="T41" fmla="*/ T40 w 6611"/>
                              <a:gd name="T42" fmla="+- 0 3494 3439"/>
                              <a:gd name="T43" fmla="*/ 3494 h 55"/>
                              <a:gd name="T44" fmla="+- 0 7567 3435"/>
                              <a:gd name="T45" fmla="*/ T44 w 6611"/>
                              <a:gd name="T46" fmla="+- 0 3439 3439"/>
                              <a:gd name="T47" fmla="*/ 3439 h 55"/>
                              <a:gd name="T48" fmla="+- 0 8393 3435"/>
                              <a:gd name="T49" fmla="*/ T48 w 6611"/>
                              <a:gd name="T50" fmla="+- 0 3494 3439"/>
                              <a:gd name="T51" fmla="*/ 3494 h 55"/>
                              <a:gd name="T52" fmla="+- 0 8393 3435"/>
                              <a:gd name="T53" fmla="*/ T52 w 6611"/>
                              <a:gd name="T54" fmla="+- 0 3439 3439"/>
                              <a:gd name="T55" fmla="*/ 3439 h 55"/>
                              <a:gd name="T56" fmla="+- 0 9219 3435"/>
                              <a:gd name="T57" fmla="*/ T56 w 6611"/>
                              <a:gd name="T58" fmla="+- 0 3494 3439"/>
                              <a:gd name="T59" fmla="*/ 3494 h 55"/>
                              <a:gd name="T60" fmla="+- 0 9219 3435"/>
                              <a:gd name="T61" fmla="*/ T60 w 6611"/>
                              <a:gd name="T62" fmla="+- 0 3439 3439"/>
                              <a:gd name="T63" fmla="*/ 3439 h 55"/>
                              <a:gd name="T64" fmla="+- 0 10046 3435"/>
                              <a:gd name="T65" fmla="*/ T64 w 6611"/>
                              <a:gd name="T66" fmla="+- 0 3494 3439"/>
                              <a:gd name="T67" fmla="*/ 3494 h 55"/>
                              <a:gd name="T68" fmla="+- 0 10046 3435"/>
                              <a:gd name="T69" fmla="*/ T68 w 6611"/>
                              <a:gd name="T70" fmla="+- 0 3439 3439"/>
                              <a:gd name="T71" fmla="*/ 3439 h 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6611" h="55">
                                <a:moveTo>
                                  <a:pt x="0" y="55"/>
                                </a:moveTo>
                                <a:lnTo>
                                  <a:pt x="0" y="0"/>
                                </a:lnTo>
                                <a:moveTo>
                                  <a:pt x="827" y="55"/>
                                </a:moveTo>
                                <a:lnTo>
                                  <a:pt x="827" y="0"/>
                                </a:lnTo>
                                <a:moveTo>
                                  <a:pt x="1653" y="55"/>
                                </a:moveTo>
                                <a:lnTo>
                                  <a:pt x="1653" y="0"/>
                                </a:lnTo>
                                <a:moveTo>
                                  <a:pt x="2479" y="55"/>
                                </a:moveTo>
                                <a:lnTo>
                                  <a:pt x="2479" y="0"/>
                                </a:lnTo>
                                <a:moveTo>
                                  <a:pt x="3305" y="55"/>
                                </a:moveTo>
                                <a:lnTo>
                                  <a:pt x="3305" y="0"/>
                                </a:lnTo>
                                <a:moveTo>
                                  <a:pt x="4132" y="55"/>
                                </a:moveTo>
                                <a:lnTo>
                                  <a:pt x="4132" y="0"/>
                                </a:lnTo>
                                <a:moveTo>
                                  <a:pt x="4958" y="55"/>
                                </a:moveTo>
                                <a:lnTo>
                                  <a:pt x="4958" y="0"/>
                                </a:lnTo>
                                <a:moveTo>
                                  <a:pt x="5784" y="55"/>
                                </a:moveTo>
                                <a:lnTo>
                                  <a:pt x="5784" y="0"/>
                                </a:lnTo>
                                <a:moveTo>
                                  <a:pt x="6611" y="55"/>
                                </a:moveTo>
                                <a:lnTo>
                                  <a:pt x="6611" y="0"/>
                                </a:lnTo>
                              </a:path>
                            </a:pathLst>
                          </a:custGeom>
                          <a:noFill/>
                          <a:ln w="13589">
                            <a:solidFill>
                              <a:srgbClr val="3333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85" name="Text Box 1844"/>
                        <wps:cNvSpPr txBox="1">
                          <a:spLocks noChangeArrowheads="1"/>
                        </wps:cNvSpPr>
                        <wps:spPr bwMode="auto">
                          <a:xfrm>
                            <a:off x="5616" y="453"/>
                            <a:ext cx="383" cy="2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01E855" w14:textId="77777777" w:rsidR="00C334C5" w:rsidRDefault="00C334C5">
                              <w:pPr>
                                <w:spacing w:line="118" w:lineRule="exact"/>
                                <w:ind w:left="162"/>
                                <w:rPr>
                                  <w:rFonts w:ascii="Arial"/>
                                  <w:sz w:val="12"/>
                                </w:rPr>
                              </w:pPr>
                              <w:r>
                                <w:rPr>
                                  <w:rFonts w:ascii="Arial"/>
                                  <w:sz w:val="12"/>
                                </w:rPr>
                                <w:t>114</w:t>
                              </w:r>
                            </w:p>
                            <w:p w14:paraId="153AFB6B" w14:textId="77777777" w:rsidR="00C334C5" w:rsidRDefault="00C334C5">
                              <w:pPr>
                                <w:spacing w:before="20"/>
                                <w:rPr>
                                  <w:rFonts w:ascii="Arial"/>
                                  <w:sz w:val="12"/>
                                </w:rPr>
                              </w:pPr>
                              <w:r>
                                <w:rPr>
                                  <w:rFonts w:ascii="Arial"/>
                                  <w:sz w:val="12"/>
                                </w:rPr>
                                <w:t>106</w:t>
                              </w:r>
                            </w:p>
                          </w:txbxContent>
                        </wps:txbx>
                        <wps:bodyPr rot="0" vert="horz" wrap="square" lIns="0" tIns="0" rIns="0" bIns="0" anchor="t" anchorCtr="0" upright="1">
                          <a:noAutofit/>
                        </wps:bodyPr>
                      </wps:wsp>
                      <wps:wsp>
                        <wps:cNvPr id="1886" name="Text Box 1843"/>
                        <wps:cNvSpPr txBox="1">
                          <a:spLocks noChangeArrowheads="1"/>
                        </wps:cNvSpPr>
                        <wps:spPr bwMode="auto">
                          <a:xfrm>
                            <a:off x="4512" y="769"/>
                            <a:ext cx="154" cy="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4396A3" w14:textId="77777777" w:rsidR="00C334C5" w:rsidRDefault="00C334C5">
                              <w:pPr>
                                <w:spacing w:line="118" w:lineRule="exact"/>
                                <w:rPr>
                                  <w:rFonts w:ascii="Arial"/>
                                  <w:sz w:val="12"/>
                                </w:rPr>
                              </w:pPr>
                              <w:r>
                                <w:rPr>
                                  <w:rFonts w:ascii="Arial"/>
                                  <w:sz w:val="12"/>
                                </w:rPr>
                                <w:t>52</w:t>
                              </w:r>
                            </w:p>
                          </w:txbxContent>
                        </wps:txbx>
                        <wps:bodyPr rot="0" vert="horz" wrap="square" lIns="0" tIns="0" rIns="0" bIns="0" anchor="t" anchorCtr="0" upright="1">
                          <a:noAutofit/>
                        </wps:bodyPr>
                      </wps:wsp>
                      <wps:wsp>
                        <wps:cNvPr id="1887" name="Text Box 1842"/>
                        <wps:cNvSpPr txBox="1">
                          <a:spLocks noChangeArrowheads="1"/>
                        </wps:cNvSpPr>
                        <wps:spPr bwMode="auto">
                          <a:xfrm>
                            <a:off x="4331" y="927"/>
                            <a:ext cx="174" cy="2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DE882B" w14:textId="77777777" w:rsidR="00C334C5" w:rsidRDefault="00C334C5">
                              <w:pPr>
                                <w:spacing w:line="118" w:lineRule="exact"/>
                                <w:ind w:left="19"/>
                                <w:rPr>
                                  <w:rFonts w:ascii="Arial"/>
                                  <w:sz w:val="12"/>
                                </w:rPr>
                              </w:pPr>
                              <w:r>
                                <w:rPr>
                                  <w:rFonts w:ascii="Arial"/>
                                  <w:sz w:val="12"/>
                                </w:rPr>
                                <w:t>44</w:t>
                              </w:r>
                            </w:p>
                            <w:p w14:paraId="231AE55D" w14:textId="77777777" w:rsidR="00C334C5" w:rsidRDefault="00C334C5">
                              <w:pPr>
                                <w:spacing w:before="20"/>
                                <w:rPr>
                                  <w:rFonts w:ascii="Arial"/>
                                  <w:sz w:val="12"/>
                                </w:rPr>
                              </w:pPr>
                              <w:r>
                                <w:rPr>
                                  <w:rFonts w:ascii="Arial"/>
                                  <w:sz w:val="12"/>
                                </w:rPr>
                                <w:t>43</w:t>
                              </w:r>
                            </w:p>
                          </w:txbxContent>
                        </wps:txbx>
                        <wps:bodyPr rot="0" vert="horz" wrap="square" lIns="0" tIns="0" rIns="0" bIns="0" anchor="t" anchorCtr="0" upright="1">
                          <a:noAutofit/>
                        </wps:bodyPr>
                      </wps:wsp>
                      <wps:wsp>
                        <wps:cNvPr id="1888" name="Text Box 1841"/>
                        <wps:cNvSpPr txBox="1">
                          <a:spLocks noChangeArrowheads="1"/>
                        </wps:cNvSpPr>
                        <wps:spPr bwMode="auto">
                          <a:xfrm>
                            <a:off x="3785" y="1242"/>
                            <a:ext cx="476" cy="15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85ED93" w14:textId="77777777" w:rsidR="00C334C5" w:rsidRDefault="00C334C5">
                              <w:pPr>
                                <w:spacing w:line="118" w:lineRule="exact"/>
                                <w:ind w:left="322"/>
                                <w:rPr>
                                  <w:rFonts w:ascii="Arial"/>
                                  <w:sz w:val="12"/>
                                </w:rPr>
                              </w:pPr>
                              <w:r>
                                <w:rPr>
                                  <w:rFonts w:ascii="Arial"/>
                                  <w:sz w:val="12"/>
                                </w:rPr>
                                <w:t>32</w:t>
                              </w:r>
                            </w:p>
                            <w:p w14:paraId="56F7FDD6" w14:textId="77777777" w:rsidR="00C334C5" w:rsidRDefault="00C334C5">
                              <w:pPr>
                                <w:spacing w:before="20"/>
                                <w:ind w:left="302"/>
                                <w:rPr>
                                  <w:rFonts w:ascii="Arial"/>
                                  <w:sz w:val="12"/>
                                </w:rPr>
                              </w:pPr>
                              <w:r>
                                <w:rPr>
                                  <w:rFonts w:ascii="Arial"/>
                                  <w:sz w:val="12"/>
                                </w:rPr>
                                <w:t>31</w:t>
                              </w:r>
                            </w:p>
                            <w:p w14:paraId="02D1E7FE" w14:textId="77777777" w:rsidR="00C334C5" w:rsidRDefault="00C334C5">
                              <w:pPr>
                                <w:spacing w:before="20"/>
                                <w:ind w:left="241"/>
                                <w:rPr>
                                  <w:rFonts w:ascii="Arial"/>
                                  <w:sz w:val="12"/>
                                </w:rPr>
                              </w:pPr>
                              <w:r>
                                <w:rPr>
                                  <w:rFonts w:ascii="Arial"/>
                                  <w:sz w:val="12"/>
                                </w:rPr>
                                <w:t>28</w:t>
                              </w:r>
                            </w:p>
                            <w:p w14:paraId="49BDA84E" w14:textId="77777777" w:rsidR="00C334C5" w:rsidRDefault="00C334C5">
                              <w:pPr>
                                <w:spacing w:before="19"/>
                                <w:ind w:left="181"/>
                                <w:rPr>
                                  <w:rFonts w:ascii="Arial"/>
                                  <w:sz w:val="12"/>
                                </w:rPr>
                              </w:pPr>
                              <w:r>
                                <w:rPr>
                                  <w:rFonts w:ascii="Arial"/>
                                  <w:sz w:val="12"/>
                                </w:rPr>
                                <w:t>25</w:t>
                              </w:r>
                            </w:p>
                            <w:p w14:paraId="0BEE988D" w14:textId="77777777" w:rsidR="00C334C5" w:rsidRDefault="00C334C5">
                              <w:pPr>
                                <w:spacing w:before="20"/>
                                <w:ind w:left="160"/>
                                <w:rPr>
                                  <w:rFonts w:ascii="Arial"/>
                                  <w:sz w:val="12"/>
                                </w:rPr>
                              </w:pPr>
                              <w:r>
                                <w:rPr>
                                  <w:rFonts w:ascii="Arial"/>
                                  <w:sz w:val="12"/>
                                </w:rPr>
                                <w:t>24</w:t>
                              </w:r>
                            </w:p>
                            <w:p w14:paraId="5B5F0607" w14:textId="77777777" w:rsidR="00C334C5" w:rsidRDefault="00C334C5">
                              <w:pPr>
                                <w:spacing w:before="20"/>
                                <w:ind w:left="140"/>
                                <w:rPr>
                                  <w:rFonts w:ascii="Arial"/>
                                  <w:sz w:val="12"/>
                                </w:rPr>
                              </w:pPr>
                              <w:r>
                                <w:rPr>
                                  <w:rFonts w:ascii="Arial"/>
                                  <w:sz w:val="12"/>
                                </w:rPr>
                                <w:t>23</w:t>
                              </w:r>
                            </w:p>
                            <w:p w14:paraId="67772C35" w14:textId="77777777" w:rsidR="00C334C5" w:rsidRDefault="00C334C5">
                              <w:pPr>
                                <w:spacing w:before="20"/>
                                <w:ind w:left="79"/>
                                <w:rPr>
                                  <w:rFonts w:ascii="Arial"/>
                                  <w:sz w:val="12"/>
                                </w:rPr>
                              </w:pPr>
                              <w:r>
                                <w:rPr>
                                  <w:rFonts w:ascii="Arial"/>
                                  <w:sz w:val="12"/>
                                </w:rPr>
                                <w:t>20</w:t>
                              </w:r>
                            </w:p>
                            <w:p w14:paraId="61E7DC25" w14:textId="77777777" w:rsidR="00C334C5" w:rsidRDefault="00C334C5">
                              <w:pPr>
                                <w:spacing w:before="20"/>
                                <w:ind w:left="59"/>
                                <w:rPr>
                                  <w:rFonts w:ascii="Arial"/>
                                  <w:sz w:val="12"/>
                                </w:rPr>
                              </w:pPr>
                              <w:r>
                                <w:rPr>
                                  <w:rFonts w:ascii="Arial"/>
                                  <w:sz w:val="12"/>
                                </w:rPr>
                                <w:t>19</w:t>
                              </w:r>
                            </w:p>
                            <w:p w14:paraId="16F5710E" w14:textId="77777777" w:rsidR="00C334C5" w:rsidRDefault="00C334C5">
                              <w:pPr>
                                <w:spacing w:before="20"/>
                                <w:ind w:left="39"/>
                                <w:rPr>
                                  <w:rFonts w:ascii="Arial"/>
                                  <w:sz w:val="12"/>
                                </w:rPr>
                              </w:pPr>
                              <w:r>
                                <w:rPr>
                                  <w:rFonts w:ascii="Arial"/>
                                  <w:sz w:val="12"/>
                                </w:rPr>
                                <w:t>18</w:t>
                              </w:r>
                            </w:p>
                            <w:p w14:paraId="60FED1FE" w14:textId="77777777" w:rsidR="00C334C5" w:rsidRDefault="00C334C5">
                              <w:pPr>
                                <w:spacing w:before="19"/>
                                <w:rPr>
                                  <w:rFonts w:ascii="Arial"/>
                                  <w:sz w:val="12"/>
                                </w:rPr>
                              </w:pPr>
                              <w:r>
                                <w:rPr>
                                  <w:rFonts w:ascii="Arial"/>
                                  <w:sz w:val="12"/>
                                </w:rPr>
                                <w:t>16</w:t>
                              </w:r>
                            </w:p>
                          </w:txbxContent>
                        </wps:txbx>
                        <wps:bodyPr rot="0" vert="horz" wrap="square" lIns="0" tIns="0" rIns="0" bIns="0" anchor="t" anchorCtr="0" upright="1">
                          <a:noAutofit/>
                        </wps:bodyPr>
                      </wps:wsp>
                      <wps:wsp>
                        <wps:cNvPr id="1889" name="Text Box 1840"/>
                        <wps:cNvSpPr txBox="1">
                          <a:spLocks noChangeArrowheads="1"/>
                        </wps:cNvSpPr>
                        <wps:spPr bwMode="auto">
                          <a:xfrm>
                            <a:off x="6200" y="2821"/>
                            <a:ext cx="221" cy="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34E7FB" w14:textId="77777777" w:rsidR="00C334C5" w:rsidRDefault="00C334C5">
                              <w:pPr>
                                <w:spacing w:line="118" w:lineRule="exact"/>
                                <w:rPr>
                                  <w:rFonts w:ascii="Arial"/>
                                  <w:sz w:val="12"/>
                                </w:rPr>
                              </w:pPr>
                              <w:r>
                                <w:rPr>
                                  <w:rFonts w:ascii="Arial"/>
                                  <w:sz w:val="12"/>
                                </w:rPr>
                                <w:t>135</w:t>
                              </w:r>
                            </w:p>
                          </w:txbxContent>
                        </wps:txbx>
                        <wps:bodyPr rot="0" vert="horz" wrap="square" lIns="0" tIns="0" rIns="0" bIns="0" anchor="t" anchorCtr="0" upright="1">
                          <a:noAutofit/>
                        </wps:bodyPr>
                      </wps:wsp>
                      <wps:wsp>
                        <wps:cNvPr id="1890" name="Text Box 1839"/>
                        <wps:cNvSpPr txBox="1">
                          <a:spLocks noChangeArrowheads="1"/>
                        </wps:cNvSpPr>
                        <wps:spPr bwMode="auto">
                          <a:xfrm>
                            <a:off x="4750" y="2979"/>
                            <a:ext cx="154" cy="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77E4FE" w14:textId="77777777" w:rsidR="00C334C5" w:rsidRDefault="00C334C5">
                              <w:pPr>
                                <w:spacing w:line="118" w:lineRule="exact"/>
                                <w:rPr>
                                  <w:rFonts w:ascii="Arial"/>
                                  <w:sz w:val="12"/>
                                </w:rPr>
                              </w:pPr>
                              <w:r>
                                <w:rPr>
                                  <w:rFonts w:ascii="Arial"/>
                                  <w:sz w:val="12"/>
                                </w:rPr>
                                <w:t>64</w:t>
                              </w:r>
                            </w:p>
                          </w:txbxContent>
                        </wps:txbx>
                        <wps:bodyPr rot="0" vert="horz" wrap="square" lIns="0" tIns="0" rIns="0" bIns="0" anchor="t" anchorCtr="0" upright="1">
                          <a:noAutofit/>
                        </wps:bodyPr>
                      </wps:wsp>
                      <wps:wsp>
                        <wps:cNvPr id="1891" name="Text Box 1838"/>
                        <wps:cNvSpPr txBox="1">
                          <a:spLocks noChangeArrowheads="1"/>
                        </wps:cNvSpPr>
                        <wps:spPr bwMode="auto">
                          <a:xfrm>
                            <a:off x="3903" y="3137"/>
                            <a:ext cx="154" cy="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1B77B5" w14:textId="77777777" w:rsidR="00C334C5" w:rsidRDefault="00C334C5">
                              <w:pPr>
                                <w:spacing w:line="118" w:lineRule="exact"/>
                                <w:rPr>
                                  <w:rFonts w:ascii="Arial"/>
                                  <w:sz w:val="12"/>
                                </w:rPr>
                              </w:pPr>
                              <w:r>
                                <w:rPr>
                                  <w:rFonts w:ascii="Arial"/>
                                  <w:sz w:val="12"/>
                                </w:rPr>
                                <w:t>22</w:t>
                              </w:r>
                            </w:p>
                          </w:txbxContent>
                        </wps:txbx>
                        <wps:bodyPr rot="0" vert="horz" wrap="square" lIns="0" tIns="0" rIns="0" bIns="0" anchor="t" anchorCtr="0" upright="1">
                          <a:noAutofit/>
                        </wps:bodyPr>
                      </wps:wsp>
                      <wps:wsp>
                        <wps:cNvPr id="1892" name="Text Box 1837"/>
                        <wps:cNvSpPr txBox="1">
                          <a:spLocks noChangeArrowheads="1"/>
                        </wps:cNvSpPr>
                        <wps:spPr bwMode="auto">
                          <a:xfrm>
                            <a:off x="3488" y="3295"/>
                            <a:ext cx="87" cy="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4C6E7B" w14:textId="77777777" w:rsidR="00C334C5" w:rsidRDefault="00C334C5">
                              <w:pPr>
                                <w:spacing w:line="118" w:lineRule="exact"/>
                                <w:rPr>
                                  <w:rFonts w:ascii="Arial"/>
                                  <w:sz w:val="12"/>
                                </w:rPr>
                              </w:pPr>
                              <w:r>
                                <w:rPr>
                                  <w:rFonts w:ascii="Arial"/>
                                  <w:sz w:val="12"/>
                                </w:rPr>
                                <w:t>2</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4F53A04" id="Group 1836" o:spid="_x0000_s1131" style="position:absolute;left:0;text-align:left;margin-left:168.2pt;margin-top:20.4pt;width:334.95pt;height:154.3pt;z-index:15737856;mso-position-horizontal-relative:page" coordorigin="3364,408" coordsize="6699,30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">
                <v:rect id="Rectangle 1886" o:spid="_x0000_s1132" style="position:absolute;left:3435;top:432;width:2304;height:1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" fillcolor="#f7fbff" stroked="f"/>
                <v:rect id="Rectangle 1885" o:spid="_x0000_s1133" style="position:absolute;left:3435;top:432;width:2304;height:1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" filled="f" strokeweight=".21pt"/>
                <v:rect id="Rectangle 1884" o:spid="_x0000_s1134" style="position:absolute;left:3435;top:589;width:2142;height:1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" fillcolor="#c6dbef" stroked="f"/>
                <v:rect id="Rectangle 1883" o:spid="_x0000_s1135" style="position:absolute;left:3435;top:589;width:2142;height:1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" filled="f" strokeweight=".21pt"/>
                <v:rect id="Rectangle 1882" o:spid="_x0000_s1136" style="position:absolute;left:3435;top:747;width:1052;height:1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" fillcolor="#c6dbef" stroked="f"/>
                <v:rect id="Rectangle 1881" o:spid="_x0000_s1137" style="position:absolute;left:3435;top:747;width:1052;height:1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" filled="f" strokeweight=".21pt"/>
                <v:rect id="Rectangle 1880" o:spid="_x0000_s1138" style="position:absolute;left:3435;top:905;width:890;height:1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" fillcolor="#6baed6" stroked="f"/>
                <v:rect id="Rectangle 1879" o:spid="_x0000_s1139" style="position:absolute;left:3435;top:905;width:890;height:1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" filled="f" strokeweight=".21pt"/>
                <v:rect id="Rectangle 1878" o:spid="_x0000_s1140" style="position:absolute;left:3435;top:1063;width:870;height:1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" fillcolor="#f7fbff" stroked="f"/>
                <v:rect id="Rectangle 1877" o:spid="_x0000_s1141" style="position:absolute;left:3435;top:1063;width:870;height:1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" filled="f" strokeweight=".21pt"/>
                <v:rect id="Rectangle 1876" o:spid="_x0000_s1142" style="position:absolute;left:3435;top:1221;width:647;height:1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" fillcolor="#f7fbff" stroked="f"/>
                <v:rect id="Rectangle 1875" o:spid="_x0000_s1143" style="position:absolute;left:3435;top:1221;width:647;height:1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" filled="f" strokeweight=".21pt"/>
                <v:rect id="Rectangle 1874" o:spid="_x0000_s1144" style="position:absolute;left:3435;top:1379;width:627;height:1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" fillcolor="#f7fbff" stroked="f"/>
                <v:rect id="Rectangle 1873" o:spid="_x0000_s1145" style="position:absolute;left:3435;top:1379;width:627;height:1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" filled="f" strokeweight=".21pt"/>
                <v:rect id="Rectangle 1872" o:spid="_x0000_s1146" style="position:absolute;left:3435;top:1536;width:566;height:1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" fillcolor="#c6dbef" stroked="f"/>
                <v:rect id="Rectangle 1871" o:spid="_x0000_s1147" style="position:absolute;left:3435;top:1536;width:566;height:1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" filled="f" strokeweight=".21pt"/>
                <v:rect id="Rectangle 1870" o:spid="_x0000_s1148" style="position:absolute;left:3435;top:1694;width:506;height:1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" fillcolor="#f7fbff" stroked="f"/>
                <v:rect id="Rectangle 1869" o:spid="_x0000_s1149" style="position:absolute;left:3435;top:1694;width:506;height:1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" filled="f" strokeweight=".21pt"/>
                <v:rect id="Rectangle 1868" o:spid="_x0000_s1150" style="position:absolute;left:3435;top:1852;width:485;height:1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" fillcolor="#f7fbff" stroked="f"/>
                <v:rect id="Rectangle 1867" o:spid="_x0000_s1151" style="position:absolute;left:3435;top:1852;width:485;height:1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" filled="f" strokeweight=".21pt"/>
                <v:rect id="Rectangle 1866" o:spid="_x0000_s1152" style="position:absolute;left:3435;top:2010;width:465;height:1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" fillcolor="#f7fbff" stroked="f"/>
                <v:rect id="Rectangle 1865" o:spid="_x0000_s1153" style="position:absolute;left:3435;top:2010;width:465;height:1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" filled="f" strokeweight=".21pt"/>
                <v:rect id="Rectangle 1864" o:spid="_x0000_s1154" style="position:absolute;left:3435;top:2168;width:404;height:1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" fillcolor="#f7fbff" stroked="f"/>
                <v:rect id="Rectangle 1863" o:spid="_x0000_s1155" style="position:absolute;left:3435;top:2168;width:404;height:1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" filled="f" strokeweight=".21pt"/>
                <v:rect id="Rectangle 1862" o:spid="_x0000_s1156" style="position:absolute;left:3435;top:2326;width:384;height:1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" fillcolor="#c6dbef" stroked="f"/>
                <v:rect id="Rectangle 1861" o:spid="_x0000_s1157" style="position:absolute;left:3435;top:2326;width:384;height:1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" filled="f" strokeweight=".21pt"/>
                <v:rect id="Rectangle 1860" o:spid="_x0000_s1158" style="position:absolute;left:3435;top:2484;width:364;height:1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" fillcolor="#f7fbff" stroked="f"/>
                <v:rect id="Rectangle 1859" o:spid="_x0000_s1159" style="position:absolute;left:3435;top:2484;width:364;height:1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" filled="f" strokeweight=".21pt"/>
                <v:rect id="Rectangle 1858" o:spid="_x0000_s1160" style="position:absolute;left:3435;top:2641;width:324;height:1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" fillcolor="#f7fbff" stroked="f"/>
                <v:rect id="Rectangle 1857" o:spid="_x0000_s1161" style="position:absolute;left:3435;top:2641;width:324;height:1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" filled="f" strokeweight=".21pt"/>
                <v:rect id="Rectangle 1856" o:spid="_x0000_s1162" style="position:absolute;left:3435;top:2799;width:2726;height:1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" fillcolor="#f7fbff" stroked="f"/>
                <v:rect id="Rectangle 1855" o:spid="_x0000_s1163" style="position:absolute;left:3435;top:2799;width:2726;height:1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" filled="f" strokeweight=".21pt"/>
                <v:rect id="Rectangle 1854" o:spid="_x0000_s1164" style="position:absolute;left:3435;top:2957;width:1290;height:1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" fillcolor="#c6dbef" stroked="f"/>
                <v:rect id="Rectangle 1853" o:spid="_x0000_s1165" style="position:absolute;left:3435;top:2957;width:1290;height:1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" filled="f" strokeweight=".21pt"/>
                <v:rect id="Rectangle 1852" o:spid="_x0000_s1166" style="position:absolute;left:3435;top:3115;width:442;height:1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" fillcolor="#6baed6" stroked="f"/>
                <v:rect id="Rectangle 1851" o:spid="_x0000_s1167" style="position:absolute;left:3435;top:3115;width:442;height:1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" filled="f" strokeweight=".21pt"/>
                <v:rect id="Rectangle 1850" o:spid="_x0000_s1168" style="position:absolute;left:3435;top:3273;width:40;height:1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" fillcolor="#084594" stroked="f"/>
                <v:rect id="Rectangle 1849" o:spid="_x0000_s1169" style="position:absolute;left:3435;top:3273;width:40;height:1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" filled="f" strokeweight=".21pt"/>
                <v:line id="Line 1848" o:spid="_x0000_s1170" style="position:absolute;visibility:visible;mso-wrap-style:square" from="3419,3439" to="3419,34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" strokeweight="1.07pt"/>
                <v:shape id="AutoShape 1847" o:spid="_x0000_s1171" style="position:absolute;left:3363;top:502;width:55;height:2842;visibility:visible;mso-wrap-style:square;v-text-anchor:top" coordsize="55,2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" path="m,2841r55,m,2683r55,m,2526r55,m,2368r55,m,2210r55,m,2052r55,m,1894r55,m,1736r55,m,1578r55,m,1421r55,m,1263r55,m,1105r55,m,947r55,m,789r55,m,631r55,m,473r55,m,316r55,m,158r55,m,l55,e" filled="f" strokecolor="#333" strokeweight="1.07pt">
                  <v:path arrowok="t" o:connecttype="custom" o:connectlocs="0,3344;55,3344;0,3186;55,3186;0,3029;55,3029;0,2871;55,2871;0,2713;55,2713;0,2555;55,2555;0,2397;55,2397;0,2239;55,2239;0,2081;55,2081;0,1924;55,1924;0,1766;55,1766;0,1608;55,1608;0,1450;55,1450;0,1292;55,1292;0,1134;55,1134;0,976;55,976;0,819;55,819;0,661;55,661;0,503;55,503" o:connectangles="0,0,0,0,0,0,0,0,0,0,0,0,0,0,0,0,0,0,0,0,0,0,0,0,0,0,0,0,0,0,0,0,0,0,0,0,0,0"/>
                </v:shape>
                <v:line id="Line 1846" o:spid="_x0000_s1172" style="position:absolute;visibility:visible;mso-wrap-style:square" from="3419,3439" to="10062,34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" strokeweight="1.07pt"/>
                <v:shape id="AutoShape 1845" o:spid="_x0000_s1173" style="position:absolute;left:3435;top:3439;width:6611;height:55;visibility:visible;mso-wrap-style:square;v-text-anchor:top" coordsize="661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" path="m,55l,m827,55l827,t826,55l1653,t826,55l2479,t826,55l3305,t827,55l4132,t826,55l4958,t826,55l5784,t827,55l6611,e" filled="f" strokecolor="#333" strokeweight="1.07pt">
                  <v:path arrowok="t" o:connecttype="custom" o:connectlocs="0,3494;0,3439;827,3494;827,3439;1653,3494;1653,3439;2479,3494;2479,3439;3305,3494;3305,3439;4132,3494;4132,3439;4958,3494;4958,3439;5784,3494;5784,3439;6611,3494;6611,3439" o:connectangles="0,0,0,0,0,0,0,0,0,0,0,0,0,0,0,0,0,0"/>
                </v:shape>
                <v:shape id="Text Box 1844" o:spid="_x0000_s1174" type="#_x0000_t202" style="position:absolute;left:5616;top:453;width:383;height: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" filled="f" stroked="f">
                  <v:textbox inset="0,0,0,0">
                    <w:txbxContent>
                      <w:p w14:paraId="6501E855" w14:textId="77777777" w:rsidR="00C334C5" w:rsidRDefault="00C334C5">
                        <w:pPr>
                          <w:spacing w:line="118" w:lineRule="exact"/>
                          <w:ind w:left="162"/>
                          <w:rPr>
                            <w:rFonts w:ascii="Arial"/>
                            <w:sz w:val="12"/>
                          </w:rPr>
                        </w:pPr>
                        <w:r>
                          <w:rPr>
                            <w:rFonts w:ascii="Arial"/>
                            <w:sz w:val="12"/>
                          </w:rPr>
                          <w:t>114</w:t>
                        </w:r>
                      </w:p>
                      <w:p w14:paraId="153AFB6B" w14:textId="77777777" w:rsidR="00C334C5" w:rsidRDefault="00C334C5">
                        <w:pPr>
                          <w:spacing w:before="20"/>
                          <w:rPr>
                            <w:rFonts w:ascii="Arial"/>
                            <w:sz w:val="12"/>
                          </w:rPr>
                        </w:pPr>
                        <w:r>
                          <w:rPr>
                            <w:rFonts w:ascii="Arial"/>
                            <w:sz w:val="12"/>
                          </w:rPr>
                          <w:t>106</w:t>
                        </w:r>
                      </w:p>
                    </w:txbxContent>
                  </v:textbox>
                </v:shape>
                <v:shape id="Text Box 1843" o:spid="_x0000_s1175" type="#_x0000_t202" style="position:absolute;left:4512;top:769;width:154;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" filled="f" stroked="f">
                  <v:textbox inset="0,0,0,0">
                    <w:txbxContent>
                      <w:p w14:paraId="384396A3" w14:textId="77777777" w:rsidR="00C334C5" w:rsidRDefault="00C334C5">
                        <w:pPr>
                          <w:spacing w:line="118" w:lineRule="exact"/>
                          <w:rPr>
                            <w:rFonts w:ascii="Arial"/>
                            <w:sz w:val="12"/>
                          </w:rPr>
                        </w:pPr>
                        <w:r>
                          <w:rPr>
                            <w:rFonts w:ascii="Arial"/>
                            <w:sz w:val="12"/>
                          </w:rPr>
                          <w:t>52</w:t>
                        </w:r>
                      </w:p>
                    </w:txbxContent>
                  </v:textbox>
                </v:shape>
                <v:shape id="Text Box 1842" o:spid="_x0000_s1176" type="#_x0000_t202" style="position:absolute;left:4331;top:927;width:174;height: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" filled="f" stroked="f">
                  <v:textbox inset="0,0,0,0">
                    <w:txbxContent>
                      <w:p w14:paraId="7BDE882B" w14:textId="77777777" w:rsidR="00C334C5" w:rsidRDefault="00C334C5">
                        <w:pPr>
                          <w:spacing w:line="118" w:lineRule="exact"/>
                          <w:ind w:left="19"/>
                          <w:rPr>
                            <w:rFonts w:ascii="Arial"/>
                            <w:sz w:val="12"/>
                          </w:rPr>
                        </w:pPr>
                        <w:r>
                          <w:rPr>
                            <w:rFonts w:ascii="Arial"/>
                            <w:sz w:val="12"/>
                          </w:rPr>
                          <w:t>44</w:t>
                        </w:r>
                      </w:p>
                      <w:p w14:paraId="231AE55D" w14:textId="77777777" w:rsidR="00C334C5" w:rsidRDefault="00C334C5">
                        <w:pPr>
                          <w:spacing w:before="20"/>
                          <w:rPr>
                            <w:rFonts w:ascii="Arial"/>
                            <w:sz w:val="12"/>
                          </w:rPr>
                        </w:pPr>
                        <w:r>
                          <w:rPr>
                            <w:rFonts w:ascii="Arial"/>
                            <w:sz w:val="12"/>
                          </w:rPr>
                          <w:t>43</w:t>
                        </w:r>
                      </w:p>
                    </w:txbxContent>
                  </v:textbox>
                </v:shape>
                <v:shape id="Text Box 1841" o:spid="_x0000_s1177" type="#_x0000_t202" style="position:absolute;left:3785;top:1242;width:476;height:15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" filled="f" stroked="f">
                  <v:textbox inset="0,0,0,0">
                    <w:txbxContent>
                      <w:p w14:paraId="3285ED93" w14:textId="77777777" w:rsidR="00C334C5" w:rsidRDefault="00C334C5">
                        <w:pPr>
                          <w:spacing w:line="118" w:lineRule="exact"/>
                          <w:ind w:left="322"/>
                          <w:rPr>
                            <w:rFonts w:ascii="Arial"/>
                            <w:sz w:val="12"/>
                          </w:rPr>
                        </w:pPr>
                        <w:r>
                          <w:rPr>
                            <w:rFonts w:ascii="Arial"/>
                            <w:sz w:val="12"/>
                          </w:rPr>
                          <w:t>32</w:t>
                        </w:r>
                      </w:p>
                      <w:p w14:paraId="56F7FDD6" w14:textId="77777777" w:rsidR="00C334C5" w:rsidRDefault="00C334C5">
                        <w:pPr>
                          <w:spacing w:before="20"/>
                          <w:ind w:left="302"/>
                          <w:rPr>
                            <w:rFonts w:ascii="Arial"/>
                            <w:sz w:val="12"/>
                          </w:rPr>
                        </w:pPr>
                        <w:r>
                          <w:rPr>
                            <w:rFonts w:ascii="Arial"/>
                            <w:sz w:val="12"/>
                          </w:rPr>
                          <w:t>31</w:t>
                        </w:r>
                      </w:p>
                      <w:p w14:paraId="02D1E7FE" w14:textId="77777777" w:rsidR="00C334C5" w:rsidRDefault="00C334C5">
                        <w:pPr>
                          <w:spacing w:before="20"/>
                          <w:ind w:left="241"/>
                          <w:rPr>
                            <w:rFonts w:ascii="Arial"/>
                            <w:sz w:val="12"/>
                          </w:rPr>
                        </w:pPr>
                        <w:r>
                          <w:rPr>
                            <w:rFonts w:ascii="Arial"/>
                            <w:sz w:val="12"/>
                          </w:rPr>
                          <w:t>28</w:t>
                        </w:r>
                      </w:p>
                      <w:p w14:paraId="49BDA84E" w14:textId="77777777" w:rsidR="00C334C5" w:rsidRDefault="00C334C5">
                        <w:pPr>
                          <w:spacing w:before="19"/>
                          <w:ind w:left="181"/>
                          <w:rPr>
                            <w:rFonts w:ascii="Arial"/>
                            <w:sz w:val="12"/>
                          </w:rPr>
                        </w:pPr>
                        <w:r>
                          <w:rPr>
                            <w:rFonts w:ascii="Arial"/>
                            <w:sz w:val="12"/>
                          </w:rPr>
                          <w:t>25</w:t>
                        </w:r>
                      </w:p>
                      <w:p w14:paraId="0BEE988D" w14:textId="77777777" w:rsidR="00C334C5" w:rsidRDefault="00C334C5">
                        <w:pPr>
                          <w:spacing w:before="20"/>
                          <w:ind w:left="160"/>
                          <w:rPr>
                            <w:rFonts w:ascii="Arial"/>
                            <w:sz w:val="12"/>
                          </w:rPr>
                        </w:pPr>
                        <w:r>
                          <w:rPr>
                            <w:rFonts w:ascii="Arial"/>
                            <w:sz w:val="12"/>
                          </w:rPr>
                          <w:t>24</w:t>
                        </w:r>
                      </w:p>
                      <w:p w14:paraId="5B5F0607" w14:textId="77777777" w:rsidR="00C334C5" w:rsidRDefault="00C334C5">
                        <w:pPr>
                          <w:spacing w:before="20"/>
                          <w:ind w:left="140"/>
                          <w:rPr>
                            <w:rFonts w:ascii="Arial"/>
                            <w:sz w:val="12"/>
                          </w:rPr>
                        </w:pPr>
                        <w:r>
                          <w:rPr>
                            <w:rFonts w:ascii="Arial"/>
                            <w:sz w:val="12"/>
                          </w:rPr>
                          <w:t>23</w:t>
                        </w:r>
                      </w:p>
                      <w:p w14:paraId="67772C35" w14:textId="77777777" w:rsidR="00C334C5" w:rsidRDefault="00C334C5">
                        <w:pPr>
                          <w:spacing w:before="20"/>
                          <w:ind w:left="79"/>
                          <w:rPr>
                            <w:rFonts w:ascii="Arial"/>
                            <w:sz w:val="12"/>
                          </w:rPr>
                        </w:pPr>
                        <w:r>
                          <w:rPr>
                            <w:rFonts w:ascii="Arial"/>
                            <w:sz w:val="12"/>
                          </w:rPr>
                          <w:t>20</w:t>
                        </w:r>
                      </w:p>
                      <w:p w14:paraId="61E7DC25" w14:textId="77777777" w:rsidR="00C334C5" w:rsidRDefault="00C334C5">
                        <w:pPr>
                          <w:spacing w:before="20"/>
                          <w:ind w:left="59"/>
                          <w:rPr>
                            <w:rFonts w:ascii="Arial"/>
                            <w:sz w:val="12"/>
                          </w:rPr>
                        </w:pPr>
                        <w:r>
                          <w:rPr>
                            <w:rFonts w:ascii="Arial"/>
                            <w:sz w:val="12"/>
                          </w:rPr>
                          <w:t>19</w:t>
                        </w:r>
                      </w:p>
                      <w:p w14:paraId="16F5710E" w14:textId="77777777" w:rsidR="00C334C5" w:rsidRDefault="00C334C5">
                        <w:pPr>
                          <w:spacing w:before="20"/>
                          <w:ind w:left="39"/>
                          <w:rPr>
                            <w:rFonts w:ascii="Arial"/>
                            <w:sz w:val="12"/>
                          </w:rPr>
                        </w:pPr>
                        <w:r>
                          <w:rPr>
                            <w:rFonts w:ascii="Arial"/>
                            <w:sz w:val="12"/>
                          </w:rPr>
                          <w:t>18</w:t>
                        </w:r>
                      </w:p>
                      <w:p w14:paraId="60FED1FE" w14:textId="77777777" w:rsidR="00C334C5" w:rsidRDefault="00C334C5">
                        <w:pPr>
                          <w:spacing w:before="19"/>
                          <w:rPr>
                            <w:rFonts w:ascii="Arial"/>
                            <w:sz w:val="12"/>
                          </w:rPr>
                        </w:pPr>
                        <w:r>
                          <w:rPr>
                            <w:rFonts w:ascii="Arial"/>
                            <w:sz w:val="12"/>
                          </w:rPr>
                          <w:t>16</w:t>
                        </w:r>
                      </w:p>
                    </w:txbxContent>
                  </v:textbox>
                </v:shape>
                <v:shape id="Text Box 1840" o:spid="_x0000_s1178" type="#_x0000_t202" style="position:absolute;left:6200;top:2821;width:221;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" filled="f" stroked="f">
                  <v:textbox inset="0,0,0,0">
                    <w:txbxContent>
                      <w:p w14:paraId="4534E7FB" w14:textId="77777777" w:rsidR="00C334C5" w:rsidRDefault="00C334C5">
                        <w:pPr>
                          <w:spacing w:line="118" w:lineRule="exact"/>
                          <w:rPr>
                            <w:rFonts w:ascii="Arial"/>
                            <w:sz w:val="12"/>
                          </w:rPr>
                        </w:pPr>
                        <w:r>
                          <w:rPr>
                            <w:rFonts w:ascii="Arial"/>
                            <w:sz w:val="12"/>
                          </w:rPr>
                          <w:t>135</w:t>
                        </w:r>
                      </w:p>
                    </w:txbxContent>
                  </v:textbox>
                </v:shape>
                <v:shape id="Text Box 1839" o:spid="_x0000_s1179" type="#_x0000_t202" style="position:absolute;left:4750;top:2979;width:154;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" filled="f" stroked="f">
                  <v:textbox inset="0,0,0,0">
                    <w:txbxContent>
                      <w:p w14:paraId="3677E4FE" w14:textId="77777777" w:rsidR="00C334C5" w:rsidRDefault="00C334C5">
                        <w:pPr>
                          <w:spacing w:line="118" w:lineRule="exact"/>
                          <w:rPr>
                            <w:rFonts w:ascii="Arial"/>
                            <w:sz w:val="12"/>
                          </w:rPr>
                        </w:pPr>
                        <w:r>
                          <w:rPr>
                            <w:rFonts w:ascii="Arial"/>
                            <w:sz w:val="12"/>
                          </w:rPr>
                          <w:t>64</w:t>
                        </w:r>
                      </w:p>
                    </w:txbxContent>
                  </v:textbox>
                </v:shape>
                <v:shape id="Text Box 1838" o:spid="_x0000_s1180" type="#_x0000_t202" style="position:absolute;left:3903;top:3137;width:154;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" filled="f" stroked="f">
                  <v:textbox inset="0,0,0,0">
                    <w:txbxContent>
                      <w:p w14:paraId="6E1B77B5" w14:textId="77777777" w:rsidR="00C334C5" w:rsidRDefault="00C334C5">
                        <w:pPr>
                          <w:spacing w:line="118" w:lineRule="exact"/>
                          <w:rPr>
                            <w:rFonts w:ascii="Arial"/>
                            <w:sz w:val="12"/>
                          </w:rPr>
                        </w:pPr>
                        <w:r>
                          <w:rPr>
                            <w:rFonts w:ascii="Arial"/>
                            <w:sz w:val="12"/>
                          </w:rPr>
                          <w:t>22</w:t>
                        </w:r>
                      </w:p>
                    </w:txbxContent>
                  </v:textbox>
                </v:shape>
                <v:shape id="Text Box 1837" o:spid="_x0000_s1181" type="#_x0000_t202" style="position:absolute;left:3488;top:3295;width:87;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" filled="f" stroked="f">
                  <v:textbox inset="0,0,0,0">
                    <w:txbxContent>
                      <w:p w14:paraId="6C4C6E7B" w14:textId="77777777" w:rsidR="00C334C5" w:rsidRDefault="00C334C5">
                        <w:pPr>
                          <w:spacing w:line="118" w:lineRule="exact"/>
                          <w:rPr>
                            <w:rFonts w:ascii="Arial"/>
                            <w:sz w:val="12"/>
                          </w:rPr>
                        </w:pPr>
                        <w:r>
                          <w:rPr>
                            <w:rFonts w:ascii="Arial"/>
                            <w:sz w:val="12"/>
                          </w:rPr>
                          <w:t>2</w:t>
                        </w:r>
                      </w:p>
                    </w:txbxContent>
                  </v:textbox>
                </v:shape>
                <w10:wrap anchorx="page"/>
              </v:group>
            </w:pict>
          </mc:Fallback>
        </mc:AlternateContent>
      </w:r>
      <w:r w:rsidR="00DC0BFC">
        <w:rPr>
          <w:b/>
          <w:sz w:val="20"/>
        </w:rPr>
        <w:t>Parent</w:t>
      </w:r>
      <w:r w:rsidR="00DC0BFC">
        <w:rPr>
          <w:b/>
          <w:spacing w:val="-7"/>
          <w:sz w:val="20"/>
        </w:rPr>
        <w:t xml:space="preserve"> </w:t>
      </w:r>
      <w:r w:rsidR="00DC0BFC">
        <w:rPr>
          <w:b/>
          <w:sz w:val="20"/>
        </w:rPr>
        <w:t>Journals</w:t>
      </w:r>
      <w:r w:rsidR="00DC0BFC">
        <w:rPr>
          <w:b/>
          <w:spacing w:val="-6"/>
          <w:sz w:val="20"/>
        </w:rPr>
        <w:t xml:space="preserve"> </w:t>
      </w:r>
      <w:r w:rsidR="00DC0BFC">
        <w:rPr>
          <w:b/>
          <w:sz w:val="20"/>
        </w:rPr>
        <w:t>(Subscription)</w:t>
      </w:r>
    </w:p>
    <w:p w14:paraId="6BB92CC3" w14:textId="77777777" w:rsidR="00BB4C49" w:rsidRDefault="00BB4C49">
      <w:pPr>
        <w:rPr>
          <w:sz w:val="20"/>
        </w:rPr>
        <w:sectPr w:rsidR="00BB4C49">
          <w:pgSz w:w="12240" w:h="15840"/>
          <w:pgMar w:top="1320" w:right="1240" w:bottom="0" w:left="940" w:header="649" w:footer="0" w:gutter="0"/>
          <w:cols w:space="720"/>
        </w:sectPr>
      </w:pPr>
    </w:p>
    <w:p w14:paraId="39F71905" w14:textId="77777777" w:rsidR="00BB4C49" w:rsidRDefault="00BB4C49">
      <w:pPr>
        <w:pStyle w:val="BodyText"/>
        <w:spacing w:before="10"/>
        <w:rPr>
          <w:rFonts w:ascii="Arial"/>
          <w:b/>
          <w:sz w:val="11"/>
        </w:rPr>
      </w:pPr>
    </w:p>
    <w:p w14:paraId="5787A91C" w14:textId="77777777" w:rsidR="00BB4C49" w:rsidRDefault="00DC0BFC">
      <w:pPr>
        <w:jc w:val="right"/>
        <w:rPr>
          <w:rFonts w:ascii="Arial"/>
          <w:sz w:val="12"/>
        </w:rPr>
      </w:pPr>
      <w:r>
        <w:rPr>
          <w:rFonts w:ascii="Arial"/>
          <w:color w:val="4D4D4D"/>
          <w:sz w:val="12"/>
        </w:rPr>
        <w:t>United</w:t>
      </w:r>
      <w:r>
        <w:rPr>
          <w:rFonts w:ascii="Arial"/>
          <w:color w:val="4D4D4D"/>
          <w:spacing w:val="-6"/>
          <w:sz w:val="12"/>
        </w:rPr>
        <w:t xml:space="preserve"> </w:t>
      </w:r>
      <w:r>
        <w:rPr>
          <w:rFonts w:ascii="Arial"/>
          <w:color w:val="4D4D4D"/>
          <w:sz w:val="12"/>
        </w:rPr>
        <w:t>States</w:t>
      </w:r>
    </w:p>
    <w:p w14:paraId="0A6F7E47" w14:textId="77777777" w:rsidR="00BB4C49" w:rsidRDefault="00DC0BFC">
      <w:pPr>
        <w:spacing w:before="20" w:line="273" w:lineRule="auto"/>
        <w:ind w:left="2030" w:firstLine="36"/>
        <w:jc w:val="right"/>
        <w:rPr>
          <w:rFonts w:ascii="Arial"/>
          <w:sz w:val="12"/>
        </w:rPr>
      </w:pPr>
      <w:r>
        <w:rPr>
          <w:rFonts w:ascii="Arial"/>
          <w:color w:val="4D4D4D"/>
          <w:spacing w:val="-1"/>
          <w:sz w:val="12"/>
        </w:rPr>
        <w:t>China</w:t>
      </w:r>
      <w:r>
        <w:rPr>
          <w:rFonts w:ascii="Arial"/>
          <w:color w:val="4D4D4D"/>
          <w:spacing w:val="-31"/>
          <w:sz w:val="12"/>
        </w:rPr>
        <w:t xml:space="preserve"> </w:t>
      </w:r>
      <w:r>
        <w:rPr>
          <w:rFonts w:ascii="Arial"/>
          <w:color w:val="4D4D4D"/>
          <w:spacing w:val="-3"/>
          <w:sz w:val="12"/>
        </w:rPr>
        <w:t>Turkey</w:t>
      </w:r>
      <w:r>
        <w:rPr>
          <w:rFonts w:ascii="Arial"/>
          <w:color w:val="4D4D4D"/>
          <w:spacing w:val="-32"/>
          <w:sz w:val="12"/>
        </w:rPr>
        <w:t xml:space="preserve"> </w:t>
      </w:r>
      <w:r>
        <w:rPr>
          <w:rFonts w:ascii="Arial"/>
          <w:color w:val="4D4D4D"/>
          <w:sz w:val="12"/>
        </w:rPr>
        <w:t>India</w:t>
      </w:r>
      <w:r>
        <w:rPr>
          <w:rFonts w:ascii="Arial"/>
          <w:color w:val="4D4D4D"/>
          <w:spacing w:val="1"/>
          <w:sz w:val="12"/>
        </w:rPr>
        <w:t xml:space="preserve"> </w:t>
      </w:r>
      <w:r>
        <w:rPr>
          <w:rFonts w:ascii="Arial"/>
          <w:color w:val="4D4D4D"/>
          <w:sz w:val="12"/>
        </w:rPr>
        <w:t>Japan</w:t>
      </w:r>
    </w:p>
    <w:p w14:paraId="724C1ADE" w14:textId="77777777" w:rsidR="00BB4C49" w:rsidRDefault="00DC0BFC">
      <w:pPr>
        <w:spacing w:before="2"/>
        <w:jc w:val="right"/>
        <w:rPr>
          <w:rFonts w:ascii="Arial"/>
          <w:sz w:val="12"/>
        </w:rPr>
      </w:pPr>
      <w:r>
        <w:rPr>
          <w:rFonts w:ascii="Arial"/>
          <w:color w:val="4D4D4D"/>
          <w:sz w:val="12"/>
        </w:rPr>
        <w:t>United</w:t>
      </w:r>
      <w:r>
        <w:rPr>
          <w:rFonts w:ascii="Arial"/>
          <w:color w:val="4D4D4D"/>
          <w:spacing w:val="-6"/>
          <w:sz w:val="12"/>
        </w:rPr>
        <w:t xml:space="preserve"> </w:t>
      </w:r>
      <w:r>
        <w:rPr>
          <w:rFonts w:ascii="Arial"/>
          <w:color w:val="4D4D4D"/>
          <w:sz w:val="12"/>
        </w:rPr>
        <w:t>Kingdom</w:t>
      </w:r>
    </w:p>
    <w:p w14:paraId="6CAFB5E0" w14:textId="77777777" w:rsidR="00BB4C49" w:rsidRDefault="00144D41">
      <w:pPr>
        <w:spacing w:before="20" w:line="273" w:lineRule="auto"/>
        <w:ind w:left="1717" w:firstLine="290"/>
        <w:jc w:val="right"/>
        <w:rPr>
          <w:rFonts w:ascii="Arial"/>
          <w:sz w:val="12"/>
        </w:rPr>
      </w:pPr>
      <w:r>
        <w:rPr>
          <w:noProof/>
        </w:rPr>
        <mc:AlternateContent>
          <mc:Choice Requires="wps">
            <w:drawing>
              <wp:anchor distT="0" distB="0" distL="114300" distR="114300" simplePos="0" relativeHeight="15738368" behindDoc="0" locked="0" layoutInCell="1" allowOverlap="1" wp14:anchorId="0571D406" wp14:editId="7ADFA1B3">
                <wp:simplePos x="0" y="0"/>
                <wp:positionH relativeFrom="page">
                  <wp:posOffset>1339850</wp:posOffset>
                </wp:positionH>
                <wp:positionV relativeFrom="paragraph">
                  <wp:posOffset>98425</wp:posOffset>
                </wp:positionV>
                <wp:extent cx="165100" cy="518795"/>
                <wp:effectExtent l="0" t="0" r="0" b="0"/>
                <wp:wrapNone/>
                <wp:docPr id="1841" name="Text Box 18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100" cy="518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328352" w14:textId="77777777" w:rsidR="00C334C5" w:rsidRDefault="00C334C5">
                            <w:pPr>
                              <w:spacing w:line="236" w:lineRule="exact"/>
                              <w:ind w:left="20"/>
                              <w:rPr>
                                <w:rFonts w:ascii="Arial"/>
                              </w:rPr>
                            </w:pPr>
                            <w:r>
                              <w:rPr>
                                <w:rFonts w:ascii="Arial"/>
                              </w:rPr>
                              <w:t>Country</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71D406" id="Text Box 1835" o:spid="_x0000_s1182" type="#_x0000_t202" style="position:absolute;left:0;text-align:left;margin-left:105.5pt;margin-top:7.75pt;width:13pt;height:40.85pt;z-index:157383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" filled="f" stroked="f">
                <v:textbox style="layout-flow:vertical;mso-layout-flow-alt:bottom-to-top" inset="0,0,0,0">
                  <w:txbxContent>
                    <w:p w14:paraId="22328352" w14:textId="77777777" w:rsidR="00C334C5" w:rsidRDefault="00C334C5">
                      <w:pPr>
                        <w:spacing w:line="236" w:lineRule="exact"/>
                        <w:ind w:left="20"/>
                        <w:rPr>
                          <w:rFonts w:ascii="Arial"/>
                        </w:rPr>
                      </w:pPr>
                      <w:r>
                        <w:rPr>
                          <w:rFonts w:ascii="Arial"/>
                        </w:rPr>
                        <w:t>Country</w:t>
                      </w:r>
                    </w:p>
                  </w:txbxContent>
                </v:textbox>
                <w10:wrap anchorx="page"/>
              </v:shape>
            </w:pict>
          </mc:Fallback>
        </mc:AlternateContent>
      </w:r>
      <w:r w:rsidR="00DC0BFC">
        <w:rPr>
          <w:rFonts w:ascii="Arial"/>
          <w:color w:val="4D4D4D"/>
          <w:spacing w:val="-1"/>
          <w:sz w:val="12"/>
        </w:rPr>
        <w:t>France</w:t>
      </w:r>
      <w:r w:rsidR="00DC0BFC">
        <w:rPr>
          <w:rFonts w:ascii="Arial"/>
          <w:color w:val="4D4D4D"/>
          <w:spacing w:val="-31"/>
          <w:sz w:val="12"/>
        </w:rPr>
        <w:t xml:space="preserve"> </w:t>
      </w:r>
      <w:r w:rsidR="00DC0BFC">
        <w:rPr>
          <w:rFonts w:ascii="Arial"/>
          <w:color w:val="4D4D4D"/>
          <w:sz w:val="12"/>
        </w:rPr>
        <w:t>Iran</w:t>
      </w:r>
      <w:r w:rsidR="00DC0BFC">
        <w:rPr>
          <w:rFonts w:ascii="Arial"/>
          <w:color w:val="4D4D4D"/>
          <w:spacing w:val="1"/>
          <w:sz w:val="12"/>
        </w:rPr>
        <w:t xml:space="preserve"> </w:t>
      </w:r>
      <w:r w:rsidR="00DC0BFC">
        <w:rPr>
          <w:rFonts w:ascii="Arial"/>
          <w:color w:val="4D4D4D"/>
          <w:sz w:val="12"/>
        </w:rPr>
        <w:t>Germany</w:t>
      </w:r>
      <w:r w:rsidR="00DC0BFC">
        <w:rPr>
          <w:rFonts w:ascii="Arial"/>
          <w:color w:val="4D4D4D"/>
          <w:spacing w:val="1"/>
          <w:sz w:val="12"/>
        </w:rPr>
        <w:t xml:space="preserve"> </w:t>
      </w:r>
      <w:r w:rsidR="00DC0BFC">
        <w:rPr>
          <w:rFonts w:ascii="Arial"/>
          <w:color w:val="4D4D4D"/>
          <w:spacing w:val="-2"/>
          <w:sz w:val="12"/>
        </w:rPr>
        <w:t>South</w:t>
      </w:r>
      <w:r w:rsidR="00DC0BFC">
        <w:rPr>
          <w:rFonts w:ascii="Arial"/>
          <w:color w:val="4D4D4D"/>
          <w:spacing w:val="-4"/>
          <w:sz w:val="12"/>
        </w:rPr>
        <w:t xml:space="preserve"> </w:t>
      </w:r>
      <w:r w:rsidR="00DC0BFC">
        <w:rPr>
          <w:rFonts w:ascii="Arial"/>
          <w:color w:val="4D4D4D"/>
          <w:spacing w:val="-2"/>
          <w:sz w:val="12"/>
        </w:rPr>
        <w:t>Korea</w:t>
      </w:r>
    </w:p>
    <w:p w14:paraId="2BE13CB3" w14:textId="77777777" w:rsidR="00BB4C49" w:rsidRDefault="00DC0BFC">
      <w:pPr>
        <w:spacing w:before="2" w:line="273" w:lineRule="auto"/>
        <w:ind w:left="1918" w:firstLine="242"/>
        <w:jc w:val="both"/>
        <w:rPr>
          <w:rFonts w:ascii="Arial"/>
          <w:sz w:val="12"/>
        </w:rPr>
      </w:pPr>
      <w:r>
        <w:rPr>
          <w:rFonts w:ascii="Arial"/>
          <w:color w:val="4D4D4D"/>
          <w:sz w:val="12"/>
        </w:rPr>
        <w:t>Italy Sweden</w:t>
      </w:r>
      <w:r>
        <w:rPr>
          <w:rFonts w:ascii="Arial"/>
          <w:color w:val="4D4D4D"/>
          <w:spacing w:val="-31"/>
          <w:sz w:val="12"/>
        </w:rPr>
        <w:t xml:space="preserve"> </w:t>
      </w:r>
      <w:r>
        <w:rPr>
          <w:rFonts w:ascii="Arial"/>
          <w:color w:val="4D4D4D"/>
          <w:sz w:val="12"/>
        </w:rPr>
        <w:t>Russia</w:t>
      </w:r>
      <w:r>
        <w:rPr>
          <w:rFonts w:ascii="Arial"/>
          <w:color w:val="4D4D4D"/>
          <w:spacing w:val="1"/>
          <w:sz w:val="12"/>
        </w:rPr>
        <w:t xml:space="preserve"> </w:t>
      </w:r>
      <w:r>
        <w:rPr>
          <w:rFonts w:ascii="Arial"/>
          <w:color w:val="4D4D4D"/>
          <w:sz w:val="12"/>
        </w:rPr>
        <w:t>Poland</w:t>
      </w:r>
      <w:r>
        <w:rPr>
          <w:rFonts w:ascii="Arial"/>
          <w:color w:val="4D4D4D"/>
          <w:spacing w:val="1"/>
          <w:sz w:val="12"/>
        </w:rPr>
        <w:t xml:space="preserve"> </w:t>
      </w:r>
      <w:r>
        <w:rPr>
          <w:rFonts w:ascii="Arial"/>
          <w:color w:val="4D4D4D"/>
          <w:spacing w:val="-1"/>
          <w:sz w:val="12"/>
        </w:rPr>
        <w:t>Australia</w:t>
      </w:r>
      <w:r>
        <w:rPr>
          <w:rFonts w:ascii="Arial"/>
          <w:color w:val="4D4D4D"/>
          <w:spacing w:val="-31"/>
          <w:sz w:val="12"/>
        </w:rPr>
        <w:t xml:space="preserve"> </w:t>
      </w:r>
      <w:r>
        <w:rPr>
          <w:rFonts w:ascii="Arial"/>
          <w:color w:val="4D4D4D"/>
          <w:sz w:val="12"/>
        </w:rPr>
        <w:t>29</w:t>
      </w:r>
      <w:r>
        <w:rPr>
          <w:rFonts w:ascii="Arial"/>
          <w:color w:val="4D4D4D"/>
          <w:spacing w:val="-3"/>
          <w:sz w:val="12"/>
        </w:rPr>
        <w:t xml:space="preserve"> </w:t>
      </w:r>
      <w:r>
        <w:rPr>
          <w:rFonts w:ascii="Arial"/>
          <w:color w:val="4D4D4D"/>
          <w:sz w:val="12"/>
        </w:rPr>
        <w:t>High</w:t>
      </w:r>
    </w:p>
    <w:p w14:paraId="7AE26F46" w14:textId="77777777" w:rsidR="00BB4C49" w:rsidRDefault="00DC0BFC">
      <w:pPr>
        <w:spacing w:before="3"/>
        <w:jc w:val="right"/>
        <w:rPr>
          <w:rFonts w:ascii="Arial" w:hAnsi="Arial"/>
          <w:sz w:val="12"/>
        </w:rPr>
      </w:pPr>
      <w:r>
        <w:rPr>
          <w:rFonts w:ascii="Arial" w:hAnsi="Arial"/>
          <w:color w:val="4D4D4D"/>
          <w:sz w:val="12"/>
        </w:rPr>
        <w:t>19</w:t>
      </w:r>
      <w:r>
        <w:rPr>
          <w:rFonts w:ascii="Arial" w:hAnsi="Arial"/>
          <w:color w:val="4D4D4D"/>
          <w:spacing w:val="-7"/>
          <w:sz w:val="12"/>
        </w:rPr>
        <w:t xml:space="preserve"> </w:t>
      </w:r>
      <w:r>
        <w:rPr>
          <w:rFonts w:ascii="Arial" w:hAnsi="Arial"/>
          <w:color w:val="4D4D4D"/>
          <w:sz w:val="12"/>
        </w:rPr>
        <w:t>Upper−middle</w:t>
      </w:r>
    </w:p>
    <w:p w14:paraId="5BD3BEDF" w14:textId="77777777" w:rsidR="00BB4C49" w:rsidRDefault="00DC0BFC">
      <w:pPr>
        <w:spacing w:before="20"/>
        <w:jc w:val="right"/>
        <w:rPr>
          <w:rFonts w:ascii="Arial" w:hAnsi="Arial"/>
          <w:sz w:val="12"/>
        </w:rPr>
      </w:pPr>
      <w:r>
        <w:rPr>
          <w:rFonts w:ascii="Arial" w:hAnsi="Arial"/>
          <w:color w:val="4D4D4D"/>
          <w:sz w:val="12"/>
        </w:rPr>
        <w:t>9</w:t>
      </w:r>
      <w:r>
        <w:rPr>
          <w:rFonts w:ascii="Arial" w:hAnsi="Arial"/>
          <w:color w:val="4D4D4D"/>
          <w:spacing w:val="-8"/>
          <w:sz w:val="12"/>
        </w:rPr>
        <w:t xml:space="preserve"> </w:t>
      </w:r>
      <w:r>
        <w:rPr>
          <w:rFonts w:ascii="Arial" w:hAnsi="Arial"/>
          <w:color w:val="4D4D4D"/>
          <w:sz w:val="12"/>
        </w:rPr>
        <w:t>Lower−middle</w:t>
      </w:r>
    </w:p>
    <w:p w14:paraId="654E6752" w14:textId="77777777" w:rsidR="00BB4C49" w:rsidRDefault="00DC0BFC">
      <w:pPr>
        <w:spacing w:before="20"/>
        <w:jc w:val="right"/>
        <w:rPr>
          <w:rFonts w:ascii="Arial"/>
          <w:sz w:val="12"/>
        </w:rPr>
      </w:pPr>
      <w:r>
        <w:rPr>
          <w:rFonts w:ascii="Arial"/>
          <w:color w:val="4D4D4D"/>
          <w:sz w:val="12"/>
        </w:rPr>
        <w:t>2</w:t>
      </w:r>
      <w:r>
        <w:rPr>
          <w:rFonts w:ascii="Arial"/>
          <w:color w:val="4D4D4D"/>
          <w:spacing w:val="-4"/>
          <w:sz w:val="12"/>
        </w:rPr>
        <w:t xml:space="preserve"> </w:t>
      </w:r>
      <w:r>
        <w:rPr>
          <w:rFonts w:ascii="Arial"/>
          <w:color w:val="4D4D4D"/>
          <w:sz w:val="12"/>
        </w:rPr>
        <w:t>Low</w:t>
      </w:r>
    </w:p>
    <w:p w14:paraId="0BDEADBA" w14:textId="77777777" w:rsidR="00BB4C49" w:rsidRDefault="00DC0BFC">
      <w:pPr>
        <w:pStyle w:val="BodyText"/>
        <w:rPr>
          <w:rFonts w:ascii="Arial"/>
          <w:sz w:val="12"/>
        </w:rPr>
      </w:pPr>
      <w:r>
        <w:br w:type="column"/>
      </w:r>
    </w:p>
    <w:p w14:paraId="78BB727D" w14:textId="77777777" w:rsidR="00BB4C49" w:rsidRDefault="00BB4C49">
      <w:pPr>
        <w:pStyle w:val="BodyText"/>
        <w:rPr>
          <w:rFonts w:ascii="Arial"/>
          <w:sz w:val="12"/>
        </w:rPr>
      </w:pPr>
    </w:p>
    <w:p w14:paraId="4A240EE9" w14:textId="77777777" w:rsidR="00BB4C49" w:rsidRDefault="00BB4C49">
      <w:pPr>
        <w:pStyle w:val="BodyText"/>
        <w:rPr>
          <w:rFonts w:ascii="Arial"/>
          <w:sz w:val="12"/>
        </w:rPr>
      </w:pPr>
    </w:p>
    <w:p w14:paraId="645CD0E4" w14:textId="77777777" w:rsidR="00BB4C49" w:rsidRDefault="00BB4C49">
      <w:pPr>
        <w:pStyle w:val="BodyText"/>
        <w:rPr>
          <w:rFonts w:ascii="Arial"/>
          <w:sz w:val="12"/>
        </w:rPr>
      </w:pPr>
    </w:p>
    <w:p w14:paraId="57C6A945" w14:textId="77777777" w:rsidR="00BB4C49" w:rsidRDefault="00BB4C49">
      <w:pPr>
        <w:pStyle w:val="BodyText"/>
        <w:rPr>
          <w:rFonts w:ascii="Arial"/>
          <w:sz w:val="12"/>
        </w:rPr>
      </w:pPr>
    </w:p>
    <w:p w14:paraId="7B58B23A" w14:textId="77777777" w:rsidR="00BB4C49" w:rsidRDefault="00BB4C49">
      <w:pPr>
        <w:pStyle w:val="BodyText"/>
        <w:rPr>
          <w:rFonts w:ascii="Arial"/>
          <w:sz w:val="12"/>
        </w:rPr>
      </w:pPr>
    </w:p>
    <w:p w14:paraId="14BA4612" w14:textId="77777777" w:rsidR="00BB4C49" w:rsidRDefault="00BB4C49">
      <w:pPr>
        <w:pStyle w:val="BodyText"/>
        <w:rPr>
          <w:rFonts w:ascii="Arial"/>
          <w:sz w:val="12"/>
        </w:rPr>
      </w:pPr>
    </w:p>
    <w:p w14:paraId="491EE2B3" w14:textId="77777777" w:rsidR="00BB4C49" w:rsidRDefault="00BB4C49">
      <w:pPr>
        <w:pStyle w:val="BodyText"/>
        <w:rPr>
          <w:rFonts w:ascii="Arial"/>
          <w:sz w:val="12"/>
        </w:rPr>
      </w:pPr>
    </w:p>
    <w:p w14:paraId="40EBD5C7" w14:textId="77777777" w:rsidR="00BB4C49" w:rsidRDefault="00BB4C49">
      <w:pPr>
        <w:pStyle w:val="BodyText"/>
        <w:rPr>
          <w:rFonts w:ascii="Arial"/>
          <w:sz w:val="12"/>
        </w:rPr>
      </w:pPr>
    </w:p>
    <w:p w14:paraId="32750A96" w14:textId="77777777" w:rsidR="00BB4C49" w:rsidRDefault="00BB4C49">
      <w:pPr>
        <w:pStyle w:val="BodyText"/>
        <w:rPr>
          <w:rFonts w:ascii="Arial"/>
          <w:sz w:val="12"/>
        </w:rPr>
      </w:pPr>
    </w:p>
    <w:p w14:paraId="4F23E76B" w14:textId="77777777" w:rsidR="00BB4C49" w:rsidRDefault="00BB4C49">
      <w:pPr>
        <w:pStyle w:val="BodyText"/>
        <w:rPr>
          <w:rFonts w:ascii="Arial"/>
          <w:sz w:val="12"/>
        </w:rPr>
      </w:pPr>
    </w:p>
    <w:p w14:paraId="2F71E64A" w14:textId="77777777" w:rsidR="00BB4C49" w:rsidRDefault="00BB4C49">
      <w:pPr>
        <w:pStyle w:val="BodyText"/>
        <w:rPr>
          <w:rFonts w:ascii="Arial"/>
          <w:sz w:val="12"/>
        </w:rPr>
      </w:pPr>
    </w:p>
    <w:p w14:paraId="3F9C665F" w14:textId="77777777" w:rsidR="00BB4C49" w:rsidRDefault="00BB4C49">
      <w:pPr>
        <w:pStyle w:val="BodyText"/>
        <w:rPr>
          <w:rFonts w:ascii="Arial"/>
          <w:sz w:val="12"/>
        </w:rPr>
      </w:pPr>
    </w:p>
    <w:p w14:paraId="6E101AE8" w14:textId="77777777" w:rsidR="00BB4C49" w:rsidRDefault="00BB4C49">
      <w:pPr>
        <w:pStyle w:val="BodyText"/>
        <w:rPr>
          <w:rFonts w:ascii="Arial"/>
          <w:sz w:val="12"/>
        </w:rPr>
      </w:pPr>
    </w:p>
    <w:p w14:paraId="7AE532A9" w14:textId="77777777" w:rsidR="00BB4C49" w:rsidRDefault="00BB4C49">
      <w:pPr>
        <w:pStyle w:val="BodyText"/>
        <w:rPr>
          <w:rFonts w:ascii="Arial"/>
          <w:sz w:val="12"/>
        </w:rPr>
      </w:pPr>
    </w:p>
    <w:p w14:paraId="45D56B50" w14:textId="77777777" w:rsidR="00BB4C49" w:rsidRDefault="00BB4C49">
      <w:pPr>
        <w:pStyle w:val="BodyText"/>
        <w:rPr>
          <w:rFonts w:ascii="Arial"/>
          <w:sz w:val="12"/>
        </w:rPr>
      </w:pPr>
    </w:p>
    <w:p w14:paraId="2782C7E3" w14:textId="77777777" w:rsidR="00BB4C49" w:rsidRDefault="00BB4C49">
      <w:pPr>
        <w:pStyle w:val="BodyText"/>
        <w:rPr>
          <w:rFonts w:ascii="Arial"/>
          <w:sz w:val="12"/>
        </w:rPr>
      </w:pPr>
    </w:p>
    <w:p w14:paraId="5F3B118D" w14:textId="77777777" w:rsidR="00BB4C49" w:rsidRDefault="00BB4C49">
      <w:pPr>
        <w:pStyle w:val="BodyText"/>
        <w:rPr>
          <w:rFonts w:ascii="Arial"/>
          <w:sz w:val="12"/>
        </w:rPr>
      </w:pPr>
    </w:p>
    <w:p w14:paraId="781D3000" w14:textId="77777777" w:rsidR="00BB4C49" w:rsidRDefault="00BB4C49">
      <w:pPr>
        <w:pStyle w:val="BodyText"/>
        <w:rPr>
          <w:rFonts w:ascii="Arial"/>
          <w:sz w:val="12"/>
        </w:rPr>
      </w:pPr>
    </w:p>
    <w:p w14:paraId="12C771C7" w14:textId="77777777" w:rsidR="00BB4C49" w:rsidRDefault="00BB4C49">
      <w:pPr>
        <w:pStyle w:val="BodyText"/>
        <w:rPr>
          <w:rFonts w:ascii="Arial"/>
          <w:sz w:val="12"/>
        </w:rPr>
      </w:pPr>
    </w:p>
    <w:p w14:paraId="0864A9DA" w14:textId="77777777" w:rsidR="00BB4C49" w:rsidRDefault="00BB4C49">
      <w:pPr>
        <w:pStyle w:val="BodyText"/>
        <w:rPr>
          <w:rFonts w:ascii="Arial"/>
          <w:sz w:val="12"/>
        </w:rPr>
      </w:pPr>
    </w:p>
    <w:p w14:paraId="18D4B969" w14:textId="77777777" w:rsidR="00BB4C49" w:rsidRDefault="00BB4C49">
      <w:pPr>
        <w:pStyle w:val="BodyText"/>
        <w:rPr>
          <w:rFonts w:ascii="Arial"/>
          <w:sz w:val="12"/>
        </w:rPr>
      </w:pPr>
    </w:p>
    <w:p w14:paraId="33D9A0E0" w14:textId="77777777" w:rsidR="00BB4C49" w:rsidRDefault="00BB4C49">
      <w:pPr>
        <w:pStyle w:val="BodyText"/>
        <w:spacing w:before="6"/>
        <w:rPr>
          <w:rFonts w:ascii="Arial"/>
          <w:sz w:val="15"/>
        </w:rPr>
      </w:pPr>
    </w:p>
    <w:p w14:paraId="3EFD7FE6" w14:textId="77777777" w:rsidR="00BB4C49" w:rsidRDefault="00DC0BFC">
      <w:pPr>
        <w:tabs>
          <w:tab w:val="left" w:pos="867"/>
          <w:tab w:val="left" w:pos="1660"/>
        </w:tabs>
        <w:ind w:left="41"/>
        <w:rPr>
          <w:rFonts w:ascii="Arial"/>
          <w:sz w:val="12"/>
        </w:rPr>
      </w:pPr>
      <w:r>
        <w:rPr>
          <w:rFonts w:ascii="Arial"/>
          <w:color w:val="4D4D4D"/>
          <w:sz w:val="12"/>
        </w:rPr>
        <w:t>0</w:t>
      </w:r>
      <w:r>
        <w:rPr>
          <w:rFonts w:ascii="Arial"/>
          <w:color w:val="4D4D4D"/>
          <w:sz w:val="12"/>
        </w:rPr>
        <w:tab/>
        <w:t>5</w:t>
      </w:r>
      <w:r>
        <w:rPr>
          <w:rFonts w:ascii="Arial"/>
          <w:color w:val="4D4D4D"/>
          <w:sz w:val="12"/>
        </w:rPr>
        <w:tab/>
      </w:r>
      <w:r>
        <w:rPr>
          <w:rFonts w:ascii="Arial"/>
          <w:color w:val="4D4D4D"/>
          <w:spacing w:val="-3"/>
          <w:sz w:val="12"/>
        </w:rPr>
        <w:t>10</w:t>
      </w:r>
    </w:p>
    <w:p w14:paraId="1E20822F" w14:textId="77777777" w:rsidR="00BB4C49" w:rsidRDefault="00DC0BFC">
      <w:pPr>
        <w:pStyle w:val="BodyText"/>
        <w:rPr>
          <w:rFonts w:ascii="Arial"/>
          <w:sz w:val="12"/>
        </w:rPr>
      </w:pPr>
      <w:r>
        <w:br w:type="column"/>
      </w:r>
    </w:p>
    <w:p w14:paraId="602F0091" w14:textId="77777777" w:rsidR="00BB4C49" w:rsidRDefault="00BB4C49">
      <w:pPr>
        <w:pStyle w:val="BodyText"/>
        <w:rPr>
          <w:rFonts w:ascii="Arial"/>
          <w:sz w:val="12"/>
        </w:rPr>
      </w:pPr>
    </w:p>
    <w:p w14:paraId="06359D0F" w14:textId="77777777" w:rsidR="00BB4C49" w:rsidRDefault="00BB4C49">
      <w:pPr>
        <w:pStyle w:val="BodyText"/>
        <w:rPr>
          <w:rFonts w:ascii="Arial"/>
          <w:sz w:val="12"/>
        </w:rPr>
      </w:pPr>
    </w:p>
    <w:p w14:paraId="51D70EE2" w14:textId="77777777" w:rsidR="00BB4C49" w:rsidRDefault="00BB4C49">
      <w:pPr>
        <w:pStyle w:val="BodyText"/>
        <w:rPr>
          <w:rFonts w:ascii="Arial"/>
          <w:sz w:val="12"/>
        </w:rPr>
      </w:pPr>
    </w:p>
    <w:p w14:paraId="4262C40D" w14:textId="77777777" w:rsidR="00BB4C49" w:rsidRDefault="00BB4C49">
      <w:pPr>
        <w:pStyle w:val="BodyText"/>
        <w:rPr>
          <w:rFonts w:ascii="Arial"/>
          <w:sz w:val="12"/>
        </w:rPr>
      </w:pPr>
    </w:p>
    <w:p w14:paraId="6207F94B" w14:textId="77777777" w:rsidR="00BB4C49" w:rsidRDefault="00BB4C49">
      <w:pPr>
        <w:pStyle w:val="BodyText"/>
        <w:rPr>
          <w:rFonts w:ascii="Arial"/>
          <w:sz w:val="12"/>
        </w:rPr>
      </w:pPr>
    </w:p>
    <w:p w14:paraId="66F39287" w14:textId="77777777" w:rsidR="00BB4C49" w:rsidRDefault="00BB4C49">
      <w:pPr>
        <w:pStyle w:val="BodyText"/>
        <w:rPr>
          <w:rFonts w:ascii="Arial"/>
          <w:sz w:val="12"/>
        </w:rPr>
      </w:pPr>
    </w:p>
    <w:p w14:paraId="29492E8B" w14:textId="77777777" w:rsidR="00BB4C49" w:rsidRDefault="00BB4C49">
      <w:pPr>
        <w:pStyle w:val="BodyText"/>
        <w:rPr>
          <w:rFonts w:ascii="Arial"/>
          <w:sz w:val="12"/>
        </w:rPr>
      </w:pPr>
    </w:p>
    <w:p w14:paraId="778B5ABE" w14:textId="77777777" w:rsidR="00BB4C49" w:rsidRDefault="00BB4C49">
      <w:pPr>
        <w:pStyle w:val="BodyText"/>
        <w:rPr>
          <w:rFonts w:ascii="Arial"/>
          <w:sz w:val="12"/>
        </w:rPr>
      </w:pPr>
    </w:p>
    <w:p w14:paraId="38251978" w14:textId="77777777" w:rsidR="00BB4C49" w:rsidRDefault="00BB4C49">
      <w:pPr>
        <w:pStyle w:val="BodyText"/>
        <w:rPr>
          <w:rFonts w:ascii="Arial"/>
          <w:sz w:val="12"/>
        </w:rPr>
      </w:pPr>
    </w:p>
    <w:p w14:paraId="024EE08C" w14:textId="77777777" w:rsidR="00BB4C49" w:rsidRDefault="00BB4C49">
      <w:pPr>
        <w:pStyle w:val="BodyText"/>
        <w:rPr>
          <w:rFonts w:ascii="Arial"/>
          <w:sz w:val="12"/>
        </w:rPr>
      </w:pPr>
    </w:p>
    <w:p w14:paraId="27090712" w14:textId="77777777" w:rsidR="00BB4C49" w:rsidRDefault="00BB4C49">
      <w:pPr>
        <w:pStyle w:val="BodyText"/>
        <w:rPr>
          <w:rFonts w:ascii="Arial"/>
          <w:sz w:val="12"/>
        </w:rPr>
      </w:pPr>
    </w:p>
    <w:p w14:paraId="2060F777" w14:textId="77777777" w:rsidR="00BB4C49" w:rsidRDefault="00BB4C49">
      <w:pPr>
        <w:pStyle w:val="BodyText"/>
        <w:rPr>
          <w:rFonts w:ascii="Arial"/>
          <w:sz w:val="12"/>
        </w:rPr>
      </w:pPr>
    </w:p>
    <w:p w14:paraId="43024402" w14:textId="77777777" w:rsidR="00BB4C49" w:rsidRDefault="00BB4C49">
      <w:pPr>
        <w:pStyle w:val="BodyText"/>
        <w:rPr>
          <w:rFonts w:ascii="Arial"/>
          <w:sz w:val="12"/>
        </w:rPr>
      </w:pPr>
    </w:p>
    <w:p w14:paraId="48F7C7E9" w14:textId="77777777" w:rsidR="00BB4C49" w:rsidRDefault="00BB4C49">
      <w:pPr>
        <w:pStyle w:val="BodyText"/>
        <w:rPr>
          <w:rFonts w:ascii="Arial"/>
          <w:sz w:val="12"/>
        </w:rPr>
      </w:pPr>
    </w:p>
    <w:p w14:paraId="64BCFE8C" w14:textId="77777777" w:rsidR="00BB4C49" w:rsidRDefault="00BB4C49">
      <w:pPr>
        <w:pStyle w:val="BodyText"/>
        <w:rPr>
          <w:rFonts w:ascii="Arial"/>
          <w:sz w:val="12"/>
        </w:rPr>
      </w:pPr>
    </w:p>
    <w:p w14:paraId="417E36F2" w14:textId="77777777" w:rsidR="00BB4C49" w:rsidRDefault="00BB4C49">
      <w:pPr>
        <w:pStyle w:val="BodyText"/>
        <w:rPr>
          <w:rFonts w:ascii="Arial"/>
          <w:sz w:val="12"/>
        </w:rPr>
      </w:pPr>
    </w:p>
    <w:p w14:paraId="220EC5F2" w14:textId="77777777" w:rsidR="00BB4C49" w:rsidRDefault="00BB4C49">
      <w:pPr>
        <w:pStyle w:val="BodyText"/>
        <w:rPr>
          <w:rFonts w:ascii="Arial"/>
          <w:sz w:val="12"/>
        </w:rPr>
      </w:pPr>
    </w:p>
    <w:p w14:paraId="2BCC9B33" w14:textId="77777777" w:rsidR="00BB4C49" w:rsidRDefault="00BB4C49">
      <w:pPr>
        <w:pStyle w:val="BodyText"/>
        <w:rPr>
          <w:rFonts w:ascii="Arial"/>
          <w:sz w:val="12"/>
        </w:rPr>
      </w:pPr>
    </w:p>
    <w:p w14:paraId="636AB58A" w14:textId="77777777" w:rsidR="00BB4C49" w:rsidRDefault="00BB4C49">
      <w:pPr>
        <w:pStyle w:val="BodyText"/>
        <w:rPr>
          <w:rFonts w:ascii="Arial"/>
          <w:sz w:val="12"/>
        </w:rPr>
      </w:pPr>
    </w:p>
    <w:p w14:paraId="0FC349F3" w14:textId="77777777" w:rsidR="00BB4C49" w:rsidRDefault="00BB4C49">
      <w:pPr>
        <w:pStyle w:val="BodyText"/>
        <w:rPr>
          <w:rFonts w:ascii="Arial"/>
          <w:sz w:val="12"/>
        </w:rPr>
      </w:pPr>
    </w:p>
    <w:p w14:paraId="51F8A872" w14:textId="77777777" w:rsidR="00BB4C49" w:rsidRDefault="00BB4C49">
      <w:pPr>
        <w:pStyle w:val="BodyText"/>
        <w:rPr>
          <w:rFonts w:ascii="Arial"/>
          <w:sz w:val="12"/>
        </w:rPr>
      </w:pPr>
    </w:p>
    <w:p w14:paraId="4B630DF5" w14:textId="77777777" w:rsidR="00BB4C49" w:rsidRDefault="00BB4C49">
      <w:pPr>
        <w:pStyle w:val="BodyText"/>
        <w:spacing w:before="6"/>
        <w:rPr>
          <w:rFonts w:ascii="Arial"/>
          <w:sz w:val="15"/>
        </w:rPr>
      </w:pPr>
    </w:p>
    <w:p w14:paraId="321B431A" w14:textId="77777777" w:rsidR="00BB4C49" w:rsidRDefault="00DC0BFC">
      <w:pPr>
        <w:tabs>
          <w:tab w:val="left" w:pos="826"/>
          <w:tab w:val="left" w:pos="1652"/>
          <w:tab w:val="left" w:pos="2478"/>
          <w:tab w:val="left" w:pos="3305"/>
          <w:tab w:val="left" w:pos="4131"/>
        </w:tabs>
        <w:ind w:right="232"/>
        <w:jc w:val="center"/>
        <w:rPr>
          <w:rFonts w:ascii="Arial"/>
          <w:sz w:val="12"/>
        </w:rPr>
      </w:pPr>
      <w:r>
        <w:rPr>
          <w:rFonts w:ascii="Arial"/>
          <w:color w:val="4D4D4D"/>
          <w:sz w:val="12"/>
        </w:rPr>
        <w:t>15</w:t>
      </w:r>
      <w:r>
        <w:rPr>
          <w:rFonts w:ascii="Arial"/>
          <w:color w:val="4D4D4D"/>
          <w:sz w:val="12"/>
        </w:rPr>
        <w:tab/>
        <w:t>20</w:t>
      </w:r>
      <w:r>
        <w:rPr>
          <w:rFonts w:ascii="Arial"/>
          <w:color w:val="4D4D4D"/>
          <w:sz w:val="12"/>
        </w:rPr>
        <w:tab/>
        <w:t>25</w:t>
      </w:r>
      <w:r>
        <w:rPr>
          <w:rFonts w:ascii="Arial"/>
          <w:color w:val="4D4D4D"/>
          <w:sz w:val="12"/>
        </w:rPr>
        <w:tab/>
        <w:t>30</w:t>
      </w:r>
      <w:r>
        <w:rPr>
          <w:rFonts w:ascii="Arial"/>
          <w:color w:val="4D4D4D"/>
          <w:sz w:val="12"/>
        </w:rPr>
        <w:tab/>
        <w:t>35</w:t>
      </w:r>
      <w:r>
        <w:rPr>
          <w:rFonts w:ascii="Arial"/>
          <w:color w:val="4D4D4D"/>
          <w:sz w:val="12"/>
        </w:rPr>
        <w:tab/>
        <w:t>40</w:t>
      </w:r>
    </w:p>
    <w:p w14:paraId="5AEA00C7" w14:textId="77777777" w:rsidR="00BB4C49" w:rsidRDefault="00DC0BFC">
      <w:pPr>
        <w:spacing w:before="74"/>
        <w:ind w:left="763"/>
        <w:rPr>
          <w:rFonts w:ascii="Arial"/>
          <w:sz w:val="16"/>
        </w:rPr>
      </w:pPr>
      <w:r>
        <w:rPr>
          <w:rFonts w:ascii="Arial"/>
          <w:sz w:val="16"/>
        </w:rPr>
        <w:t>Percentage</w:t>
      </w:r>
      <w:r>
        <w:rPr>
          <w:rFonts w:ascii="Arial"/>
          <w:spacing w:val="-5"/>
          <w:sz w:val="16"/>
        </w:rPr>
        <w:t xml:space="preserve"> </w:t>
      </w:r>
      <w:r>
        <w:rPr>
          <w:rFonts w:ascii="Arial"/>
          <w:sz w:val="16"/>
        </w:rPr>
        <w:t>of</w:t>
      </w:r>
      <w:r>
        <w:rPr>
          <w:rFonts w:ascii="Arial"/>
          <w:spacing w:val="-4"/>
          <w:sz w:val="16"/>
        </w:rPr>
        <w:t xml:space="preserve"> </w:t>
      </w:r>
      <w:r>
        <w:rPr>
          <w:rFonts w:ascii="Arial"/>
          <w:sz w:val="16"/>
        </w:rPr>
        <w:t>Articles</w:t>
      </w:r>
    </w:p>
    <w:p w14:paraId="5E2CC54E" w14:textId="77777777" w:rsidR="00BB4C49" w:rsidRDefault="00BB4C49">
      <w:pPr>
        <w:rPr>
          <w:rFonts w:ascii="Arial"/>
          <w:sz w:val="16"/>
        </w:rPr>
        <w:sectPr w:rsidR="00BB4C49">
          <w:type w:val="continuous"/>
          <w:pgSz w:w="12240" w:h="15840"/>
          <w:pgMar w:top="1320" w:right="1240" w:bottom="280" w:left="940" w:header="720" w:footer="720" w:gutter="0"/>
          <w:cols w:num="3" w:space="720" w:equalWidth="0">
            <w:col w:w="2381" w:space="40"/>
            <w:col w:w="1795" w:space="39"/>
            <w:col w:w="5805"/>
          </w:cols>
        </w:sectPr>
      </w:pPr>
    </w:p>
    <w:p w14:paraId="769A3A91" w14:textId="77777777" w:rsidR="00BB4C49" w:rsidRDefault="00DC0BFC">
      <w:pPr>
        <w:pStyle w:val="BodyText"/>
        <w:spacing w:before="193" w:line="213" w:lineRule="auto"/>
        <w:ind w:left="500" w:right="152" w:hanging="13"/>
        <w:jc w:val="both"/>
      </w:pPr>
      <w:r>
        <w:rPr>
          <w:i/>
          <w:w w:val="95"/>
        </w:rPr>
        <w:t>Figure</w:t>
      </w:r>
      <w:r>
        <w:rPr>
          <w:i/>
          <w:spacing w:val="1"/>
          <w:w w:val="95"/>
        </w:rPr>
        <w:t xml:space="preserve"> </w:t>
      </w:r>
      <w:proofErr w:type="gramStart"/>
      <w:r>
        <w:rPr>
          <w:i/>
          <w:w w:val="95"/>
        </w:rPr>
        <w:t xml:space="preserve">1 </w:t>
      </w:r>
      <w:r>
        <w:rPr>
          <w:w w:val="95"/>
        </w:rPr>
        <w:t>.</w:t>
      </w:r>
      <w:proofErr w:type="gramEnd"/>
      <w:r>
        <w:rPr>
          <w:spacing w:val="1"/>
          <w:w w:val="95"/>
        </w:rPr>
        <w:t xml:space="preserve"> </w:t>
      </w:r>
      <w:r>
        <w:rPr>
          <w:w w:val="95"/>
        </w:rPr>
        <w:t>For</w:t>
      </w:r>
      <w:r>
        <w:rPr>
          <w:spacing w:val="1"/>
          <w:w w:val="95"/>
        </w:rPr>
        <w:t xml:space="preserve"> </w:t>
      </w:r>
      <w:r>
        <w:rPr>
          <w:w w:val="95"/>
        </w:rPr>
        <w:t>single-author</w:t>
      </w:r>
      <w:r>
        <w:rPr>
          <w:spacing w:val="1"/>
          <w:w w:val="95"/>
        </w:rPr>
        <w:t xml:space="preserve"> </w:t>
      </w:r>
      <w:r>
        <w:rPr>
          <w:w w:val="95"/>
        </w:rPr>
        <w:t>papers:</w:t>
      </w:r>
      <w:r>
        <w:rPr>
          <w:spacing w:val="1"/>
          <w:w w:val="95"/>
        </w:rPr>
        <w:t xml:space="preserve"> </w:t>
      </w:r>
      <w:r>
        <w:rPr>
          <w:w w:val="95"/>
        </w:rPr>
        <w:t>(A)</w:t>
      </w:r>
      <w:r>
        <w:rPr>
          <w:spacing w:val="1"/>
          <w:w w:val="95"/>
        </w:rPr>
        <w:t xml:space="preserve"> </w:t>
      </w:r>
      <w:r>
        <w:rPr>
          <w:w w:val="95"/>
        </w:rPr>
        <w:t>the</w:t>
      </w:r>
      <w:r>
        <w:rPr>
          <w:spacing w:val="1"/>
          <w:w w:val="95"/>
        </w:rPr>
        <w:t xml:space="preserve"> </w:t>
      </w:r>
      <w:r>
        <w:rPr>
          <w:w w:val="95"/>
        </w:rPr>
        <w:t>percentage</w:t>
      </w:r>
      <w:r>
        <w:rPr>
          <w:spacing w:val="1"/>
          <w:w w:val="95"/>
        </w:rPr>
        <w:t xml:space="preserve"> </w:t>
      </w:r>
      <w:r>
        <w:rPr>
          <w:w w:val="95"/>
        </w:rPr>
        <w:t>of</w:t>
      </w:r>
      <w:r>
        <w:rPr>
          <w:spacing w:val="1"/>
          <w:w w:val="95"/>
        </w:rPr>
        <w:t xml:space="preserve"> </w:t>
      </w:r>
      <w:r>
        <w:rPr>
          <w:w w:val="95"/>
        </w:rPr>
        <w:t>authors</w:t>
      </w:r>
      <w:r>
        <w:rPr>
          <w:spacing w:val="1"/>
          <w:w w:val="95"/>
        </w:rPr>
        <w:t xml:space="preserve"> </w:t>
      </w:r>
      <w:r>
        <w:rPr>
          <w:w w:val="95"/>
        </w:rPr>
        <w:t>of</w:t>
      </w:r>
      <w:r>
        <w:rPr>
          <w:spacing w:val="1"/>
          <w:w w:val="95"/>
        </w:rPr>
        <w:t xml:space="preserve"> </w:t>
      </w:r>
      <w:r>
        <w:rPr>
          <w:w w:val="95"/>
        </w:rPr>
        <w:t>articles</w:t>
      </w:r>
      <w:r>
        <w:rPr>
          <w:spacing w:val="1"/>
          <w:w w:val="95"/>
        </w:rPr>
        <w:t xml:space="preserve"> </w:t>
      </w:r>
      <w:r>
        <w:rPr>
          <w:w w:val="95"/>
        </w:rPr>
        <w:t>in</w:t>
      </w:r>
      <w:r>
        <w:rPr>
          <w:spacing w:val="54"/>
        </w:rPr>
        <w:t xml:space="preserve"> </w:t>
      </w:r>
      <w:r>
        <w:rPr>
          <w:w w:val="95"/>
        </w:rPr>
        <w:t>Mirror</w:t>
      </w:r>
      <w:r>
        <w:rPr>
          <w:spacing w:val="1"/>
          <w:w w:val="95"/>
        </w:rPr>
        <w:t xml:space="preserve"> </w:t>
      </w:r>
      <w:r>
        <w:rPr>
          <w:spacing w:val="-1"/>
        </w:rPr>
        <w:t>journals</w:t>
      </w:r>
      <w:r>
        <w:rPr>
          <w:spacing w:val="-9"/>
        </w:rPr>
        <w:t xml:space="preserve"> </w:t>
      </w:r>
      <w:r>
        <w:rPr>
          <w:spacing w:val="-1"/>
        </w:rPr>
        <w:t>that</w:t>
      </w:r>
      <w:r>
        <w:rPr>
          <w:spacing w:val="-9"/>
        </w:rPr>
        <w:t xml:space="preserve"> </w:t>
      </w:r>
      <w:r>
        <w:rPr>
          <w:spacing w:val="-1"/>
        </w:rPr>
        <w:t>are</w:t>
      </w:r>
      <w:r>
        <w:rPr>
          <w:spacing w:val="-8"/>
        </w:rPr>
        <w:t xml:space="preserve"> </w:t>
      </w:r>
      <w:r>
        <w:rPr>
          <w:spacing w:val="-1"/>
        </w:rPr>
        <w:t>based</w:t>
      </w:r>
      <w:r>
        <w:rPr>
          <w:spacing w:val="-9"/>
        </w:rPr>
        <w:t xml:space="preserve"> </w:t>
      </w:r>
      <w:r>
        <w:rPr>
          <w:spacing w:val="-1"/>
        </w:rPr>
        <w:t>in</w:t>
      </w:r>
      <w:r>
        <w:rPr>
          <w:spacing w:val="-8"/>
        </w:rPr>
        <w:t xml:space="preserve"> </w:t>
      </w:r>
      <w:r>
        <w:rPr>
          <w:spacing w:val="-1"/>
        </w:rPr>
        <w:t>di</w:t>
      </w:r>
      <w:r>
        <w:rPr>
          <w:rFonts w:ascii="Arial"/>
          <w:spacing w:val="-1"/>
        </w:rPr>
        <w:t>ff</w:t>
      </w:r>
      <w:r>
        <w:rPr>
          <w:spacing w:val="-1"/>
        </w:rPr>
        <w:t>erent</w:t>
      </w:r>
      <w:r>
        <w:rPr>
          <w:spacing w:val="-9"/>
        </w:rPr>
        <w:t xml:space="preserve"> </w:t>
      </w:r>
      <w:r>
        <w:rPr>
          <w:spacing w:val="-1"/>
        </w:rPr>
        <w:t>countries,</w:t>
      </w:r>
      <w:r>
        <w:rPr>
          <w:spacing w:val="-8"/>
        </w:rPr>
        <w:t xml:space="preserve"> </w:t>
      </w:r>
      <w:r>
        <w:rPr>
          <w:spacing w:val="-1"/>
        </w:rPr>
        <w:t>(B)</w:t>
      </w:r>
      <w:r>
        <w:rPr>
          <w:spacing w:val="-9"/>
        </w:rPr>
        <w:t xml:space="preserve"> </w:t>
      </w:r>
      <w:r>
        <w:rPr>
          <w:spacing w:val="-1"/>
        </w:rPr>
        <w:t>the</w:t>
      </w:r>
      <w:r>
        <w:rPr>
          <w:spacing w:val="-8"/>
        </w:rPr>
        <w:t xml:space="preserve"> </w:t>
      </w:r>
      <w:r>
        <w:rPr>
          <w:spacing w:val="-1"/>
        </w:rPr>
        <w:t>percentage</w:t>
      </w:r>
      <w:r>
        <w:rPr>
          <w:spacing w:val="-9"/>
        </w:rPr>
        <w:t xml:space="preserve"> </w:t>
      </w:r>
      <w:r>
        <w:rPr>
          <w:spacing w:val="-1"/>
        </w:rPr>
        <w:t>of</w:t>
      </w:r>
      <w:r>
        <w:rPr>
          <w:spacing w:val="-8"/>
        </w:rPr>
        <w:t xml:space="preserve"> </w:t>
      </w:r>
      <w:r>
        <w:rPr>
          <w:spacing w:val="-1"/>
        </w:rPr>
        <w:t>authors</w:t>
      </w:r>
      <w:r>
        <w:rPr>
          <w:spacing w:val="-9"/>
        </w:rPr>
        <w:t xml:space="preserve"> </w:t>
      </w:r>
      <w:r>
        <w:rPr>
          <w:spacing w:val="-1"/>
        </w:rPr>
        <w:t>of</w:t>
      </w:r>
      <w:r>
        <w:rPr>
          <w:spacing w:val="-8"/>
        </w:rPr>
        <w:t xml:space="preserve"> </w:t>
      </w:r>
      <w:r>
        <w:rPr>
          <w:spacing w:val="-1"/>
        </w:rPr>
        <w:t>subscription-</w:t>
      </w:r>
      <w:r>
        <w:rPr>
          <w:spacing w:val="-58"/>
        </w:rPr>
        <w:t xml:space="preserve"> </w:t>
      </w:r>
      <w:r>
        <w:rPr>
          <w:w w:val="95"/>
        </w:rPr>
        <w:t>only</w:t>
      </w:r>
      <w:r>
        <w:rPr>
          <w:spacing w:val="10"/>
          <w:w w:val="95"/>
        </w:rPr>
        <w:t xml:space="preserve"> </w:t>
      </w:r>
      <w:r>
        <w:rPr>
          <w:w w:val="95"/>
        </w:rPr>
        <w:t>journals</w:t>
      </w:r>
      <w:r>
        <w:rPr>
          <w:spacing w:val="11"/>
          <w:w w:val="95"/>
        </w:rPr>
        <w:t xml:space="preserve"> </w:t>
      </w:r>
      <w:r>
        <w:rPr>
          <w:w w:val="95"/>
        </w:rPr>
        <w:t>in</w:t>
      </w:r>
      <w:r>
        <w:rPr>
          <w:spacing w:val="11"/>
          <w:w w:val="95"/>
        </w:rPr>
        <w:t xml:space="preserve"> </w:t>
      </w:r>
      <w:r>
        <w:rPr>
          <w:w w:val="95"/>
        </w:rPr>
        <w:t>Parent</w:t>
      </w:r>
      <w:r>
        <w:rPr>
          <w:spacing w:val="11"/>
          <w:w w:val="95"/>
        </w:rPr>
        <w:t xml:space="preserve"> </w:t>
      </w:r>
      <w:r>
        <w:rPr>
          <w:w w:val="95"/>
        </w:rPr>
        <w:t>journals</w:t>
      </w:r>
      <w:r>
        <w:rPr>
          <w:spacing w:val="11"/>
          <w:w w:val="95"/>
        </w:rPr>
        <w:t xml:space="preserve"> </w:t>
      </w:r>
      <w:r>
        <w:rPr>
          <w:w w:val="95"/>
        </w:rPr>
        <w:t>that</w:t>
      </w:r>
      <w:r>
        <w:rPr>
          <w:spacing w:val="11"/>
          <w:w w:val="95"/>
        </w:rPr>
        <w:t xml:space="preserve"> </w:t>
      </w:r>
      <w:r>
        <w:rPr>
          <w:w w:val="95"/>
        </w:rPr>
        <w:t>are</w:t>
      </w:r>
      <w:r>
        <w:rPr>
          <w:spacing w:val="11"/>
          <w:w w:val="95"/>
        </w:rPr>
        <w:t xml:space="preserve"> </w:t>
      </w:r>
      <w:r>
        <w:rPr>
          <w:w w:val="95"/>
        </w:rPr>
        <w:t>based</w:t>
      </w:r>
      <w:r>
        <w:rPr>
          <w:spacing w:val="11"/>
          <w:w w:val="95"/>
        </w:rPr>
        <w:t xml:space="preserve"> </w:t>
      </w:r>
      <w:r>
        <w:rPr>
          <w:w w:val="95"/>
        </w:rPr>
        <w:t>in</w:t>
      </w:r>
      <w:r>
        <w:rPr>
          <w:spacing w:val="11"/>
          <w:w w:val="95"/>
        </w:rPr>
        <w:t xml:space="preserve"> </w:t>
      </w:r>
      <w:r>
        <w:rPr>
          <w:w w:val="95"/>
        </w:rPr>
        <w:t>di</w:t>
      </w:r>
      <w:r>
        <w:rPr>
          <w:rFonts w:ascii="Arial"/>
          <w:w w:val="95"/>
        </w:rPr>
        <w:t>ff</w:t>
      </w:r>
      <w:r>
        <w:rPr>
          <w:w w:val="95"/>
        </w:rPr>
        <w:t>erent</w:t>
      </w:r>
      <w:r>
        <w:rPr>
          <w:spacing w:val="11"/>
          <w:w w:val="95"/>
        </w:rPr>
        <w:t xml:space="preserve"> </w:t>
      </w:r>
      <w:r>
        <w:rPr>
          <w:w w:val="95"/>
        </w:rPr>
        <w:t>countries,</w:t>
      </w:r>
      <w:r>
        <w:rPr>
          <w:spacing w:val="11"/>
          <w:w w:val="95"/>
        </w:rPr>
        <w:t xml:space="preserve"> </w:t>
      </w:r>
      <w:r>
        <w:rPr>
          <w:w w:val="95"/>
        </w:rPr>
        <w:t>and</w:t>
      </w:r>
      <w:r>
        <w:rPr>
          <w:spacing w:val="11"/>
          <w:w w:val="95"/>
        </w:rPr>
        <w:t xml:space="preserve"> </w:t>
      </w:r>
      <w:r>
        <w:rPr>
          <w:w w:val="95"/>
        </w:rPr>
        <w:t>(C)</w:t>
      </w:r>
      <w:r>
        <w:rPr>
          <w:spacing w:val="11"/>
          <w:w w:val="95"/>
        </w:rPr>
        <w:t xml:space="preserve"> </w:t>
      </w:r>
      <w:r>
        <w:rPr>
          <w:w w:val="95"/>
        </w:rPr>
        <w:t>the</w:t>
      </w:r>
      <w:r>
        <w:rPr>
          <w:spacing w:val="11"/>
          <w:w w:val="95"/>
        </w:rPr>
        <w:t xml:space="preserve"> </w:t>
      </w:r>
      <w:r>
        <w:rPr>
          <w:w w:val="95"/>
        </w:rPr>
        <w:t>percentage</w:t>
      </w:r>
      <w:r>
        <w:rPr>
          <w:spacing w:val="1"/>
          <w:w w:val="95"/>
        </w:rPr>
        <w:t xml:space="preserve"> </w:t>
      </w:r>
      <w:r>
        <w:rPr>
          <w:w w:val="95"/>
        </w:rPr>
        <w:t>of</w:t>
      </w:r>
      <w:r>
        <w:rPr>
          <w:spacing w:val="-10"/>
          <w:w w:val="95"/>
        </w:rPr>
        <w:t xml:space="preserve"> </w:t>
      </w:r>
      <w:r>
        <w:rPr>
          <w:w w:val="95"/>
        </w:rPr>
        <w:t>authors</w:t>
      </w:r>
      <w:r>
        <w:rPr>
          <w:spacing w:val="-10"/>
          <w:w w:val="95"/>
        </w:rPr>
        <w:t xml:space="preserve"> </w:t>
      </w:r>
      <w:r>
        <w:rPr>
          <w:w w:val="95"/>
        </w:rPr>
        <w:t>of</w:t>
      </w:r>
      <w:r>
        <w:rPr>
          <w:spacing w:val="-9"/>
          <w:w w:val="95"/>
        </w:rPr>
        <w:t xml:space="preserve"> </w:t>
      </w:r>
      <w:r>
        <w:rPr>
          <w:w w:val="95"/>
        </w:rPr>
        <w:t>subscription-only</w:t>
      </w:r>
      <w:r>
        <w:rPr>
          <w:spacing w:val="-10"/>
          <w:w w:val="95"/>
        </w:rPr>
        <w:t xml:space="preserve"> </w:t>
      </w:r>
      <w:r>
        <w:rPr>
          <w:w w:val="95"/>
        </w:rPr>
        <w:t>journals</w:t>
      </w:r>
      <w:r>
        <w:rPr>
          <w:spacing w:val="-10"/>
          <w:w w:val="95"/>
        </w:rPr>
        <w:t xml:space="preserve"> </w:t>
      </w:r>
      <w:r>
        <w:rPr>
          <w:w w:val="95"/>
        </w:rPr>
        <w:t>in</w:t>
      </w:r>
      <w:r>
        <w:rPr>
          <w:spacing w:val="-9"/>
          <w:w w:val="95"/>
        </w:rPr>
        <w:t xml:space="preserve"> </w:t>
      </w:r>
      <w:r>
        <w:rPr>
          <w:w w:val="95"/>
        </w:rPr>
        <w:t>Parent</w:t>
      </w:r>
      <w:r>
        <w:rPr>
          <w:spacing w:val="-10"/>
          <w:w w:val="95"/>
        </w:rPr>
        <w:t xml:space="preserve"> </w:t>
      </w:r>
      <w:r>
        <w:rPr>
          <w:w w:val="95"/>
        </w:rPr>
        <w:t>journals</w:t>
      </w:r>
      <w:r>
        <w:rPr>
          <w:spacing w:val="-10"/>
          <w:w w:val="95"/>
        </w:rPr>
        <w:t xml:space="preserve"> </w:t>
      </w:r>
      <w:r>
        <w:rPr>
          <w:w w:val="95"/>
        </w:rPr>
        <w:t>that</w:t>
      </w:r>
      <w:r>
        <w:rPr>
          <w:spacing w:val="-9"/>
          <w:w w:val="95"/>
        </w:rPr>
        <w:t xml:space="preserve"> </w:t>
      </w:r>
      <w:r>
        <w:rPr>
          <w:w w:val="95"/>
        </w:rPr>
        <w:t>are</w:t>
      </w:r>
      <w:r>
        <w:rPr>
          <w:spacing w:val="-10"/>
          <w:w w:val="95"/>
        </w:rPr>
        <w:t xml:space="preserve"> </w:t>
      </w:r>
      <w:r>
        <w:rPr>
          <w:w w:val="95"/>
        </w:rPr>
        <w:t>based</w:t>
      </w:r>
      <w:r>
        <w:rPr>
          <w:spacing w:val="-10"/>
          <w:w w:val="95"/>
        </w:rPr>
        <w:t xml:space="preserve"> </w:t>
      </w:r>
      <w:r>
        <w:rPr>
          <w:w w:val="95"/>
        </w:rPr>
        <w:t>in</w:t>
      </w:r>
      <w:r>
        <w:rPr>
          <w:spacing w:val="-9"/>
          <w:w w:val="95"/>
        </w:rPr>
        <w:t xml:space="preserve"> </w:t>
      </w:r>
      <w:r>
        <w:rPr>
          <w:w w:val="95"/>
        </w:rPr>
        <w:t>di</w:t>
      </w:r>
      <w:r>
        <w:rPr>
          <w:rFonts w:ascii="Arial"/>
          <w:w w:val="95"/>
        </w:rPr>
        <w:t>ff</w:t>
      </w:r>
      <w:r>
        <w:rPr>
          <w:w w:val="95"/>
        </w:rPr>
        <w:t>erent</w:t>
      </w:r>
      <w:r>
        <w:rPr>
          <w:spacing w:val="-10"/>
          <w:w w:val="95"/>
        </w:rPr>
        <w:t xml:space="preserve"> </w:t>
      </w:r>
      <w:r>
        <w:rPr>
          <w:w w:val="95"/>
        </w:rPr>
        <w:t>countries.</w:t>
      </w:r>
      <w:r>
        <w:rPr>
          <w:spacing w:val="-55"/>
          <w:w w:val="95"/>
        </w:rPr>
        <w:t xml:space="preserve"> </w:t>
      </w:r>
      <w:r>
        <w:rPr>
          <w:w w:val="95"/>
        </w:rPr>
        <w:t>Numbers</w:t>
      </w:r>
      <w:r>
        <w:rPr>
          <w:spacing w:val="2"/>
          <w:w w:val="95"/>
        </w:rPr>
        <w:t xml:space="preserve"> </w:t>
      </w:r>
      <w:r>
        <w:rPr>
          <w:w w:val="95"/>
        </w:rPr>
        <w:t>adjacent</w:t>
      </w:r>
      <w:r>
        <w:rPr>
          <w:spacing w:val="3"/>
          <w:w w:val="95"/>
        </w:rPr>
        <w:t xml:space="preserve"> </w:t>
      </w:r>
      <w:r>
        <w:rPr>
          <w:w w:val="95"/>
        </w:rPr>
        <w:t>to</w:t>
      </w:r>
      <w:r>
        <w:rPr>
          <w:spacing w:val="2"/>
          <w:w w:val="95"/>
        </w:rPr>
        <w:t xml:space="preserve"> </w:t>
      </w:r>
      <w:r>
        <w:rPr>
          <w:w w:val="95"/>
        </w:rPr>
        <w:t>bars</w:t>
      </w:r>
      <w:r>
        <w:rPr>
          <w:spacing w:val="3"/>
          <w:w w:val="95"/>
        </w:rPr>
        <w:t xml:space="preserve"> </w:t>
      </w:r>
      <w:r>
        <w:rPr>
          <w:w w:val="95"/>
        </w:rPr>
        <w:t>are</w:t>
      </w:r>
      <w:r>
        <w:rPr>
          <w:spacing w:val="2"/>
          <w:w w:val="95"/>
        </w:rPr>
        <w:t xml:space="preserve"> </w:t>
      </w:r>
      <w:r>
        <w:rPr>
          <w:w w:val="95"/>
        </w:rPr>
        <w:t>the</w:t>
      </w:r>
      <w:r>
        <w:rPr>
          <w:spacing w:val="3"/>
          <w:w w:val="95"/>
        </w:rPr>
        <w:t xml:space="preserve"> </w:t>
      </w:r>
      <w:r>
        <w:rPr>
          <w:w w:val="95"/>
        </w:rPr>
        <w:t>number</w:t>
      </w:r>
      <w:r>
        <w:rPr>
          <w:spacing w:val="3"/>
          <w:w w:val="95"/>
        </w:rPr>
        <w:t xml:space="preserve"> </w:t>
      </w:r>
      <w:r>
        <w:rPr>
          <w:w w:val="95"/>
        </w:rPr>
        <w:t>of</w:t>
      </w:r>
      <w:r>
        <w:rPr>
          <w:spacing w:val="2"/>
          <w:w w:val="95"/>
        </w:rPr>
        <w:t xml:space="preserve"> </w:t>
      </w:r>
      <w:r>
        <w:rPr>
          <w:w w:val="95"/>
        </w:rPr>
        <w:t>articles</w:t>
      </w:r>
      <w:r>
        <w:rPr>
          <w:spacing w:val="3"/>
          <w:w w:val="95"/>
        </w:rPr>
        <w:t xml:space="preserve"> </w:t>
      </w:r>
      <w:r>
        <w:rPr>
          <w:w w:val="95"/>
        </w:rPr>
        <w:t>with</w:t>
      </w:r>
      <w:r>
        <w:rPr>
          <w:spacing w:val="2"/>
          <w:w w:val="95"/>
        </w:rPr>
        <w:t xml:space="preserve"> </w:t>
      </w:r>
      <w:r>
        <w:rPr>
          <w:w w:val="95"/>
        </w:rPr>
        <w:t>lead</w:t>
      </w:r>
      <w:r>
        <w:rPr>
          <w:spacing w:val="3"/>
          <w:w w:val="95"/>
        </w:rPr>
        <w:t xml:space="preserve"> </w:t>
      </w:r>
      <w:r>
        <w:rPr>
          <w:w w:val="95"/>
        </w:rPr>
        <w:t>authors</w:t>
      </w:r>
      <w:r>
        <w:rPr>
          <w:spacing w:val="3"/>
          <w:w w:val="95"/>
        </w:rPr>
        <w:t xml:space="preserve"> </w:t>
      </w:r>
      <w:r>
        <w:rPr>
          <w:w w:val="95"/>
        </w:rPr>
        <w:t>based</w:t>
      </w:r>
      <w:r>
        <w:rPr>
          <w:spacing w:val="2"/>
          <w:w w:val="95"/>
        </w:rPr>
        <w:t xml:space="preserve"> </w:t>
      </w:r>
      <w:r>
        <w:rPr>
          <w:w w:val="95"/>
        </w:rPr>
        <w:t>in</w:t>
      </w:r>
      <w:r>
        <w:rPr>
          <w:spacing w:val="3"/>
          <w:w w:val="95"/>
        </w:rPr>
        <w:t xml:space="preserve"> </w:t>
      </w:r>
      <w:r>
        <w:rPr>
          <w:w w:val="95"/>
        </w:rPr>
        <w:t>that</w:t>
      </w:r>
      <w:r>
        <w:rPr>
          <w:spacing w:val="2"/>
          <w:w w:val="95"/>
        </w:rPr>
        <w:t xml:space="preserve"> </w:t>
      </w:r>
      <w:r>
        <w:rPr>
          <w:w w:val="95"/>
        </w:rPr>
        <w:t>country.</w:t>
      </w:r>
    </w:p>
    <w:p w14:paraId="15C5C8D6" w14:textId="77777777" w:rsidR="00BB4C49" w:rsidRDefault="00BB4C49">
      <w:pPr>
        <w:spacing w:line="213" w:lineRule="auto"/>
        <w:jc w:val="both"/>
        <w:sectPr w:rsidR="00BB4C49">
          <w:type w:val="continuous"/>
          <w:pgSz w:w="12240" w:h="15840"/>
          <w:pgMar w:top="1320" w:right="1240" w:bottom="280" w:left="940" w:header="720" w:footer="720" w:gutter="0"/>
          <w:cols w:space="720"/>
        </w:sectPr>
      </w:pPr>
    </w:p>
    <w:p w14:paraId="5FB66C78" w14:textId="77777777" w:rsidR="00BB4C49" w:rsidRDefault="00DC0BFC">
      <w:pPr>
        <w:pStyle w:val="ListParagraph"/>
        <w:numPr>
          <w:ilvl w:val="0"/>
          <w:numId w:val="1"/>
        </w:numPr>
        <w:tabs>
          <w:tab w:val="left" w:pos="6674"/>
        </w:tabs>
        <w:spacing w:before="147"/>
        <w:jc w:val="left"/>
        <w:rPr>
          <w:b/>
          <w:sz w:val="20"/>
        </w:rPr>
      </w:pPr>
      <w:r>
        <w:rPr>
          <w:b/>
          <w:sz w:val="20"/>
        </w:rPr>
        <w:lastRenderedPageBreak/>
        <w:t>Mirror</w:t>
      </w:r>
      <w:r>
        <w:rPr>
          <w:b/>
          <w:spacing w:val="-6"/>
          <w:sz w:val="20"/>
        </w:rPr>
        <w:t xml:space="preserve"> </w:t>
      </w:r>
      <w:r>
        <w:rPr>
          <w:b/>
          <w:sz w:val="20"/>
        </w:rPr>
        <w:t>Journals</w:t>
      </w:r>
    </w:p>
    <w:p w14:paraId="746C104E" w14:textId="77777777" w:rsidR="00BB4C49" w:rsidRDefault="00BB4C49">
      <w:pPr>
        <w:pStyle w:val="BodyText"/>
        <w:spacing w:before="11"/>
        <w:rPr>
          <w:rFonts w:ascii="Arial"/>
          <w:b/>
          <w:sz w:val="12"/>
        </w:rPr>
      </w:pPr>
    </w:p>
    <w:p w14:paraId="70BA82EF" w14:textId="77777777" w:rsidR="00BB4C49" w:rsidRDefault="00144D41">
      <w:pPr>
        <w:spacing w:line="309" w:lineRule="auto"/>
        <w:ind w:left="1526" w:right="7677" w:firstLine="133"/>
        <w:jc w:val="right"/>
        <w:rPr>
          <w:rFonts w:ascii="Arial"/>
          <w:sz w:val="12"/>
        </w:rPr>
      </w:pPr>
      <w:r>
        <w:rPr>
          <w:noProof/>
        </w:rPr>
        <mc:AlternateContent>
          <mc:Choice Requires="wpg">
            <w:drawing>
              <wp:anchor distT="0" distB="0" distL="114300" distR="114300" simplePos="0" relativeHeight="15740416" behindDoc="0" locked="0" layoutInCell="1" allowOverlap="1" wp14:anchorId="704B40B8" wp14:editId="11FEB3E1">
                <wp:simplePos x="0" y="0"/>
                <wp:positionH relativeFrom="page">
                  <wp:posOffset>2136140</wp:posOffset>
                </wp:positionH>
                <wp:positionV relativeFrom="paragraph">
                  <wp:posOffset>-23495</wp:posOffset>
                </wp:positionV>
                <wp:extent cx="4253865" cy="2089785"/>
                <wp:effectExtent l="0" t="0" r="0" b="0"/>
                <wp:wrapNone/>
                <wp:docPr id="1792" name="Group 17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53865" cy="2089785"/>
                          <a:chOff x="3364" y="-37"/>
                          <a:chExt cx="6699" cy="3291"/>
                        </a:xfrm>
                      </wpg:grpSpPr>
                      <wps:wsp>
                        <wps:cNvPr id="1793" name="Rectangle 1834"/>
                        <wps:cNvSpPr>
                          <a:spLocks noChangeArrowheads="1"/>
                        </wps:cNvSpPr>
                        <wps:spPr bwMode="auto">
                          <a:xfrm>
                            <a:off x="3435" y="-11"/>
                            <a:ext cx="3729" cy="160"/>
                          </a:xfrm>
                          <a:prstGeom prst="rect">
                            <a:avLst/>
                          </a:prstGeom>
                          <a:solidFill>
                            <a:srgbClr val="F7FB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94" name="Rectangle 1833"/>
                        <wps:cNvSpPr>
                          <a:spLocks noChangeArrowheads="1"/>
                        </wps:cNvSpPr>
                        <wps:spPr bwMode="auto">
                          <a:xfrm>
                            <a:off x="3435" y="-11"/>
                            <a:ext cx="3729" cy="160"/>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95" name="Rectangle 1832"/>
                        <wps:cNvSpPr>
                          <a:spLocks noChangeArrowheads="1"/>
                        </wps:cNvSpPr>
                        <wps:spPr bwMode="auto">
                          <a:xfrm>
                            <a:off x="3435" y="167"/>
                            <a:ext cx="1681" cy="160"/>
                          </a:xfrm>
                          <a:prstGeom prst="rect">
                            <a:avLst/>
                          </a:prstGeom>
                          <a:solidFill>
                            <a:srgbClr val="F7FB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96" name="Rectangle 1831"/>
                        <wps:cNvSpPr>
                          <a:spLocks noChangeArrowheads="1"/>
                        </wps:cNvSpPr>
                        <wps:spPr bwMode="auto">
                          <a:xfrm>
                            <a:off x="3435" y="167"/>
                            <a:ext cx="1681" cy="160"/>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97" name="Rectangle 1830"/>
                        <wps:cNvSpPr>
                          <a:spLocks noChangeArrowheads="1"/>
                        </wps:cNvSpPr>
                        <wps:spPr bwMode="auto">
                          <a:xfrm>
                            <a:off x="3435" y="344"/>
                            <a:ext cx="1121" cy="160"/>
                          </a:xfrm>
                          <a:prstGeom prst="rect">
                            <a:avLst/>
                          </a:prstGeom>
                          <a:solidFill>
                            <a:srgbClr val="C6DBE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98" name="Rectangle 1829"/>
                        <wps:cNvSpPr>
                          <a:spLocks noChangeArrowheads="1"/>
                        </wps:cNvSpPr>
                        <wps:spPr bwMode="auto">
                          <a:xfrm>
                            <a:off x="3435" y="344"/>
                            <a:ext cx="1121" cy="160"/>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99" name="Rectangle 1828"/>
                        <wps:cNvSpPr>
                          <a:spLocks noChangeArrowheads="1"/>
                        </wps:cNvSpPr>
                        <wps:spPr bwMode="auto">
                          <a:xfrm>
                            <a:off x="3435" y="522"/>
                            <a:ext cx="949" cy="160"/>
                          </a:xfrm>
                          <a:prstGeom prst="rect">
                            <a:avLst/>
                          </a:prstGeom>
                          <a:solidFill>
                            <a:srgbClr val="F7FB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00" name="Rectangle 1827"/>
                        <wps:cNvSpPr>
                          <a:spLocks noChangeArrowheads="1"/>
                        </wps:cNvSpPr>
                        <wps:spPr bwMode="auto">
                          <a:xfrm>
                            <a:off x="3435" y="522"/>
                            <a:ext cx="949" cy="160"/>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01" name="Rectangle 1826"/>
                        <wps:cNvSpPr>
                          <a:spLocks noChangeArrowheads="1"/>
                        </wps:cNvSpPr>
                        <wps:spPr bwMode="auto">
                          <a:xfrm>
                            <a:off x="3435" y="700"/>
                            <a:ext cx="819" cy="160"/>
                          </a:xfrm>
                          <a:prstGeom prst="rect">
                            <a:avLst/>
                          </a:prstGeom>
                          <a:solidFill>
                            <a:srgbClr val="F7FB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02" name="Rectangle 1825"/>
                        <wps:cNvSpPr>
                          <a:spLocks noChangeArrowheads="1"/>
                        </wps:cNvSpPr>
                        <wps:spPr bwMode="auto">
                          <a:xfrm>
                            <a:off x="3435" y="700"/>
                            <a:ext cx="819" cy="160"/>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03" name="Rectangle 1824"/>
                        <wps:cNvSpPr>
                          <a:spLocks noChangeArrowheads="1"/>
                        </wps:cNvSpPr>
                        <wps:spPr bwMode="auto">
                          <a:xfrm>
                            <a:off x="3435" y="878"/>
                            <a:ext cx="797" cy="160"/>
                          </a:xfrm>
                          <a:prstGeom prst="rect">
                            <a:avLst/>
                          </a:prstGeom>
                          <a:solidFill>
                            <a:srgbClr val="F7FB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04" name="Rectangle 1823"/>
                        <wps:cNvSpPr>
                          <a:spLocks noChangeArrowheads="1"/>
                        </wps:cNvSpPr>
                        <wps:spPr bwMode="auto">
                          <a:xfrm>
                            <a:off x="3435" y="878"/>
                            <a:ext cx="797" cy="160"/>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05" name="Rectangle 1822"/>
                        <wps:cNvSpPr>
                          <a:spLocks noChangeArrowheads="1"/>
                        </wps:cNvSpPr>
                        <wps:spPr bwMode="auto">
                          <a:xfrm>
                            <a:off x="3435" y="1056"/>
                            <a:ext cx="647" cy="160"/>
                          </a:xfrm>
                          <a:prstGeom prst="rect">
                            <a:avLst/>
                          </a:prstGeom>
                          <a:solidFill>
                            <a:srgbClr val="F7FB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06" name="Rectangle 1821"/>
                        <wps:cNvSpPr>
                          <a:spLocks noChangeArrowheads="1"/>
                        </wps:cNvSpPr>
                        <wps:spPr bwMode="auto">
                          <a:xfrm>
                            <a:off x="3435" y="1056"/>
                            <a:ext cx="647" cy="160"/>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07" name="Rectangle 1820"/>
                        <wps:cNvSpPr>
                          <a:spLocks noChangeArrowheads="1"/>
                        </wps:cNvSpPr>
                        <wps:spPr bwMode="auto">
                          <a:xfrm>
                            <a:off x="3435" y="1234"/>
                            <a:ext cx="647" cy="160"/>
                          </a:xfrm>
                          <a:prstGeom prst="rect">
                            <a:avLst/>
                          </a:prstGeom>
                          <a:solidFill>
                            <a:srgbClr val="F7FB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08" name="Rectangle 1819"/>
                        <wps:cNvSpPr>
                          <a:spLocks noChangeArrowheads="1"/>
                        </wps:cNvSpPr>
                        <wps:spPr bwMode="auto">
                          <a:xfrm>
                            <a:off x="3435" y="1234"/>
                            <a:ext cx="647" cy="160"/>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09" name="Rectangle 1818"/>
                        <wps:cNvSpPr>
                          <a:spLocks noChangeArrowheads="1"/>
                        </wps:cNvSpPr>
                        <wps:spPr bwMode="auto">
                          <a:xfrm>
                            <a:off x="3435" y="1411"/>
                            <a:ext cx="582" cy="160"/>
                          </a:xfrm>
                          <a:prstGeom prst="rect">
                            <a:avLst/>
                          </a:prstGeom>
                          <a:solidFill>
                            <a:srgbClr val="F7FB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10" name="Rectangle 1817"/>
                        <wps:cNvSpPr>
                          <a:spLocks noChangeArrowheads="1"/>
                        </wps:cNvSpPr>
                        <wps:spPr bwMode="auto">
                          <a:xfrm>
                            <a:off x="3435" y="1411"/>
                            <a:ext cx="582" cy="160"/>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11" name="Rectangle 1816"/>
                        <wps:cNvSpPr>
                          <a:spLocks noChangeArrowheads="1"/>
                        </wps:cNvSpPr>
                        <wps:spPr bwMode="auto">
                          <a:xfrm>
                            <a:off x="3435" y="1589"/>
                            <a:ext cx="496" cy="160"/>
                          </a:xfrm>
                          <a:prstGeom prst="rect">
                            <a:avLst/>
                          </a:prstGeom>
                          <a:solidFill>
                            <a:srgbClr val="6BAED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12" name="Rectangle 1815"/>
                        <wps:cNvSpPr>
                          <a:spLocks noChangeArrowheads="1"/>
                        </wps:cNvSpPr>
                        <wps:spPr bwMode="auto">
                          <a:xfrm>
                            <a:off x="3435" y="1589"/>
                            <a:ext cx="496" cy="160"/>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13" name="Rectangle 1814"/>
                        <wps:cNvSpPr>
                          <a:spLocks noChangeArrowheads="1"/>
                        </wps:cNvSpPr>
                        <wps:spPr bwMode="auto">
                          <a:xfrm>
                            <a:off x="3435" y="1767"/>
                            <a:ext cx="475" cy="160"/>
                          </a:xfrm>
                          <a:prstGeom prst="rect">
                            <a:avLst/>
                          </a:prstGeom>
                          <a:solidFill>
                            <a:srgbClr val="C6DBE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14" name="Rectangle 1813"/>
                        <wps:cNvSpPr>
                          <a:spLocks noChangeArrowheads="1"/>
                        </wps:cNvSpPr>
                        <wps:spPr bwMode="auto">
                          <a:xfrm>
                            <a:off x="3435" y="1767"/>
                            <a:ext cx="475" cy="160"/>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15" name="Rectangle 1812"/>
                        <wps:cNvSpPr>
                          <a:spLocks noChangeArrowheads="1"/>
                        </wps:cNvSpPr>
                        <wps:spPr bwMode="auto">
                          <a:xfrm>
                            <a:off x="3435" y="1945"/>
                            <a:ext cx="453" cy="160"/>
                          </a:xfrm>
                          <a:prstGeom prst="rect">
                            <a:avLst/>
                          </a:prstGeom>
                          <a:solidFill>
                            <a:srgbClr val="F7FB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16" name="Rectangle 1811"/>
                        <wps:cNvSpPr>
                          <a:spLocks noChangeArrowheads="1"/>
                        </wps:cNvSpPr>
                        <wps:spPr bwMode="auto">
                          <a:xfrm>
                            <a:off x="3435" y="1945"/>
                            <a:ext cx="453" cy="160"/>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17" name="Rectangle 1810"/>
                        <wps:cNvSpPr>
                          <a:spLocks noChangeArrowheads="1"/>
                        </wps:cNvSpPr>
                        <wps:spPr bwMode="auto">
                          <a:xfrm>
                            <a:off x="3435" y="2122"/>
                            <a:ext cx="410" cy="160"/>
                          </a:xfrm>
                          <a:prstGeom prst="rect">
                            <a:avLst/>
                          </a:prstGeom>
                          <a:solidFill>
                            <a:srgbClr val="F7FB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18" name="Rectangle 1809"/>
                        <wps:cNvSpPr>
                          <a:spLocks noChangeArrowheads="1"/>
                        </wps:cNvSpPr>
                        <wps:spPr bwMode="auto">
                          <a:xfrm>
                            <a:off x="3435" y="2122"/>
                            <a:ext cx="410" cy="160"/>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19" name="Rectangle 1808"/>
                        <wps:cNvSpPr>
                          <a:spLocks noChangeArrowheads="1"/>
                        </wps:cNvSpPr>
                        <wps:spPr bwMode="auto">
                          <a:xfrm>
                            <a:off x="3435" y="2300"/>
                            <a:ext cx="389" cy="160"/>
                          </a:xfrm>
                          <a:prstGeom prst="rect">
                            <a:avLst/>
                          </a:prstGeom>
                          <a:solidFill>
                            <a:srgbClr val="F7FB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20" name="Rectangle 1807"/>
                        <wps:cNvSpPr>
                          <a:spLocks noChangeArrowheads="1"/>
                        </wps:cNvSpPr>
                        <wps:spPr bwMode="auto">
                          <a:xfrm>
                            <a:off x="3435" y="2300"/>
                            <a:ext cx="389" cy="160"/>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21" name="Rectangle 1806"/>
                        <wps:cNvSpPr>
                          <a:spLocks noChangeArrowheads="1"/>
                        </wps:cNvSpPr>
                        <wps:spPr bwMode="auto">
                          <a:xfrm>
                            <a:off x="3435" y="2478"/>
                            <a:ext cx="367" cy="160"/>
                          </a:xfrm>
                          <a:prstGeom prst="rect">
                            <a:avLst/>
                          </a:prstGeom>
                          <a:solidFill>
                            <a:srgbClr val="F7FB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22" name="Rectangle 1805"/>
                        <wps:cNvSpPr>
                          <a:spLocks noChangeArrowheads="1"/>
                        </wps:cNvSpPr>
                        <wps:spPr bwMode="auto">
                          <a:xfrm>
                            <a:off x="3435" y="2478"/>
                            <a:ext cx="367" cy="160"/>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23" name="Rectangle 1804"/>
                        <wps:cNvSpPr>
                          <a:spLocks noChangeArrowheads="1"/>
                        </wps:cNvSpPr>
                        <wps:spPr bwMode="auto">
                          <a:xfrm>
                            <a:off x="3435" y="2656"/>
                            <a:ext cx="1936" cy="160"/>
                          </a:xfrm>
                          <a:prstGeom prst="rect">
                            <a:avLst/>
                          </a:prstGeom>
                          <a:solidFill>
                            <a:srgbClr val="F7FB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24" name="Rectangle 1803"/>
                        <wps:cNvSpPr>
                          <a:spLocks noChangeArrowheads="1"/>
                        </wps:cNvSpPr>
                        <wps:spPr bwMode="auto">
                          <a:xfrm>
                            <a:off x="3435" y="2656"/>
                            <a:ext cx="1936" cy="160"/>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25" name="Rectangle 1802"/>
                        <wps:cNvSpPr>
                          <a:spLocks noChangeArrowheads="1"/>
                        </wps:cNvSpPr>
                        <wps:spPr bwMode="auto">
                          <a:xfrm>
                            <a:off x="3435" y="2834"/>
                            <a:ext cx="753" cy="160"/>
                          </a:xfrm>
                          <a:prstGeom prst="rect">
                            <a:avLst/>
                          </a:prstGeom>
                          <a:solidFill>
                            <a:srgbClr val="C6DBE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26" name="Rectangle 1801"/>
                        <wps:cNvSpPr>
                          <a:spLocks noChangeArrowheads="1"/>
                        </wps:cNvSpPr>
                        <wps:spPr bwMode="auto">
                          <a:xfrm>
                            <a:off x="3435" y="2834"/>
                            <a:ext cx="753" cy="160"/>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27" name="Rectangle 1800"/>
                        <wps:cNvSpPr>
                          <a:spLocks noChangeArrowheads="1"/>
                        </wps:cNvSpPr>
                        <wps:spPr bwMode="auto">
                          <a:xfrm>
                            <a:off x="3435" y="3011"/>
                            <a:ext cx="280" cy="160"/>
                          </a:xfrm>
                          <a:prstGeom prst="rect">
                            <a:avLst/>
                          </a:prstGeom>
                          <a:solidFill>
                            <a:srgbClr val="6BAED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28" name="Rectangle 1799"/>
                        <wps:cNvSpPr>
                          <a:spLocks noChangeArrowheads="1"/>
                        </wps:cNvSpPr>
                        <wps:spPr bwMode="auto">
                          <a:xfrm>
                            <a:off x="3435" y="3011"/>
                            <a:ext cx="280" cy="160"/>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29" name="Line 1798"/>
                        <wps:cNvCnPr>
                          <a:cxnSpLocks noChangeShapeType="1"/>
                        </wps:cNvCnPr>
                        <wps:spPr bwMode="auto">
                          <a:xfrm>
                            <a:off x="3419" y="3198"/>
                            <a:ext cx="0" cy="0"/>
                          </a:xfrm>
                          <a:prstGeom prst="line">
                            <a:avLst/>
                          </a:prstGeom>
                          <a:noFill/>
                          <a:ln w="1358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830" name="AutoShape 1797"/>
                        <wps:cNvSpPr>
                          <a:spLocks/>
                        </wps:cNvSpPr>
                        <wps:spPr bwMode="auto">
                          <a:xfrm>
                            <a:off x="3363" y="69"/>
                            <a:ext cx="55" cy="3023"/>
                          </a:xfrm>
                          <a:custGeom>
                            <a:avLst/>
                            <a:gdLst>
                              <a:gd name="T0" fmla="+- 0 3364 3364"/>
                              <a:gd name="T1" fmla="*/ T0 w 55"/>
                              <a:gd name="T2" fmla="+- 0 3092 69"/>
                              <a:gd name="T3" fmla="*/ 3092 h 3023"/>
                              <a:gd name="T4" fmla="+- 0 3419 3364"/>
                              <a:gd name="T5" fmla="*/ T4 w 55"/>
                              <a:gd name="T6" fmla="+- 0 3092 69"/>
                              <a:gd name="T7" fmla="*/ 3092 h 3023"/>
                              <a:gd name="T8" fmla="+- 0 3364 3364"/>
                              <a:gd name="T9" fmla="*/ T8 w 55"/>
                              <a:gd name="T10" fmla="+- 0 2914 69"/>
                              <a:gd name="T11" fmla="*/ 2914 h 3023"/>
                              <a:gd name="T12" fmla="+- 0 3419 3364"/>
                              <a:gd name="T13" fmla="*/ T12 w 55"/>
                              <a:gd name="T14" fmla="+- 0 2914 69"/>
                              <a:gd name="T15" fmla="*/ 2914 h 3023"/>
                              <a:gd name="T16" fmla="+- 0 3364 3364"/>
                              <a:gd name="T17" fmla="*/ T16 w 55"/>
                              <a:gd name="T18" fmla="+- 0 2736 69"/>
                              <a:gd name="T19" fmla="*/ 2736 h 3023"/>
                              <a:gd name="T20" fmla="+- 0 3419 3364"/>
                              <a:gd name="T21" fmla="*/ T20 w 55"/>
                              <a:gd name="T22" fmla="+- 0 2736 69"/>
                              <a:gd name="T23" fmla="*/ 2736 h 3023"/>
                              <a:gd name="T24" fmla="+- 0 3364 3364"/>
                              <a:gd name="T25" fmla="*/ T24 w 55"/>
                              <a:gd name="T26" fmla="+- 0 2558 69"/>
                              <a:gd name="T27" fmla="*/ 2558 h 3023"/>
                              <a:gd name="T28" fmla="+- 0 3419 3364"/>
                              <a:gd name="T29" fmla="*/ T28 w 55"/>
                              <a:gd name="T30" fmla="+- 0 2558 69"/>
                              <a:gd name="T31" fmla="*/ 2558 h 3023"/>
                              <a:gd name="T32" fmla="+- 0 3364 3364"/>
                              <a:gd name="T33" fmla="*/ T32 w 55"/>
                              <a:gd name="T34" fmla="+- 0 2381 69"/>
                              <a:gd name="T35" fmla="*/ 2381 h 3023"/>
                              <a:gd name="T36" fmla="+- 0 3419 3364"/>
                              <a:gd name="T37" fmla="*/ T36 w 55"/>
                              <a:gd name="T38" fmla="+- 0 2381 69"/>
                              <a:gd name="T39" fmla="*/ 2381 h 3023"/>
                              <a:gd name="T40" fmla="+- 0 3364 3364"/>
                              <a:gd name="T41" fmla="*/ T40 w 55"/>
                              <a:gd name="T42" fmla="+- 0 2203 69"/>
                              <a:gd name="T43" fmla="*/ 2203 h 3023"/>
                              <a:gd name="T44" fmla="+- 0 3419 3364"/>
                              <a:gd name="T45" fmla="*/ T44 w 55"/>
                              <a:gd name="T46" fmla="+- 0 2203 69"/>
                              <a:gd name="T47" fmla="*/ 2203 h 3023"/>
                              <a:gd name="T48" fmla="+- 0 3364 3364"/>
                              <a:gd name="T49" fmla="*/ T48 w 55"/>
                              <a:gd name="T50" fmla="+- 0 2025 69"/>
                              <a:gd name="T51" fmla="*/ 2025 h 3023"/>
                              <a:gd name="T52" fmla="+- 0 3419 3364"/>
                              <a:gd name="T53" fmla="*/ T52 w 55"/>
                              <a:gd name="T54" fmla="+- 0 2025 69"/>
                              <a:gd name="T55" fmla="*/ 2025 h 3023"/>
                              <a:gd name="T56" fmla="+- 0 3364 3364"/>
                              <a:gd name="T57" fmla="*/ T56 w 55"/>
                              <a:gd name="T58" fmla="+- 0 1847 69"/>
                              <a:gd name="T59" fmla="*/ 1847 h 3023"/>
                              <a:gd name="T60" fmla="+- 0 3419 3364"/>
                              <a:gd name="T61" fmla="*/ T60 w 55"/>
                              <a:gd name="T62" fmla="+- 0 1847 69"/>
                              <a:gd name="T63" fmla="*/ 1847 h 3023"/>
                              <a:gd name="T64" fmla="+- 0 3364 3364"/>
                              <a:gd name="T65" fmla="*/ T64 w 55"/>
                              <a:gd name="T66" fmla="+- 0 1669 69"/>
                              <a:gd name="T67" fmla="*/ 1669 h 3023"/>
                              <a:gd name="T68" fmla="+- 0 3419 3364"/>
                              <a:gd name="T69" fmla="*/ T68 w 55"/>
                              <a:gd name="T70" fmla="+- 0 1669 69"/>
                              <a:gd name="T71" fmla="*/ 1669 h 3023"/>
                              <a:gd name="T72" fmla="+- 0 3364 3364"/>
                              <a:gd name="T73" fmla="*/ T72 w 55"/>
                              <a:gd name="T74" fmla="+- 0 1492 69"/>
                              <a:gd name="T75" fmla="*/ 1492 h 3023"/>
                              <a:gd name="T76" fmla="+- 0 3419 3364"/>
                              <a:gd name="T77" fmla="*/ T76 w 55"/>
                              <a:gd name="T78" fmla="+- 0 1492 69"/>
                              <a:gd name="T79" fmla="*/ 1492 h 3023"/>
                              <a:gd name="T80" fmla="+- 0 3364 3364"/>
                              <a:gd name="T81" fmla="*/ T80 w 55"/>
                              <a:gd name="T82" fmla="+- 0 1314 69"/>
                              <a:gd name="T83" fmla="*/ 1314 h 3023"/>
                              <a:gd name="T84" fmla="+- 0 3419 3364"/>
                              <a:gd name="T85" fmla="*/ T84 w 55"/>
                              <a:gd name="T86" fmla="+- 0 1314 69"/>
                              <a:gd name="T87" fmla="*/ 1314 h 3023"/>
                              <a:gd name="T88" fmla="+- 0 3364 3364"/>
                              <a:gd name="T89" fmla="*/ T88 w 55"/>
                              <a:gd name="T90" fmla="+- 0 1136 69"/>
                              <a:gd name="T91" fmla="*/ 1136 h 3023"/>
                              <a:gd name="T92" fmla="+- 0 3419 3364"/>
                              <a:gd name="T93" fmla="*/ T92 w 55"/>
                              <a:gd name="T94" fmla="+- 0 1136 69"/>
                              <a:gd name="T95" fmla="*/ 1136 h 3023"/>
                              <a:gd name="T96" fmla="+- 0 3364 3364"/>
                              <a:gd name="T97" fmla="*/ T96 w 55"/>
                              <a:gd name="T98" fmla="+- 0 958 69"/>
                              <a:gd name="T99" fmla="*/ 958 h 3023"/>
                              <a:gd name="T100" fmla="+- 0 3419 3364"/>
                              <a:gd name="T101" fmla="*/ T100 w 55"/>
                              <a:gd name="T102" fmla="+- 0 958 69"/>
                              <a:gd name="T103" fmla="*/ 958 h 3023"/>
                              <a:gd name="T104" fmla="+- 0 3364 3364"/>
                              <a:gd name="T105" fmla="*/ T104 w 55"/>
                              <a:gd name="T106" fmla="+- 0 781 69"/>
                              <a:gd name="T107" fmla="*/ 781 h 3023"/>
                              <a:gd name="T108" fmla="+- 0 3419 3364"/>
                              <a:gd name="T109" fmla="*/ T108 w 55"/>
                              <a:gd name="T110" fmla="+- 0 781 69"/>
                              <a:gd name="T111" fmla="*/ 781 h 3023"/>
                              <a:gd name="T112" fmla="+- 0 3364 3364"/>
                              <a:gd name="T113" fmla="*/ T112 w 55"/>
                              <a:gd name="T114" fmla="+- 0 603 69"/>
                              <a:gd name="T115" fmla="*/ 603 h 3023"/>
                              <a:gd name="T116" fmla="+- 0 3419 3364"/>
                              <a:gd name="T117" fmla="*/ T116 w 55"/>
                              <a:gd name="T118" fmla="+- 0 603 69"/>
                              <a:gd name="T119" fmla="*/ 603 h 3023"/>
                              <a:gd name="T120" fmla="+- 0 3364 3364"/>
                              <a:gd name="T121" fmla="*/ T120 w 55"/>
                              <a:gd name="T122" fmla="+- 0 425 69"/>
                              <a:gd name="T123" fmla="*/ 425 h 3023"/>
                              <a:gd name="T124" fmla="+- 0 3419 3364"/>
                              <a:gd name="T125" fmla="*/ T124 w 55"/>
                              <a:gd name="T126" fmla="+- 0 425 69"/>
                              <a:gd name="T127" fmla="*/ 425 h 3023"/>
                              <a:gd name="T128" fmla="+- 0 3364 3364"/>
                              <a:gd name="T129" fmla="*/ T128 w 55"/>
                              <a:gd name="T130" fmla="+- 0 247 69"/>
                              <a:gd name="T131" fmla="*/ 247 h 3023"/>
                              <a:gd name="T132" fmla="+- 0 3419 3364"/>
                              <a:gd name="T133" fmla="*/ T132 w 55"/>
                              <a:gd name="T134" fmla="+- 0 247 69"/>
                              <a:gd name="T135" fmla="*/ 247 h 3023"/>
                              <a:gd name="T136" fmla="+- 0 3364 3364"/>
                              <a:gd name="T137" fmla="*/ T136 w 55"/>
                              <a:gd name="T138" fmla="+- 0 69 69"/>
                              <a:gd name="T139" fmla="*/ 69 h 3023"/>
                              <a:gd name="T140" fmla="+- 0 3419 3364"/>
                              <a:gd name="T141" fmla="*/ T140 w 55"/>
                              <a:gd name="T142" fmla="+- 0 69 69"/>
                              <a:gd name="T143" fmla="*/ 69 h 30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55" h="3023">
                                <a:moveTo>
                                  <a:pt x="0" y="3023"/>
                                </a:moveTo>
                                <a:lnTo>
                                  <a:pt x="55" y="3023"/>
                                </a:lnTo>
                                <a:moveTo>
                                  <a:pt x="0" y="2845"/>
                                </a:moveTo>
                                <a:lnTo>
                                  <a:pt x="55" y="2845"/>
                                </a:lnTo>
                                <a:moveTo>
                                  <a:pt x="0" y="2667"/>
                                </a:moveTo>
                                <a:lnTo>
                                  <a:pt x="55" y="2667"/>
                                </a:lnTo>
                                <a:moveTo>
                                  <a:pt x="0" y="2489"/>
                                </a:moveTo>
                                <a:lnTo>
                                  <a:pt x="55" y="2489"/>
                                </a:lnTo>
                                <a:moveTo>
                                  <a:pt x="0" y="2312"/>
                                </a:moveTo>
                                <a:lnTo>
                                  <a:pt x="55" y="2312"/>
                                </a:lnTo>
                                <a:moveTo>
                                  <a:pt x="0" y="2134"/>
                                </a:moveTo>
                                <a:lnTo>
                                  <a:pt x="55" y="2134"/>
                                </a:lnTo>
                                <a:moveTo>
                                  <a:pt x="0" y="1956"/>
                                </a:moveTo>
                                <a:lnTo>
                                  <a:pt x="55" y="1956"/>
                                </a:lnTo>
                                <a:moveTo>
                                  <a:pt x="0" y="1778"/>
                                </a:moveTo>
                                <a:lnTo>
                                  <a:pt x="55" y="1778"/>
                                </a:lnTo>
                                <a:moveTo>
                                  <a:pt x="0" y="1600"/>
                                </a:moveTo>
                                <a:lnTo>
                                  <a:pt x="55" y="1600"/>
                                </a:lnTo>
                                <a:moveTo>
                                  <a:pt x="0" y="1423"/>
                                </a:moveTo>
                                <a:lnTo>
                                  <a:pt x="55" y="1423"/>
                                </a:lnTo>
                                <a:moveTo>
                                  <a:pt x="0" y="1245"/>
                                </a:moveTo>
                                <a:lnTo>
                                  <a:pt x="55" y="1245"/>
                                </a:lnTo>
                                <a:moveTo>
                                  <a:pt x="0" y="1067"/>
                                </a:moveTo>
                                <a:lnTo>
                                  <a:pt x="55" y="1067"/>
                                </a:lnTo>
                                <a:moveTo>
                                  <a:pt x="0" y="889"/>
                                </a:moveTo>
                                <a:lnTo>
                                  <a:pt x="55" y="889"/>
                                </a:lnTo>
                                <a:moveTo>
                                  <a:pt x="0" y="712"/>
                                </a:moveTo>
                                <a:lnTo>
                                  <a:pt x="55" y="712"/>
                                </a:lnTo>
                                <a:moveTo>
                                  <a:pt x="0" y="534"/>
                                </a:moveTo>
                                <a:lnTo>
                                  <a:pt x="55" y="534"/>
                                </a:lnTo>
                                <a:moveTo>
                                  <a:pt x="0" y="356"/>
                                </a:moveTo>
                                <a:lnTo>
                                  <a:pt x="55" y="356"/>
                                </a:lnTo>
                                <a:moveTo>
                                  <a:pt x="0" y="178"/>
                                </a:moveTo>
                                <a:lnTo>
                                  <a:pt x="55" y="178"/>
                                </a:lnTo>
                                <a:moveTo>
                                  <a:pt x="0" y="0"/>
                                </a:moveTo>
                                <a:lnTo>
                                  <a:pt x="55" y="0"/>
                                </a:lnTo>
                              </a:path>
                            </a:pathLst>
                          </a:custGeom>
                          <a:noFill/>
                          <a:ln w="13589">
                            <a:solidFill>
                              <a:srgbClr val="3333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31" name="Line 1796"/>
                        <wps:cNvCnPr>
                          <a:cxnSpLocks noChangeShapeType="1"/>
                        </wps:cNvCnPr>
                        <wps:spPr bwMode="auto">
                          <a:xfrm>
                            <a:off x="3419" y="3198"/>
                            <a:ext cx="6643" cy="0"/>
                          </a:xfrm>
                          <a:prstGeom prst="line">
                            <a:avLst/>
                          </a:prstGeom>
                          <a:noFill/>
                          <a:ln w="1358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832" name="AutoShape 1795"/>
                        <wps:cNvSpPr>
                          <a:spLocks/>
                        </wps:cNvSpPr>
                        <wps:spPr bwMode="auto">
                          <a:xfrm>
                            <a:off x="3435" y="3198"/>
                            <a:ext cx="6611" cy="55"/>
                          </a:xfrm>
                          <a:custGeom>
                            <a:avLst/>
                            <a:gdLst>
                              <a:gd name="T0" fmla="+- 0 3435 3435"/>
                              <a:gd name="T1" fmla="*/ T0 w 6611"/>
                              <a:gd name="T2" fmla="+- 0 3253 3198"/>
                              <a:gd name="T3" fmla="*/ 3253 h 55"/>
                              <a:gd name="T4" fmla="+- 0 3435 3435"/>
                              <a:gd name="T5" fmla="*/ T4 w 6611"/>
                              <a:gd name="T6" fmla="+- 0 3198 3198"/>
                              <a:gd name="T7" fmla="*/ 3198 h 55"/>
                              <a:gd name="T8" fmla="+- 0 4262 3435"/>
                              <a:gd name="T9" fmla="*/ T8 w 6611"/>
                              <a:gd name="T10" fmla="+- 0 3253 3198"/>
                              <a:gd name="T11" fmla="*/ 3253 h 55"/>
                              <a:gd name="T12" fmla="+- 0 4262 3435"/>
                              <a:gd name="T13" fmla="*/ T12 w 6611"/>
                              <a:gd name="T14" fmla="+- 0 3198 3198"/>
                              <a:gd name="T15" fmla="*/ 3198 h 55"/>
                              <a:gd name="T16" fmla="+- 0 5088 3435"/>
                              <a:gd name="T17" fmla="*/ T16 w 6611"/>
                              <a:gd name="T18" fmla="+- 0 3253 3198"/>
                              <a:gd name="T19" fmla="*/ 3253 h 55"/>
                              <a:gd name="T20" fmla="+- 0 5088 3435"/>
                              <a:gd name="T21" fmla="*/ T20 w 6611"/>
                              <a:gd name="T22" fmla="+- 0 3198 3198"/>
                              <a:gd name="T23" fmla="*/ 3198 h 55"/>
                              <a:gd name="T24" fmla="+- 0 5914 3435"/>
                              <a:gd name="T25" fmla="*/ T24 w 6611"/>
                              <a:gd name="T26" fmla="+- 0 3253 3198"/>
                              <a:gd name="T27" fmla="*/ 3253 h 55"/>
                              <a:gd name="T28" fmla="+- 0 5914 3435"/>
                              <a:gd name="T29" fmla="*/ T28 w 6611"/>
                              <a:gd name="T30" fmla="+- 0 3198 3198"/>
                              <a:gd name="T31" fmla="*/ 3198 h 55"/>
                              <a:gd name="T32" fmla="+- 0 6740 3435"/>
                              <a:gd name="T33" fmla="*/ T32 w 6611"/>
                              <a:gd name="T34" fmla="+- 0 3253 3198"/>
                              <a:gd name="T35" fmla="*/ 3253 h 55"/>
                              <a:gd name="T36" fmla="+- 0 6740 3435"/>
                              <a:gd name="T37" fmla="*/ T36 w 6611"/>
                              <a:gd name="T38" fmla="+- 0 3198 3198"/>
                              <a:gd name="T39" fmla="*/ 3198 h 55"/>
                              <a:gd name="T40" fmla="+- 0 7567 3435"/>
                              <a:gd name="T41" fmla="*/ T40 w 6611"/>
                              <a:gd name="T42" fmla="+- 0 3253 3198"/>
                              <a:gd name="T43" fmla="*/ 3253 h 55"/>
                              <a:gd name="T44" fmla="+- 0 7567 3435"/>
                              <a:gd name="T45" fmla="*/ T44 w 6611"/>
                              <a:gd name="T46" fmla="+- 0 3198 3198"/>
                              <a:gd name="T47" fmla="*/ 3198 h 55"/>
                              <a:gd name="T48" fmla="+- 0 8393 3435"/>
                              <a:gd name="T49" fmla="*/ T48 w 6611"/>
                              <a:gd name="T50" fmla="+- 0 3253 3198"/>
                              <a:gd name="T51" fmla="*/ 3253 h 55"/>
                              <a:gd name="T52" fmla="+- 0 8393 3435"/>
                              <a:gd name="T53" fmla="*/ T52 w 6611"/>
                              <a:gd name="T54" fmla="+- 0 3198 3198"/>
                              <a:gd name="T55" fmla="*/ 3198 h 55"/>
                              <a:gd name="T56" fmla="+- 0 9219 3435"/>
                              <a:gd name="T57" fmla="*/ T56 w 6611"/>
                              <a:gd name="T58" fmla="+- 0 3253 3198"/>
                              <a:gd name="T59" fmla="*/ 3253 h 55"/>
                              <a:gd name="T60" fmla="+- 0 9219 3435"/>
                              <a:gd name="T61" fmla="*/ T60 w 6611"/>
                              <a:gd name="T62" fmla="+- 0 3198 3198"/>
                              <a:gd name="T63" fmla="*/ 3198 h 55"/>
                              <a:gd name="T64" fmla="+- 0 10046 3435"/>
                              <a:gd name="T65" fmla="*/ T64 w 6611"/>
                              <a:gd name="T66" fmla="+- 0 3253 3198"/>
                              <a:gd name="T67" fmla="*/ 3253 h 55"/>
                              <a:gd name="T68" fmla="+- 0 10046 3435"/>
                              <a:gd name="T69" fmla="*/ T68 w 6611"/>
                              <a:gd name="T70" fmla="+- 0 3198 3198"/>
                              <a:gd name="T71" fmla="*/ 3198 h 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6611" h="55">
                                <a:moveTo>
                                  <a:pt x="0" y="55"/>
                                </a:moveTo>
                                <a:lnTo>
                                  <a:pt x="0" y="0"/>
                                </a:lnTo>
                                <a:moveTo>
                                  <a:pt x="827" y="55"/>
                                </a:moveTo>
                                <a:lnTo>
                                  <a:pt x="827" y="0"/>
                                </a:lnTo>
                                <a:moveTo>
                                  <a:pt x="1653" y="55"/>
                                </a:moveTo>
                                <a:lnTo>
                                  <a:pt x="1653" y="0"/>
                                </a:lnTo>
                                <a:moveTo>
                                  <a:pt x="2479" y="55"/>
                                </a:moveTo>
                                <a:lnTo>
                                  <a:pt x="2479" y="0"/>
                                </a:lnTo>
                                <a:moveTo>
                                  <a:pt x="3305" y="55"/>
                                </a:moveTo>
                                <a:lnTo>
                                  <a:pt x="3305" y="0"/>
                                </a:lnTo>
                                <a:moveTo>
                                  <a:pt x="4132" y="55"/>
                                </a:moveTo>
                                <a:lnTo>
                                  <a:pt x="4132" y="0"/>
                                </a:lnTo>
                                <a:moveTo>
                                  <a:pt x="4958" y="55"/>
                                </a:moveTo>
                                <a:lnTo>
                                  <a:pt x="4958" y="0"/>
                                </a:lnTo>
                                <a:moveTo>
                                  <a:pt x="5784" y="55"/>
                                </a:moveTo>
                                <a:lnTo>
                                  <a:pt x="5784" y="0"/>
                                </a:lnTo>
                                <a:moveTo>
                                  <a:pt x="6611" y="55"/>
                                </a:moveTo>
                                <a:lnTo>
                                  <a:pt x="6611" y="0"/>
                                </a:lnTo>
                              </a:path>
                            </a:pathLst>
                          </a:custGeom>
                          <a:noFill/>
                          <a:ln w="13589">
                            <a:solidFill>
                              <a:srgbClr val="3333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33" name="Text Box 1794"/>
                        <wps:cNvSpPr txBox="1">
                          <a:spLocks noChangeArrowheads="1"/>
                        </wps:cNvSpPr>
                        <wps:spPr bwMode="auto">
                          <a:xfrm>
                            <a:off x="7203" y="20"/>
                            <a:ext cx="221" cy="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433666" w14:textId="77777777" w:rsidR="00C334C5" w:rsidRDefault="00C334C5">
                              <w:pPr>
                                <w:spacing w:line="118" w:lineRule="exact"/>
                                <w:rPr>
                                  <w:rFonts w:ascii="Arial"/>
                                  <w:sz w:val="12"/>
                                </w:rPr>
                              </w:pPr>
                              <w:r>
                                <w:rPr>
                                  <w:rFonts w:ascii="Arial"/>
                                  <w:sz w:val="12"/>
                                </w:rPr>
                                <w:t>173</w:t>
                              </w:r>
                            </w:p>
                          </w:txbxContent>
                        </wps:txbx>
                        <wps:bodyPr rot="0" vert="horz" wrap="square" lIns="0" tIns="0" rIns="0" bIns="0" anchor="t" anchorCtr="0" upright="1">
                          <a:noAutofit/>
                        </wps:bodyPr>
                      </wps:wsp>
                      <wps:wsp>
                        <wps:cNvPr id="1834" name="Text Box 1793"/>
                        <wps:cNvSpPr txBox="1">
                          <a:spLocks noChangeArrowheads="1"/>
                        </wps:cNvSpPr>
                        <wps:spPr bwMode="auto">
                          <a:xfrm>
                            <a:off x="5142" y="197"/>
                            <a:ext cx="154" cy="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1D7C28" w14:textId="77777777" w:rsidR="00C334C5" w:rsidRDefault="00C334C5">
                              <w:pPr>
                                <w:spacing w:line="118" w:lineRule="exact"/>
                                <w:rPr>
                                  <w:rFonts w:ascii="Arial"/>
                                  <w:sz w:val="12"/>
                                </w:rPr>
                              </w:pPr>
                              <w:r>
                                <w:rPr>
                                  <w:rFonts w:ascii="Arial"/>
                                  <w:sz w:val="12"/>
                                </w:rPr>
                                <w:t>78</w:t>
                              </w:r>
                            </w:p>
                          </w:txbxContent>
                        </wps:txbx>
                        <wps:bodyPr rot="0" vert="horz" wrap="square" lIns="0" tIns="0" rIns="0" bIns="0" anchor="t" anchorCtr="0" upright="1">
                          <a:noAutofit/>
                        </wps:bodyPr>
                      </wps:wsp>
                      <wps:wsp>
                        <wps:cNvPr id="1835" name="Text Box 1792"/>
                        <wps:cNvSpPr txBox="1">
                          <a:spLocks noChangeArrowheads="1"/>
                        </wps:cNvSpPr>
                        <wps:spPr bwMode="auto">
                          <a:xfrm>
                            <a:off x="4582" y="375"/>
                            <a:ext cx="154" cy="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461E40" w14:textId="77777777" w:rsidR="00C334C5" w:rsidRDefault="00C334C5">
                              <w:pPr>
                                <w:spacing w:line="118" w:lineRule="exact"/>
                                <w:rPr>
                                  <w:rFonts w:ascii="Arial"/>
                                  <w:sz w:val="12"/>
                                </w:rPr>
                              </w:pPr>
                              <w:r>
                                <w:rPr>
                                  <w:rFonts w:ascii="Arial"/>
                                  <w:sz w:val="12"/>
                                </w:rPr>
                                <w:t>52</w:t>
                              </w:r>
                            </w:p>
                          </w:txbxContent>
                        </wps:txbx>
                        <wps:bodyPr rot="0" vert="horz" wrap="square" lIns="0" tIns="0" rIns="0" bIns="0" anchor="t" anchorCtr="0" upright="1">
                          <a:noAutofit/>
                        </wps:bodyPr>
                      </wps:wsp>
                      <wps:wsp>
                        <wps:cNvPr id="1836" name="Text Box 1791"/>
                        <wps:cNvSpPr txBox="1">
                          <a:spLocks noChangeArrowheads="1"/>
                        </wps:cNvSpPr>
                        <wps:spPr bwMode="auto">
                          <a:xfrm>
                            <a:off x="4258" y="553"/>
                            <a:ext cx="306" cy="4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28ED75" w14:textId="77777777" w:rsidR="00C334C5" w:rsidRDefault="00C334C5">
                              <w:pPr>
                                <w:spacing w:line="118" w:lineRule="exact"/>
                                <w:ind w:left="152"/>
                                <w:rPr>
                                  <w:rFonts w:ascii="Arial"/>
                                  <w:sz w:val="12"/>
                                </w:rPr>
                              </w:pPr>
                              <w:r>
                                <w:rPr>
                                  <w:rFonts w:ascii="Arial"/>
                                  <w:sz w:val="12"/>
                                </w:rPr>
                                <w:t>44</w:t>
                              </w:r>
                            </w:p>
                            <w:p w14:paraId="372A6A2F" w14:textId="77777777" w:rsidR="00C334C5" w:rsidRDefault="00C334C5">
                              <w:pPr>
                                <w:spacing w:before="40"/>
                                <w:ind w:left="21"/>
                                <w:rPr>
                                  <w:rFonts w:ascii="Arial"/>
                                  <w:sz w:val="12"/>
                                </w:rPr>
                              </w:pPr>
                              <w:r>
                                <w:rPr>
                                  <w:rFonts w:ascii="Arial"/>
                                  <w:sz w:val="12"/>
                                </w:rPr>
                                <w:t>38</w:t>
                              </w:r>
                            </w:p>
                            <w:p w14:paraId="71386E41" w14:textId="77777777" w:rsidR="00C334C5" w:rsidRDefault="00C334C5">
                              <w:pPr>
                                <w:spacing w:before="39"/>
                                <w:rPr>
                                  <w:rFonts w:ascii="Arial"/>
                                  <w:sz w:val="12"/>
                                </w:rPr>
                              </w:pPr>
                              <w:r>
                                <w:rPr>
                                  <w:rFonts w:ascii="Arial"/>
                                  <w:sz w:val="12"/>
                                </w:rPr>
                                <w:t>37</w:t>
                              </w:r>
                            </w:p>
                          </w:txbxContent>
                        </wps:txbx>
                        <wps:bodyPr rot="0" vert="horz" wrap="square" lIns="0" tIns="0" rIns="0" bIns="0" anchor="t" anchorCtr="0" upright="1">
                          <a:noAutofit/>
                        </wps:bodyPr>
                      </wps:wsp>
                      <wps:wsp>
                        <wps:cNvPr id="1837" name="Text Box 1790"/>
                        <wps:cNvSpPr txBox="1">
                          <a:spLocks noChangeArrowheads="1"/>
                        </wps:cNvSpPr>
                        <wps:spPr bwMode="auto">
                          <a:xfrm>
                            <a:off x="3828" y="1086"/>
                            <a:ext cx="433" cy="15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A2A5E2" w14:textId="77777777" w:rsidR="00C334C5" w:rsidRDefault="00C334C5">
                              <w:pPr>
                                <w:spacing w:line="118" w:lineRule="exact"/>
                                <w:ind w:left="279"/>
                                <w:rPr>
                                  <w:rFonts w:ascii="Arial"/>
                                  <w:sz w:val="12"/>
                                </w:rPr>
                              </w:pPr>
                              <w:r>
                                <w:rPr>
                                  <w:rFonts w:ascii="Arial"/>
                                  <w:sz w:val="12"/>
                                </w:rPr>
                                <w:t>30</w:t>
                              </w:r>
                            </w:p>
                            <w:p w14:paraId="2AC2C20B" w14:textId="77777777" w:rsidR="00C334C5" w:rsidRDefault="00C334C5">
                              <w:pPr>
                                <w:spacing w:before="40"/>
                                <w:ind w:left="279"/>
                                <w:rPr>
                                  <w:rFonts w:ascii="Arial"/>
                                  <w:sz w:val="12"/>
                                </w:rPr>
                              </w:pPr>
                              <w:r>
                                <w:rPr>
                                  <w:rFonts w:ascii="Arial"/>
                                  <w:sz w:val="12"/>
                                </w:rPr>
                                <w:t>30</w:t>
                              </w:r>
                            </w:p>
                            <w:p w14:paraId="0C9AEC0D" w14:textId="77777777" w:rsidR="00C334C5" w:rsidRDefault="00C334C5">
                              <w:pPr>
                                <w:spacing w:before="39"/>
                                <w:ind w:left="215"/>
                                <w:rPr>
                                  <w:rFonts w:ascii="Arial"/>
                                  <w:sz w:val="12"/>
                                </w:rPr>
                              </w:pPr>
                              <w:r>
                                <w:rPr>
                                  <w:rFonts w:ascii="Arial"/>
                                  <w:sz w:val="12"/>
                                </w:rPr>
                                <w:t>27</w:t>
                              </w:r>
                            </w:p>
                            <w:p w14:paraId="2E5E7036" w14:textId="77777777" w:rsidR="00C334C5" w:rsidRDefault="00C334C5">
                              <w:pPr>
                                <w:spacing w:before="40"/>
                                <w:ind w:left="129"/>
                                <w:rPr>
                                  <w:rFonts w:ascii="Arial"/>
                                  <w:sz w:val="12"/>
                                </w:rPr>
                              </w:pPr>
                              <w:r>
                                <w:rPr>
                                  <w:rFonts w:ascii="Arial"/>
                                  <w:sz w:val="12"/>
                                </w:rPr>
                                <w:t>23</w:t>
                              </w:r>
                            </w:p>
                            <w:p w14:paraId="78039803" w14:textId="77777777" w:rsidR="00C334C5" w:rsidRDefault="00C334C5">
                              <w:pPr>
                                <w:spacing w:before="40"/>
                                <w:ind w:left="107"/>
                                <w:rPr>
                                  <w:rFonts w:ascii="Arial"/>
                                  <w:sz w:val="12"/>
                                </w:rPr>
                              </w:pPr>
                              <w:r>
                                <w:rPr>
                                  <w:rFonts w:ascii="Arial"/>
                                  <w:sz w:val="12"/>
                                </w:rPr>
                                <w:t>22</w:t>
                              </w:r>
                            </w:p>
                            <w:p w14:paraId="3CEBA779" w14:textId="77777777" w:rsidR="00C334C5" w:rsidRDefault="00C334C5">
                              <w:pPr>
                                <w:spacing w:before="40"/>
                                <w:ind w:left="86"/>
                                <w:rPr>
                                  <w:rFonts w:ascii="Arial"/>
                                  <w:sz w:val="12"/>
                                </w:rPr>
                              </w:pPr>
                              <w:r>
                                <w:rPr>
                                  <w:rFonts w:ascii="Arial"/>
                                  <w:sz w:val="12"/>
                                </w:rPr>
                                <w:t>21</w:t>
                              </w:r>
                            </w:p>
                            <w:p w14:paraId="37849484" w14:textId="77777777" w:rsidR="00C334C5" w:rsidRDefault="00C334C5">
                              <w:pPr>
                                <w:spacing w:before="40"/>
                                <w:ind w:left="43"/>
                                <w:rPr>
                                  <w:rFonts w:ascii="Arial"/>
                                  <w:sz w:val="12"/>
                                </w:rPr>
                              </w:pPr>
                              <w:r>
                                <w:rPr>
                                  <w:rFonts w:ascii="Arial"/>
                                  <w:sz w:val="12"/>
                                </w:rPr>
                                <w:t>19</w:t>
                              </w:r>
                            </w:p>
                            <w:p w14:paraId="74425155" w14:textId="77777777" w:rsidR="00C334C5" w:rsidRDefault="00C334C5">
                              <w:pPr>
                                <w:spacing w:before="39"/>
                                <w:ind w:left="21"/>
                                <w:rPr>
                                  <w:rFonts w:ascii="Arial"/>
                                  <w:sz w:val="12"/>
                                </w:rPr>
                              </w:pPr>
                              <w:r>
                                <w:rPr>
                                  <w:rFonts w:ascii="Arial"/>
                                  <w:sz w:val="12"/>
                                </w:rPr>
                                <w:t>18</w:t>
                              </w:r>
                            </w:p>
                            <w:p w14:paraId="2F3731BA" w14:textId="77777777" w:rsidR="00C334C5" w:rsidRDefault="00C334C5">
                              <w:pPr>
                                <w:spacing w:before="40"/>
                                <w:rPr>
                                  <w:rFonts w:ascii="Arial"/>
                                  <w:sz w:val="12"/>
                                </w:rPr>
                              </w:pPr>
                              <w:r>
                                <w:rPr>
                                  <w:rFonts w:ascii="Arial"/>
                                  <w:sz w:val="12"/>
                                </w:rPr>
                                <w:t>17</w:t>
                              </w:r>
                            </w:p>
                          </w:txbxContent>
                        </wps:txbx>
                        <wps:bodyPr rot="0" vert="horz" wrap="square" lIns="0" tIns="0" rIns="0" bIns="0" anchor="t" anchorCtr="0" upright="1">
                          <a:noAutofit/>
                        </wps:bodyPr>
                      </wps:wsp>
                      <wps:wsp>
                        <wps:cNvPr id="1838" name="Text Box 1789"/>
                        <wps:cNvSpPr txBox="1">
                          <a:spLocks noChangeArrowheads="1"/>
                        </wps:cNvSpPr>
                        <wps:spPr bwMode="auto">
                          <a:xfrm>
                            <a:off x="5397" y="2686"/>
                            <a:ext cx="154" cy="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F22914" w14:textId="77777777" w:rsidR="00C334C5" w:rsidRDefault="00C334C5">
                              <w:pPr>
                                <w:spacing w:line="118" w:lineRule="exact"/>
                                <w:rPr>
                                  <w:rFonts w:ascii="Arial"/>
                                  <w:sz w:val="12"/>
                                </w:rPr>
                              </w:pPr>
                              <w:r>
                                <w:rPr>
                                  <w:rFonts w:ascii="Arial"/>
                                  <w:sz w:val="12"/>
                                </w:rPr>
                                <w:t>90</w:t>
                              </w:r>
                            </w:p>
                          </w:txbxContent>
                        </wps:txbx>
                        <wps:bodyPr rot="0" vert="horz" wrap="square" lIns="0" tIns="0" rIns="0" bIns="0" anchor="t" anchorCtr="0" upright="1">
                          <a:noAutofit/>
                        </wps:bodyPr>
                      </wps:wsp>
                      <wps:wsp>
                        <wps:cNvPr id="1839" name="Text Box 1788"/>
                        <wps:cNvSpPr txBox="1">
                          <a:spLocks noChangeArrowheads="1"/>
                        </wps:cNvSpPr>
                        <wps:spPr bwMode="auto">
                          <a:xfrm>
                            <a:off x="4213" y="2864"/>
                            <a:ext cx="154" cy="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CE3CAF" w14:textId="77777777" w:rsidR="00C334C5" w:rsidRDefault="00C334C5">
                              <w:pPr>
                                <w:spacing w:line="118" w:lineRule="exact"/>
                                <w:rPr>
                                  <w:rFonts w:ascii="Arial"/>
                                  <w:sz w:val="12"/>
                                </w:rPr>
                              </w:pPr>
                              <w:r>
                                <w:rPr>
                                  <w:rFonts w:ascii="Arial"/>
                                  <w:sz w:val="12"/>
                                </w:rPr>
                                <w:t>35</w:t>
                              </w:r>
                            </w:p>
                          </w:txbxContent>
                        </wps:txbx>
                        <wps:bodyPr rot="0" vert="horz" wrap="square" lIns="0" tIns="0" rIns="0" bIns="0" anchor="t" anchorCtr="0" upright="1">
                          <a:noAutofit/>
                        </wps:bodyPr>
                      </wps:wsp>
                      <wps:wsp>
                        <wps:cNvPr id="1840" name="Text Box 1787"/>
                        <wps:cNvSpPr txBox="1">
                          <a:spLocks noChangeArrowheads="1"/>
                        </wps:cNvSpPr>
                        <wps:spPr bwMode="auto">
                          <a:xfrm>
                            <a:off x="3741" y="3042"/>
                            <a:ext cx="154" cy="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FB06F6" w14:textId="77777777" w:rsidR="00C334C5" w:rsidRDefault="00C334C5">
                              <w:pPr>
                                <w:spacing w:line="118" w:lineRule="exact"/>
                                <w:rPr>
                                  <w:rFonts w:ascii="Arial"/>
                                  <w:sz w:val="12"/>
                                </w:rPr>
                              </w:pPr>
                              <w:r>
                                <w:rPr>
                                  <w:rFonts w:ascii="Arial"/>
                                  <w:sz w:val="12"/>
                                </w:rPr>
                                <w:t>13</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04B40B8" id="Group 1786" o:spid="_x0000_s1183" style="position:absolute;left:0;text-align:left;margin-left:168.2pt;margin-top:-1.85pt;width:334.95pt;height:164.55pt;z-index:15740416;mso-position-horizontal-relative:page" coordorigin="3364,-37" coordsize="6699,32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">
                <v:rect id="Rectangle 1834" o:spid="_x0000_s1184" style="position:absolute;left:3435;top:-11;width:3729;height: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" fillcolor="#f7fbff" stroked="f"/>
                <v:rect id="Rectangle 1833" o:spid="_x0000_s1185" style="position:absolute;left:3435;top:-11;width:3729;height: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" filled="f" strokeweight=".21pt"/>
                <v:rect id="Rectangle 1832" o:spid="_x0000_s1186" style="position:absolute;left:3435;top:167;width:1681;height: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" fillcolor="#f7fbff" stroked="f"/>
                <v:rect id="Rectangle 1831" o:spid="_x0000_s1187" style="position:absolute;left:3435;top:167;width:1681;height: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" filled="f" strokeweight=".21pt"/>
                <v:rect id="Rectangle 1830" o:spid="_x0000_s1188" style="position:absolute;left:3435;top:344;width:1121;height: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" fillcolor="#c6dbef" stroked="f"/>
                <v:rect id="Rectangle 1829" o:spid="_x0000_s1189" style="position:absolute;left:3435;top:344;width:1121;height: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" filled="f" strokeweight=".21pt"/>
                <v:rect id="Rectangle 1828" o:spid="_x0000_s1190" style="position:absolute;left:3435;top:522;width:949;height: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" fillcolor="#f7fbff" stroked="f"/>
                <v:rect id="Rectangle 1827" o:spid="_x0000_s1191" style="position:absolute;left:3435;top:522;width:949;height: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" filled="f" strokeweight=".21pt"/>
                <v:rect id="Rectangle 1826" o:spid="_x0000_s1192" style="position:absolute;left:3435;top:700;width:819;height: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" fillcolor="#f7fbff" stroked="f"/>
                <v:rect id="Rectangle 1825" o:spid="_x0000_s1193" style="position:absolute;left:3435;top:700;width:819;height: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" filled="f" strokeweight=".21pt"/>
                <v:rect id="Rectangle 1824" o:spid="_x0000_s1194" style="position:absolute;left:3435;top:878;width:797;height: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" fillcolor="#f7fbff" stroked="f"/>
                <v:rect id="Rectangle 1823" o:spid="_x0000_s1195" style="position:absolute;left:3435;top:878;width:797;height: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" filled="f" strokeweight=".21pt"/>
                <v:rect id="Rectangle 1822" o:spid="_x0000_s1196" style="position:absolute;left:3435;top:1056;width:647;height: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" fillcolor="#f7fbff" stroked="f"/>
                <v:rect id="Rectangle 1821" o:spid="_x0000_s1197" style="position:absolute;left:3435;top:1056;width:647;height: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" filled="f" strokeweight=".21pt"/>
                <v:rect id="Rectangle 1820" o:spid="_x0000_s1198" style="position:absolute;left:3435;top:1234;width:647;height: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" fillcolor="#f7fbff" stroked="f"/>
                <v:rect id="Rectangle 1819" o:spid="_x0000_s1199" style="position:absolute;left:3435;top:1234;width:647;height: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" filled="f" strokeweight=".21pt"/>
                <v:rect id="Rectangle 1818" o:spid="_x0000_s1200" style="position:absolute;left:3435;top:1411;width:582;height: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" fillcolor="#f7fbff" stroked="f"/>
                <v:rect id="Rectangle 1817" o:spid="_x0000_s1201" style="position:absolute;left:3435;top:1411;width:582;height: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" filled="f" strokeweight=".21pt"/>
                <v:rect id="Rectangle 1816" o:spid="_x0000_s1202" style="position:absolute;left:3435;top:1589;width:496;height: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" fillcolor="#6baed6" stroked="f"/>
                <v:rect id="Rectangle 1815" o:spid="_x0000_s1203" style="position:absolute;left:3435;top:1589;width:496;height: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" filled="f" strokeweight=".21pt"/>
                <v:rect id="Rectangle 1814" o:spid="_x0000_s1204" style="position:absolute;left:3435;top:1767;width:475;height: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" fillcolor="#c6dbef" stroked="f"/>
                <v:rect id="Rectangle 1813" o:spid="_x0000_s1205" style="position:absolute;left:3435;top:1767;width:475;height: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" filled="f" strokeweight=".21pt"/>
                <v:rect id="Rectangle 1812" o:spid="_x0000_s1206" style="position:absolute;left:3435;top:1945;width:453;height: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" fillcolor="#f7fbff" stroked="f"/>
                <v:rect id="Rectangle 1811" o:spid="_x0000_s1207" style="position:absolute;left:3435;top:1945;width:453;height: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" filled="f" strokeweight=".21pt"/>
                <v:rect id="Rectangle 1810" o:spid="_x0000_s1208" style="position:absolute;left:3435;top:2122;width:410;height: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" fillcolor="#f7fbff" stroked="f"/>
                <v:rect id="Rectangle 1809" o:spid="_x0000_s1209" style="position:absolute;left:3435;top:2122;width:410;height: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" filled="f" strokeweight=".21pt"/>
                <v:rect id="Rectangle 1808" o:spid="_x0000_s1210" style="position:absolute;left:3435;top:2300;width:389;height: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" fillcolor="#f7fbff" stroked="f"/>
                <v:rect id="Rectangle 1807" o:spid="_x0000_s1211" style="position:absolute;left:3435;top:2300;width:389;height: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" filled="f" strokeweight=".21pt"/>
                <v:rect id="Rectangle 1806" o:spid="_x0000_s1212" style="position:absolute;left:3435;top:2478;width:367;height: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" fillcolor="#f7fbff" stroked="f"/>
                <v:rect id="Rectangle 1805" o:spid="_x0000_s1213" style="position:absolute;left:3435;top:2478;width:367;height: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" filled="f" strokeweight=".21pt"/>
                <v:rect id="Rectangle 1804" o:spid="_x0000_s1214" style="position:absolute;left:3435;top:2656;width:1936;height: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" fillcolor="#f7fbff" stroked="f"/>
                <v:rect id="Rectangle 1803" o:spid="_x0000_s1215" style="position:absolute;left:3435;top:2656;width:1936;height: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" filled="f" strokeweight=".21pt"/>
                <v:rect id="Rectangle 1802" o:spid="_x0000_s1216" style="position:absolute;left:3435;top:2834;width:753;height: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" fillcolor="#c6dbef" stroked="f"/>
                <v:rect id="Rectangle 1801" o:spid="_x0000_s1217" style="position:absolute;left:3435;top:2834;width:753;height: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" filled="f" strokeweight=".21pt"/>
                <v:rect id="Rectangle 1800" o:spid="_x0000_s1218" style="position:absolute;left:3435;top:3011;width:280;height: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" fillcolor="#6baed6" stroked="f"/>
                <v:rect id="Rectangle 1799" o:spid="_x0000_s1219" style="position:absolute;left:3435;top:3011;width:280;height: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" filled="f" strokeweight=".21pt"/>
                <v:line id="Line 1798" o:spid="_x0000_s1220" style="position:absolute;visibility:visible;mso-wrap-style:square" from="3419,3198" to="3419,31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" strokeweight="1.07pt"/>
                <v:shape id="AutoShape 1797" o:spid="_x0000_s1221" style="position:absolute;left:3363;top:69;width:55;height:3023;visibility:visible;mso-wrap-style:square;v-text-anchor:top" coordsize="55,3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" path="m,3023r55,m,2845r55,m,2667r55,m,2489r55,m,2312r55,m,2134r55,m,1956r55,m,1778r55,m,1600r55,m,1423r55,m,1245r55,m,1067r55,m,889r55,m,712r55,m,534r55,m,356r55,m,178r55,m,l55,e" filled="f" strokecolor="#333" strokeweight="1.07pt">
                  <v:path arrowok="t" o:connecttype="custom" o:connectlocs="0,3092;55,3092;0,2914;55,2914;0,2736;55,2736;0,2558;55,2558;0,2381;55,2381;0,2203;55,2203;0,2025;55,2025;0,1847;55,1847;0,1669;55,1669;0,1492;55,1492;0,1314;55,1314;0,1136;55,1136;0,958;55,958;0,781;55,781;0,603;55,603;0,425;55,425;0,247;55,247;0,69;55,69" o:connectangles="0,0,0,0,0,0,0,0,0,0,0,0,0,0,0,0,0,0,0,0,0,0,0,0,0,0,0,0,0,0,0,0,0,0,0,0"/>
                </v:shape>
                <v:line id="Line 1796" o:spid="_x0000_s1222" style="position:absolute;visibility:visible;mso-wrap-style:square" from="3419,3198" to="10062,31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" strokeweight="1.07pt"/>
                <v:shape id="AutoShape 1795" o:spid="_x0000_s1223" style="position:absolute;left:3435;top:3198;width:6611;height:55;visibility:visible;mso-wrap-style:square;v-text-anchor:top" coordsize="661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" path="m,55l,m827,55l827,t826,55l1653,t826,55l2479,t826,55l3305,t827,55l4132,t826,55l4958,t826,55l5784,t827,55l6611,e" filled="f" strokecolor="#333" strokeweight="1.07pt">
                  <v:path arrowok="t" o:connecttype="custom" o:connectlocs="0,3253;0,3198;827,3253;827,3198;1653,3253;1653,3198;2479,3253;2479,3198;3305,3253;3305,3198;4132,3253;4132,3198;4958,3253;4958,3198;5784,3253;5784,3198;6611,3253;6611,3198" o:connectangles="0,0,0,0,0,0,0,0,0,0,0,0,0,0,0,0,0,0"/>
                </v:shape>
                <v:shape id="Text Box 1794" o:spid="_x0000_s1224" type="#_x0000_t202" style="position:absolute;left:7203;top:20;width:221;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" filled="f" stroked="f">
                  <v:textbox inset="0,0,0,0">
                    <w:txbxContent>
                      <w:p w14:paraId="0E433666" w14:textId="77777777" w:rsidR="00C334C5" w:rsidRDefault="00C334C5">
                        <w:pPr>
                          <w:spacing w:line="118" w:lineRule="exact"/>
                          <w:rPr>
                            <w:rFonts w:ascii="Arial"/>
                            <w:sz w:val="12"/>
                          </w:rPr>
                        </w:pPr>
                        <w:r>
                          <w:rPr>
                            <w:rFonts w:ascii="Arial"/>
                            <w:sz w:val="12"/>
                          </w:rPr>
                          <w:t>173</w:t>
                        </w:r>
                      </w:p>
                    </w:txbxContent>
                  </v:textbox>
                </v:shape>
                <v:shape id="Text Box 1793" o:spid="_x0000_s1225" type="#_x0000_t202" style="position:absolute;left:5142;top:197;width:154;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" filled="f" stroked="f">
                  <v:textbox inset="0,0,0,0">
                    <w:txbxContent>
                      <w:p w14:paraId="381D7C28" w14:textId="77777777" w:rsidR="00C334C5" w:rsidRDefault="00C334C5">
                        <w:pPr>
                          <w:spacing w:line="118" w:lineRule="exact"/>
                          <w:rPr>
                            <w:rFonts w:ascii="Arial"/>
                            <w:sz w:val="12"/>
                          </w:rPr>
                        </w:pPr>
                        <w:r>
                          <w:rPr>
                            <w:rFonts w:ascii="Arial"/>
                            <w:sz w:val="12"/>
                          </w:rPr>
                          <w:t>78</w:t>
                        </w:r>
                      </w:p>
                    </w:txbxContent>
                  </v:textbox>
                </v:shape>
                <v:shape id="Text Box 1792" o:spid="_x0000_s1226" type="#_x0000_t202" style="position:absolute;left:4582;top:375;width:154;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" filled="f" stroked="f">
                  <v:textbox inset="0,0,0,0">
                    <w:txbxContent>
                      <w:p w14:paraId="12461E40" w14:textId="77777777" w:rsidR="00C334C5" w:rsidRDefault="00C334C5">
                        <w:pPr>
                          <w:spacing w:line="118" w:lineRule="exact"/>
                          <w:rPr>
                            <w:rFonts w:ascii="Arial"/>
                            <w:sz w:val="12"/>
                          </w:rPr>
                        </w:pPr>
                        <w:r>
                          <w:rPr>
                            <w:rFonts w:ascii="Arial"/>
                            <w:sz w:val="12"/>
                          </w:rPr>
                          <w:t>52</w:t>
                        </w:r>
                      </w:p>
                    </w:txbxContent>
                  </v:textbox>
                </v:shape>
                <v:shape id="Text Box 1791" o:spid="_x0000_s1227" type="#_x0000_t202" style="position:absolute;left:4258;top:553;width:306;height: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" filled="f" stroked="f">
                  <v:textbox inset="0,0,0,0">
                    <w:txbxContent>
                      <w:p w14:paraId="4228ED75" w14:textId="77777777" w:rsidR="00C334C5" w:rsidRDefault="00C334C5">
                        <w:pPr>
                          <w:spacing w:line="118" w:lineRule="exact"/>
                          <w:ind w:left="152"/>
                          <w:rPr>
                            <w:rFonts w:ascii="Arial"/>
                            <w:sz w:val="12"/>
                          </w:rPr>
                        </w:pPr>
                        <w:r>
                          <w:rPr>
                            <w:rFonts w:ascii="Arial"/>
                            <w:sz w:val="12"/>
                          </w:rPr>
                          <w:t>44</w:t>
                        </w:r>
                      </w:p>
                      <w:p w14:paraId="372A6A2F" w14:textId="77777777" w:rsidR="00C334C5" w:rsidRDefault="00C334C5">
                        <w:pPr>
                          <w:spacing w:before="40"/>
                          <w:ind w:left="21"/>
                          <w:rPr>
                            <w:rFonts w:ascii="Arial"/>
                            <w:sz w:val="12"/>
                          </w:rPr>
                        </w:pPr>
                        <w:r>
                          <w:rPr>
                            <w:rFonts w:ascii="Arial"/>
                            <w:sz w:val="12"/>
                          </w:rPr>
                          <w:t>38</w:t>
                        </w:r>
                      </w:p>
                      <w:p w14:paraId="71386E41" w14:textId="77777777" w:rsidR="00C334C5" w:rsidRDefault="00C334C5">
                        <w:pPr>
                          <w:spacing w:before="39"/>
                          <w:rPr>
                            <w:rFonts w:ascii="Arial"/>
                            <w:sz w:val="12"/>
                          </w:rPr>
                        </w:pPr>
                        <w:r>
                          <w:rPr>
                            <w:rFonts w:ascii="Arial"/>
                            <w:sz w:val="12"/>
                          </w:rPr>
                          <w:t>37</w:t>
                        </w:r>
                      </w:p>
                    </w:txbxContent>
                  </v:textbox>
                </v:shape>
                <v:shape id="Text Box 1790" o:spid="_x0000_s1228" type="#_x0000_t202" style="position:absolute;left:3828;top:1086;width:433;height:1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" filled="f" stroked="f">
                  <v:textbox inset="0,0,0,0">
                    <w:txbxContent>
                      <w:p w14:paraId="70A2A5E2" w14:textId="77777777" w:rsidR="00C334C5" w:rsidRDefault="00C334C5">
                        <w:pPr>
                          <w:spacing w:line="118" w:lineRule="exact"/>
                          <w:ind w:left="279"/>
                          <w:rPr>
                            <w:rFonts w:ascii="Arial"/>
                            <w:sz w:val="12"/>
                          </w:rPr>
                        </w:pPr>
                        <w:r>
                          <w:rPr>
                            <w:rFonts w:ascii="Arial"/>
                            <w:sz w:val="12"/>
                          </w:rPr>
                          <w:t>30</w:t>
                        </w:r>
                      </w:p>
                      <w:p w14:paraId="2AC2C20B" w14:textId="77777777" w:rsidR="00C334C5" w:rsidRDefault="00C334C5">
                        <w:pPr>
                          <w:spacing w:before="40"/>
                          <w:ind w:left="279"/>
                          <w:rPr>
                            <w:rFonts w:ascii="Arial"/>
                            <w:sz w:val="12"/>
                          </w:rPr>
                        </w:pPr>
                        <w:r>
                          <w:rPr>
                            <w:rFonts w:ascii="Arial"/>
                            <w:sz w:val="12"/>
                          </w:rPr>
                          <w:t>30</w:t>
                        </w:r>
                      </w:p>
                      <w:p w14:paraId="0C9AEC0D" w14:textId="77777777" w:rsidR="00C334C5" w:rsidRDefault="00C334C5">
                        <w:pPr>
                          <w:spacing w:before="39"/>
                          <w:ind w:left="215"/>
                          <w:rPr>
                            <w:rFonts w:ascii="Arial"/>
                            <w:sz w:val="12"/>
                          </w:rPr>
                        </w:pPr>
                        <w:r>
                          <w:rPr>
                            <w:rFonts w:ascii="Arial"/>
                            <w:sz w:val="12"/>
                          </w:rPr>
                          <w:t>27</w:t>
                        </w:r>
                      </w:p>
                      <w:p w14:paraId="2E5E7036" w14:textId="77777777" w:rsidR="00C334C5" w:rsidRDefault="00C334C5">
                        <w:pPr>
                          <w:spacing w:before="40"/>
                          <w:ind w:left="129"/>
                          <w:rPr>
                            <w:rFonts w:ascii="Arial"/>
                            <w:sz w:val="12"/>
                          </w:rPr>
                        </w:pPr>
                        <w:r>
                          <w:rPr>
                            <w:rFonts w:ascii="Arial"/>
                            <w:sz w:val="12"/>
                          </w:rPr>
                          <w:t>23</w:t>
                        </w:r>
                      </w:p>
                      <w:p w14:paraId="78039803" w14:textId="77777777" w:rsidR="00C334C5" w:rsidRDefault="00C334C5">
                        <w:pPr>
                          <w:spacing w:before="40"/>
                          <w:ind w:left="107"/>
                          <w:rPr>
                            <w:rFonts w:ascii="Arial"/>
                            <w:sz w:val="12"/>
                          </w:rPr>
                        </w:pPr>
                        <w:r>
                          <w:rPr>
                            <w:rFonts w:ascii="Arial"/>
                            <w:sz w:val="12"/>
                          </w:rPr>
                          <w:t>22</w:t>
                        </w:r>
                      </w:p>
                      <w:p w14:paraId="3CEBA779" w14:textId="77777777" w:rsidR="00C334C5" w:rsidRDefault="00C334C5">
                        <w:pPr>
                          <w:spacing w:before="40"/>
                          <w:ind w:left="86"/>
                          <w:rPr>
                            <w:rFonts w:ascii="Arial"/>
                            <w:sz w:val="12"/>
                          </w:rPr>
                        </w:pPr>
                        <w:r>
                          <w:rPr>
                            <w:rFonts w:ascii="Arial"/>
                            <w:sz w:val="12"/>
                          </w:rPr>
                          <w:t>21</w:t>
                        </w:r>
                      </w:p>
                      <w:p w14:paraId="37849484" w14:textId="77777777" w:rsidR="00C334C5" w:rsidRDefault="00C334C5">
                        <w:pPr>
                          <w:spacing w:before="40"/>
                          <w:ind w:left="43"/>
                          <w:rPr>
                            <w:rFonts w:ascii="Arial"/>
                            <w:sz w:val="12"/>
                          </w:rPr>
                        </w:pPr>
                        <w:r>
                          <w:rPr>
                            <w:rFonts w:ascii="Arial"/>
                            <w:sz w:val="12"/>
                          </w:rPr>
                          <w:t>19</w:t>
                        </w:r>
                      </w:p>
                      <w:p w14:paraId="74425155" w14:textId="77777777" w:rsidR="00C334C5" w:rsidRDefault="00C334C5">
                        <w:pPr>
                          <w:spacing w:before="39"/>
                          <w:ind w:left="21"/>
                          <w:rPr>
                            <w:rFonts w:ascii="Arial"/>
                            <w:sz w:val="12"/>
                          </w:rPr>
                        </w:pPr>
                        <w:r>
                          <w:rPr>
                            <w:rFonts w:ascii="Arial"/>
                            <w:sz w:val="12"/>
                          </w:rPr>
                          <w:t>18</w:t>
                        </w:r>
                      </w:p>
                      <w:p w14:paraId="2F3731BA" w14:textId="77777777" w:rsidR="00C334C5" w:rsidRDefault="00C334C5">
                        <w:pPr>
                          <w:spacing w:before="40"/>
                          <w:rPr>
                            <w:rFonts w:ascii="Arial"/>
                            <w:sz w:val="12"/>
                          </w:rPr>
                        </w:pPr>
                        <w:r>
                          <w:rPr>
                            <w:rFonts w:ascii="Arial"/>
                            <w:sz w:val="12"/>
                          </w:rPr>
                          <w:t>17</w:t>
                        </w:r>
                      </w:p>
                    </w:txbxContent>
                  </v:textbox>
                </v:shape>
                <v:shape id="Text Box 1789" o:spid="_x0000_s1229" type="#_x0000_t202" style="position:absolute;left:5397;top:2686;width:154;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" filled="f" stroked="f">
                  <v:textbox inset="0,0,0,0">
                    <w:txbxContent>
                      <w:p w14:paraId="60F22914" w14:textId="77777777" w:rsidR="00C334C5" w:rsidRDefault="00C334C5">
                        <w:pPr>
                          <w:spacing w:line="118" w:lineRule="exact"/>
                          <w:rPr>
                            <w:rFonts w:ascii="Arial"/>
                            <w:sz w:val="12"/>
                          </w:rPr>
                        </w:pPr>
                        <w:r>
                          <w:rPr>
                            <w:rFonts w:ascii="Arial"/>
                            <w:sz w:val="12"/>
                          </w:rPr>
                          <w:t>90</w:t>
                        </w:r>
                      </w:p>
                    </w:txbxContent>
                  </v:textbox>
                </v:shape>
                <v:shape id="Text Box 1788" o:spid="_x0000_s1230" type="#_x0000_t202" style="position:absolute;left:4213;top:2864;width:154;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" filled="f" stroked="f">
                  <v:textbox inset="0,0,0,0">
                    <w:txbxContent>
                      <w:p w14:paraId="4ACE3CAF" w14:textId="77777777" w:rsidR="00C334C5" w:rsidRDefault="00C334C5">
                        <w:pPr>
                          <w:spacing w:line="118" w:lineRule="exact"/>
                          <w:rPr>
                            <w:rFonts w:ascii="Arial"/>
                            <w:sz w:val="12"/>
                          </w:rPr>
                        </w:pPr>
                        <w:r>
                          <w:rPr>
                            <w:rFonts w:ascii="Arial"/>
                            <w:sz w:val="12"/>
                          </w:rPr>
                          <w:t>35</w:t>
                        </w:r>
                      </w:p>
                    </w:txbxContent>
                  </v:textbox>
                </v:shape>
                <v:shape id="Text Box 1787" o:spid="_x0000_s1231" type="#_x0000_t202" style="position:absolute;left:3741;top:3042;width:154;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" filled="f" stroked="f">
                  <v:textbox inset="0,0,0,0">
                    <w:txbxContent>
                      <w:p w14:paraId="05FB06F6" w14:textId="77777777" w:rsidR="00C334C5" w:rsidRDefault="00C334C5">
                        <w:pPr>
                          <w:spacing w:line="118" w:lineRule="exact"/>
                          <w:rPr>
                            <w:rFonts w:ascii="Arial"/>
                            <w:sz w:val="12"/>
                          </w:rPr>
                        </w:pPr>
                        <w:r>
                          <w:rPr>
                            <w:rFonts w:ascii="Arial"/>
                            <w:sz w:val="12"/>
                          </w:rPr>
                          <w:t>13</w:t>
                        </w:r>
                      </w:p>
                    </w:txbxContent>
                  </v:textbox>
                </v:shape>
                <w10:wrap anchorx="page"/>
              </v:group>
            </w:pict>
          </mc:Fallback>
        </mc:AlternateContent>
      </w:r>
      <w:r w:rsidR="00DC0BFC">
        <w:rPr>
          <w:rFonts w:ascii="Arial"/>
          <w:color w:val="4D4D4D"/>
          <w:spacing w:val="-1"/>
          <w:sz w:val="12"/>
        </w:rPr>
        <w:t xml:space="preserve">United </w:t>
      </w:r>
      <w:r w:rsidR="00DC0BFC">
        <w:rPr>
          <w:rFonts w:ascii="Arial"/>
          <w:color w:val="4D4D4D"/>
          <w:sz w:val="12"/>
        </w:rPr>
        <w:t>States</w:t>
      </w:r>
      <w:r w:rsidR="00DC0BFC">
        <w:rPr>
          <w:rFonts w:ascii="Arial"/>
          <w:color w:val="4D4D4D"/>
          <w:spacing w:val="-31"/>
          <w:sz w:val="12"/>
        </w:rPr>
        <w:t xml:space="preserve"> </w:t>
      </w:r>
      <w:r w:rsidR="00DC0BFC">
        <w:rPr>
          <w:rFonts w:ascii="Arial"/>
          <w:color w:val="4D4D4D"/>
          <w:spacing w:val="-1"/>
          <w:sz w:val="12"/>
        </w:rPr>
        <w:t>United</w:t>
      </w:r>
      <w:r w:rsidR="00DC0BFC">
        <w:rPr>
          <w:rFonts w:ascii="Arial"/>
          <w:color w:val="4D4D4D"/>
          <w:spacing w:val="-4"/>
          <w:sz w:val="12"/>
        </w:rPr>
        <w:t xml:space="preserve"> </w:t>
      </w:r>
      <w:r w:rsidR="00DC0BFC">
        <w:rPr>
          <w:rFonts w:ascii="Arial"/>
          <w:color w:val="4D4D4D"/>
          <w:spacing w:val="-1"/>
          <w:sz w:val="12"/>
        </w:rPr>
        <w:t>Kingdom</w:t>
      </w:r>
    </w:p>
    <w:p w14:paraId="3E3DFBBE" w14:textId="77777777" w:rsidR="00BB4C49" w:rsidRDefault="00DC0BFC">
      <w:pPr>
        <w:spacing w:line="309" w:lineRule="auto"/>
        <w:ind w:left="1731" w:right="7677" w:firstLine="335"/>
        <w:jc w:val="right"/>
        <w:rPr>
          <w:rFonts w:ascii="Arial"/>
          <w:sz w:val="12"/>
        </w:rPr>
      </w:pPr>
      <w:r>
        <w:rPr>
          <w:rFonts w:ascii="Arial"/>
          <w:color w:val="4D4D4D"/>
          <w:sz w:val="12"/>
        </w:rPr>
        <w:t>China</w:t>
      </w:r>
      <w:r>
        <w:rPr>
          <w:rFonts w:ascii="Arial"/>
          <w:color w:val="4D4D4D"/>
          <w:spacing w:val="-31"/>
          <w:sz w:val="12"/>
        </w:rPr>
        <w:t xml:space="preserve"> </w:t>
      </w:r>
      <w:r>
        <w:rPr>
          <w:rFonts w:ascii="Arial"/>
          <w:color w:val="4D4D4D"/>
          <w:sz w:val="12"/>
        </w:rPr>
        <w:t>France</w:t>
      </w:r>
      <w:r>
        <w:rPr>
          <w:rFonts w:ascii="Arial"/>
          <w:color w:val="4D4D4D"/>
          <w:spacing w:val="1"/>
          <w:sz w:val="12"/>
        </w:rPr>
        <w:t xml:space="preserve"> </w:t>
      </w:r>
      <w:r>
        <w:rPr>
          <w:rFonts w:ascii="Arial"/>
          <w:color w:val="4D4D4D"/>
          <w:sz w:val="12"/>
        </w:rPr>
        <w:t>Netherlands</w:t>
      </w:r>
      <w:r>
        <w:rPr>
          <w:rFonts w:ascii="Arial"/>
          <w:color w:val="4D4D4D"/>
          <w:spacing w:val="-31"/>
          <w:sz w:val="12"/>
        </w:rPr>
        <w:t xml:space="preserve"> </w:t>
      </w:r>
      <w:r>
        <w:rPr>
          <w:rFonts w:ascii="Arial"/>
          <w:color w:val="4D4D4D"/>
          <w:sz w:val="12"/>
        </w:rPr>
        <w:t>Germany</w:t>
      </w:r>
    </w:p>
    <w:p w14:paraId="6AEF77AB" w14:textId="77777777" w:rsidR="00BB4C49" w:rsidRDefault="00144D41">
      <w:pPr>
        <w:spacing w:line="309" w:lineRule="auto"/>
        <w:ind w:left="1918" w:right="7677" w:firstLine="242"/>
        <w:jc w:val="right"/>
        <w:rPr>
          <w:rFonts w:ascii="Arial"/>
          <w:sz w:val="12"/>
        </w:rPr>
      </w:pPr>
      <w:r>
        <w:rPr>
          <w:noProof/>
        </w:rPr>
        <mc:AlternateContent>
          <mc:Choice Requires="wps">
            <w:drawing>
              <wp:anchor distT="0" distB="0" distL="114300" distR="114300" simplePos="0" relativeHeight="15742976" behindDoc="0" locked="0" layoutInCell="1" allowOverlap="1" wp14:anchorId="73477AE7" wp14:editId="1842EAA7">
                <wp:simplePos x="0" y="0"/>
                <wp:positionH relativeFrom="page">
                  <wp:posOffset>1339850</wp:posOffset>
                </wp:positionH>
                <wp:positionV relativeFrom="paragraph">
                  <wp:posOffset>67310</wp:posOffset>
                </wp:positionV>
                <wp:extent cx="165100" cy="518795"/>
                <wp:effectExtent l="0" t="0" r="0" b="0"/>
                <wp:wrapNone/>
                <wp:docPr id="1791" name="Text Box 17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100" cy="518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9E2FEF" w14:textId="77777777" w:rsidR="00C334C5" w:rsidRDefault="00C334C5">
                            <w:pPr>
                              <w:spacing w:line="236" w:lineRule="exact"/>
                              <w:ind w:left="20"/>
                              <w:rPr>
                                <w:rFonts w:ascii="Arial"/>
                              </w:rPr>
                            </w:pPr>
                            <w:r>
                              <w:rPr>
                                <w:rFonts w:ascii="Arial"/>
                              </w:rPr>
                              <w:t>Country</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477AE7" id="Text Box 1785" o:spid="_x0000_s1232" type="#_x0000_t202" style="position:absolute;left:0;text-align:left;margin-left:105.5pt;margin-top:5.3pt;width:13pt;height:40.85pt;z-index:15742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" filled="f" stroked="f">
                <v:textbox style="layout-flow:vertical;mso-layout-flow-alt:bottom-to-top" inset="0,0,0,0">
                  <w:txbxContent>
                    <w:p w14:paraId="579E2FEF" w14:textId="77777777" w:rsidR="00C334C5" w:rsidRDefault="00C334C5">
                      <w:pPr>
                        <w:spacing w:line="236" w:lineRule="exact"/>
                        <w:ind w:left="20"/>
                        <w:rPr>
                          <w:rFonts w:ascii="Arial"/>
                        </w:rPr>
                      </w:pPr>
                      <w:r>
                        <w:rPr>
                          <w:rFonts w:ascii="Arial"/>
                        </w:rPr>
                        <w:t>Country</w:t>
                      </w:r>
                    </w:p>
                  </w:txbxContent>
                </v:textbox>
                <w10:wrap anchorx="page"/>
              </v:shape>
            </w:pict>
          </mc:Fallback>
        </mc:AlternateContent>
      </w:r>
      <w:r w:rsidR="00DC0BFC">
        <w:rPr>
          <w:rFonts w:ascii="Arial"/>
          <w:color w:val="4D4D4D"/>
          <w:sz w:val="12"/>
        </w:rPr>
        <w:t>Italy</w:t>
      </w:r>
      <w:r w:rsidR="00DC0BFC">
        <w:rPr>
          <w:rFonts w:ascii="Arial"/>
          <w:color w:val="4D4D4D"/>
          <w:spacing w:val="-32"/>
          <w:sz w:val="12"/>
        </w:rPr>
        <w:t xml:space="preserve"> </w:t>
      </w:r>
      <w:r w:rsidR="00DC0BFC">
        <w:rPr>
          <w:rFonts w:ascii="Arial"/>
          <w:color w:val="4D4D4D"/>
          <w:sz w:val="12"/>
        </w:rPr>
        <w:t>Japan</w:t>
      </w:r>
      <w:r w:rsidR="00DC0BFC">
        <w:rPr>
          <w:rFonts w:ascii="Arial"/>
          <w:color w:val="4D4D4D"/>
          <w:spacing w:val="1"/>
          <w:sz w:val="12"/>
        </w:rPr>
        <w:t xml:space="preserve"> </w:t>
      </w:r>
      <w:r w:rsidR="00DC0BFC">
        <w:rPr>
          <w:rFonts w:ascii="Arial"/>
          <w:color w:val="4D4D4D"/>
          <w:sz w:val="12"/>
        </w:rPr>
        <w:t>Canada</w:t>
      </w:r>
      <w:r w:rsidR="00DC0BFC">
        <w:rPr>
          <w:rFonts w:ascii="Arial"/>
          <w:color w:val="4D4D4D"/>
          <w:spacing w:val="1"/>
          <w:sz w:val="12"/>
        </w:rPr>
        <w:t xml:space="preserve"> </w:t>
      </w:r>
      <w:r w:rsidR="00DC0BFC">
        <w:rPr>
          <w:rFonts w:ascii="Arial"/>
          <w:color w:val="4D4D4D"/>
          <w:sz w:val="12"/>
        </w:rPr>
        <w:t>India</w:t>
      </w:r>
      <w:r w:rsidR="00DC0BFC">
        <w:rPr>
          <w:rFonts w:ascii="Arial"/>
          <w:color w:val="4D4D4D"/>
          <w:spacing w:val="1"/>
          <w:sz w:val="12"/>
        </w:rPr>
        <w:t xml:space="preserve"> </w:t>
      </w:r>
      <w:r w:rsidR="00DC0BFC">
        <w:rPr>
          <w:rFonts w:ascii="Arial"/>
          <w:color w:val="4D4D4D"/>
          <w:sz w:val="12"/>
        </w:rPr>
        <w:t>Brazil</w:t>
      </w:r>
      <w:r w:rsidR="00DC0BFC">
        <w:rPr>
          <w:rFonts w:ascii="Arial"/>
          <w:color w:val="4D4D4D"/>
          <w:spacing w:val="1"/>
          <w:sz w:val="12"/>
        </w:rPr>
        <w:t xml:space="preserve"> </w:t>
      </w:r>
      <w:r w:rsidR="00DC0BFC">
        <w:rPr>
          <w:rFonts w:ascii="Arial"/>
          <w:color w:val="4D4D4D"/>
          <w:sz w:val="12"/>
        </w:rPr>
        <w:t>Sweden</w:t>
      </w:r>
      <w:r w:rsidR="00DC0BFC">
        <w:rPr>
          <w:rFonts w:ascii="Arial"/>
          <w:color w:val="4D4D4D"/>
          <w:spacing w:val="-31"/>
          <w:sz w:val="12"/>
        </w:rPr>
        <w:t xml:space="preserve"> </w:t>
      </w:r>
      <w:r w:rsidR="00DC0BFC">
        <w:rPr>
          <w:rFonts w:ascii="Arial"/>
          <w:color w:val="4D4D4D"/>
          <w:sz w:val="12"/>
        </w:rPr>
        <w:t>Spain</w:t>
      </w:r>
      <w:r w:rsidR="00DC0BFC">
        <w:rPr>
          <w:rFonts w:ascii="Arial"/>
          <w:color w:val="4D4D4D"/>
          <w:spacing w:val="1"/>
          <w:sz w:val="12"/>
        </w:rPr>
        <w:t xml:space="preserve"> </w:t>
      </w:r>
      <w:r w:rsidR="00DC0BFC">
        <w:rPr>
          <w:rFonts w:ascii="Arial"/>
          <w:color w:val="4D4D4D"/>
          <w:spacing w:val="-1"/>
          <w:sz w:val="12"/>
        </w:rPr>
        <w:t>Australia</w:t>
      </w:r>
    </w:p>
    <w:p w14:paraId="7FCEDE8B" w14:textId="77777777" w:rsidR="00BB4C49" w:rsidRDefault="00DC0BFC">
      <w:pPr>
        <w:spacing w:line="136" w:lineRule="exact"/>
        <w:ind w:right="7677"/>
        <w:jc w:val="right"/>
        <w:rPr>
          <w:rFonts w:ascii="Arial"/>
          <w:sz w:val="12"/>
        </w:rPr>
      </w:pPr>
      <w:r>
        <w:rPr>
          <w:rFonts w:ascii="Arial"/>
          <w:color w:val="4D4D4D"/>
          <w:sz w:val="12"/>
        </w:rPr>
        <w:t>Switzerland</w:t>
      </w:r>
    </w:p>
    <w:p w14:paraId="3E3C6B6A" w14:textId="77777777" w:rsidR="00BB4C49" w:rsidRDefault="00DC0BFC">
      <w:pPr>
        <w:spacing w:before="38"/>
        <w:ind w:right="7678"/>
        <w:jc w:val="right"/>
        <w:rPr>
          <w:rFonts w:ascii="Arial"/>
          <w:sz w:val="12"/>
        </w:rPr>
      </w:pPr>
      <w:r>
        <w:rPr>
          <w:rFonts w:ascii="Arial"/>
          <w:color w:val="4D4D4D"/>
          <w:sz w:val="12"/>
        </w:rPr>
        <w:t>21</w:t>
      </w:r>
      <w:r>
        <w:rPr>
          <w:rFonts w:ascii="Arial"/>
          <w:color w:val="4D4D4D"/>
          <w:spacing w:val="-6"/>
          <w:sz w:val="12"/>
        </w:rPr>
        <w:t xml:space="preserve"> </w:t>
      </w:r>
      <w:r>
        <w:rPr>
          <w:rFonts w:ascii="Arial"/>
          <w:color w:val="4D4D4D"/>
          <w:sz w:val="12"/>
        </w:rPr>
        <w:t>High</w:t>
      </w:r>
    </w:p>
    <w:p w14:paraId="2EF19128" w14:textId="77777777" w:rsidR="00BB4C49" w:rsidRDefault="00DC0BFC">
      <w:pPr>
        <w:spacing w:before="40"/>
        <w:ind w:right="7677"/>
        <w:jc w:val="right"/>
        <w:rPr>
          <w:rFonts w:ascii="Arial" w:hAnsi="Arial"/>
          <w:sz w:val="12"/>
        </w:rPr>
      </w:pPr>
      <w:r>
        <w:rPr>
          <w:rFonts w:ascii="Arial" w:hAnsi="Arial"/>
          <w:color w:val="4D4D4D"/>
          <w:sz w:val="12"/>
        </w:rPr>
        <w:t>14</w:t>
      </w:r>
      <w:r>
        <w:rPr>
          <w:rFonts w:ascii="Arial" w:hAnsi="Arial"/>
          <w:color w:val="4D4D4D"/>
          <w:spacing w:val="-7"/>
          <w:sz w:val="12"/>
        </w:rPr>
        <w:t xml:space="preserve"> </w:t>
      </w:r>
      <w:r>
        <w:rPr>
          <w:rFonts w:ascii="Arial" w:hAnsi="Arial"/>
          <w:color w:val="4D4D4D"/>
          <w:sz w:val="12"/>
        </w:rPr>
        <w:t>Upper−middle</w:t>
      </w:r>
    </w:p>
    <w:p w14:paraId="045A8899" w14:textId="77777777" w:rsidR="00BB4C49" w:rsidRDefault="00DC0BFC">
      <w:pPr>
        <w:spacing w:before="40"/>
        <w:ind w:right="7677"/>
        <w:jc w:val="right"/>
        <w:rPr>
          <w:rFonts w:ascii="Arial" w:hAnsi="Arial"/>
          <w:sz w:val="12"/>
        </w:rPr>
      </w:pPr>
      <w:r>
        <w:rPr>
          <w:rFonts w:ascii="Arial" w:hAnsi="Arial"/>
          <w:color w:val="4D4D4D"/>
          <w:sz w:val="12"/>
        </w:rPr>
        <w:t>9</w:t>
      </w:r>
      <w:r>
        <w:rPr>
          <w:rFonts w:ascii="Arial" w:hAnsi="Arial"/>
          <w:color w:val="4D4D4D"/>
          <w:spacing w:val="-8"/>
          <w:sz w:val="12"/>
        </w:rPr>
        <w:t xml:space="preserve"> </w:t>
      </w:r>
      <w:r>
        <w:rPr>
          <w:rFonts w:ascii="Arial" w:hAnsi="Arial"/>
          <w:color w:val="4D4D4D"/>
          <w:sz w:val="12"/>
        </w:rPr>
        <w:t>Lower−middle</w:t>
      </w:r>
    </w:p>
    <w:p w14:paraId="2036F9A0" w14:textId="77777777" w:rsidR="00BB4C49" w:rsidRDefault="00BB4C49">
      <w:pPr>
        <w:pStyle w:val="BodyText"/>
        <w:spacing w:before="7"/>
        <w:rPr>
          <w:rFonts w:ascii="Arial"/>
          <w:sz w:val="9"/>
        </w:rPr>
      </w:pPr>
    </w:p>
    <w:p w14:paraId="781330C2" w14:textId="77777777" w:rsidR="00BB4C49" w:rsidRDefault="00DC0BFC">
      <w:pPr>
        <w:tabs>
          <w:tab w:val="left" w:pos="3288"/>
          <w:tab w:val="left" w:pos="4081"/>
          <w:tab w:val="left" w:pos="4907"/>
          <w:tab w:val="left" w:pos="5733"/>
          <w:tab w:val="left" w:pos="6559"/>
          <w:tab w:val="left" w:pos="7386"/>
          <w:tab w:val="left" w:pos="8212"/>
          <w:tab w:val="left" w:pos="9038"/>
        </w:tabs>
        <w:ind w:left="2461"/>
        <w:rPr>
          <w:rFonts w:ascii="Arial"/>
          <w:sz w:val="12"/>
        </w:rPr>
      </w:pPr>
      <w:r>
        <w:rPr>
          <w:rFonts w:ascii="Arial"/>
          <w:color w:val="4D4D4D"/>
          <w:sz w:val="12"/>
        </w:rPr>
        <w:t>0</w:t>
      </w:r>
      <w:r>
        <w:rPr>
          <w:rFonts w:ascii="Arial"/>
          <w:color w:val="4D4D4D"/>
          <w:sz w:val="12"/>
        </w:rPr>
        <w:tab/>
        <w:t>5</w:t>
      </w:r>
      <w:r>
        <w:rPr>
          <w:rFonts w:ascii="Arial"/>
          <w:color w:val="4D4D4D"/>
          <w:sz w:val="12"/>
        </w:rPr>
        <w:tab/>
        <w:t>10</w:t>
      </w:r>
      <w:r>
        <w:rPr>
          <w:rFonts w:ascii="Arial"/>
          <w:color w:val="4D4D4D"/>
          <w:sz w:val="12"/>
        </w:rPr>
        <w:tab/>
        <w:t>15</w:t>
      </w:r>
      <w:r>
        <w:rPr>
          <w:rFonts w:ascii="Arial"/>
          <w:color w:val="4D4D4D"/>
          <w:sz w:val="12"/>
        </w:rPr>
        <w:tab/>
        <w:t>20</w:t>
      </w:r>
      <w:r>
        <w:rPr>
          <w:rFonts w:ascii="Arial"/>
          <w:color w:val="4D4D4D"/>
          <w:sz w:val="12"/>
        </w:rPr>
        <w:tab/>
        <w:t>25</w:t>
      </w:r>
      <w:r>
        <w:rPr>
          <w:rFonts w:ascii="Arial"/>
          <w:color w:val="4D4D4D"/>
          <w:sz w:val="12"/>
        </w:rPr>
        <w:tab/>
        <w:t>30</w:t>
      </w:r>
      <w:r>
        <w:rPr>
          <w:rFonts w:ascii="Arial"/>
          <w:color w:val="4D4D4D"/>
          <w:sz w:val="12"/>
        </w:rPr>
        <w:tab/>
        <w:t>35</w:t>
      </w:r>
      <w:r>
        <w:rPr>
          <w:rFonts w:ascii="Arial"/>
          <w:color w:val="4D4D4D"/>
          <w:sz w:val="12"/>
        </w:rPr>
        <w:tab/>
        <w:t>40</w:t>
      </w:r>
    </w:p>
    <w:p w14:paraId="1342872D" w14:textId="77777777" w:rsidR="00BB4C49" w:rsidRDefault="00BB4C49">
      <w:pPr>
        <w:pStyle w:val="BodyText"/>
        <w:rPr>
          <w:rFonts w:ascii="Arial"/>
          <w:sz w:val="20"/>
        </w:rPr>
      </w:pPr>
    </w:p>
    <w:p w14:paraId="7A489732" w14:textId="77777777" w:rsidR="00BB4C49" w:rsidRDefault="00BB4C49">
      <w:pPr>
        <w:pStyle w:val="BodyText"/>
        <w:spacing w:before="6"/>
        <w:rPr>
          <w:rFonts w:ascii="Arial"/>
          <w:sz w:val="20"/>
        </w:rPr>
      </w:pPr>
    </w:p>
    <w:p w14:paraId="4DDD4ECD" w14:textId="77777777" w:rsidR="00BB4C49" w:rsidRDefault="00DC0BFC">
      <w:pPr>
        <w:pStyle w:val="ListParagraph"/>
        <w:numPr>
          <w:ilvl w:val="0"/>
          <w:numId w:val="1"/>
        </w:numPr>
        <w:tabs>
          <w:tab w:val="left" w:pos="5476"/>
        </w:tabs>
        <w:ind w:left="5475" w:hanging="257"/>
        <w:jc w:val="left"/>
        <w:rPr>
          <w:b/>
          <w:sz w:val="20"/>
        </w:rPr>
      </w:pPr>
      <w:r>
        <w:rPr>
          <w:b/>
          <w:sz w:val="20"/>
        </w:rPr>
        <w:t>Parent</w:t>
      </w:r>
      <w:r>
        <w:rPr>
          <w:b/>
          <w:spacing w:val="-7"/>
          <w:sz w:val="20"/>
        </w:rPr>
        <w:t xml:space="preserve"> </w:t>
      </w:r>
      <w:r>
        <w:rPr>
          <w:b/>
          <w:sz w:val="20"/>
        </w:rPr>
        <w:t>Journals</w:t>
      </w:r>
      <w:r>
        <w:rPr>
          <w:b/>
          <w:spacing w:val="-7"/>
          <w:sz w:val="20"/>
        </w:rPr>
        <w:t xml:space="preserve"> </w:t>
      </w:r>
      <w:r>
        <w:rPr>
          <w:b/>
          <w:sz w:val="20"/>
        </w:rPr>
        <w:t>(Open</w:t>
      </w:r>
      <w:r>
        <w:rPr>
          <w:b/>
          <w:spacing w:val="-6"/>
          <w:sz w:val="20"/>
        </w:rPr>
        <w:t xml:space="preserve"> </w:t>
      </w:r>
      <w:r>
        <w:rPr>
          <w:b/>
          <w:sz w:val="20"/>
        </w:rPr>
        <w:t>Access)</w:t>
      </w:r>
    </w:p>
    <w:p w14:paraId="3E24EF35" w14:textId="77777777" w:rsidR="00BB4C49" w:rsidRDefault="00BB4C49">
      <w:pPr>
        <w:pStyle w:val="BodyText"/>
        <w:spacing w:before="5"/>
        <w:rPr>
          <w:rFonts w:ascii="Arial"/>
          <w:b/>
          <w:sz w:val="12"/>
        </w:rPr>
      </w:pPr>
    </w:p>
    <w:p w14:paraId="29F98AD7" w14:textId="77777777" w:rsidR="00BB4C49" w:rsidRDefault="00144D41">
      <w:pPr>
        <w:ind w:right="7678"/>
        <w:jc w:val="right"/>
        <w:rPr>
          <w:rFonts w:ascii="Arial"/>
          <w:sz w:val="12"/>
        </w:rPr>
      </w:pPr>
      <w:r>
        <w:rPr>
          <w:noProof/>
        </w:rPr>
        <mc:AlternateContent>
          <mc:Choice Requires="wpg">
            <w:drawing>
              <wp:anchor distT="0" distB="0" distL="114300" distR="114300" simplePos="0" relativeHeight="15740928" behindDoc="0" locked="0" layoutInCell="1" allowOverlap="1" wp14:anchorId="5A30D086" wp14:editId="1DBC85F0">
                <wp:simplePos x="0" y="0"/>
                <wp:positionH relativeFrom="page">
                  <wp:posOffset>2136140</wp:posOffset>
                </wp:positionH>
                <wp:positionV relativeFrom="paragraph">
                  <wp:posOffset>-20320</wp:posOffset>
                </wp:positionV>
                <wp:extent cx="4253865" cy="2089785"/>
                <wp:effectExtent l="0" t="0" r="0" b="0"/>
                <wp:wrapNone/>
                <wp:docPr id="1739" name="Group 17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53865" cy="2089785"/>
                          <a:chOff x="3364" y="-32"/>
                          <a:chExt cx="6699" cy="3291"/>
                        </a:xfrm>
                      </wpg:grpSpPr>
                      <wps:wsp>
                        <wps:cNvPr id="1740" name="Rectangle 1784"/>
                        <wps:cNvSpPr>
                          <a:spLocks noChangeArrowheads="1"/>
                        </wps:cNvSpPr>
                        <wps:spPr bwMode="auto">
                          <a:xfrm>
                            <a:off x="3435" y="-7"/>
                            <a:ext cx="2893" cy="152"/>
                          </a:xfrm>
                          <a:prstGeom prst="rect">
                            <a:avLst/>
                          </a:prstGeom>
                          <a:solidFill>
                            <a:srgbClr val="F7FB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41" name="Rectangle 1783"/>
                        <wps:cNvSpPr>
                          <a:spLocks noChangeArrowheads="1"/>
                        </wps:cNvSpPr>
                        <wps:spPr bwMode="auto">
                          <a:xfrm>
                            <a:off x="3435" y="-7"/>
                            <a:ext cx="2893" cy="152"/>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42" name="Rectangle 1782"/>
                        <wps:cNvSpPr>
                          <a:spLocks noChangeArrowheads="1"/>
                        </wps:cNvSpPr>
                        <wps:spPr bwMode="auto">
                          <a:xfrm>
                            <a:off x="3435" y="162"/>
                            <a:ext cx="1994" cy="152"/>
                          </a:xfrm>
                          <a:prstGeom prst="rect">
                            <a:avLst/>
                          </a:prstGeom>
                          <a:solidFill>
                            <a:srgbClr val="C6DBE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43" name="Rectangle 1781"/>
                        <wps:cNvSpPr>
                          <a:spLocks noChangeArrowheads="1"/>
                        </wps:cNvSpPr>
                        <wps:spPr bwMode="auto">
                          <a:xfrm>
                            <a:off x="3435" y="162"/>
                            <a:ext cx="1994" cy="152"/>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44" name="Rectangle 1780"/>
                        <wps:cNvSpPr>
                          <a:spLocks noChangeArrowheads="1"/>
                        </wps:cNvSpPr>
                        <wps:spPr bwMode="auto">
                          <a:xfrm>
                            <a:off x="3435" y="330"/>
                            <a:ext cx="1818" cy="152"/>
                          </a:xfrm>
                          <a:prstGeom prst="rect">
                            <a:avLst/>
                          </a:prstGeom>
                          <a:solidFill>
                            <a:srgbClr val="F7FB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45" name="Rectangle 1779"/>
                        <wps:cNvSpPr>
                          <a:spLocks noChangeArrowheads="1"/>
                        </wps:cNvSpPr>
                        <wps:spPr bwMode="auto">
                          <a:xfrm>
                            <a:off x="3435" y="330"/>
                            <a:ext cx="1818" cy="152"/>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46" name="Rectangle 1778"/>
                        <wps:cNvSpPr>
                          <a:spLocks noChangeArrowheads="1"/>
                        </wps:cNvSpPr>
                        <wps:spPr bwMode="auto">
                          <a:xfrm>
                            <a:off x="3435" y="499"/>
                            <a:ext cx="1407" cy="152"/>
                          </a:xfrm>
                          <a:prstGeom prst="rect">
                            <a:avLst/>
                          </a:prstGeom>
                          <a:solidFill>
                            <a:srgbClr val="F7FB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47" name="Rectangle 1777"/>
                        <wps:cNvSpPr>
                          <a:spLocks noChangeArrowheads="1"/>
                        </wps:cNvSpPr>
                        <wps:spPr bwMode="auto">
                          <a:xfrm>
                            <a:off x="3435" y="499"/>
                            <a:ext cx="1407" cy="152"/>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48" name="Rectangle 1776"/>
                        <wps:cNvSpPr>
                          <a:spLocks noChangeArrowheads="1"/>
                        </wps:cNvSpPr>
                        <wps:spPr bwMode="auto">
                          <a:xfrm>
                            <a:off x="3435" y="667"/>
                            <a:ext cx="647" cy="152"/>
                          </a:xfrm>
                          <a:prstGeom prst="rect">
                            <a:avLst/>
                          </a:prstGeom>
                          <a:solidFill>
                            <a:srgbClr val="F7FB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49" name="Rectangle 1775"/>
                        <wps:cNvSpPr>
                          <a:spLocks noChangeArrowheads="1"/>
                        </wps:cNvSpPr>
                        <wps:spPr bwMode="auto">
                          <a:xfrm>
                            <a:off x="3435" y="667"/>
                            <a:ext cx="647" cy="152"/>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50" name="Rectangle 1774"/>
                        <wps:cNvSpPr>
                          <a:spLocks noChangeArrowheads="1"/>
                        </wps:cNvSpPr>
                        <wps:spPr bwMode="auto">
                          <a:xfrm>
                            <a:off x="3435" y="836"/>
                            <a:ext cx="630" cy="152"/>
                          </a:xfrm>
                          <a:prstGeom prst="rect">
                            <a:avLst/>
                          </a:prstGeom>
                          <a:solidFill>
                            <a:srgbClr val="F7FB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51" name="Rectangle 1773"/>
                        <wps:cNvSpPr>
                          <a:spLocks noChangeArrowheads="1"/>
                        </wps:cNvSpPr>
                        <wps:spPr bwMode="auto">
                          <a:xfrm>
                            <a:off x="3435" y="836"/>
                            <a:ext cx="630" cy="152"/>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52" name="Rectangle 1772"/>
                        <wps:cNvSpPr>
                          <a:spLocks noChangeArrowheads="1"/>
                        </wps:cNvSpPr>
                        <wps:spPr bwMode="auto">
                          <a:xfrm>
                            <a:off x="3435" y="1004"/>
                            <a:ext cx="569" cy="152"/>
                          </a:xfrm>
                          <a:prstGeom prst="rect">
                            <a:avLst/>
                          </a:prstGeom>
                          <a:solidFill>
                            <a:srgbClr val="F7FB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53" name="Rectangle 1771"/>
                        <wps:cNvSpPr>
                          <a:spLocks noChangeArrowheads="1"/>
                        </wps:cNvSpPr>
                        <wps:spPr bwMode="auto">
                          <a:xfrm>
                            <a:off x="3435" y="1004"/>
                            <a:ext cx="569" cy="152"/>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54" name="Rectangle 1770"/>
                        <wps:cNvSpPr>
                          <a:spLocks noChangeArrowheads="1"/>
                        </wps:cNvSpPr>
                        <wps:spPr bwMode="auto">
                          <a:xfrm>
                            <a:off x="3435" y="1173"/>
                            <a:ext cx="516" cy="152"/>
                          </a:xfrm>
                          <a:prstGeom prst="rect">
                            <a:avLst/>
                          </a:prstGeom>
                          <a:solidFill>
                            <a:srgbClr val="F7FB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55" name="Rectangle 1769"/>
                        <wps:cNvSpPr>
                          <a:spLocks noChangeArrowheads="1"/>
                        </wps:cNvSpPr>
                        <wps:spPr bwMode="auto">
                          <a:xfrm>
                            <a:off x="3435" y="1173"/>
                            <a:ext cx="516" cy="152"/>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56" name="Rectangle 1768"/>
                        <wps:cNvSpPr>
                          <a:spLocks noChangeArrowheads="1"/>
                        </wps:cNvSpPr>
                        <wps:spPr bwMode="auto">
                          <a:xfrm>
                            <a:off x="3435" y="1342"/>
                            <a:ext cx="463" cy="152"/>
                          </a:xfrm>
                          <a:prstGeom prst="rect">
                            <a:avLst/>
                          </a:prstGeom>
                          <a:solidFill>
                            <a:srgbClr val="F7FB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57" name="Rectangle 1767"/>
                        <wps:cNvSpPr>
                          <a:spLocks noChangeArrowheads="1"/>
                        </wps:cNvSpPr>
                        <wps:spPr bwMode="auto">
                          <a:xfrm>
                            <a:off x="3435" y="1342"/>
                            <a:ext cx="463" cy="152"/>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58" name="Rectangle 1766"/>
                        <wps:cNvSpPr>
                          <a:spLocks noChangeArrowheads="1"/>
                        </wps:cNvSpPr>
                        <wps:spPr bwMode="auto">
                          <a:xfrm>
                            <a:off x="3435" y="1510"/>
                            <a:ext cx="429" cy="152"/>
                          </a:xfrm>
                          <a:prstGeom prst="rect">
                            <a:avLst/>
                          </a:prstGeom>
                          <a:solidFill>
                            <a:srgbClr val="F7FB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59" name="Rectangle 1765"/>
                        <wps:cNvSpPr>
                          <a:spLocks noChangeArrowheads="1"/>
                        </wps:cNvSpPr>
                        <wps:spPr bwMode="auto">
                          <a:xfrm>
                            <a:off x="3435" y="1510"/>
                            <a:ext cx="429" cy="152"/>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60" name="Rectangle 1764"/>
                        <wps:cNvSpPr>
                          <a:spLocks noChangeArrowheads="1"/>
                        </wps:cNvSpPr>
                        <wps:spPr bwMode="auto">
                          <a:xfrm>
                            <a:off x="3435" y="1679"/>
                            <a:ext cx="429" cy="152"/>
                          </a:xfrm>
                          <a:prstGeom prst="rect">
                            <a:avLst/>
                          </a:prstGeom>
                          <a:solidFill>
                            <a:srgbClr val="6BAED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61" name="Rectangle 1763"/>
                        <wps:cNvSpPr>
                          <a:spLocks noChangeArrowheads="1"/>
                        </wps:cNvSpPr>
                        <wps:spPr bwMode="auto">
                          <a:xfrm>
                            <a:off x="3435" y="1679"/>
                            <a:ext cx="429" cy="152"/>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62" name="Rectangle 1762"/>
                        <wps:cNvSpPr>
                          <a:spLocks noChangeArrowheads="1"/>
                        </wps:cNvSpPr>
                        <wps:spPr bwMode="auto">
                          <a:xfrm>
                            <a:off x="3435" y="1847"/>
                            <a:ext cx="402" cy="152"/>
                          </a:xfrm>
                          <a:prstGeom prst="rect">
                            <a:avLst/>
                          </a:prstGeom>
                          <a:solidFill>
                            <a:srgbClr val="F7FB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63" name="Rectangle 1761"/>
                        <wps:cNvSpPr>
                          <a:spLocks noChangeArrowheads="1"/>
                        </wps:cNvSpPr>
                        <wps:spPr bwMode="auto">
                          <a:xfrm>
                            <a:off x="3435" y="1847"/>
                            <a:ext cx="402" cy="152"/>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64" name="Rectangle 1760"/>
                        <wps:cNvSpPr>
                          <a:spLocks noChangeArrowheads="1"/>
                        </wps:cNvSpPr>
                        <wps:spPr bwMode="auto">
                          <a:xfrm>
                            <a:off x="3435" y="2016"/>
                            <a:ext cx="402" cy="152"/>
                          </a:xfrm>
                          <a:prstGeom prst="rect">
                            <a:avLst/>
                          </a:prstGeom>
                          <a:solidFill>
                            <a:srgbClr val="F7FB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65" name="Rectangle 1759"/>
                        <wps:cNvSpPr>
                          <a:spLocks noChangeArrowheads="1"/>
                        </wps:cNvSpPr>
                        <wps:spPr bwMode="auto">
                          <a:xfrm>
                            <a:off x="3435" y="2016"/>
                            <a:ext cx="402" cy="152"/>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66" name="Rectangle 1758"/>
                        <wps:cNvSpPr>
                          <a:spLocks noChangeArrowheads="1"/>
                        </wps:cNvSpPr>
                        <wps:spPr bwMode="auto">
                          <a:xfrm>
                            <a:off x="3435" y="2184"/>
                            <a:ext cx="324" cy="152"/>
                          </a:xfrm>
                          <a:prstGeom prst="rect">
                            <a:avLst/>
                          </a:prstGeom>
                          <a:solidFill>
                            <a:srgbClr val="F7FB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67" name="Rectangle 1757"/>
                        <wps:cNvSpPr>
                          <a:spLocks noChangeArrowheads="1"/>
                        </wps:cNvSpPr>
                        <wps:spPr bwMode="auto">
                          <a:xfrm>
                            <a:off x="3435" y="2184"/>
                            <a:ext cx="324" cy="152"/>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68" name="Rectangle 1756"/>
                        <wps:cNvSpPr>
                          <a:spLocks noChangeArrowheads="1"/>
                        </wps:cNvSpPr>
                        <wps:spPr bwMode="auto">
                          <a:xfrm>
                            <a:off x="3435" y="2353"/>
                            <a:ext cx="324" cy="152"/>
                          </a:xfrm>
                          <a:prstGeom prst="rect">
                            <a:avLst/>
                          </a:prstGeom>
                          <a:solidFill>
                            <a:srgbClr val="F7FB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69" name="Rectangle 1755"/>
                        <wps:cNvSpPr>
                          <a:spLocks noChangeArrowheads="1"/>
                        </wps:cNvSpPr>
                        <wps:spPr bwMode="auto">
                          <a:xfrm>
                            <a:off x="3435" y="2353"/>
                            <a:ext cx="324" cy="152"/>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70" name="Rectangle 1754"/>
                        <wps:cNvSpPr>
                          <a:spLocks noChangeArrowheads="1"/>
                        </wps:cNvSpPr>
                        <wps:spPr bwMode="auto">
                          <a:xfrm>
                            <a:off x="3435" y="2521"/>
                            <a:ext cx="1742" cy="152"/>
                          </a:xfrm>
                          <a:prstGeom prst="rect">
                            <a:avLst/>
                          </a:prstGeom>
                          <a:solidFill>
                            <a:srgbClr val="F7FB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71" name="Rectangle 1753"/>
                        <wps:cNvSpPr>
                          <a:spLocks noChangeArrowheads="1"/>
                        </wps:cNvSpPr>
                        <wps:spPr bwMode="auto">
                          <a:xfrm>
                            <a:off x="3435" y="2521"/>
                            <a:ext cx="1742" cy="152"/>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72" name="Rectangle 1752"/>
                        <wps:cNvSpPr>
                          <a:spLocks noChangeArrowheads="1"/>
                        </wps:cNvSpPr>
                        <wps:spPr bwMode="auto">
                          <a:xfrm>
                            <a:off x="3435" y="2690"/>
                            <a:ext cx="1002" cy="152"/>
                          </a:xfrm>
                          <a:prstGeom prst="rect">
                            <a:avLst/>
                          </a:prstGeom>
                          <a:solidFill>
                            <a:srgbClr val="C6DBE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73" name="Rectangle 1751"/>
                        <wps:cNvSpPr>
                          <a:spLocks noChangeArrowheads="1"/>
                        </wps:cNvSpPr>
                        <wps:spPr bwMode="auto">
                          <a:xfrm>
                            <a:off x="3435" y="2690"/>
                            <a:ext cx="1002" cy="152"/>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74" name="Rectangle 1750"/>
                        <wps:cNvSpPr>
                          <a:spLocks noChangeArrowheads="1"/>
                        </wps:cNvSpPr>
                        <wps:spPr bwMode="auto">
                          <a:xfrm>
                            <a:off x="3435" y="2858"/>
                            <a:ext cx="420" cy="152"/>
                          </a:xfrm>
                          <a:prstGeom prst="rect">
                            <a:avLst/>
                          </a:prstGeom>
                          <a:solidFill>
                            <a:srgbClr val="6BAED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75" name="Rectangle 1749"/>
                        <wps:cNvSpPr>
                          <a:spLocks noChangeArrowheads="1"/>
                        </wps:cNvSpPr>
                        <wps:spPr bwMode="auto">
                          <a:xfrm>
                            <a:off x="3435" y="2858"/>
                            <a:ext cx="420" cy="152"/>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76" name="Rectangle 1748"/>
                        <wps:cNvSpPr>
                          <a:spLocks noChangeArrowheads="1"/>
                        </wps:cNvSpPr>
                        <wps:spPr bwMode="auto">
                          <a:xfrm>
                            <a:off x="3435" y="3027"/>
                            <a:ext cx="113" cy="152"/>
                          </a:xfrm>
                          <a:prstGeom prst="rect">
                            <a:avLst/>
                          </a:prstGeom>
                          <a:solidFill>
                            <a:srgbClr val="08459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77" name="Rectangle 1747"/>
                        <wps:cNvSpPr>
                          <a:spLocks noChangeArrowheads="1"/>
                        </wps:cNvSpPr>
                        <wps:spPr bwMode="auto">
                          <a:xfrm>
                            <a:off x="3435" y="3027"/>
                            <a:ext cx="113" cy="152"/>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78" name="Line 1746"/>
                        <wps:cNvCnPr>
                          <a:cxnSpLocks noChangeShapeType="1"/>
                        </wps:cNvCnPr>
                        <wps:spPr bwMode="auto">
                          <a:xfrm>
                            <a:off x="3419" y="3204"/>
                            <a:ext cx="0" cy="0"/>
                          </a:xfrm>
                          <a:prstGeom prst="line">
                            <a:avLst/>
                          </a:prstGeom>
                          <a:noFill/>
                          <a:ln w="1358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79" name="AutoShape 1745"/>
                        <wps:cNvSpPr>
                          <a:spLocks/>
                        </wps:cNvSpPr>
                        <wps:spPr bwMode="auto">
                          <a:xfrm>
                            <a:off x="3363" y="69"/>
                            <a:ext cx="55" cy="3034"/>
                          </a:xfrm>
                          <a:custGeom>
                            <a:avLst/>
                            <a:gdLst>
                              <a:gd name="T0" fmla="+- 0 3364 3364"/>
                              <a:gd name="T1" fmla="*/ T0 w 55"/>
                              <a:gd name="T2" fmla="+- 0 3103 70"/>
                              <a:gd name="T3" fmla="*/ 3103 h 3034"/>
                              <a:gd name="T4" fmla="+- 0 3419 3364"/>
                              <a:gd name="T5" fmla="*/ T4 w 55"/>
                              <a:gd name="T6" fmla="+- 0 3103 70"/>
                              <a:gd name="T7" fmla="*/ 3103 h 3034"/>
                              <a:gd name="T8" fmla="+- 0 3364 3364"/>
                              <a:gd name="T9" fmla="*/ T8 w 55"/>
                              <a:gd name="T10" fmla="+- 0 2934 70"/>
                              <a:gd name="T11" fmla="*/ 2934 h 3034"/>
                              <a:gd name="T12" fmla="+- 0 3419 3364"/>
                              <a:gd name="T13" fmla="*/ T12 w 55"/>
                              <a:gd name="T14" fmla="+- 0 2934 70"/>
                              <a:gd name="T15" fmla="*/ 2934 h 3034"/>
                              <a:gd name="T16" fmla="+- 0 3364 3364"/>
                              <a:gd name="T17" fmla="*/ T16 w 55"/>
                              <a:gd name="T18" fmla="+- 0 2766 70"/>
                              <a:gd name="T19" fmla="*/ 2766 h 3034"/>
                              <a:gd name="T20" fmla="+- 0 3419 3364"/>
                              <a:gd name="T21" fmla="*/ T20 w 55"/>
                              <a:gd name="T22" fmla="+- 0 2766 70"/>
                              <a:gd name="T23" fmla="*/ 2766 h 3034"/>
                              <a:gd name="T24" fmla="+- 0 3364 3364"/>
                              <a:gd name="T25" fmla="*/ T24 w 55"/>
                              <a:gd name="T26" fmla="+- 0 2597 70"/>
                              <a:gd name="T27" fmla="*/ 2597 h 3034"/>
                              <a:gd name="T28" fmla="+- 0 3419 3364"/>
                              <a:gd name="T29" fmla="*/ T28 w 55"/>
                              <a:gd name="T30" fmla="+- 0 2597 70"/>
                              <a:gd name="T31" fmla="*/ 2597 h 3034"/>
                              <a:gd name="T32" fmla="+- 0 3364 3364"/>
                              <a:gd name="T33" fmla="*/ T32 w 55"/>
                              <a:gd name="T34" fmla="+- 0 2429 70"/>
                              <a:gd name="T35" fmla="*/ 2429 h 3034"/>
                              <a:gd name="T36" fmla="+- 0 3419 3364"/>
                              <a:gd name="T37" fmla="*/ T36 w 55"/>
                              <a:gd name="T38" fmla="+- 0 2429 70"/>
                              <a:gd name="T39" fmla="*/ 2429 h 3034"/>
                              <a:gd name="T40" fmla="+- 0 3364 3364"/>
                              <a:gd name="T41" fmla="*/ T40 w 55"/>
                              <a:gd name="T42" fmla="+- 0 2260 70"/>
                              <a:gd name="T43" fmla="*/ 2260 h 3034"/>
                              <a:gd name="T44" fmla="+- 0 3419 3364"/>
                              <a:gd name="T45" fmla="*/ T44 w 55"/>
                              <a:gd name="T46" fmla="+- 0 2260 70"/>
                              <a:gd name="T47" fmla="*/ 2260 h 3034"/>
                              <a:gd name="T48" fmla="+- 0 3364 3364"/>
                              <a:gd name="T49" fmla="*/ T48 w 55"/>
                              <a:gd name="T50" fmla="+- 0 2092 70"/>
                              <a:gd name="T51" fmla="*/ 2092 h 3034"/>
                              <a:gd name="T52" fmla="+- 0 3419 3364"/>
                              <a:gd name="T53" fmla="*/ T52 w 55"/>
                              <a:gd name="T54" fmla="+- 0 2092 70"/>
                              <a:gd name="T55" fmla="*/ 2092 h 3034"/>
                              <a:gd name="T56" fmla="+- 0 3364 3364"/>
                              <a:gd name="T57" fmla="*/ T56 w 55"/>
                              <a:gd name="T58" fmla="+- 0 1923 70"/>
                              <a:gd name="T59" fmla="*/ 1923 h 3034"/>
                              <a:gd name="T60" fmla="+- 0 3419 3364"/>
                              <a:gd name="T61" fmla="*/ T60 w 55"/>
                              <a:gd name="T62" fmla="+- 0 1923 70"/>
                              <a:gd name="T63" fmla="*/ 1923 h 3034"/>
                              <a:gd name="T64" fmla="+- 0 3364 3364"/>
                              <a:gd name="T65" fmla="*/ T64 w 55"/>
                              <a:gd name="T66" fmla="+- 0 1755 70"/>
                              <a:gd name="T67" fmla="*/ 1755 h 3034"/>
                              <a:gd name="T68" fmla="+- 0 3419 3364"/>
                              <a:gd name="T69" fmla="*/ T68 w 55"/>
                              <a:gd name="T70" fmla="+- 0 1755 70"/>
                              <a:gd name="T71" fmla="*/ 1755 h 3034"/>
                              <a:gd name="T72" fmla="+- 0 3364 3364"/>
                              <a:gd name="T73" fmla="*/ T72 w 55"/>
                              <a:gd name="T74" fmla="+- 0 1586 70"/>
                              <a:gd name="T75" fmla="*/ 1586 h 3034"/>
                              <a:gd name="T76" fmla="+- 0 3419 3364"/>
                              <a:gd name="T77" fmla="*/ T76 w 55"/>
                              <a:gd name="T78" fmla="+- 0 1586 70"/>
                              <a:gd name="T79" fmla="*/ 1586 h 3034"/>
                              <a:gd name="T80" fmla="+- 0 3364 3364"/>
                              <a:gd name="T81" fmla="*/ T80 w 55"/>
                              <a:gd name="T82" fmla="+- 0 1418 70"/>
                              <a:gd name="T83" fmla="*/ 1418 h 3034"/>
                              <a:gd name="T84" fmla="+- 0 3419 3364"/>
                              <a:gd name="T85" fmla="*/ T84 w 55"/>
                              <a:gd name="T86" fmla="+- 0 1418 70"/>
                              <a:gd name="T87" fmla="*/ 1418 h 3034"/>
                              <a:gd name="T88" fmla="+- 0 3364 3364"/>
                              <a:gd name="T89" fmla="*/ T88 w 55"/>
                              <a:gd name="T90" fmla="+- 0 1249 70"/>
                              <a:gd name="T91" fmla="*/ 1249 h 3034"/>
                              <a:gd name="T92" fmla="+- 0 3419 3364"/>
                              <a:gd name="T93" fmla="*/ T92 w 55"/>
                              <a:gd name="T94" fmla="+- 0 1249 70"/>
                              <a:gd name="T95" fmla="*/ 1249 h 3034"/>
                              <a:gd name="T96" fmla="+- 0 3364 3364"/>
                              <a:gd name="T97" fmla="*/ T96 w 55"/>
                              <a:gd name="T98" fmla="+- 0 1081 70"/>
                              <a:gd name="T99" fmla="*/ 1081 h 3034"/>
                              <a:gd name="T100" fmla="+- 0 3419 3364"/>
                              <a:gd name="T101" fmla="*/ T100 w 55"/>
                              <a:gd name="T102" fmla="+- 0 1081 70"/>
                              <a:gd name="T103" fmla="*/ 1081 h 3034"/>
                              <a:gd name="T104" fmla="+- 0 3364 3364"/>
                              <a:gd name="T105" fmla="*/ T104 w 55"/>
                              <a:gd name="T106" fmla="+- 0 912 70"/>
                              <a:gd name="T107" fmla="*/ 912 h 3034"/>
                              <a:gd name="T108" fmla="+- 0 3419 3364"/>
                              <a:gd name="T109" fmla="*/ T108 w 55"/>
                              <a:gd name="T110" fmla="+- 0 912 70"/>
                              <a:gd name="T111" fmla="*/ 912 h 3034"/>
                              <a:gd name="T112" fmla="+- 0 3364 3364"/>
                              <a:gd name="T113" fmla="*/ T112 w 55"/>
                              <a:gd name="T114" fmla="+- 0 744 70"/>
                              <a:gd name="T115" fmla="*/ 744 h 3034"/>
                              <a:gd name="T116" fmla="+- 0 3419 3364"/>
                              <a:gd name="T117" fmla="*/ T116 w 55"/>
                              <a:gd name="T118" fmla="+- 0 744 70"/>
                              <a:gd name="T119" fmla="*/ 744 h 3034"/>
                              <a:gd name="T120" fmla="+- 0 3364 3364"/>
                              <a:gd name="T121" fmla="*/ T120 w 55"/>
                              <a:gd name="T122" fmla="+- 0 575 70"/>
                              <a:gd name="T123" fmla="*/ 575 h 3034"/>
                              <a:gd name="T124" fmla="+- 0 3419 3364"/>
                              <a:gd name="T125" fmla="*/ T124 w 55"/>
                              <a:gd name="T126" fmla="+- 0 575 70"/>
                              <a:gd name="T127" fmla="*/ 575 h 3034"/>
                              <a:gd name="T128" fmla="+- 0 3364 3364"/>
                              <a:gd name="T129" fmla="*/ T128 w 55"/>
                              <a:gd name="T130" fmla="+- 0 407 70"/>
                              <a:gd name="T131" fmla="*/ 407 h 3034"/>
                              <a:gd name="T132" fmla="+- 0 3419 3364"/>
                              <a:gd name="T133" fmla="*/ T132 w 55"/>
                              <a:gd name="T134" fmla="+- 0 407 70"/>
                              <a:gd name="T135" fmla="*/ 407 h 3034"/>
                              <a:gd name="T136" fmla="+- 0 3364 3364"/>
                              <a:gd name="T137" fmla="*/ T136 w 55"/>
                              <a:gd name="T138" fmla="+- 0 238 70"/>
                              <a:gd name="T139" fmla="*/ 238 h 3034"/>
                              <a:gd name="T140" fmla="+- 0 3419 3364"/>
                              <a:gd name="T141" fmla="*/ T140 w 55"/>
                              <a:gd name="T142" fmla="+- 0 238 70"/>
                              <a:gd name="T143" fmla="*/ 238 h 3034"/>
                              <a:gd name="T144" fmla="+- 0 3364 3364"/>
                              <a:gd name="T145" fmla="*/ T144 w 55"/>
                              <a:gd name="T146" fmla="+- 0 70 70"/>
                              <a:gd name="T147" fmla="*/ 70 h 3034"/>
                              <a:gd name="T148" fmla="+- 0 3419 3364"/>
                              <a:gd name="T149" fmla="*/ T148 w 55"/>
                              <a:gd name="T150" fmla="+- 0 70 70"/>
                              <a:gd name="T151" fmla="*/ 70 h 30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55" h="3034">
                                <a:moveTo>
                                  <a:pt x="0" y="3033"/>
                                </a:moveTo>
                                <a:lnTo>
                                  <a:pt x="55" y="3033"/>
                                </a:lnTo>
                                <a:moveTo>
                                  <a:pt x="0" y="2864"/>
                                </a:moveTo>
                                <a:lnTo>
                                  <a:pt x="55" y="2864"/>
                                </a:lnTo>
                                <a:moveTo>
                                  <a:pt x="0" y="2696"/>
                                </a:moveTo>
                                <a:lnTo>
                                  <a:pt x="55" y="2696"/>
                                </a:lnTo>
                                <a:moveTo>
                                  <a:pt x="0" y="2527"/>
                                </a:moveTo>
                                <a:lnTo>
                                  <a:pt x="55" y="2527"/>
                                </a:lnTo>
                                <a:moveTo>
                                  <a:pt x="0" y="2359"/>
                                </a:moveTo>
                                <a:lnTo>
                                  <a:pt x="55" y="2359"/>
                                </a:lnTo>
                                <a:moveTo>
                                  <a:pt x="0" y="2190"/>
                                </a:moveTo>
                                <a:lnTo>
                                  <a:pt x="55" y="2190"/>
                                </a:lnTo>
                                <a:moveTo>
                                  <a:pt x="0" y="2022"/>
                                </a:moveTo>
                                <a:lnTo>
                                  <a:pt x="55" y="2022"/>
                                </a:lnTo>
                                <a:moveTo>
                                  <a:pt x="0" y="1853"/>
                                </a:moveTo>
                                <a:lnTo>
                                  <a:pt x="55" y="1853"/>
                                </a:lnTo>
                                <a:moveTo>
                                  <a:pt x="0" y="1685"/>
                                </a:moveTo>
                                <a:lnTo>
                                  <a:pt x="55" y="1685"/>
                                </a:lnTo>
                                <a:moveTo>
                                  <a:pt x="0" y="1516"/>
                                </a:moveTo>
                                <a:lnTo>
                                  <a:pt x="55" y="1516"/>
                                </a:lnTo>
                                <a:moveTo>
                                  <a:pt x="0" y="1348"/>
                                </a:moveTo>
                                <a:lnTo>
                                  <a:pt x="55" y="1348"/>
                                </a:lnTo>
                                <a:moveTo>
                                  <a:pt x="0" y="1179"/>
                                </a:moveTo>
                                <a:lnTo>
                                  <a:pt x="55" y="1179"/>
                                </a:lnTo>
                                <a:moveTo>
                                  <a:pt x="0" y="1011"/>
                                </a:moveTo>
                                <a:lnTo>
                                  <a:pt x="55" y="1011"/>
                                </a:lnTo>
                                <a:moveTo>
                                  <a:pt x="0" y="842"/>
                                </a:moveTo>
                                <a:lnTo>
                                  <a:pt x="55" y="842"/>
                                </a:lnTo>
                                <a:moveTo>
                                  <a:pt x="0" y="674"/>
                                </a:moveTo>
                                <a:lnTo>
                                  <a:pt x="55" y="674"/>
                                </a:lnTo>
                                <a:moveTo>
                                  <a:pt x="0" y="505"/>
                                </a:moveTo>
                                <a:lnTo>
                                  <a:pt x="55" y="505"/>
                                </a:lnTo>
                                <a:moveTo>
                                  <a:pt x="0" y="337"/>
                                </a:moveTo>
                                <a:lnTo>
                                  <a:pt x="55" y="337"/>
                                </a:lnTo>
                                <a:moveTo>
                                  <a:pt x="0" y="168"/>
                                </a:moveTo>
                                <a:lnTo>
                                  <a:pt x="55" y="168"/>
                                </a:lnTo>
                                <a:moveTo>
                                  <a:pt x="0" y="0"/>
                                </a:moveTo>
                                <a:lnTo>
                                  <a:pt x="55" y="0"/>
                                </a:lnTo>
                              </a:path>
                            </a:pathLst>
                          </a:custGeom>
                          <a:noFill/>
                          <a:ln w="13589">
                            <a:solidFill>
                              <a:srgbClr val="3333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80" name="Line 1744"/>
                        <wps:cNvCnPr>
                          <a:cxnSpLocks noChangeShapeType="1"/>
                        </wps:cNvCnPr>
                        <wps:spPr bwMode="auto">
                          <a:xfrm>
                            <a:off x="3419" y="3204"/>
                            <a:ext cx="6643" cy="0"/>
                          </a:xfrm>
                          <a:prstGeom prst="line">
                            <a:avLst/>
                          </a:prstGeom>
                          <a:noFill/>
                          <a:ln w="1358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81" name="AutoShape 1743"/>
                        <wps:cNvSpPr>
                          <a:spLocks/>
                        </wps:cNvSpPr>
                        <wps:spPr bwMode="auto">
                          <a:xfrm>
                            <a:off x="3435" y="3204"/>
                            <a:ext cx="6611" cy="55"/>
                          </a:xfrm>
                          <a:custGeom>
                            <a:avLst/>
                            <a:gdLst>
                              <a:gd name="T0" fmla="+- 0 3435 3435"/>
                              <a:gd name="T1" fmla="*/ T0 w 6611"/>
                              <a:gd name="T2" fmla="+- 0 3259 3204"/>
                              <a:gd name="T3" fmla="*/ 3259 h 55"/>
                              <a:gd name="T4" fmla="+- 0 3435 3435"/>
                              <a:gd name="T5" fmla="*/ T4 w 6611"/>
                              <a:gd name="T6" fmla="+- 0 3204 3204"/>
                              <a:gd name="T7" fmla="*/ 3204 h 55"/>
                              <a:gd name="T8" fmla="+- 0 4262 3435"/>
                              <a:gd name="T9" fmla="*/ T8 w 6611"/>
                              <a:gd name="T10" fmla="+- 0 3259 3204"/>
                              <a:gd name="T11" fmla="*/ 3259 h 55"/>
                              <a:gd name="T12" fmla="+- 0 4262 3435"/>
                              <a:gd name="T13" fmla="*/ T12 w 6611"/>
                              <a:gd name="T14" fmla="+- 0 3204 3204"/>
                              <a:gd name="T15" fmla="*/ 3204 h 55"/>
                              <a:gd name="T16" fmla="+- 0 5088 3435"/>
                              <a:gd name="T17" fmla="*/ T16 w 6611"/>
                              <a:gd name="T18" fmla="+- 0 3259 3204"/>
                              <a:gd name="T19" fmla="*/ 3259 h 55"/>
                              <a:gd name="T20" fmla="+- 0 5088 3435"/>
                              <a:gd name="T21" fmla="*/ T20 w 6611"/>
                              <a:gd name="T22" fmla="+- 0 3204 3204"/>
                              <a:gd name="T23" fmla="*/ 3204 h 55"/>
                              <a:gd name="T24" fmla="+- 0 5914 3435"/>
                              <a:gd name="T25" fmla="*/ T24 w 6611"/>
                              <a:gd name="T26" fmla="+- 0 3259 3204"/>
                              <a:gd name="T27" fmla="*/ 3259 h 55"/>
                              <a:gd name="T28" fmla="+- 0 5914 3435"/>
                              <a:gd name="T29" fmla="*/ T28 w 6611"/>
                              <a:gd name="T30" fmla="+- 0 3204 3204"/>
                              <a:gd name="T31" fmla="*/ 3204 h 55"/>
                              <a:gd name="T32" fmla="+- 0 6740 3435"/>
                              <a:gd name="T33" fmla="*/ T32 w 6611"/>
                              <a:gd name="T34" fmla="+- 0 3259 3204"/>
                              <a:gd name="T35" fmla="*/ 3259 h 55"/>
                              <a:gd name="T36" fmla="+- 0 6740 3435"/>
                              <a:gd name="T37" fmla="*/ T36 w 6611"/>
                              <a:gd name="T38" fmla="+- 0 3204 3204"/>
                              <a:gd name="T39" fmla="*/ 3204 h 55"/>
                              <a:gd name="T40" fmla="+- 0 7567 3435"/>
                              <a:gd name="T41" fmla="*/ T40 w 6611"/>
                              <a:gd name="T42" fmla="+- 0 3259 3204"/>
                              <a:gd name="T43" fmla="*/ 3259 h 55"/>
                              <a:gd name="T44" fmla="+- 0 7567 3435"/>
                              <a:gd name="T45" fmla="*/ T44 w 6611"/>
                              <a:gd name="T46" fmla="+- 0 3204 3204"/>
                              <a:gd name="T47" fmla="*/ 3204 h 55"/>
                              <a:gd name="T48" fmla="+- 0 8393 3435"/>
                              <a:gd name="T49" fmla="*/ T48 w 6611"/>
                              <a:gd name="T50" fmla="+- 0 3259 3204"/>
                              <a:gd name="T51" fmla="*/ 3259 h 55"/>
                              <a:gd name="T52" fmla="+- 0 8393 3435"/>
                              <a:gd name="T53" fmla="*/ T52 w 6611"/>
                              <a:gd name="T54" fmla="+- 0 3204 3204"/>
                              <a:gd name="T55" fmla="*/ 3204 h 55"/>
                              <a:gd name="T56" fmla="+- 0 9219 3435"/>
                              <a:gd name="T57" fmla="*/ T56 w 6611"/>
                              <a:gd name="T58" fmla="+- 0 3259 3204"/>
                              <a:gd name="T59" fmla="*/ 3259 h 55"/>
                              <a:gd name="T60" fmla="+- 0 9219 3435"/>
                              <a:gd name="T61" fmla="*/ T60 w 6611"/>
                              <a:gd name="T62" fmla="+- 0 3204 3204"/>
                              <a:gd name="T63" fmla="*/ 3204 h 55"/>
                              <a:gd name="T64" fmla="+- 0 10046 3435"/>
                              <a:gd name="T65" fmla="*/ T64 w 6611"/>
                              <a:gd name="T66" fmla="+- 0 3259 3204"/>
                              <a:gd name="T67" fmla="*/ 3259 h 55"/>
                              <a:gd name="T68" fmla="+- 0 10046 3435"/>
                              <a:gd name="T69" fmla="*/ T68 w 6611"/>
                              <a:gd name="T70" fmla="+- 0 3204 3204"/>
                              <a:gd name="T71" fmla="*/ 3204 h 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6611" h="55">
                                <a:moveTo>
                                  <a:pt x="0" y="55"/>
                                </a:moveTo>
                                <a:lnTo>
                                  <a:pt x="0" y="0"/>
                                </a:lnTo>
                                <a:moveTo>
                                  <a:pt x="827" y="55"/>
                                </a:moveTo>
                                <a:lnTo>
                                  <a:pt x="827" y="0"/>
                                </a:lnTo>
                                <a:moveTo>
                                  <a:pt x="1653" y="55"/>
                                </a:moveTo>
                                <a:lnTo>
                                  <a:pt x="1653" y="0"/>
                                </a:lnTo>
                                <a:moveTo>
                                  <a:pt x="2479" y="55"/>
                                </a:moveTo>
                                <a:lnTo>
                                  <a:pt x="2479" y="0"/>
                                </a:lnTo>
                                <a:moveTo>
                                  <a:pt x="3305" y="55"/>
                                </a:moveTo>
                                <a:lnTo>
                                  <a:pt x="3305" y="0"/>
                                </a:lnTo>
                                <a:moveTo>
                                  <a:pt x="4132" y="55"/>
                                </a:moveTo>
                                <a:lnTo>
                                  <a:pt x="4132" y="0"/>
                                </a:lnTo>
                                <a:moveTo>
                                  <a:pt x="4958" y="55"/>
                                </a:moveTo>
                                <a:lnTo>
                                  <a:pt x="4958" y="0"/>
                                </a:lnTo>
                                <a:moveTo>
                                  <a:pt x="5784" y="55"/>
                                </a:moveTo>
                                <a:lnTo>
                                  <a:pt x="5784" y="0"/>
                                </a:lnTo>
                                <a:moveTo>
                                  <a:pt x="6611" y="55"/>
                                </a:moveTo>
                                <a:lnTo>
                                  <a:pt x="6611" y="0"/>
                                </a:lnTo>
                              </a:path>
                            </a:pathLst>
                          </a:custGeom>
                          <a:noFill/>
                          <a:ln w="13589">
                            <a:solidFill>
                              <a:srgbClr val="3333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82" name="Text Box 1742"/>
                        <wps:cNvSpPr txBox="1">
                          <a:spLocks noChangeArrowheads="1"/>
                        </wps:cNvSpPr>
                        <wps:spPr bwMode="auto">
                          <a:xfrm>
                            <a:off x="6367" y="20"/>
                            <a:ext cx="221" cy="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FEBF8D" w14:textId="77777777" w:rsidR="00C334C5" w:rsidRDefault="00C334C5">
                              <w:pPr>
                                <w:spacing w:line="118" w:lineRule="exact"/>
                                <w:rPr>
                                  <w:rFonts w:ascii="Arial"/>
                                  <w:sz w:val="12"/>
                                </w:rPr>
                              </w:pPr>
                              <w:r>
                                <w:rPr>
                                  <w:rFonts w:ascii="Arial"/>
                                  <w:sz w:val="12"/>
                                </w:rPr>
                                <w:t>331</w:t>
                              </w:r>
                            </w:p>
                          </w:txbxContent>
                        </wps:txbx>
                        <wps:bodyPr rot="0" vert="horz" wrap="square" lIns="0" tIns="0" rIns="0" bIns="0" anchor="t" anchorCtr="0" upright="1">
                          <a:noAutofit/>
                        </wps:bodyPr>
                      </wps:wsp>
                      <wps:wsp>
                        <wps:cNvPr id="1783" name="Text Box 1741"/>
                        <wps:cNvSpPr txBox="1">
                          <a:spLocks noChangeArrowheads="1"/>
                        </wps:cNvSpPr>
                        <wps:spPr bwMode="auto">
                          <a:xfrm>
                            <a:off x="5293" y="188"/>
                            <a:ext cx="396" cy="2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FDCE7B" w14:textId="77777777" w:rsidR="00C334C5" w:rsidRDefault="00C334C5">
                              <w:pPr>
                                <w:spacing w:line="118" w:lineRule="exact"/>
                                <w:ind w:left="175"/>
                                <w:rPr>
                                  <w:rFonts w:ascii="Arial"/>
                                  <w:sz w:val="12"/>
                                </w:rPr>
                              </w:pPr>
                              <w:r>
                                <w:rPr>
                                  <w:rFonts w:ascii="Arial"/>
                                  <w:sz w:val="12"/>
                                </w:rPr>
                                <w:t>228</w:t>
                              </w:r>
                            </w:p>
                            <w:p w14:paraId="01E732C2" w14:textId="77777777" w:rsidR="00C334C5" w:rsidRDefault="00C334C5">
                              <w:pPr>
                                <w:spacing w:before="30"/>
                                <w:rPr>
                                  <w:rFonts w:ascii="Arial"/>
                                  <w:sz w:val="12"/>
                                </w:rPr>
                              </w:pPr>
                              <w:r>
                                <w:rPr>
                                  <w:rFonts w:ascii="Arial"/>
                                  <w:sz w:val="12"/>
                                </w:rPr>
                                <w:t>208</w:t>
                              </w:r>
                            </w:p>
                          </w:txbxContent>
                        </wps:txbx>
                        <wps:bodyPr rot="0" vert="horz" wrap="square" lIns="0" tIns="0" rIns="0" bIns="0" anchor="t" anchorCtr="0" upright="1">
                          <a:noAutofit/>
                        </wps:bodyPr>
                      </wps:wsp>
                      <wps:wsp>
                        <wps:cNvPr id="1784" name="Text Box 1740"/>
                        <wps:cNvSpPr txBox="1">
                          <a:spLocks noChangeArrowheads="1"/>
                        </wps:cNvSpPr>
                        <wps:spPr bwMode="auto">
                          <a:xfrm>
                            <a:off x="4881" y="525"/>
                            <a:ext cx="221" cy="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150070" w14:textId="77777777" w:rsidR="00C334C5" w:rsidRDefault="00C334C5">
                              <w:pPr>
                                <w:spacing w:line="118" w:lineRule="exact"/>
                                <w:rPr>
                                  <w:rFonts w:ascii="Arial"/>
                                  <w:sz w:val="12"/>
                                </w:rPr>
                              </w:pPr>
                              <w:r>
                                <w:rPr>
                                  <w:rFonts w:ascii="Arial"/>
                                  <w:sz w:val="12"/>
                                </w:rPr>
                                <w:t>161</w:t>
                              </w:r>
                            </w:p>
                          </w:txbxContent>
                        </wps:txbx>
                        <wps:bodyPr rot="0" vert="horz" wrap="square" lIns="0" tIns="0" rIns="0" bIns="0" anchor="t" anchorCtr="0" upright="1">
                          <a:noAutofit/>
                        </wps:bodyPr>
                      </wps:wsp>
                      <wps:wsp>
                        <wps:cNvPr id="1785" name="Text Box 1739"/>
                        <wps:cNvSpPr txBox="1">
                          <a:spLocks noChangeArrowheads="1"/>
                        </wps:cNvSpPr>
                        <wps:spPr bwMode="auto">
                          <a:xfrm>
                            <a:off x="3785" y="694"/>
                            <a:ext cx="476" cy="18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6E1239" w14:textId="77777777" w:rsidR="00C334C5" w:rsidRDefault="00C334C5">
                              <w:pPr>
                                <w:spacing w:line="118" w:lineRule="exact"/>
                                <w:ind w:left="322"/>
                                <w:rPr>
                                  <w:rFonts w:ascii="Arial"/>
                                  <w:sz w:val="12"/>
                                </w:rPr>
                              </w:pPr>
                              <w:r>
                                <w:rPr>
                                  <w:rFonts w:ascii="Arial"/>
                                  <w:sz w:val="12"/>
                                </w:rPr>
                                <w:t>74</w:t>
                              </w:r>
                            </w:p>
                            <w:p w14:paraId="40BE039A" w14:textId="77777777" w:rsidR="00C334C5" w:rsidRDefault="00C334C5">
                              <w:pPr>
                                <w:spacing w:before="30"/>
                                <w:ind w:left="305"/>
                                <w:rPr>
                                  <w:rFonts w:ascii="Arial"/>
                                  <w:sz w:val="12"/>
                                </w:rPr>
                              </w:pPr>
                              <w:r>
                                <w:rPr>
                                  <w:rFonts w:ascii="Arial"/>
                                  <w:sz w:val="12"/>
                                </w:rPr>
                                <w:t>72</w:t>
                              </w:r>
                            </w:p>
                            <w:p w14:paraId="549CFE31" w14:textId="77777777" w:rsidR="00C334C5" w:rsidRDefault="00C334C5">
                              <w:pPr>
                                <w:spacing w:before="31"/>
                                <w:ind w:left="244"/>
                                <w:rPr>
                                  <w:rFonts w:ascii="Arial"/>
                                  <w:sz w:val="12"/>
                                </w:rPr>
                              </w:pPr>
                              <w:r>
                                <w:rPr>
                                  <w:rFonts w:ascii="Arial"/>
                                  <w:sz w:val="12"/>
                                </w:rPr>
                                <w:t>65</w:t>
                              </w:r>
                            </w:p>
                            <w:p w14:paraId="25D07013" w14:textId="77777777" w:rsidR="00C334C5" w:rsidRDefault="00C334C5">
                              <w:pPr>
                                <w:spacing w:before="30"/>
                                <w:ind w:left="191"/>
                                <w:rPr>
                                  <w:rFonts w:ascii="Arial"/>
                                  <w:sz w:val="12"/>
                                </w:rPr>
                              </w:pPr>
                              <w:r>
                                <w:rPr>
                                  <w:rFonts w:ascii="Arial"/>
                                  <w:sz w:val="12"/>
                                </w:rPr>
                                <w:t>59</w:t>
                              </w:r>
                            </w:p>
                            <w:p w14:paraId="48684D50" w14:textId="77777777" w:rsidR="00C334C5" w:rsidRDefault="00C334C5">
                              <w:pPr>
                                <w:spacing w:before="31"/>
                                <w:ind w:left="138"/>
                                <w:rPr>
                                  <w:rFonts w:ascii="Arial"/>
                                  <w:sz w:val="12"/>
                                </w:rPr>
                              </w:pPr>
                              <w:r>
                                <w:rPr>
                                  <w:rFonts w:ascii="Arial"/>
                                  <w:sz w:val="12"/>
                                </w:rPr>
                                <w:t>53</w:t>
                              </w:r>
                            </w:p>
                            <w:p w14:paraId="646AC9AE" w14:textId="77777777" w:rsidR="00C334C5" w:rsidRDefault="00C334C5">
                              <w:pPr>
                                <w:spacing w:before="30"/>
                                <w:ind w:left="104"/>
                                <w:rPr>
                                  <w:rFonts w:ascii="Arial"/>
                                  <w:sz w:val="12"/>
                                </w:rPr>
                              </w:pPr>
                              <w:r>
                                <w:rPr>
                                  <w:rFonts w:ascii="Arial"/>
                                  <w:sz w:val="12"/>
                                </w:rPr>
                                <w:t>49</w:t>
                              </w:r>
                            </w:p>
                            <w:p w14:paraId="6FC80D52" w14:textId="77777777" w:rsidR="00C334C5" w:rsidRDefault="00C334C5">
                              <w:pPr>
                                <w:spacing w:before="31"/>
                                <w:ind w:left="104"/>
                                <w:rPr>
                                  <w:rFonts w:ascii="Arial"/>
                                  <w:sz w:val="12"/>
                                </w:rPr>
                              </w:pPr>
                              <w:r>
                                <w:rPr>
                                  <w:rFonts w:ascii="Arial"/>
                                  <w:sz w:val="12"/>
                                </w:rPr>
                                <w:t>49</w:t>
                              </w:r>
                            </w:p>
                            <w:p w14:paraId="68B3FF51" w14:textId="77777777" w:rsidR="00C334C5" w:rsidRDefault="00C334C5">
                              <w:pPr>
                                <w:spacing w:before="31"/>
                                <w:ind w:left="77"/>
                                <w:rPr>
                                  <w:rFonts w:ascii="Arial"/>
                                  <w:sz w:val="12"/>
                                </w:rPr>
                              </w:pPr>
                              <w:r>
                                <w:rPr>
                                  <w:rFonts w:ascii="Arial"/>
                                  <w:sz w:val="12"/>
                                </w:rPr>
                                <w:t>46</w:t>
                              </w:r>
                            </w:p>
                            <w:p w14:paraId="5C56C26E" w14:textId="77777777" w:rsidR="00C334C5" w:rsidRDefault="00C334C5">
                              <w:pPr>
                                <w:spacing w:before="30"/>
                                <w:ind w:left="77"/>
                                <w:rPr>
                                  <w:rFonts w:ascii="Arial"/>
                                  <w:sz w:val="12"/>
                                </w:rPr>
                              </w:pPr>
                              <w:r>
                                <w:rPr>
                                  <w:rFonts w:ascii="Arial"/>
                                  <w:sz w:val="12"/>
                                </w:rPr>
                                <w:t>46</w:t>
                              </w:r>
                            </w:p>
                            <w:p w14:paraId="076DE768" w14:textId="77777777" w:rsidR="00C334C5" w:rsidRDefault="00C334C5">
                              <w:pPr>
                                <w:spacing w:before="31"/>
                                <w:rPr>
                                  <w:rFonts w:ascii="Arial"/>
                                  <w:sz w:val="12"/>
                                </w:rPr>
                              </w:pPr>
                              <w:r>
                                <w:rPr>
                                  <w:rFonts w:ascii="Arial"/>
                                  <w:sz w:val="12"/>
                                </w:rPr>
                                <w:t>37</w:t>
                              </w:r>
                            </w:p>
                            <w:p w14:paraId="1E533469" w14:textId="77777777" w:rsidR="00C334C5" w:rsidRDefault="00C334C5">
                              <w:pPr>
                                <w:spacing w:before="30"/>
                                <w:rPr>
                                  <w:rFonts w:ascii="Arial"/>
                                  <w:sz w:val="12"/>
                                </w:rPr>
                              </w:pPr>
                              <w:r>
                                <w:rPr>
                                  <w:rFonts w:ascii="Arial"/>
                                  <w:sz w:val="12"/>
                                </w:rPr>
                                <w:t>37</w:t>
                              </w:r>
                            </w:p>
                          </w:txbxContent>
                        </wps:txbx>
                        <wps:bodyPr rot="0" vert="horz" wrap="square" lIns="0" tIns="0" rIns="0" bIns="0" anchor="t" anchorCtr="0" upright="1">
                          <a:noAutofit/>
                        </wps:bodyPr>
                      </wps:wsp>
                      <wps:wsp>
                        <wps:cNvPr id="1786" name="Text Box 1738"/>
                        <wps:cNvSpPr txBox="1">
                          <a:spLocks noChangeArrowheads="1"/>
                        </wps:cNvSpPr>
                        <wps:spPr bwMode="auto">
                          <a:xfrm>
                            <a:off x="8786" y="789"/>
                            <a:ext cx="1244" cy="1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88227A" w14:textId="77777777" w:rsidR="00C334C5" w:rsidRDefault="00C334C5">
                              <w:pPr>
                                <w:spacing w:line="157" w:lineRule="exact"/>
                                <w:rPr>
                                  <w:rFonts w:ascii="Arial"/>
                                  <w:sz w:val="16"/>
                                </w:rPr>
                              </w:pPr>
                              <w:r>
                                <w:rPr>
                                  <w:rFonts w:ascii="Arial"/>
                                  <w:sz w:val="16"/>
                                </w:rPr>
                                <w:t>Income</w:t>
                              </w:r>
                              <w:r>
                                <w:rPr>
                                  <w:rFonts w:ascii="Arial"/>
                                  <w:spacing w:val="-2"/>
                                  <w:sz w:val="16"/>
                                </w:rPr>
                                <w:t xml:space="preserve"> </w:t>
                              </w:r>
                              <w:r>
                                <w:rPr>
                                  <w:rFonts w:ascii="Arial"/>
                                  <w:sz w:val="16"/>
                                </w:rPr>
                                <w:t>Category</w:t>
                              </w:r>
                            </w:p>
                            <w:p w14:paraId="1F9F715F" w14:textId="77777777" w:rsidR="00C334C5" w:rsidRDefault="00C334C5">
                              <w:pPr>
                                <w:spacing w:line="346" w:lineRule="exact"/>
                                <w:ind w:left="425" w:right="65"/>
                                <w:rPr>
                                  <w:rFonts w:ascii="Arial" w:hAnsi="Arial"/>
                                  <w:sz w:val="12"/>
                                </w:rPr>
                              </w:pPr>
                              <w:r>
                                <w:rPr>
                                  <w:rFonts w:ascii="Arial" w:hAnsi="Arial"/>
                                  <w:sz w:val="12"/>
                                </w:rPr>
                                <w:t>High</w:t>
                              </w:r>
                              <w:r>
                                <w:rPr>
                                  <w:rFonts w:ascii="Arial" w:hAnsi="Arial"/>
                                  <w:spacing w:val="1"/>
                                  <w:sz w:val="12"/>
                                </w:rPr>
                                <w:t xml:space="preserve"> </w:t>
                              </w:r>
                              <w:r>
                                <w:rPr>
                                  <w:rFonts w:ascii="Arial" w:hAnsi="Arial"/>
                                  <w:sz w:val="12"/>
                                </w:rPr>
                                <w:t>Upper−middle</w:t>
                              </w:r>
                              <w:r>
                                <w:rPr>
                                  <w:rFonts w:ascii="Arial" w:hAnsi="Arial"/>
                                  <w:spacing w:val="-31"/>
                                  <w:sz w:val="12"/>
                                </w:rPr>
                                <w:t xml:space="preserve"> </w:t>
                              </w:r>
                              <w:r>
                                <w:rPr>
                                  <w:rFonts w:ascii="Arial" w:hAnsi="Arial"/>
                                  <w:sz w:val="12"/>
                                </w:rPr>
                                <w:t>Lower−middle</w:t>
                              </w:r>
                              <w:r>
                                <w:rPr>
                                  <w:rFonts w:ascii="Arial" w:hAnsi="Arial"/>
                                  <w:spacing w:val="-31"/>
                                  <w:sz w:val="12"/>
                                </w:rPr>
                                <w:t xml:space="preserve"> </w:t>
                              </w:r>
                              <w:r>
                                <w:rPr>
                                  <w:rFonts w:ascii="Arial" w:hAnsi="Arial"/>
                                  <w:sz w:val="12"/>
                                </w:rPr>
                                <w:t>Low</w:t>
                              </w:r>
                            </w:p>
                          </w:txbxContent>
                        </wps:txbx>
                        <wps:bodyPr rot="0" vert="horz" wrap="square" lIns="0" tIns="0" rIns="0" bIns="0" anchor="t" anchorCtr="0" upright="1">
                          <a:noAutofit/>
                        </wps:bodyPr>
                      </wps:wsp>
                      <wps:wsp>
                        <wps:cNvPr id="1787" name="Text Box 1737"/>
                        <wps:cNvSpPr txBox="1">
                          <a:spLocks noChangeArrowheads="1"/>
                        </wps:cNvSpPr>
                        <wps:spPr bwMode="auto">
                          <a:xfrm>
                            <a:off x="5217" y="2548"/>
                            <a:ext cx="221" cy="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B2BDCF" w14:textId="77777777" w:rsidR="00C334C5" w:rsidRDefault="00C334C5">
                              <w:pPr>
                                <w:spacing w:line="118" w:lineRule="exact"/>
                                <w:rPr>
                                  <w:rFonts w:ascii="Arial"/>
                                  <w:sz w:val="12"/>
                                </w:rPr>
                              </w:pPr>
                              <w:r>
                                <w:rPr>
                                  <w:rFonts w:ascii="Arial"/>
                                  <w:sz w:val="12"/>
                                </w:rPr>
                                <w:t>200</w:t>
                              </w:r>
                            </w:p>
                          </w:txbxContent>
                        </wps:txbx>
                        <wps:bodyPr rot="0" vert="horz" wrap="square" lIns="0" tIns="0" rIns="0" bIns="0" anchor="t" anchorCtr="0" upright="1">
                          <a:noAutofit/>
                        </wps:bodyPr>
                      </wps:wsp>
                      <wps:wsp>
                        <wps:cNvPr id="1788" name="Text Box 1736"/>
                        <wps:cNvSpPr txBox="1">
                          <a:spLocks noChangeArrowheads="1"/>
                        </wps:cNvSpPr>
                        <wps:spPr bwMode="auto">
                          <a:xfrm>
                            <a:off x="4476" y="2716"/>
                            <a:ext cx="221" cy="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A40609" w14:textId="77777777" w:rsidR="00C334C5" w:rsidRDefault="00C334C5">
                              <w:pPr>
                                <w:spacing w:line="118" w:lineRule="exact"/>
                                <w:rPr>
                                  <w:rFonts w:ascii="Arial"/>
                                  <w:sz w:val="12"/>
                                </w:rPr>
                              </w:pPr>
                              <w:r>
                                <w:rPr>
                                  <w:rFonts w:ascii="Arial"/>
                                  <w:sz w:val="12"/>
                                </w:rPr>
                                <w:t>115</w:t>
                              </w:r>
                            </w:p>
                          </w:txbxContent>
                        </wps:txbx>
                        <wps:bodyPr rot="0" vert="horz" wrap="square" lIns="0" tIns="0" rIns="0" bIns="0" anchor="t" anchorCtr="0" upright="1">
                          <a:noAutofit/>
                        </wps:bodyPr>
                      </wps:wsp>
                      <wps:wsp>
                        <wps:cNvPr id="1789" name="Text Box 1735"/>
                        <wps:cNvSpPr txBox="1">
                          <a:spLocks noChangeArrowheads="1"/>
                        </wps:cNvSpPr>
                        <wps:spPr bwMode="auto">
                          <a:xfrm>
                            <a:off x="3881" y="2885"/>
                            <a:ext cx="154" cy="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EB41E1" w14:textId="77777777" w:rsidR="00C334C5" w:rsidRDefault="00C334C5">
                              <w:pPr>
                                <w:spacing w:line="118" w:lineRule="exact"/>
                                <w:rPr>
                                  <w:rFonts w:ascii="Arial"/>
                                  <w:sz w:val="12"/>
                                </w:rPr>
                              </w:pPr>
                              <w:r>
                                <w:rPr>
                                  <w:rFonts w:ascii="Arial"/>
                                  <w:sz w:val="12"/>
                                </w:rPr>
                                <w:t>48</w:t>
                              </w:r>
                            </w:p>
                          </w:txbxContent>
                        </wps:txbx>
                        <wps:bodyPr rot="0" vert="horz" wrap="square" lIns="0" tIns="0" rIns="0" bIns="0" anchor="t" anchorCtr="0" upright="1">
                          <a:noAutofit/>
                        </wps:bodyPr>
                      </wps:wsp>
                      <wps:wsp>
                        <wps:cNvPr id="1790" name="Text Box 1734"/>
                        <wps:cNvSpPr txBox="1">
                          <a:spLocks noChangeArrowheads="1"/>
                        </wps:cNvSpPr>
                        <wps:spPr bwMode="auto">
                          <a:xfrm>
                            <a:off x="3574" y="3053"/>
                            <a:ext cx="154" cy="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667F86" w14:textId="77777777" w:rsidR="00C334C5" w:rsidRDefault="00C334C5">
                              <w:pPr>
                                <w:spacing w:line="118" w:lineRule="exact"/>
                                <w:rPr>
                                  <w:rFonts w:ascii="Arial"/>
                                  <w:sz w:val="12"/>
                                </w:rPr>
                              </w:pPr>
                              <w:r>
                                <w:rPr>
                                  <w:rFonts w:ascii="Arial"/>
                                  <w:sz w:val="12"/>
                                </w:rPr>
                                <w:t>13</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A30D086" id="Group 1733" o:spid="_x0000_s1233" style="position:absolute;left:0;text-align:left;margin-left:168.2pt;margin-top:-1.6pt;width:334.95pt;height:164.55pt;z-index:15740928;mso-position-horizontal-relative:page" coordorigin="3364,-32" coordsize="6699,32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">
                <v:rect id="Rectangle 1784" o:spid="_x0000_s1234" style="position:absolute;left:3435;top:-7;width:2893;height: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" fillcolor="#f7fbff" stroked="f"/>
                <v:rect id="Rectangle 1783" o:spid="_x0000_s1235" style="position:absolute;left:3435;top:-7;width:2893;height: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" filled="f" strokeweight=".21pt"/>
                <v:rect id="Rectangle 1782" o:spid="_x0000_s1236" style="position:absolute;left:3435;top:162;width:1994;height: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" fillcolor="#c6dbef" stroked="f"/>
                <v:rect id="Rectangle 1781" o:spid="_x0000_s1237" style="position:absolute;left:3435;top:162;width:1994;height: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" filled="f" strokeweight=".21pt"/>
                <v:rect id="Rectangle 1780" o:spid="_x0000_s1238" style="position:absolute;left:3435;top:330;width:1818;height: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" fillcolor="#f7fbff" stroked="f"/>
                <v:rect id="Rectangle 1779" o:spid="_x0000_s1239" style="position:absolute;left:3435;top:330;width:1818;height: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" filled="f" strokeweight=".21pt"/>
                <v:rect id="Rectangle 1778" o:spid="_x0000_s1240" style="position:absolute;left:3435;top:499;width:1407;height: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" fillcolor="#f7fbff" stroked="f"/>
                <v:rect id="Rectangle 1777" o:spid="_x0000_s1241" style="position:absolute;left:3435;top:499;width:1407;height: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" filled="f" strokeweight=".21pt"/>
                <v:rect id="Rectangle 1776" o:spid="_x0000_s1242" style="position:absolute;left:3435;top:667;width:647;height: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" fillcolor="#f7fbff" stroked="f"/>
                <v:rect id="Rectangle 1775" o:spid="_x0000_s1243" style="position:absolute;left:3435;top:667;width:647;height: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" filled="f" strokeweight=".21pt"/>
                <v:rect id="Rectangle 1774" o:spid="_x0000_s1244" style="position:absolute;left:3435;top:836;width:630;height: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" fillcolor="#f7fbff" stroked="f"/>
                <v:rect id="Rectangle 1773" o:spid="_x0000_s1245" style="position:absolute;left:3435;top:836;width:630;height: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" filled="f" strokeweight=".21pt"/>
                <v:rect id="Rectangle 1772" o:spid="_x0000_s1246" style="position:absolute;left:3435;top:1004;width:569;height: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" fillcolor="#f7fbff" stroked="f"/>
                <v:rect id="Rectangle 1771" o:spid="_x0000_s1247" style="position:absolute;left:3435;top:1004;width:569;height: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" filled="f" strokeweight=".21pt"/>
                <v:rect id="Rectangle 1770" o:spid="_x0000_s1248" style="position:absolute;left:3435;top:1173;width:516;height: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" fillcolor="#f7fbff" stroked="f"/>
                <v:rect id="Rectangle 1769" o:spid="_x0000_s1249" style="position:absolute;left:3435;top:1173;width:516;height: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" filled="f" strokeweight=".21pt"/>
                <v:rect id="Rectangle 1768" o:spid="_x0000_s1250" style="position:absolute;left:3435;top:1342;width:463;height: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" fillcolor="#f7fbff" stroked="f"/>
                <v:rect id="Rectangle 1767" o:spid="_x0000_s1251" style="position:absolute;left:3435;top:1342;width:463;height: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" filled="f" strokeweight=".21pt"/>
                <v:rect id="Rectangle 1766" o:spid="_x0000_s1252" style="position:absolute;left:3435;top:1510;width:429;height: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" fillcolor="#f7fbff" stroked="f"/>
                <v:rect id="Rectangle 1765" o:spid="_x0000_s1253" style="position:absolute;left:3435;top:1510;width:429;height: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" filled="f" strokeweight=".21pt"/>
                <v:rect id="Rectangle 1764" o:spid="_x0000_s1254" style="position:absolute;left:3435;top:1679;width:429;height: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" fillcolor="#6baed6" stroked="f"/>
                <v:rect id="Rectangle 1763" o:spid="_x0000_s1255" style="position:absolute;left:3435;top:1679;width:429;height: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" filled="f" strokeweight=".21pt"/>
                <v:rect id="Rectangle 1762" o:spid="_x0000_s1256" style="position:absolute;left:3435;top:1847;width:402;height: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" fillcolor="#f7fbff" stroked="f"/>
                <v:rect id="Rectangle 1761" o:spid="_x0000_s1257" style="position:absolute;left:3435;top:1847;width:402;height: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" filled="f" strokeweight=".21pt"/>
                <v:rect id="Rectangle 1760" o:spid="_x0000_s1258" style="position:absolute;left:3435;top:2016;width:402;height: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" fillcolor="#f7fbff" stroked="f"/>
                <v:rect id="Rectangle 1759" o:spid="_x0000_s1259" style="position:absolute;left:3435;top:2016;width:402;height: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" filled="f" strokeweight=".21pt"/>
                <v:rect id="Rectangle 1758" o:spid="_x0000_s1260" style="position:absolute;left:3435;top:2184;width:324;height: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" fillcolor="#f7fbff" stroked="f"/>
                <v:rect id="Rectangle 1757" o:spid="_x0000_s1261" style="position:absolute;left:3435;top:2184;width:324;height: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" filled="f" strokeweight=".21pt"/>
                <v:rect id="Rectangle 1756" o:spid="_x0000_s1262" style="position:absolute;left:3435;top:2353;width:324;height: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" fillcolor="#f7fbff" stroked="f"/>
                <v:rect id="Rectangle 1755" o:spid="_x0000_s1263" style="position:absolute;left:3435;top:2353;width:324;height: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" filled="f" strokeweight=".21pt"/>
                <v:rect id="Rectangle 1754" o:spid="_x0000_s1264" style="position:absolute;left:3435;top:2521;width:1742;height: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" fillcolor="#f7fbff" stroked="f"/>
                <v:rect id="Rectangle 1753" o:spid="_x0000_s1265" style="position:absolute;left:3435;top:2521;width:1742;height: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" filled="f" strokeweight=".21pt"/>
                <v:rect id="Rectangle 1752" o:spid="_x0000_s1266" style="position:absolute;left:3435;top:2690;width:1002;height: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" fillcolor="#c6dbef" stroked="f"/>
                <v:rect id="Rectangle 1751" o:spid="_x0000_s1267" style="position:absolute;left:3435;top:2690;width:1002;height: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" filled="f" strokeweight=".21pt"/>
                <v:rect id="Rectangle 1750" o:spid="_x0000_s1268" style="position:absolute;left:3435;top:2858;width:420;height: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" fillcolor="#6baed6" stroked="f"/>
                <v:rect id="Rectangle 1749" o:spid="_x0000_s1269" style="position:absolute;left:3435;top:2858;width:420;height: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" filled="f" strokeweight=".21pt"/>
                <v:rect id="Rectangle 1748" o:spid="_x0000_s1270" style="position:absolute;left:3435;top:3027;width:113;height: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" fillcolor="#084594" stroked="f"/>
                <v:rect id="Rectangle 1747" o:spid="_x0000_s1271" style="position:absolute;left:3435;top:3027;width:113;height: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" filled="f" strokeweight=".21pt"/>
                <v:line id="Line 1746" o:spid="_x0000_s1272" style="position:absolute;visibility:visible;mso-wrap-style:square" from="3419,3204" to="3419,32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" strokeweight="1.07pt"/>
                <v:shape id="AutoShape 1745" o:spid="_x0000_s1273" style="position:absolute;left:3363;top:69;width:55;height:3034;visibility:visible;mso-wrap-style:square;v-text-anchor:top" coordsize="55,3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" path="m,3033r55,m,2864r55,m,2696r55,m,2527r55,m,2359r55,m,2190r55,m,2022r55,m,1853r55,m,1685r55,m,1516r55,m,1348r55,m,1179r55,m,1011r55,m,842r55,m,674r55,m,505r55,m,337r55,m,168r55,m,l55,e" filled="f" strokecolor="#333" strokeweight="1.07pt">
                  <v:path arrowok="t" o:connecttype="custom" o:connectlocs="0,3103;55,3103;0,2934;55,2934;0,2766;55,2766;0,2597;55,2597;0,2429;55,2429;0,2260;55,2260;0,2092;55,2092;0,1923;55,1923;0,1755;55,1755;0,1586;55,1586;0,1418;55,1418;0,1249;55,1249;0,1081;55,1081;0,912;55,912;0,744;55,744;0,575;55,575;0,407;55,407;0,238;55,238;0,70;55,70" o:connectangles="0,0,0,0,0,0,0,0,0,0,0,0,0,0,0,0,0,0,0,0,0,0,0,0,0,0,0,0,0,0,0,0,0,0,0,0,0,0"/>
                </v:shape>
                <v:line id="Line 1744" o:spid="_x0000_s1274" style="position:absolute;visibility:visible;mso-wrap-style:square" from="3419,3204" to="10062,32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" strokeweight="1.07pt"/>
                <v:shape id="AutoShape 1743" o:spid="_x0000_s1275" style="position:absolute;left:3435;top:3204;width:6611;height:55;visibility:visible;mso-wrap-style:square;v-text-anchor:top" coordsize="661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" path="m,55l,m827,55l827,t826,55l1653,t826,55l2479,t826,55l3305,t827,55l4132,t826,55l4958,t826,55l5784,t827,55l6611,e" filled="f" strokecolor="#333" strokeweight="1.07pt">
                  <v:path arrowok="t" o:connecttype="custom" o:connectlocs="0,3259;0,3204;827,3259;827,3204;1653,3259;1653,3204;2479,3259;2479,3204;3305,3259;3305,3204;4132,3259;4132,3204;4958,3259;4958,3204;5784,3259;5784,3204;6611,3259;6611,3204" o:connectangles="0,0,0,0,0,0,0,0,0,0,0,0,0,0,0,0,0,0"/>
                </v:shape>
                <v:shape id="Text Box 1742" o:spid="_x0000_s1276" type="#_x0000_t202" style="position:absolute;left:6367;top:20;width:221;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" filled="f" stroked="f">
                  <v:textbox inset="0,0,0,0">
                    <w:txbxContent>
                      <w:p w14:paraId="58FEBF8D" w14:textId="77777777" w:rsidR="00C334C5" w:rsidRDefault="00C334C5">
                        <w:pPr>
                          <w:spacing w:line="118" w:lineRule="exact"/>
                          <w:rPr>
                            <w:rFonts w:ascii="Arial"/>
                            <w:sz w:val="12"/>
                          </w:rPr>
                        </w:pPr>
                        <w:r>
                          <w:rPr>
                            <w:rFonts w:ascii="Arial"/>
                            <w:sz w:val="12"/>
                          </w:rPr>
                          <w:t>331</w:t>
                        </w:r>
                      </w:p>
                    </w:txbxContent>
                  </v:textbox>
                </v:shape>
                <v:shape id="Text Box 1741" o:spid="_x0000_s1277" type="#_x0000_t202" style="position:absolute;left:5293;top:188;width:396;height: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" filled="f" stroked="f">
                  <v:textbox inset="0,0,0,0">
                    <w:txbxContent>
                      <w:p w14:paraId="76FDCE7B" w14:textId="77777777" w:rsidR="00C334C5" w:rsidRDefault="00C334C5">
                        <w:pPr>
                          <w:spacing w:line="118" w:lineRule="exact"/>
                          <w:ind w:left="175"/>
                          <w:rPr>
                            <w:rFonts w:ascii="Arial"/>
                            <w:sz w:val="12"/>
                          </w:rPr>
                        </w:pPr>
                        <w:r>
                          <w:rPr>
                            <w:rFonts w:ascii="Arial"/>
                            <w:sz w:val="12"/>
                          </w:rPr>
                          <w:t>228</w:t>
                        </w:r>
                      </w:p>
                      <w:p w14:paraId="01E732C2" w14:textId="77777777" w:rsidR="00C334C5" w:rsidRDefault="00C334C5">
                        <w:pPr>
                          <w:spacing w:before="30"/>
                          <w:rPr>
                            <w:rFonts w:ascii="Arial"/>
                            <w:sz w:val="12"/>
                          </w:rPr>
                        </w:pPr>
                        <w:r>
                          <w:rPr>
                            <w:rFonts w:ascii="Arial"/>
                            <w:sz w:val="12"/>
                          </w:rPr>
                          <w:t>208</w:t>
                        </w:r>
                      </w:p>
                    </w:txbxContent>
                  </v:textbox>
                </v:shape>
                <v:shape id="Text Box 1740" o:spid="_x0000_s1278" type="#_x0000_t202" style="position:absolute;left:4881;top:525;width:221;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" filled="f" stroked="f">
                  <v:textbox inset="0,0,0,0">
                    <w:txbxContent>
                      <w:p w14:paraId="28150070" w14:textId="77777777" w:rsidR="00C334C5" w:rsidRDefault="00C334C5">
                        <w:pPr>
                          <w:spacing w:line="118" w:lineRule="exact"/>
                          <w:rPr>
                            <w:rFonts w:ascii="Arial"/>
                            <w:sz w:val="12"/>
                          </w:rPr>
                        </w:pPr>
                        <w:r>
                          <w:rPr>
                            <w:rFonts w:ascii="Arial"/>
                            <w:sz w:val="12"/>
                          </w:rPr>
                          <w:t>161</w:t>
                        </w:r>
                      </w:p>
                    </w:txbxContent>
                  </v:textbox>
                </v:shape>
                <v:shape id="Text Box 1739" o:spid="_x0000_s1279" type="#_x0000_t202" style="position:absolute;left:3785;top:694;width:476;height:1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" filled="f" stroked="f">
                  <v:textbox inset="0,0,0,0">
                    <w:txbxContent>
                      <w:p w14:paraId="536E1239" w14:textId="77777777" w:rsidR="00C334C5" w:rsidRDefault="00C334C5">
                        <w:pPr>
                          <w:spacing w:line="118" w:lineRule="exact"/>
                          <w:ind w:left="322"/>
                          <w:rPr>
                            <w:rFonts w:ascii="Arial"/>
                            <w:sz w:val="12"/>
                          </w:rPr>
                        </w:pPr>
                        <w:r>
                          <w:rPr>
                            <w:rFonts w:ascii="Arial"/>
                            <w:sz w:val="12"/>
                          </w:rPr>
                          <w:t>74</w:t>
                        </w:r>
                      </w:p>
                      <w:p w14:paraId="40BE039A" w14:textId="77777777" w:rsidR="00C334C5" w:rsidRDefault="00C334C5">
                        <w:pPr>
                          <w:spacing w:before="30"/>
                          <w:ind w:left="305"/>
                          <w:rPr>
                            <w:rFonts w:ascii="Arial"/>
                            <w:sz w:val="12"/>
                          </w:rPr>
                        </w:pPr>
                        <w:r>
                          <w:rPr>
                            <w:rFonts w:ascii="Arial"/>
                            <w:sz w:val="12"/>
                          </w:rPr>
                          <w:t>72</w:t>
                        </w:r>
                      </w:p>
                      <w:p w14:paraId="549CFE31" w14:textId="77777777" w:rsidR="00C334C5" w:rsidRDefault="00C334C5">
                        <w:pPr>
                          <w:spacing w:before="31"/>
                          <w:ind w:left="244"/>
                          <w:rPr>
                            <w:rFonts w:ascii="Arial"/>
                            <w:sz w:val="12"/>
                          </w:rPr>
                        </w:pPr>
                        <w:r>
                          <w:rPr>
                            <w:rFonts w:ascii="Arial"/>
                            <w:sz w:val="12"/>
                          </w:rPr>
                          <w:t>65</w:t>
                        </w:r>
                      </w:p>
                      <w:p w14:paraId="25D07013" w14:textId="77777777" w:rsidR="00C334C5" w:rsidRDefault="00C334C5">
                        <w:pPr>
                          <w:spacing w:before="30"/>
                          <w:ind w:left="191"/>
                          <w:rPr>
                            <w:rFonts w:ascii="Arial"/>
                            <w:sz w:val="12"/>
                          </w:rPr>
                        </w:pPr>
                        <w:r>
                          <w:rPr>
                            <w:rFonts w:ascii="Arial"/>
                            <w:sz w:val="12"/>
                          </w:rPr>
                          <w:t>59</w:t>
                        </w:r>
                      </w:p>
                      <w:p w14:paraId="48684D50" w14:textId="77777777" w:rsidR="00C334C5" w:rsidRDefault="00C334C5">
                        <w:pPr>
                          <w:spacing w:before="31"/>
                          <w:ind w:left="138"/>
                          <w:rPr>
                            <w:rFonts w:ascii="Arial"/>
                            <w:sz w:val="12"/>
                          </w:rPr>
                        </w:pPr>
                        <w:r>
                          <w:rPr>
                            <w:rFonts w:ascii="Arial"/>
                            <w:sz w:val="12"/>
                          </w:rPr>
                          <w:t>53</w:t>
                        </w:r>
                      </w:p>
                      <w:p w14:paraId="646AC9AE" w14:textId="77777777" w:rsidR="00C334C5" w:rsidRDefault="00C334C5">
                        <w:pPr>
                          <w:spacing w:before="30"/>
                          <w:ind w:left="104"/>
                          <w:rPr>
                            <w:rFonts w:ascii="Arial"/>
                            <w:sz w:val="12"/>
                          </w:rPr>
                        </w:pPr>
                        <w:r>
                          <w:rPr>
                            <w:rFonts w:ascii="Arial"/>
                            <w:sz w:val="12"/>
                          </w:rPr>
                          <w:t>49</w:t>
                        </w:r>
                      </w:p>
                      <w:p w14:paraId="6FC80D52" w14:textId="77777777" w:rsidR="00C334C5" w:rsidRDefault="00C334C5">
                        <w:pPr>
                          <w:spacing w:before="31"/>
                          <w:ind w:left="104"/>
                          <w:rPr>
                            <w:rFonts w:ascii="Arial"/>
                            <w:sz w:val="12"/>
                          </w:rPr>
                        </w:pPr>
                        <w:r>
                          <w:rPr>
                            <w:rFonts w:ascii="Arial"/>
                            <w:sz w:val="12"/>
                          </w:rPr>
                          <w:t>49</w:t>
                        </w:r>
                      </w:p>
                      <w:p w14:paraId="68B3FF51" w14:textId="77777777" w:rsidR="00C334C5" w:rsidRDefault="00C334C5">
                        <w:pPr>
                          <w:spacing w:before="31"/>
                          <w:ind w:left="77"/>
                          <w:rPr>
                            <w:rFonts w:ascii="Arial"/>
                            <w:sz w:val="12"/>
                          </w:rPr>
                        </w:pPr>
                        <w:r>
                          <w:rPr>
                            <w:rFonts w:ascii="Arial"/>
                            <w:sz w:val="12"/>
                          </w:rPr>
                          <w:t>46</w:t>
                        </w:r>
                      </w:p>
                      <w:p w14:paraId="5C56C26E" w14:textId="77777777" w:rsidR="00C334C5" w:rsidRDefault="00C334C5">
                        <w:pPr>
                          <w:spacing w:before="30"/>
                          <w:ind w:left="77"/>
                          <w:rPr>
                            <w:rFonts w:ascii="Arial"/>
                            <w:sz w:val="12"/>
                          </w:rPr>
                        </w:pPr>
                        <w:r>
                          <w:rPr>
                            <w:rFonts w:ascii="Arial"/>
                            <w:sz w:val="12"/>
                          </w:rPr>
                          <w:t>46</w:t>
                        </w:r>
                      </w:p>
                      <w:p w14:paraId="076DE768" w14:textId="77777777" w:rsidR="00C334C5" w:rsidRDefault="00C334C5">
                        <w:pPr>
                          <w:spacing w:before="31"/>
                          <w:rPr>
                            <w:rFonts w:ascii="Arial"/>
                            <w:sz w:val="12"/>
                          </w:rPr>
                        </w:pPr>
                        <w:r>
                          <w:rPr>
                            <w:rFonts w:ascii="Arial"/>
                            <w:sz w:val="12"/>
                          </w:rPr>
                          <w:t>37</w:t>
                        </w:r>
                      </w:p>
                      <w:p w14:paraId="1E533469" w14:textId="77777777" w:rsidR="00C334C5" w:rsidRDefault="00C334C5">
                        <w:pPr>
                          <w:spacing w:before="30"/>
                          <w:rPr>
                            <w:rFonts w:ascii="Arial"/>
                            <w:sz w:val="12"/>
                          </w:rPr>
                        </w:pPr>
                        <w:r>
                          <w:rPr>
                            <w:rFonts w:ascii="Arial"/>
                            <w:sz w:val="12"/>
                          </w:rPr>
                          <w:t>37</w:t>
                        </w:r>
                      </w:p>
                    </w:txbxContent>
                  </v:textbox>
                </v:shape>
                <v:shape id="Text Box 1738" o:spid="_x0000_s1280" type="#_x0000_t202" style="position:absolute;left:8786;top:789;width:1244;height:15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" filled="f" stroked="f">
                  <v:textbox inset="0,0,0,0">
                    <w:txbxContent>
                      <w:p w14:paraId="3688227A" w14:textId="77777777" w:rsidR="00C334C5" w:rsidRDefault="00C334C5">
                        <w:pPr>
                          <w:spacing w:line="157" w:lineRule="exact"/>
                          <w:rPr>
                            <w:rFonts w:ascii="Arial"/>
                            <w:sz w:val="16"/>
                          </w:rPr>
                        </w:pPr>
                        <w:r>
                          <w:rPr>
                            <w:rFonts w:ascii="Arial"/>
                            <w:sz w:val="16"/>
                          </w:rPr>
                          <w:t>Income</w:t>
                        </w:r>
                        <w:r>
                          <w:rPr>
                            <w:rFonts w:ascii="Arial"/>
                            <w:spacing w:val="-2"/>
                            <w:sz w:val="16"/>
                          </w:rPr>
                          <w:t xml:space="preserve"> </w:t>
                        </w:r>
                        <w:r>
                          <w:rPr>
                            <w:rFonts w:ascii="Arial"/>
                            <w:sz w:val="16"/>
                          </w:rPr>
                          <w:t>Category</w:t>
                        </w:r>
                      </w:p>
                      <w:p w14:paraId="1F9F715F" w14:textId="77777777" w:rsidR="00C334C5" w:rsidRDefault="00C334C5">
                        <w:pPr>
                          <w:spacing w:line="346" w:lineRule="exact"/>
                          <w:ind w:left="425" w:right="65"/>
                          <w:rPr>
                            <w:rFonts w:ascii="Arial" w:hAnsi="Arial"/>
                            <w:sz w:val="12"/>
                          </w:rPr>
                        </w:pPr>
                        <w:r>
                          <w:rPr>
                            <w:rFonts w:ascii="Arial" w:hAnsi="Arial"/>
                            <w:sz w:val="12"/>
                          </w:rPr>
                          <w:t>High</w:t>
                        </w:r>
                        <w:r>
                          <w:rPr>
                            <w:rFonts w:ascii="Arial" w:hAnsi="Arial"/>
                            <w:spacing w:val="1"/>
                            <w:sz w:val="12"/>
                          </w:rPr>
                          <w:t xml:space="preserve"> </w:t>
                        </w:r>
                        <w:r>
                          <w:rPr>
                            <w:rFonts w:ascii="Arial" w:hAnsi="Arial"/>
                            <w:sz w:val="12"/>
                          </w:rPr>
                          <w:t>Upper−middle</w:t>
                        </w:r>
                        <w:r>
                          <w:rPr>
                            <w:rFonts w:ascii="Arial" w:hAnsi="Arial"/>
                            <w:spacing w:val="-31"/>
                            <w:sz w:val="12"/>
                          </w:rPr>
                          <w:t xml:space="preserve"> </w:t>
                        </w:r>
                        <w:r>
                          <w:rPr>
                            <w:rFonts w:ascii="Arial" w:hAnsi="Arial"/>
                            <w:sz w:val="12"/>
                          </w:rPr>
                          <w:t>Lower−middle</w:t>
                        </w:r>
                        <w:r>
                          <w:rPr>
                            <w:rFonts w:ascii="Arial" w:hAnsi="Arial"/>
                            <w:spacing w:val="-31"/>
                            <w:sz w:val="12"/>
                          </w:rPr>
                          <w:t xml:space="preserve"> </w:t>
                        </w:r>
                        <w:r>
                          <w:rPr>
                            <w:rFonts w:ascii="Arial" w:hAnsi="Arial"/>
                            <w:sz w:val="12"/>
                          </w:rPr>
                          <w:t>Low</w:t>
                        </w:r>
                      </w:p>
                    </w:txbxContent>
                  </v:textbox>
                </v:shape>
                <v:shape id="Text Box 1737" o:spid="_x0000_s1281" type="#_x0000_t202" style="position:absolute;left:5217;top:2548;width:221;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" filled="f" stroked="f">
                  <v:textbox inset="0,0,0,0">
                    <w:txbxContent>
                      <w:p w14:paraId="50B2BDCF" w14:textId="77777777" w:rsidR="00C334C5" w:rsidRDefault="00C334C5">
                        <w:pPr>
                          <w:spacing w:line="118" w:lineRule="exact"/>
                          <w:rPr>
                            <w:rFonts w:ascii="Arial"/>
                            <w:sz w:val="12"/>
                          </w:rPr>
                        </w:pPr>
                        <w:r>
                          <w:rPr>
                            <w:rFonts w:ascii="Arial"/>
                            <w:sz w:val="12"/>
                          </w:rPr>
                          <w:t>200</w:t>
                        </w:r>
                      </w:p>
                    </w:txbxContent>
                  </v:textbox>
                </v:shape>
                <v:shape id="Text Box 1736" o:spid="_x0000_s1282" type="#_x0000_t202" style="position:absolute;left:4476;top:2716;width:221;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" filled="f" stroked="f">
                  <v:textbox inset="0,0,0,0">
                    <w:txbxContent>
                      <w:p w14:paraId="53A40609" w14:textId="77777777" w:rsidR="00C334C5" w:rsidRDefault="00C334C5">
                        <w:pPr>
                          <w:spacing w:line="118" w:lineRule="exact"/>
                          <w:rPr>
                            <w:rFonts w:ascii="Arial"/>
                            <w:sz w:val="12"/>
                          </w:rPr>
                        </w:pPr>
                        <w:r>
                          <w:rPr>
                            <w:rFonts w:ascii="Arial"/>
                            <w:sz w:val="12"/>
                          </w:rPr>
                          <w:t>115</w:t>
                        </w:r>
                      </w:p>
                    </w:txbxContent>
                  </v:textbox>
                </v:shape>
                <v:shape id="Text Box 1735" o:spid="_x0000_s1283" type="#_x0000_t202" style="position:absolute;left:3881;top:2885;width:154;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" filled="f" stroked="f">
                  <v:textbox inset="0,0,0,0">
                    <w:txbxContent>
                      <w:p w14:paraId="48EB41E1" w14:textId="77777777" w:rsidR="00C334C5" w:rsidRDefault="00C334C5">
                        <w:pPr>
                          <w:spacing w:line="118" w:lineRule="exact"/>
                          <w:rPr>
                            <w:rFonts w:ascii="Arial"/>
                            <w:sz w:val="12"/>
                          </w:rPr>
                        </w:pPr>
                        <w:r>
                          <w:rPr>
                            <w:rFonts w:ascii="Arial"/>
                            <w:sz w:val="12"/>
                          </w:rPr>
                          <w:t>48</w:t>
                        </w:r>
                      </w:p>
                    </w:txbxContent>
                  </v:textbox>
                </v:shape>
                <v:shape id="Text Box 1734" o:spid="_x0000_s1284" type="#_x0000_t202" style="position:absolute;left:3574;top:3053;width:154;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" filled="f" stroked="f">
                  <v:textbox inset="0,0,0,0">
                    <w:txbxContent>
                      <w:p w14:paraId="52667F86" w14:textId="77777777" w:rsidR="00C334C5" w:rsidRDefault="00C334C5">
                        <w:pPr>
                          <w:spacing w:line="118" w:lineRule="exact"/>
                          <w:rPr>
                            <w:rFonts w:ascii="Arial"/>
                            <w:sz w:val="12"/>
                          </w:rPr>
                        </w:pPr>
                        <w:r>
                          <w:rPr>
                            <w:rFonts w:ascii="Arial"/>
                            <w:sz w:val="12"/>
                          </w:rPr>
                          <w:t>13</w:t>
                        </w:r>
                      </w:p>
                    </w:txbxContent>
                  </v:textbox>
                </v:shape>
                <w10:wrap anchorx="page"/>
              </v:group>
            </w:pict>
          </mc:Fallback>
        </mc:AlternateContent>
      </w:r>
      <w:r w:rsidR="00DC0BFC">
        <w:rPr>
          <w:rFonts w:ascii="Arial"/>
          <w:color w:val="4D4D4D"/>
          <w:sz w:val="12"/>
        </w:rPr>
        <w:t>United</w:t>
      </w:r>
      <w:r w:rsidR="00DC0BFC">
        <w:rPr>
          <w:rFonts w:ascii="Arial"/>
          <w:color w:val="4D4D4D"/>
          <w:spacing w:val="-6"/>
          <w:sz w:val="12"/>
        </w:rPr>
        <w:t xml:space="preserve"> </w:t>
      </w:r>
      <w:r w:rsidR="00DC0BFC">
        <w:rPr>
          <w:rFonts w:ascii="Arial"/>
          <w:color w:val="4D4D4D"/>
          <w:sz w:val="12"/>
        </w:rPr>
        <w:t>States</w:t>
      </w:r>
    </w:p>
    <w:p w14:paraId="655011A0" w14:textId="77777777" w:rsidR="00BB4C49" w:rsidRDefault="00144D41">
      <w:pPr>
        <w:spacing w:before="30" w:line="292" w:lineRule="auto"/>
        <w:ind w:left="1526" w:right="7677" w:firstLine="540"/>
        <w:jc w:val="right"/>
        <w:rPr>
          <w:rFonts w:ascii="Arial"/>
          <w:sz w:val="12"/>
        </w:rPr>
      </w:pPr>
      <w:r>
        <w:rPr>
          <w:noProof/>
        </w:rPr>
        <mc:AlternateContent>
          <mc:Choice Requires="wps">
            <w:drawing>
              <wp:anchor distT="0" distB="0" distL="114300" distR="114300" simplePos="0" relativeHeight="15743488" behindDoc="0" locked="0" layoutInCell="1" allowOverlap="1" wp14:anchorId="646B192F" wp14:editId="7BB20779">
                <wp:simplePos x="0" y="0"/>
                <wp:positionH relativeFrom="page">
                  <wp:posOffset>5579745</wp:posOffset>
                </wp:positionH>
                <wp:positionV relativeFrom="paragraph">
                  <wp:posOffset>553720</wp:posOffset>
                </wp:positionV>
                <wp:extent cx="220345" cy="877570"/>
                <wp:effectExtent l="0" t="0" r="0" b="0"/>
                <wp:wrapNone/>
                <wp:docPr id="1738" name="Text Box 17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345" cy="877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340"/>
                            </w:tblGrid>
                            <w:tr w:rsidR="00C334C5" w14:paraId="58F142BE" w14:textId="77777777">
                              <w:trPr>
                                <w:trHeight w:val="335"/>
                              </w:trPr>
                              <w:tc>
                                <w:tcPr>
                                  <w:tcW w:w="340" w:type="dxa"/>
                                  <w:tcBorders>
                                    <w:bottom w:val="single" w:sz="4" w:space="0" w:color="000000"/>
                                  </w:tcBorders>
                                  <w:shd w:val="clear" w:color="auto" w:fill="F7FBFF"/>
                                </w:tcPr>
                                <w:p w14:paraId="7AC454AC" w14:textId="77777777" w:rsidR="00C334C5" w:rsidRDefault="00C334C5">
                                  <w:pPr>
                                    <w:pStyle w:val="TableParagraph"/>
                                    <w:spacing w:line="240" w:lineRule="auto"/>
                                    <w:jc w:val="left"/>
                                    <w:rPr>
                                      <w:rFonts w:ascii="Times New Roman"/>
                                      <w:sz w:val="16"/>
                                    </w:rPr>
                                  </w:pPr>
                                </w:p>
                              </w:tc>
                            </w:tr>
                            <w:tr w:rsidR="00C334C5" w14:paraId="4F972885" w14:textId="77777777">
                              <w:trPr>
                                <w:trHeight w:val="335"/>
                              </w:trPr>
                              <w:tc>
                                <w:tcPr>
                                  <w:tcW w:w="340" w:type="dxa"/>
                                  <w:tcBorders>
                                    <w:top w:val="single" w:sz="4" w:space="0" w:color="000000"/>
                                    <w:bottom w:val="single" w:sz="4" w:space="0" w:color="000000"/>
                                  </w:tcBorders>
                                  <w:shd w:val="clear" w:color="auto" w:fill="C6DBEF"/>
                                </w:tcPr>
                                <w:p w14:paraId="3A9A6165" w14:textId="77777777" w:rsidR="00C334C5" w:rsidRDefault="00C334C5">
                                  <w:pPr>
                                    <w:pStyle w:val="TableParagraph"/>
                                    <w:spacing w:line="240" w:lineRule="auto"/>
                                    <w:jc w:val="left"/>
                                    <w:rPr>
                                      <w:rFonts w:ascii="Times New Roman"/>
                                      <w:sz w:val="16"/>
                                    </w:rPr>
                                  </w:pPr>
                                </w:p>
                              </w:tc>
                            </w:tr>
                            <w:tr w:rsidR="00C334C5" w14:paraId="45123B79" w14:textId="77777777">
                              <w:trPr>
                                <w:trHeight w:val="335"/>
                              </w:trPr>
                              <w:tc>
                                <w:tcPr>
                                  <w:tcW w:w="340" w:type="dxa"/>
                                  <w:tcBorders>
                                    <w:top w:val="single" w:sz="4" w:space="0" w:color="000000"/>
                                    <w:bottom w:val="single" w:sz="4" w:space="0" w:color="000000"/>
                                  </w:tcBorders>
                                  <w:shd w:val="clear" w:color="auto" w:fill="6BAED6"/>
                                </w:tcPr>
                                <w:p w14:paraId="74FA656F" w14:textId="77777777" w:rsidR="00C334C5" w:rsidRDefault="00C334C5">
                                  <w:pPr>
                                    <w:pStyle w:val="TableParagraph"/>
                                    <w:spacing w:line="240" w:lineRule="auto"/>
                                    <w:jc w:val="left"/>
                                    <w:rPr>
                                      <w:rFonts w:ascii="Times New Roman"/>
                                      <w:sz w:val="16"/>
                                    </w:rPr>
                                  </w:pPr>
                                </w:p>
                              </w:tc>
                            </w:tr>
                            <w:tr w:rsidR="00C334C5" w14:paraId="4756C5B5" w14:textId="77777777">
                              <w:trPr>
                                <w:trHeight w:val="335"/>
                              </w:trPr>
                              <w:tc>
                                <w:tcPr>
                                  <w:tcW w:w="340" w:type="dxa"/>
                                  <w:tcBorders>
                                    <w:top w:val="single" w:sz="4" w:space="0" w:color="000000"/>
                                  </w:tcBorders>
                                  <w:shd w:val="clear" w:color="auto" w:fill="084594"/>
                                </w:tcPr>
                                <w:p w14:paraId="67807D60" w14:textId="77777777" w:rsidR="00C334C5" w:rsidRDefault="00C334C5">
                                  <w:pPr>
                                    <w:pStyle w:val="TableParagraph"/>
                                    <w:spacing w:line="240" w:lineRule="auto"/>
                                    <w:jc w:val="left"/>
                                    <w:rPr>
                                      <w:rFonts w:ascii="Times New Roman"/>
                                      <w:sz w:val="16"/>
                                    </w:rPr>
                                  </w:pPr>
                                </w:p>
                              </w:tc>
                            </w:tr>
                          </w:tbl>
                          <w:p w14:paraId="66EB97EE" w14:textId="77777777" w:rsidR="00C334C5" w:rsidRDefault="00C334C5">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6B192F" id="Text Box 1732" o:spid="_x0000_s1285" type="#_x0000_t202" style="position:absolute;left:0;text-align:left;margin-left:439.35pt;margin-top:43.6pt;width:17.35pt;height:69.1pt;z-index:157434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" filled="f" stroked="f">
                <v:textbox inset="0,0,0,0">
                  <w:txbxContent>
                    <w:tbl>
                      <w:tblPr>
                        <w:tblW w:w="0" w:type="auto"/>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340"/>
                      </w:tblGrid>
                      <w:tr w:rsidR="00C334C5" w14:paraId="58F142BE" w14:textId="77777777">
                        <w:trPr>
                          <w:trHeight w:val="335"/>
                        </w:trPr>
                        <w:tc>
                          <w:tcPr>
                            <w:tcW w:w="340" w:type="dxa"/>
                            <w:tcBorders>
                              <w:bottom w:val="single" w:sz="4" w:space="0" w:color="000000"/>
                            </w:tcBorders>
                            <w:shd w:val="clear" w:color="auto" w:fill="F7FBFF"/>
                          </w:tcPr>
                          <w:p w14:paraId="7AC454AC" w14:textId="77777777" w:rsidR="00C334C5" w:rsidRDefault="00C334C5">
                            <w:pPr>
                              <w:pStyle w:val="TableParagraph"/>
                              <w:spacing w:line="240" w:lineRule="auto"/>
                              <w:jc w:val="left"/>
                              <w:rPr>
                                <w:rFonts w:ascii="Times New Roman"/>
                                <w:sz w:val="16"/>
                              </w:rPr>
                            </w:pPr>
                          </w:p>
                        </w:tc>
                      </w:tr>
                      <w:tr w:rsidR="00C334C5" w14:paraId="4F972885" w14:textId="77777777">
                        <w:trPr>
                          <w:trHeight w:val="335"/>
                        </w:trPr>
                        <w:tc>
                          <w:tcPr>
                            <w:tcW w:w="340" w:type="dxa"/>
                            <w:tcBorders>
                              <w:top w:val="single" w:sz="4" w:space="0" w:color="000000"/>
                              <w:bottom w:val="single" w:sz="4" w:space="0" w:color="000000"/>
                            </w:tcBorders>
                            <w:shd w:val="clear" w:color="auto" w:fill="C6DBEF"/>
                          </w:tcPr>
                          <w:p w14:paraId="3A9A6165" w14:textId="77777777" w:rsidR="00C334C5" w:rsidRDefault="00C334C5">
                            <w:pPr>
                              <w:pStyle w:val="TableParagraph"/>
                              <w:spacing w:line="240" w:lineRule="auto"/>
                              <w:jc w:val="left"/>
                              <w:rPr>
                                <w:rFonts w:ascii="Times New Roman"/>
                                <w:sz w:val="16"/>
                              </w:rPr>
                            </w:pPr>
                          </w:p>
                        </w:tc>
                      </w:tr>
                      <w:tr w:rsidR="00C334C5" w14:paraId="45123B79" w14:textId="77777777">
                        <w:trPr>
                          <w:trHeight w:val="335"/>
                        </w:trPr>
                        <w:tc>
                          <w:tcPr>
                            <w:tcW w:w="340" w:type="dxa"/>
                            <w:tcBorders>
                              <w:top w:val="single" w:sz="4" w:space="0" w:color="000000"/>
                              <w:bottom w:val="single" w:sz="4" w:space="0" w:color="000000"/>
                            </w:tcBorders>
                            <w:shd w:val="clear" w:color="auto" w:fill="6BAED6"/>
                          </w:tcPr>
                          <w:p w14:paraId="74FA656F" w14:textId="77777777" w:rsidR="00C334C5" w:rsidRDefault="00C334C5">
                            <w:pPr>
                              <w:pStyle w:val="TableParagraph"/>
                              <w:spacing w:line="240" w:lineRule="auto"/>
                              <w:jc w:val="left"/>
                              <w:rPr>
                                <w:rFonts w:ascii="Times New Roman"/>
                                <w:sz w:val="16"/>
                              </w:rPr>
                            </w:pPr>
                          </w:p>
                        </w:tc>
                      </w:tr>
                      <w:tr w:rsidR="00C334C5" w14:paraId="4756C5B5" w14:textId="77777777">
                        <w:trPr>
                          <w:trHeight w:val="335"/>
                        </w:trPr>
                        <w:tc>
                          <w:tcPr>
                            <w:tcW w:w="340" w:type="dxa"/>
                            <w:tcBorders>
                              <w:top w:val="single" w:sz="4" w:space="0" w:color="000000"/>
                            </w:tcBorders>
                            <w:shd w:val="clear" w:color="auto" w:fill="084594"/>
                          </w:tcPr>
                          <w:p w14:paraId="67807D60" w14:textId="77777777" w:rsidR="00C334C5" w:rsidRDefault="00C334C5">
                            <w:pPr>
                              <w:pStyle w:val="TableParagraph"/>
                              <w:spacing w:line="240" w:lineRule="auto"/>
                              <w:jc w:val="left"/>
                              <w:rPr>
                                <w:rFonts w:ascii="Times New Roman"/>
                                <w:sz w:val="16"/>
                              </w:rPr>
                            </w:pPr>
                          </w:p>
                        </w:tc>
                      </w:tr>
                    </w:tbl>
                    <w:p w14:paraId="66EB97EE" w14:textId="77777777" w:rsidR="00C334C5" w:rsidRDefault="00C334C5">
                      <w:pPr>
                        <w:pStyle w:val="BodyText"/>
                      </w:pPr>
                    </w:p>
                  </w:txbxContent>
                </v:textbox>
                <w10:wrap anchorx="page"/>
              </v:shape>
            </w:pict>
          </mc:Fallback>
        </mc:AlternateContent>
      </w:r>
      <w:r w:rsidR="00DC0BFC">
        <w:rPr>
          <w:rFonts w:ascii="Arial"/>
          <w:color w:val="4D4D4D"/>
          <w:sz w:val="12"/>
        </w:rPr>
        <w:t>China</w:t>
      </w:r>
      <w:r w:rsidR="00DC0BFC">
        <w:rPr>
          <w:rFonts w:ascii="Arial"/>
          <w:color w:val="4D4D4D"/>
          <w:spacing w:val="-31"/>
          <w:sz w:val="12"/>
        </w:rPr>
        <w:t xml:space="preserve"> </w:t>
      </w:r>
      <w:r w:rsidR="00DC0BFC">
        <w:rPr>
          <w:rFonts w:ascii="Arial"/>
          <w:color w:val="4D4D4D"/>
          <w:spacing w:val="-1"/>
          <w:sz w:val="12"/>
        </w:rPr>
        <w:t xml:space="preserve">United </w:t>
      </w:r>
      <w:r w:rsidR="00DC0BFC">
        <w:rPr>
          <w:rFonts w:ascii="Arial"/>
          <w:color w:val="4D4D4D"/>
          <w:sz w:val="12"/>
        </w:rPr>
        <w:t>Kingdom</w:t>
      </w:r>
      <w:r w:rsidR="00DC0BFC">
        <w:rPr>
          <w:rFonts w:ascii="Arial"/>
          <w:color w:val="4D4D4D"/>
          <w:spacing w:val="-31"/>
          <w:sz w:val="12"/>
        </w:rPr>
        <w:t xml:space="preserve"> </w:t>
      </w:r>
      <w:r w:rsidR="00DC0BFC">
        <w:rPr>
          <w:rFonts w:ascii="Arial"/>
          <w:color w:val="4D4D4D"/>
          <w:sz w:val="12"/>
        </w:rPr>
        <w:t>Netherlands</w:t>
      </w:r>
      <w:r w:rsidR="00DC0BFC">
        <w:rPr>
          <w:rFonts w:ascii="Arial"/>
          <w:color w:val="4D4D4D"/>
          <w:spacing w:val="1"/>
          <w:sz w:val="12"/>
        </w:rPr>
        <w:t xml:space="preserve"> </w:t>
      </w:r>
      <w:r w:rsidR="00DC0BFC">
        <w:rPr>
          <w:rFonts w:ascii="Arial"/>
          <w:color w:val="4D4D4D"/>
          <w:sz w:val="12"/>
        </w:rPr>
        <w:t>Germany</w:t>
      </w:r>
      <w:r w:rsidR="00DC0BFC">
        <w:rPr>
          <w:rFonts w:ascii="Arial"/>
          <w:color w:val="4D4D4D"/>
          <w:spacing w:val="1"/>
          <w:sz w:val="12"/>
        </w:rPr>
        <w:t xml:space="preserve"> </w:t>
      </w:r>
      <w:r w:rsidR="00DC0BFC">
        <w:rPr>
          <w:rFonts w:ascii="Arial"/>
          <w:color w:val="4D4D4D"/>
          <w:sz w:val="12"/>
        </w:rPr>
        <w:t>Canada</w:t>
      </w:r>
    </w:p>
    <w:p w14:paraId="4BC117D1" w14:textId="77777777" w:rsidR="00BB4C49" w:rsidRDefault="00144D41">
      <w:pPr>
        <w:spacing w:before="1" w:line="292" w:lineRule="auto"/>
        <w:ind w:left="1947" w:right="7677" w:firstLine="125"/>
        <w:jc w:val="right"/>
        <w:rPr>
          <w:rFonts w:ascii="Arial"/>
          <w:sz w:val="12"/>
        </w:rPr>
      </w:pPr>
      <w:r>
        <w:rPr>
          <w:noProof/>
        </w:rPr>
        <mc:AlternateContent>
          <mc:Choice Requires="wps">
            <w:drawing>
              <wp:anchor distT="0" distB="0" distL="114300" distR="114300" simplePos="0" relativeHeight="15742464" behindDoc="0" locked="0" layoutInCell="1" allowOverlap="1" wp14:anchorId="77D5A045" wp14:editId="597265E2">
                <wp:simplePos x="0" y="0"/>
                <wp:positionH relativeFrom="page">
                  <wp:posOffset>1339850</wp:posOffset>
                </wp:positionH>
                <wp:positionV relativeFrom="paragraph">
                  <wp:posOffset>106680</wp:posOffset>
                </wp:positionV>
                <wp:extent cx="165100" cy="518795"/>
                <wp:effectExtent l="0" t="0" r="0" b="0"/>
                <wp:wrapNone/>
                <wp:docPr id="1737" name="Text Box 17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100" cy="518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7436C2" w14:textId="77777777" w:rsidR="00C334C5" w:rsidRDefault="00C334C5">
                            <w:pPr>
                              <w:spacing w:line="236" w:lineRule="exact"/>
                              <w:ind w:left="20"/>
                              <w:rPr>
                                <w:rFonts w:ascii="Arial"/>
                              </w:rPr>
                            </w:pPr>
                            <w:r>
                              <w:rPr>
                                <w:rFonts w:ascii="Arial"/>
                              </w:rPr>
                              <w:t>Country</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D5A045" id="Text Box 1731" o:spid="_x0000_s1286" type="#_x0000_t202" style="position:absolute;left:0;text-align:left;margin-left:105.5pt;margin-top:8.4pt;width:13pt;height:40.85pt;z-index:15742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" filled="f" stroked="f">
                <v:textbox style="layout-flow:vertical;mso-layout-flow-alt:bottom-to-top" inset="0,0,0,0">
                  <w:txbxContent>
                    <w:p w14:paraId="167436C2" w14:textId="77777777" w:rsidR="00C334C5" w:rsidRDefault="00C334C5">
                      <w:pPr>
                        <w:spacing w:line="236" w:lineRule="exact"/>
                        <w:ind w:left="20"/>
                        <w:rPr>
                          <w:rFonts w:ascii="Arial"/>
                        </w:rPr>
                      </w:pPr>
                      <w:r>
                        <w:rPr>
                          <w:rFonts w:ascii="Arial"/>
                        </w:rPr>
                        <w:t>Country</w:t>
                      </w:r>
                    </w:p>
                  </w:txbxContent>
                </v:textbox>
                <w10:wrap anchorx="page"/>
              </v:shape>
            </w:pict>
          </mc:Fallback>
        </mc:AlternateContent>
      </w:r>
      <w:r w:rsidR="00DC0BFC">
        <w:rPr>
          <w:rFonts w:ascii="Arial"/>
          <w:color w:val="4D4D4D"/>
          <w:sz w:val="12"/>
        </w:rPr>
        <w:t>Spain</w:t>
      </w:r>
      <w:r w:rsidR="00DC0BFC">
        <w:rPr>
          <w:rFonts w:ascii="Arial"/>
          <w:color w:val="4D4D4D"/>
          <w:spacing w:val="-31"/>
          <w:sz w:val="12"/>
        </w:rPr>
        <w:t xml:space="preserve"> </w:t>
      </w:r>
      <w:r w:rsidR="00DC0BFC">
        <w:rPr>
          <w:rFonts w:ascii="Arial"/>
          <w:color w:val="4D4D4D"/>
          <w:sz w:val="12"/>
        </w:rPr>
        <w:t>Japan</w:t>
      </w:r>
      <w:r w:rsidR="00DC0BFC">
        <w:rPr>
          <w:rFonts w:ascii="Arial"/>
          <w:color w:val="4D4D4D"/>
          <w:spacing w:val="1"/>
          <w:sz w:val="12"/>
        </w:rPr>
        <w:t xml:space="preserve"> </w:t>
      </w:r>
      <w:r w:rsidR="00DC0BFC">
        <w:rPr>
          <w:rFonts w:ascii="Arial"/>
          <w:color w:val="4D4D4D"/>
          <w:sz w:val="12"/>
        </w:rPr>
        <w:t>Italy</w:t>
      </w:r>
      <w:r w:rsidR="00DC0BFC">
        <w:rPr>
          <w:rFonts w:ascii="Arial"/>
          <w:color w:val="4D4D4D"/>
          <w:spacing w:val="1"/>
          <w:sz w:val="12"/>
        </w:rPr>
        <w:t xml:space="preserve"> </w:t>
      </w:r>
      <w:r w:rsidR="00DC0BFC">
        <w:rPr>
          <w:rFonts w:ascii="Arial"/>
          <w:color w:val="4D4D4D"/>
          <w:sz w:val="12"/>
        </w:rPr>
        <w:t>France</w:t>
      </w:r>
      <w:r w:rsidR="00DC0BFC">
        <w:rPr>
          <w:rFonts w:ascii="Arial"/>
          <w:color w:val="4D4D4D"/>
          <w:spacing w:val="1"/>
          <w:sz w:val="12"/>
        </w:rPr>
        <w:t xml:space="preserve"> </w:t>
      </w:r>
      <w:r w:rsidR="00DC0BFC">
        <w:rPr>
          <w:rFonts w:ascii="Arial"/>
          <w:color w:val="4D4D4D"/>
          <w:sz w:val="12"/>
        </w:rPr>
        <w:t>India</w:t>
      </w:r>
      <w:r w:rsidR="00DC0BFC">
        <w:rPr>
          <w:rFonts w:ascii="Arial"/>
          <w:color w:val="4D4D4D"/>
          <w:spacing w:val="1"/>
          <w:sz w:val="12"/>
        </w:rPr>
        <w:t xml:space="preserve"> </w:t>
      </w:r>
      <w:r w:rsidR="00DC0BFC">
        <w:rPr>
          <w:rFonts w:ascii="Arial"/>
          <w:color w:val="4D4D4D"/>
          <w:spacing w:val="-1"/>
          <w:sz w:val="12"/>
        </w:rPr>
        <w:t>Sweden</w:t>
      </w:r>
    </w:p>
    <w:p w14:paraId="49BB8DF5" w14:textId="77777777" w:rsidR="00BB4C49" w:rsidRDefault="00DC0BFC">
      <w:pPr>
        <w:spacing w:before="1" w:line="292" w:lineRule="auto"/>
        <w:ind w:left="1918" w:right="7677" w:hanging="159"/>
        <w:jc w:val="both"/>
        <w:rPr>
          <w:rFonts w:ascii="Arial"/>
          <w:sz w:val="12"/>
        </w:rPr>
      </w:pPr>
      <w:r>
        <w:rPr>
          <w:rFonts w:ascii="Arial"/>
          <w:color w:val="4D4D4D"/>
          <w:sz w:val="12"/>
        </w:rPr>
        <w:t>Switzerland</w:t>
      </w:r>
      <w:r>
        <w:rPr>
          <w:rFonts w:ascii="Arial"/>
          <w:color w:val="4D4D4D"/>
          <w:spacing w:val="-31"/>
          <w:sz w:val="12"/>
        </w:rPr>
        <w:t xml:space="preserve"> </w:t>
      </w:r>
      <w:r>
        <w:rPr>
          <w:rFonts w:ascii="Arial"/>
          <w:color w:val="4D4D4D"/>
          <w:spacing w:val="-1"/>
          <w:sz w:val="12"/>
        </w:rPr>
        <w:t>Australia</w:t>
      </w:r>
      <w:r>
        <w:rPr>
          <w:rFonts w:ascii="Arial"/>
          <w:color w:val="4D4D4D"/>
          <w:spacing w:val="-31"/>
          <w:sz w:val="12"/>
        </w:rPr>
        <w:t xml:space="preserve"> </w:t>
      </w:r>
      <w:r>
        <w:rPr>
          <w:rFonts w:ascii="Arial"/>
          <w:color w:val="4D4D4D"/>
          <w:sz w:val="12"/>
        </w:rPr>
        <w:t>Belgium</w:t>
      </w:r>
      <w:r>
        <w:rPr>
          <w:rFonts w:ascii="Arial"/>
          <w:color w:val="4D4D4D"/>
          <w:spacing w:val="-31"/>
          <w:sz w:val="12"/>
        </w:rPr>
        <w:t xml:space="preserve"> </w:t>
      </w:r>
      <w:r>
        <w:rPr>
          <w:rFonts w:ascii="Arial"/>
          <w:color w:val="4D4D4D"/>
          <w:sz w:val="12"/>
        </w:rPr>
        <w:t>24</w:t>
      </w:r>
      <w:r>
        <w:rPr>
          <w:rFonts w:ascii="Arial"/>
          <w:color w:val="4D4D4D"/>
          <w:spacing w:val="-3"/>
          <w:sz w:val="12"/>
        </w:rPr>
        <w:t xml:space="preserve"> </w:t>
      </w:r>
      <w:r>
        <w:rPr>
          <w:rFonts w:ascii="Arial"/>
          <w:color w:val="4D4D4D"/>
          <w:sz w:val="12"/>
        </w:rPr>
        <w:t>High</w:t>
      </w:r>
    </w:p>
    <w:p w14:paraId="3B41D276" w14:textId="77777777" w:rsidR="00BB4C49" w:rsidRDefault="00DC0BFC">
      <w:pPr>
        <w:spacing w:before="1"/>
        <w:ind w:right="7677"/>
        <w:jc w:val="right"/>
        <w:rPr>
          <w:rFonts w:ascii="Arial" w:hAnsi="Arial"/>
          <w:sz w:val="12"/>
        </w:rPr>
      </w:pPr>
      <w:r>
        <w:rPr>
          <w:rFonts w:ascii="Arial" w:hAnsi="Arial"/>
          <w:color w:val="4D4D4D"/>
          <w:sz w:val="12"/>
        </w:rPr>
        <w:t>19</w:t>
      </w:r>
      <w:r>
        <w:rPr>
          <w:rFonts w:ascii="Arial" w:hAnsi="Arial"/>
          <w:color w:val="4D4D4D"/>
          <w:spacing w:val="-7"/>
          <w:sz w:val="12"/>
        </w:rPr>
        <w:t xml:space="preserve"> </w:t>
      </w:r>
      <w:r>
        <w:rPr>
          <w:rFonts w:ascii="Arial" w:hAnsi="Arial"/>
          <w:color w:val="4D4D4D"/>
          <w:sz w:val="12"/>
        </w:rPr>
        <w:t>Upper−middle</w:t>
      </w:r>
    </w:p>
    <w:p w14:paraId="6733C644" w14:textId="77777777" w:rsidR="00BB4C49" w:rsidRDefault="00DC0BFC">
      <w:pPr>
        <w:spacing w:before="31"/>
        <w:ind w:right="7677"/>
        <w:jc w:val="right"/>
        <w:rPr>
          <w:rFonts w:ascii="Arial" w:hAnsi="Arial"/>
          <w:sz w:val="12"/>
        </w:rPr>
      </w:pPr>
      <w:r>
        <w:rPr>
          <w:rFonts w:ascii="Arial" w:hAnsi="Arial"/>
          <w:color w:val="4D4D4D"/>
          <w:spacing w:val="-1"/>
          <w:sz w:val="12"/>
        </w:rPr>
        <w:t>17</w:t>
      </w:r>
      <w:r>
        <w:rPr>
          <w:rFonts w:ascii="Arial" w:hAnsi="Arial"/>
          <w:color w:val="4D4D4D"/>
          <w:spacing w:val="-7"/>
          <w:sz w:val="12"/>
        </w:rPr>
        <w:t xml:space="preserve"> </w:t>
      </w:r>
      <w:r>
        <w:rPr>
          <w:rFonts w:ascii="Arial" w:hAnsi="Arial"/>
          <w:color w:val="4D4D4D"/>
          <w:sz w:val="12"/>
        </w:rPr>
        <w:t>Lower−middle</w:t>
      </w:r>
    </w:p>
    <w:p w14:paraId="484A10E5" w14:textId="77777777" w:rsidR="00BB4C49" w:rsidRDefault="00DC0BFC">
      <w:pPr>
        <w:spacing w:before="30"/>
        <w:ind w:right="7677"/>
        <w:jc w:val="right"/>
        <w:rPr>
          <w:rFonts w:ascii="Arial"/>
          <w:sz w:val="12"/>
        </w:rPr>
      </w:pPr>
      <w:r>
        <w:rPr>
          <w:rFonts w:ascii="Arial"/>
          <w:color w:val="4D4D4D"/>
          <w:sz w:val="12"/>
        </w:rPr>
        <w:t>10</w:t>
      </w:r>
      <w:r>
        <w:rPr>
          <w:rFonts w:ascii="Arial"/>
          <w:color w:val="4D4D4D"/>
          <w:spacing w:val="-5"/>
          <w:sz w:val="12"/>
        </w:rPr>
        <w:t xml:space="preserve"> </w:t>
      </w:r>
      <w:r>
        <w:rPr>
          <w:rFonts w:ascii="Arial"/>
          <w:color w:val="4D4D4D"/>
          <w:sz w:val="12"/>
        </w:rPr>
        <w:t>Low</w:t>
      </w:r>
    </w:p>
    <w:p w14:paraId="5C76F423" w14:textId="77777777" w:rsidR="00BB4C49" w:rsidRDefault="00DC0BFC">
      <w:pPr>
        <w:tabs>
          <w:tab w:val="left" w:pos="3288"/>
          <w:tab w:val="left" w:pos="4081"/>
          <w:tab w:val="left" w:pos="4907"/>
          <w:tab w:val="left" w:pos="5733"/>
          <w:tab w:val="left" w:pos="6559"/>
          <w:tab w:val="left" w:pos="7386"/>
          <w:tab w:val="left" w:pos="8212"/>
          <w:tab w:val="left" w:pos="9038"/>
        </w:tabs>
        <w:spacing w:before="105"/>
        <w:ind w:left="2461"/>
        <w:rPr>
          <w:rFonts w:ascii="Arial"/>
          <w:sz w:val="12"/>
        </w:rPr>
      </w:pPr>
      <w:r>
        <w:rPr>
          <w:rFonts w:ascii="Arial"/>
          <w:color w:val="4D4D4D"/>
          <w:sz w:val="12"/>
        </w:rPr>
        <w:t>0</w:t>
      </w:r>
      <w:r>
        <w:rPr>
          <w:rFonts w:ascii="Arial"/>
          <w:color w:val="4D4D4D"/>
          <w:sz w:val="12"/>
        </w:rPr>
        <w:tab/>
        <w:t>5</w:t>
      </w:r>
      <w:r>
        <w:rPr>
          <w:rFonts w:ascii="Arial"/>
          <w:color w:val="4D4D4D"/>
          <w:sz w:val="12"/>
        </w:rPr>
        <w:tab/>
        <w:t>10</w:t>
      </w:r>
      <w:r>
        <w:rPr>
          <w:rFonts w:ascii="Arial"/>
          <w:color w:val="4D4D4D"/>
          <w:sz w:val="12"/>
        </w:rPr>
        <w:tab/>
        <w:t>15</w:t>
      </w:r>
      <w:r>
        <w:rPr>
          <w:rFonts w:ascii="Arial"/>
          <w:color w:val="4D4D4D"/>
          <w:sz w:val="12"/>
        </w:rPr>
        <w:tab/>
        <w:t>20</w:t>
      </w:r>
      <w:r>
        <w:rPr>
          <w:rFonts w:ascii="Arial"/>
          <w:color w:val="4D4D4D"/>
          <w:sz w:val="12"/>
        </w:rPr>
        <w:tab/>
        <w:t>25</w:t>
      </w:r>
      <w:r>
        <w:rPr>
          <w:rFonts w:ascii="Arial"/>
          <w:color w:val="4D4D4D"/>
          <w:sz w:val="12"/>
        </w:rPr>
        <w:tab/>
        <w:t>30</w:t>
      </w:r>
      <w:r>
        <w:rPr>
          <w:rFonts w:ascii="Arial"/>
          <w:color w:val="4D4D4D"/>
          <w:sz w:val="12"/>
        </w:rPr>
        <w:tab/>
        <w:t>35</w:t>
      </w:r>
      <w:r>
        <w:rPr>
          <w:rFonts w:ascii="Arial"/>
          <w:color w:val="4D4D4D"/>
          <w:sz w:val="12"/>
        </w:rPr>
        <w:tab/>
        <w:t>40</w:t>
      </w:r>
    </w:p>
    <w:p w14:paraId="5A80BF7A" w14:textId="77777777" w:rsidR="00BB4C49" w:rsidRDefault="00BB4C49">
      <w:pPr>
        <w:pStyle w:val="BodyText"/>
        <w:rPr>
          <w:rFonts w:ascii="Arial"/>
          <w:sz w:val="20"/>
        </w:rPr>
      </w:pPr>
    </w:p>
    <w:p w14:paraId="183E8038" w14:textId="77777777" w:rsidR="00BB4C49" w:rsidRDefault="00BB4C49">
      <w:pPr>
        <w:pStyle w:val="BodyText"/>
        <w:spacing w:before="6"/>
        <w:rPr>
          <w:rFonts w:ascii="Arial"/>
          <w:sz w:val="20"/>
        </w:rPr>
      </w:pPr>
    </w:p>
    <w:p w14:paraId="30C9901A" w14:textId="77777777" w:rsidR="00BB4C49" w:rsidRDefault="00144D41">
      <w:pPr>
        <w:pStyle w:val="ListParagraph"/>
        <w:numPr>
          <w:ilvl w:val="0"/>
          <w:numId w:val="1"/>
        </w:numPr>
        <w:tabs>
          <w:tab w:val="left" w:pos="5511"/>
        </w:tabs>
        <w:ind w:left="5510"/>
        <w:jc w:val="left"/>
        <w:rPr>
          <w:b/>
          <w:sz w:val="20"/>
        </w:rPr>
      </w:pPr>
      <w:r>
        <w:rPr>
          <w:noProof/>
        </w:rPr>
        <mc:AlternateContent>
          <mc:Choice Requires="wpg">
            <w:drawing>
              <wp:anchor distT="0" distB="0" distL="114300" distR="114300" simplePos="0" relativeHeight="15741440" behindDoc="0" locked="0" layoutInCell="1" allowOverlap="1" wp14:anchorId="14BB81D2" wp14:editId="78700C49">
                <wp:simplePos x="0" y="0"/>
                <wp:positionH relativeFrom="page">
                  <wp:posOffset>2136140</wp:posOffset>
                </wp:positionH>
                <wp:positionV relativeFrom="paragraph">
                  <wp:posOffset>259080</wp:posOffset>
                </wp:positionV>
                <wp:extent cx="4253865" cy="1959610"/>
                <wp:effectExtent l="0" t="0" r="0" b="0"/>
                <wp:wrapNone/>
                <wp:docPr id="1688" name="Group 16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53865" cy="1959610"/>
                          <a:chOff x="3364" y="408"/>
                          <a:chExt cx="6699" cy="3086"/>
                        </a:xfrm>
                      </wpg:grpSpPr>
                      <wps:wsp>
                        <wps:cNvPr id="1689" name="Rectangle 1730"/>
                        <wps:cNvSpPr>
                          <a:spLocks noChangeArrowheads="1"/>
                        </wps:cNvSpPr>
                        <wps:spPr bwMode="auto">
                          <a:xfrm>
                            <a:off x="3435" y="432"/>
                            <a:ext cx="5604" cy="142"/>
                          </a:xfrm>
                          <a:prstGeom prst="rect">
                            <a:avLst/>
                          </a:prstGeom>
                          <a:solidFill>
                            <a:srgbClr val="C6DBE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90" name="Rectangle 1729"/>
                        <wps:cNvSpPr>
                          <a:spLocks noChangeArrowheads="1"/>
                        </wps:cNvSpPr>
                        <wps:spPr bwMode="auto">
                          <a:xfrm>
                            <a:off x="3435" y="432"/>
                            <a:ext cx="5604" cy="142"/>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91" name="Rectangle 1728"/>
                        <wps:cNvSpPr>
                          <a:spLocks noChangeArrowheads="1"/>
                        </wps:cNvSpPr>
                        <wps:spPr bwMode="auto">
                          <a:xfrm>
                            <a:off x="3435" y="589"/>
                            <a:ext cx="1903" cy="142"/>
                          </a:xfrm>
                          <a:prstGeom prst="rect">
                            <a:avLst/>
                          </a:prstGeom>
                          <a:solidFill>
                            <a:srgbClr val="F7FB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92" name="Rectangle 1727"/>
                        <wps:cNvSpPr>
                          <a:spLocks noChangeArrowheads="1"/>
                        </wps:cNvSpPr>
                        <wps:spPr bwMode="auto">
                          <a:xfrm>
                            <a:off x="3435" y="589"/>
                            <a:ext cx="1903" cy="142"/>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93" name="Rectangle 1726"/>
                        <wps:cNvSpPr>
                          <a:spLocks noChangeArrowheads="1"/>
                        </wps:cNvSpPr>
                        <wps:spPr bwMode="auto">
                          <a:xfrm>
                            <a:off x="3435" y="747"/>
                            <a:ext cx="817" cy="142"/>
                          </a:xfrm>
                          <a:prstGeom prst="rect">
                            <a:avLst/>
                          </a:prstGeom>
                          <a:solidFill>
                            <a:srgbClr val="6BAED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94" name="Rectangle 1725"/>
                        <wps:cNvSpPr>
                          <a:spLocks noChangeArrowheads="1"/>
                        </wps:cNvSpPr>
                        <wps:spPr bwMode="auto">
                          <a:xfrm>
                            <a:off x="3435" y="747"/>
                            <a:ext cx="817" cy="142"/>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95" name="Rectangle 1724"/>
                        <wps:cNvSpPr>
                          <a:spLocks noChangeArrowheads="1"/>
                        </wps:cNvSpPr>
                        <wps:spPr bwMode="auto">
                          <a:xfrm>
                            <a:off x="3435" y="905"/>
                            <a:ext cx="528" cy="142"/>
                          </a:xfrm>
                          <a:prstGeom prst="rect">
                            <a:avLst/>
                          </a:prstGeom>
                          <a:solidFill>
                            <a:srgbClr val="F7FB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96" name="Rectangle 1723"/>
                        <wps:cNvSpPr>
                          <a:spLocks noChangeArrowheads="1"/>
                        </wps:cNvSpPr>
                        <wps:spPr bwMode="auto">
                          <a:xfrm>
                            <a:off x="3435" y="905"/>
                            <a:ext cx="528" cy="142"/>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97" name="Rectangle 1722"/>
                        <wps:cNvSpPr>
                          <a:spLocks noChangeArrowheads="1"/>
                        </wps:cNvSpPr>
                        <wps:spPr bwMode="auto">
                          <a:xfrm>
                            <a:off x="3435" y="1063"/>
                            <a:ext cx="526" cy="142"/>
                          </a:xfrm>
                          <a:prstGeom prst="rect">
                            <a:avLst/>
                          </a:prstGeom>
                          <a:solidFill>
                            <a:srgbClr val="C6DBE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98" name="Rectangle 1721"/>
                        <wps:cNvSpPr>
                          <a:spLocks noChangeArrowheads="1"/>
                        </wps:cNvSpPr>
                        <wps:spPr bwMode="auto">
                          <a:xfrm>
                            <a:off x="3435" y="1063"/>
                            <a:ext cx="526" cy="142"/>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99" name="Rectangle 1720"/>
                        <wps:cNvSpPr>
                          <a:spLocks noChangeArrowheads="1"/>
                        </wps:cNvSpPr>
                        <wps:spPr bwMode="auto">
                          <a:xfrm>
                            <a:off x="3435" y="1221"/>
                            <a:ext cx="493" cy="142"/>
                          </a:xfrm>
                          <a:prstGeom prst="rect">
                            <a:avLst/>
                          </a:prstGeom>
                          <a:solidFill>
                            <a:srgbClr val="F7FB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00" name="Rectangle 1719"/>
                        <wps:cNvSpPr>
                          <a:spLocks noChangeArrowheads="1"/>
                        </wps:cNvSpPr>
                        <wps:spPr bwMode="auto">
                          <a:xfrm>
                            <a:off x="3435" y="1221"/>
                            <a:ext cx="493" cy="142"/>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01" name="Rectangle 1718"/>
                        <wps:cNvSpPr>
                          <a:spLocks noChangeArrowheads="1"/>
                        </wps:cNvSpPr>
                        <wps:spPr bwMode="auto">
                          <a:xfrm>
                            <a:off x="3435" y="1379"/>
                            <a:ext cx="483" cy="142"/>
                          </a:xfrm>
                          <a:prstGeom prst="rect">
                            <a:avLst/>
                          </a:prstGeom>
                          <a:solidFill>
                            <a:srgbClr val="F7FB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02" name="Rectangle 1717"/>
                        <wps:cNvSpPr>
                          <a:spLocks noChangeArrowheads="1"/>
                        </wps:cNvSpPr>
                        <wps:spPr bwMode="auto">
                          <a:xfrm>
                            <a:off x="3435" y="1379"/>
                            <a:ext cx="483" cy="142"/>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03" name="Rectangle 1716"/>
                        <wps:cNvSpPr>
                          <a:spLocks noChangeArrowheads="1"/>
                        </wps:cNvSpPr>
                        <wps:spPr bwMode="auto">
                          <a:xfrm>
                            <a:off x="3435" y="1536"/>
                            <a:ext cx="443" cy="142"/>
                          </a:xfrm>
                          <a:prstGeom prst="rect">
                            <a:avLst/>
                          </a:prstGeom>
                          <a:solidFill>
                            <a:srgbClr val="F7FB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04" name="Rectangle 1715"/>
                        <wps:cNvSpPr>
                          <a:spLocks noChangeArrowheads="1"/>
                        </wps:cNvSpPr>
                        <wps:spPr bwMode="auto">
                          <a:xfrm>
                            <a:off x="3435" y="1536"/>
                            <a:ext cx="443" cy="142"/>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05" name="Rectangle 1714"/>
                        <wps:cNvSpPr>
                          <a:spLocks noChangeArrowheads="1"/>
                        </wps:cNvSpPr>
                        <wps:spPr bwMode="auto">
                          <a:xfrm>
                            <a:off x="3435" y="1694"/>
                            <a:ext cx="443" cy="142"/>
                          </a:xfrm>
                          <a:prstGeom prst="rect">
                            <a:avLst/>
                          </a:prstGeom>
                          <a:solidFill>
                            <a:srgbClr val="C6DBE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06" name="Rectangle 1713"/>
                        <wps:cNvSpPr>
                          <a:spLocks noChangeArrowheads="1"/>
                        </wps:cNvSpPr>
                        <wps:spPr bwMode="auto">
                          <a:xfrm>
                            <a:off x="3435" y="1694"/>
                            <a:ext cx="443" cy="142"/>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07" name="Rectangle 1712"/>
                        <wps:cNvSpPr>
                          <a:spLocks noChangeArrowheads="1"/>
                        </wps:cNvSpPr>
                        <wps:spPr bwMode="auto">
                          <a:xfrm>
                            <a:off x="3435" y="1852"/>
                            <a:ext cx="439" cy="142"/>
                          </a:xfrm>
                          <a:prstGeom prst="rect">
                            <a:avLst/>
                          </a:prstGeom>
                          <a:solidFill>
                            <a:srgbClr val="F7FB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08" name="Rectangle 1711"/>
                        <wps:cNvSpPr>
                          <a:spLocks noChangeArrowheads="1"/>
                        </wps:cNvSpPr>
                        <wps:spPr bwMode="auto">
                          <a:xfrm>
                            <a:off x="3435" y="1852"/>
                            <a:ext cx="439" cy="142"/>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09" name="AutoShape 1710"/>
                        <wps:cNvSpPr>
                          <a:spLocks/>
                        </wps:cNvSpPr>
                        <wps:spPr bwMode="auto">
                          <a:xfrm>
                            <a:off x="3435" y="2010"/>
                            <a:ext cx="429" cy="300"/>
                          </a:xfrm>
                          <a:custGeom>
                            <a:avLst/>
                            <a:gdLst>
                              <a:gd name="T0" fmla="+- 0 3819 3435"/>
                              <a:gd name="T1" fmla="*/ T0 w 429"/>
                              <a:gd name="T2" fmla="+- 0 2168 2010"/>
                              <a:gd name="T3" fmla="*/ 2168 h 300"/>
                              <a:gd name="T4" fmla="+- 0 3435 3435"/>
                              <a:gd name="T5" fmla="*/ T4 w 429"/>
                              <a:gd name="T6" fmla="+- 0 2168 2010"/>
                              <a:gd name="T7" fmla="*/ 2168 h 300"/>
                              <a:gd name="T8" fmla="+- 0 3435 3435"/>
                              <a:gd name="T9" fmla="*/ T8 w 429"/>
                              <a:gd name="T10" fmla="+- 0 2310 2010"/>
                              <a:gd name="T11" fmla="*/ 2310 h 300"/>
                              <a:gd name="T12" fmla="+- 0 3819 3435"/>
                              <a:gd name="T13" fmla="*/ T12 w 429"/>
                              <a:gd name="T14" fmla="+- 0 2310 2010"/>
                              <a:gd name="T15" fmla="*/ 2310 h 300"/>
                              <a:gd name="T16" fmla="+- 0 3819 3435"/>
                              <a:gd name="T17" fmla="*/ T16 w 429"/>
                              <a:gd name="T18" fmla="+- 0 2168 2010"/>
                              <a:gd name="T19" fmla="*/ 2168 h 300"/>
                              <a:gd name="T20" fmla="+- 0 3863 3435"/>
                              <a:gd name="T21" fmla="*/ T20 w 429"/>
                              <a:gd name="T22" fmla="+- 0 2010 2010"/>
                              <a:gd name="T23" fmla="*/ 2010 h 300"/>
                              <a:gd name="T24" fmla="+- 0 3435 3435"/>
                              <a:gd name="T25" fmla="*/ T24 w 429"/>
                              <a:gd name="T26" fmla="+- 0 2010 2010"/>
                              <a:gd name="T27" fmla="*/ 2010 h 300"/>
                              <a:gd name="T28" fmla="+- 0 3435 3435"/>
                              <a:gd name="T29" fmla="*/ T28 w 429"/>
                              <a:gd name="T30" fmla="+- 0 2152 2010"/>
                              <a:gd name="T31" fmla="*/ 2152 h 300"/>
                              <a:gd name="T32" fmla="+- 0 3863 3435"/>
                              <a:gd name="T33" fmla="*/ T32 w 429"/>
                              <a:gd name="T34" fmla="+- 0 2152 2010"/>
                              <a:gd name="T35" fmla="*/ 2152 h 300"/>
                              <a:gd name="T36" fmla="+- 0 3863 3435"/>
                              <a:gd name="T37" fmla="*/ T36 w 429"/>
                              <a:gd name="T38" fmla="+- 0 2010 2010"/>
                              <a:gd name="T39" fmla="*/ 2010 h 3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29" h="300">
                                <a:moveTo>
                                  <a:pt x="384" y="158"/>
                                </a:moveTo>
                                <a:lnTo>
                                  <a:pt x="0" y="158"/>
                                </a:lnTo>
                                <a:lnTo>
                                  <a:pt x="0" y="300"/>
                                </a:lnTo>
                                <a:lnTo>
                                  <a:pt x="384" y="300"/>
                                </a:lnTo>
                                <a:lnTo>
                                  <a:pt x="384" y="158"/>
                                </a:lnTo>
                                <a:close/>
                                <a:moveTo>
                                  <a:pt x="428" y="0"/>
                                </a:moveTo>
                                <a:lnTo>
                                  <a:pt x="0" y="0"/>
                                </a:lnTo>
                                <a:lnTo>
                                  <a:pt x="0" y="142"/>
                                </a:lnTo>
                                <a:lnTo>
                                  <a:pt x="428" y="142"/>
                                </a:lnTo>
                                <a:lnTo>
                                  <a:pt x="428" y="0"/>
                                </a:lnTo>
                                <a:close/>
                              </a:path>
                            </a:pathLst>
                          </a:custGeom>
                          <a:solidFill>
                            <a:srgbClr val="F7FB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10" name="Rectangle 1709"/>
                        <wps:cNvSpPr>
                          <a:spLocks noChangeArrowheads="1"/>
                        </wps:cNvSpPr>
                        <wps:spPr bwMode="auto">
                          <a:xfrm>
                            <a:off x="3435" y="2168"/>
                            <a:ext cx="384" cy="142"/>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11" name="Rectangle 1708"/>
                        <wps:cNvSpPr>
                          <a:spLocks noChangeArrowheads="1"/>
                        </wps:cNvSpPr>
                        <wps:spPr bwMode="auto">
                          <a:xfrm>
                            <a:off x="3435" y="2326"/>
                            <a:ext cx="367" cy="142"/>
                          </a:xfrm>
                          <a:prstGeom prst="rect">
                            <a:avLst/>
                          </a:prstGeom>
                          <a:solidFill>
                            <a:srgbClr val="F7FB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12" name="Rectangle 1707"/>
                        <wps:cNvSpPr>
                          <a:spLocks noChangeArrowheads="1"/>
                        </wps:cNvSpPr>
                        <wps:spPr bwMode="auto">
                          <a:xfrm>
                            <a:off x="3435" y="2326"/>
                            <a:ext cx="367" cy="142"/>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13" name="Rectangle 1706"/>
                        <wps:cNvSpPr>
                          <a:spLocks noChangeArrowheads="1"/>
                        </wps:cNvSpPr>
                        <wps:spPr bwMode="auto">
                          <a:xfrm>
                            <a:off x="3435" y="2484"/>
                            <a:ext cx="311" cy="142"/>
                          </a:xfrm>
                          <a:prstGeom prst="rect">
                            <a:avLst/>
                          </a:prstGeom>
                          <a:solidFill>
                            <a:srgbClr val="F7FB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14" name="Rectangle 1705"/>
                        <wps:cNvSpPr>
                          <a:spLocks noChangeArrowheads="1"/>
                        </wps:cNvSpPr>
                        <wps:spPr bwMode="auto">
                          <a:xfrm>
                            <a:off x="3435" y="2484"/>
                            <a:ext cx="311" cy="142"/>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15" name="Rectangle 1704"/>
                        <wps:cNvSpPr>
                          <a:spLocks noChangeArrowheads="1"/>
                        </wps:cNvSpPr>
                        <wps:spPr bwMode="auto">
                          <a:xfrm>
                            <a:off x="3435" y="2641"/>
                            <a:ext cx="232" cy="142"/>
                          </a:xfrm>
                          <a:prstGeom prst="rect">
                            <a:avLst/>
                          </a:prstGeom>
                          <a:solidFill>
                            <a:srgbClr val="C6DBE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16" name="Rectangle 1703"/>
                        <wps:cNvSpPr>
                          <a:spLocks noChangeArrowheads="1"/>
                        </wps:cNvSpPr>
                        <wps:spPr bwMode="auto">
                          <a:xfrm>
                            <a:off x="3435" y="2641"/>
                            <a:ext cx="232" cy="142"/>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17" name="Rectangle 1702"/>
                        <wps:cNvSpPr>
                          <a:spLocks noChangeArrowheads="1"/>
                        </wps:cNvSpPr>
                        <wps:spPr bwMode="auto">
                          <a:xfrm>
                            <a:off x="3435" y="2799"/>
                            <a:ext cx="1894" cy="142"/>
                          </a:xfrm>
                          <a:prstGeom prst="rect">
                            <a:avLst/>
                          </a:prstGeom>
                          <a:solidFill>
                            <a:srgbClr val="F7FB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18" name="Rectangle 1701"/>
                        <wps:cNvSpPr>
                          <a:spLocks noChangeArrowheads="1"/>
                        </wps:cNvSpPr>
                        <wps:spPr bwMode="auto">
                          <a:xfrm>
                            <a:off x="3435" y="2799"/>
                            <a:ext cx="1894" cy="142"/>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19" name="Rectangle 1700"/>
                        <wps:cNvSpPr>
                          <a:spLocks noChangeArrowheads="1"/>
                        </wps:cNvSpPr>
                        <wps:spPr bwMode="auto">
                          <a:xfrm>
                            <a:off x="3435" y="2957"/>
                            <a:ext cx="862" cy="142"/>
                          </a:xfrm>
                          <a:prstGeom prst="rect">
                            <a:avLst/>
                          </a:prstGeom>
                          <a:solidFill>
                            <a:srgbClr val="C6DBE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20" name="Rectangle 1699"/>
                        <wps:cNvSpPr>
                          <a:spLocks noChangeArrowheads="1"/>
                        </wps:cNvSpPr>
                        <wps:spPr bwMode="auto">
                          <a:xfrm>
                            <a:off x="3435" y="2957"/>
                            <a:ext cx="862" cy="142"/>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1" name="Rectangle 1698"/>
                        <wps:cNvSpPr>
                          <a:spLocks noChangeArrowheads="1"/>
                        </wps:cNvSpPr>
                        <wps:spPr bwMode="auto">
                          <a:xfrm>
                            <a:off x="3435" y="3115"/>
                            <a:ext cx="356" cy="142"/>
                          </a:xfrm>
                          <a:prstGeom prst="rect">
                            <a:avLst/>
                          </a:prstGeom>
                          <a:solidFill>
                            <a:srgbClr val="6BAED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22" name="Rectangle 1697"/>
                        <wps:cNvSpPr>
                          <a:spLocks noChangeArrowheads="1"/>
                        </wps:cNvSpPr>
                        <wps:spPr bwMode="auto">
                          <a:xfrm>
                            <a:off x="3435" y="3115"/>
                            <a:ext cx="356" cy="142"/>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3" name="Rectangle 1696"/>
                        <wps:cNvSpPr>
                          <a:spLocks noChangeArrowheads="1"/>
                        </wps:cNvSpPr>
                        <wps:spPr bwMode="auto">
                          <a:xfrm>
                            <a:off x="3435" y="3273"/>
                            <a:ext cx="17" cy="142"/>
                          </a:xfrm>
                          <a:prstGeom prst="rect">
                            <a:avLst/>
                          </a:prstGeom>
                          <a:solidFill>
                            <a:srgbClr val="08459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24" name="Rectangle 1695"/>
                        <wps:cNvSpPr>
                          <a:spLocks noChangeArrowheads="1"/>
                        </wps:cNvSpPr>
                        <wps:spPr bwMode="auto">
                          <a:xfrm>
                            <a:off x="3435" y="3273"/>
                            <a:ext cx="17" cy="142"/>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5" name="Line 1694"/>
                        <wps:cNvCnPr>
                          <a:cxnSpLocks noChangeShapeType="1"/>
                        </wps:cNvCnPr>
                        <wps:spPr bwMode="auto">
                          <a:xfrm>
                            <a:off x="3419" y="3439"/>
                            <a:ext cx="0" cy="0"/>
                          </a:xfrm>
                          <a:prstGeom prst="line">
                            <a:avLst/>
                          </a:prstGeom>
                          <a:noFill/>
                          <a:ln w="1358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26" name="AutoShape 1693"/>
                        <wps:cNvSpPr>
                          <a:spLocks/>
                        </wps:cNvSpPr>
                        <wps:spPr bwMode="auto">
                          <a:xfrm>
                            <a:off x="3363" y="502"/>
                            <a:ext cx="55" cy="2842"/>
                          </a:xfrm>
                          <a:custGeom>
                            <a:avLst/>
                            <a:gdLst>
                              <a:gd name="T0" fmla="+- 0 3364 3364"/>
                              <a:gd name="T1" fmla="*/ T0 w 55"/>
                              <a:gd name="T2" fmla="+- 0 3344 503"/>
                              <a:gd name="T3" fmla="*/ 3344 h 2842"/>
                              <a:gd name="T4" fmla="+- 0 3419 3364"/>
                              <a:gd name="T5" fmla="*/ T4 w 55"/>
                              <a:gd name="T6" fmla="+- 0 3344 503"/>
                              <a:gd name="T7" fmla="*/ 3344 h 2842"/>
                              <a:gd name="T8" fmla="+- 0 3364 3364"/>
                              <a:gd name="T9" fmla="*/ T8 w 55"/>
                              <a:gd name="T10" fmla="+- 0 3186 503"/>
                              <a:gd name="T11" fmla="*/ 3186 h 2842"/>
                              <a:gd name="T12" fmla="+- 0 3419 3364"/>
                              <a:gd name="T13" fmla="*/ T12 w 55"/>
                              <a:gd name="T14" fmla="+- 0 3186 503"/>
                              <a:gd name="T15" fmla="*/ 3186 h 2842"/>
                              <a:gd name="T16" fmla="+- 0 3364 3364"/>
                              <a:gd name="T17" fmla="*/ T16 w 55"/>
                              <a:gd name="T18" fmla="+- 0 3029 503"/>
                              <a:gd name="T19" fmla="*/ 3029 h 2842"/>
                              <a:gd name="T20" fmla="+- 0 3419 3364"/>
                              <a:gd name="T21" fmla="*/ T20 w 55"/>
                              <a:gd name="T22" fmla="+- 0 3029 503"/>
                              <a:gd name="T23" fmla="*/ 3029 h 2842"/>
                              <a:gd name="T24" fmla="+- 0 3364 3364"/>
                              <a:gd name="T25" fmla="*/ T24 w 55"/>
                              <a:gd name="T26" fmla="+- 0 2871 503"/>
                              <a:gd name="T27" fmla="*/ 2871 h 2842"/>
                              <a:gd name="T28" fmla="+- 0 3419 3364"/>
                              <a:gd name="T29" fmla="*/ T28 w 55"/>
                              <a:gd name="T30" fmla="+- 0 2871 503"/>
                              <a:gd name="T31" fmla="*/ 2871 h 2842"/>
                              <a:gd name="T32" fmla="+- 0 3364 3364"/>
                              <a:gd name="T33" fmla="*/ T32 w 55"/>
                              <a:gd name="T34" fmla="+- 0 2713 503"/>
                              <a:gd name="T35" fmla="*/ 2713 h 2842"/>
                              <a:gd name="T36" fmla="+- 0 3419 3364"/>
                              <a:gd name="T37" fmla="*/ T36 w 55"/>
                              <a:gd name="T38" fmla="+- 0 2713 503"/>
                              <a:gd name="T39" fmla="*/ 2713 h 2842"/>
                              <a:gd name="T40" fmla="+- 0 3364 3364"/>
                              <a:gd name="T41" fmla="*/ T40 w 55"/>
                              <a:gd name="T42" fmla="+- 0 2555 503"/>
                              <a:gd name="T43" fmla="*/ 2555 h 2842"/>
                              <a:gd name="T44" fmla="+- 0 3419 3364"/>
                              <a:gd name="T45" fmla="*/ T44 w 55"/>
                              <a:gd name="T46" fmla="+- 0 2555 503"/>
                              <a:gd name="T47" fmla="*/ 2555 h 2842"/>
                              <a:gd name="T48" fmla="+- 0 3364 3364"/>
                              <a:gd name="T49" fmla="*/ T48 w 55"/>
                              <a:gd name="T50" fmla="+- 0 2397 503"/>
                              <a:gd name="T51" fmla="*/ 2397 h 2842"/>
                              <a:gd name="T52" fmla="+- 0 3419 3364"/>
                              <a:gd name="T53" fmla="*/ T52 w 55"/>
                              <a:gd name="T54" fmla="+- 0 2397 503"/>
                              <a:gd name="T55" fmla="*/ 2397 h 2842"/>
                              <a:gd name="T56" fmla="+- 0 3364 3364"/>
                              <a:gd name="T57" fmla="*/ T56 w 55"/>
                              <a:gd name="T58" fmla="+- 0 2239 503"/>
                              <a:gd name="T59" fmla="*/ 2239 h 2842"/>
                              <a:gd name="T60" fmla="+- 0 3419 3364"/>
                              <a:gd name="T61" fmla="*/ T60 w 55"/>
                              <a:gd name="T62" fmla="+- 0 2239 503"/>
                              <a:gd name="T63" fmla="*/ 2239 h 2842"/>
                              <a:gd name="T64" fmla="+- 0 3364 3364"/>
                              <a:gd name="T65" fmla="*/ T64 w 55"/>
                              <a:gd name="T66" fmla="+- 0 2081 503"/>
                              <a:gd name="T67" fmla="*/ 2081 h 2842"/>
                              <a:gd name="T68" fmla="+- 0 3419 3364"/>
                              <a:gd name="T69" fmla="*/ T68 w 55"/>
                              <a:gd name="T70" fmla="+- 0 2081 503"/>
                              <a:gd name="T71" fmla="*/ 2081 h 2842"/>
                              <a:gd name="T72" fmla="+- 0 3364 3364"/>
                              <a:gd name="T73" fmla="*/ T72 w 55"/>
                              <a:gd name="T74" fmla="+- 0 1924 503"/>
                              <a:gd name="T75" fmla="*/ 1924 h 2842"/>
                              <a:gd name="T76" fmla="+- 0 3419 3364"/>
                              <a:gd name="T77" fmla="*/ T76 w 55"/>
                              <a:gd name="T78" fmla="+- 0 1924 503"/>
                              <a:gd name="T79" fmla="*/ 1924 h 2842"/>
                              <a:gd name="T80" fmla="+- 0 3364 3364"/>
                              <a:gd name="T81" fmla="*/ T80 w 55"/>
                              <a:gd name="T82" fmla="+- 0 1766 503"/>
                              <a:gd name="T83" fmla="*/ 1766 h 2842"/>
                              <a:gd name="T84" fmla="+- 0 3419 3364"/>
                              <a:gd name="T85" fmla="*/ T84 w 55"/>
                              <a:gd name="T86" fmla="+- 0 1766 503"/>
                              <a:gd name="T87" fmla="*/ 1766 h 2842"/>
                              <a:gd name="T88" fmla="+- 0 3364 3364"/>
                              <a:gd name="T89" fmla="*/ T88 w 55"/>
                              <a:gd name="T90" fmla="+- 0 1608 503"/>
                              <a:gd name="T91" fmla="*/ 1608 h 2842"/>
                              <a:gd name="T92" fmla="+- 0 3419 3364"/>
                              <a:gd name="T93" fmla="*/ T92 w 55"/>
                              <a:gd name="T94" fmla="+- 0 1608 503"/>
                              <a:gd name="T95" fmla="*/ 1608 h 2842"/>
                              <a:gd name="T96" fmla="+- 0 3364 3364"/>
                              <a:gd name="T97" fmla="*/ T96 w 55"/>
                              <a:gd name="T98" fmla="+- 0 1450 503"/>
                              <a:gd name="T99" fmla="*/ 1450 h 2842"/>
                              <a:gd name="T100" fmla="+- 0 3419 3364"/>
                              <a:gd name="T101" fmla="*/ T100 w 55"/>
                              <a:gd name="T102" fmla="+- 0 1450 503"/>
                              <a:gd name="T103" fmla="*/ 1450 h 2842"/>
                              <a:gd name="T104" fmla="+- 0 3364 3364"/>
                              <a:gd name="T105" fmla="*/ T104 w 55"/>
                              <a:gd name="T106" fmla="+- 0 1292 503"/>
                              <a:gd name="T107" fmla="*/ 1292 h 2842"/>
                              <a:gd name="T108" fmla="+- 0 3419 3364"/>
                              <a:gd name="T109" fmla="*/ T108 w 55"/>
                              <a:gd name="T110" fmla="+- 0 1292 503"/>
                              <a:gd name="T111" fmla="*/ 1292 h 2842"/>
                              <a:gd name="T112" fmla="+- 0 3364 3364"/>
                              <a:gd name="T113" fmla="*/ T112 w 55"/>
                              <a:gd name="T114" fmla="+- 0 1134 503"/>
                              <a:gd name="T115" fmla="*/ 1134 h 2842"/>
                              <a:gd name="T116" fmla="+- 0 3419 3364"/>
                              <a:gd name="T117" fmla="*/ T116 w 55"/>
                              <a:gd name="T118" fmla="+- 0 1134 503"/>
                              <a:gd name="T119" fmla="*/ 1134 h 2842"/>
                              <a:gd name="T120" fmla="+- 0 3364 3364"/>
                              <a:gd name="T121" fmla="*/ T120 w 55"/>
                              <a:gd name="T122" fmla="+- 0 976 503"/>
                              <a:gd name="T123" fmla="*/ 976 h 2842"/>
                              <a:gd name="T124" fmla="+- 0 3419 3364"/>
                              <a:gd name="T125" fmla="*/ T124 w 55"/>
                              <a:gd name="T126" fmla="+- 0 976 503"/>
                              <a:gd name="T127" fmla="*/ 976 h 2842"/>
                              <a:gd name="T128" fmla="+- 0 3364 3364"/>
                              <a:gd name="T129" fmla="*/ T128 w 55"/>
                              <a:gd name="T130" fmla="+- 0 819 503"/>
                              <a:gd name="T131" fmla="*/ 819 h 2842"/>
                              <a:gd name="T132" fmla="+- 0 3419 3364"/>
                              <a:gd name="T133" fmla="*/ T132 w 55"/>
                              <a:gd name="T134" fmla="+- 0 819 503"/>
                              <a:gd name="T135" fmla="*/ 819 h 2842"/>
                              <a:gd name="T136" fmla="+- 0 3364 3364"/>
                              <a:gd name="T137" fmla="*/ T136 w 55"/>
                              <a:gd name="T138" fmla="+- 0 661 503"/>
                              <a:gd name="T139" fmla="*/ 661 h 2842"/>
                              <a:gd name="T140" fmla="+- 0 3419 3364"/>
                              <a:gd name="T141" fmla="*/ T140 w 55"/>
                              <a:gd name="T142" fmla="+- 0 661 503"/>
                              <a:gd name="T143" fmla="*/ 661 h 2842"/>
                              <a:gd name="T144" fmla="+- 0 3364 3364"/>
                              <a:gd name="T145" fmla="*/ T144 w 55"/>
                              <a:gd name="T146" fmla="+- 0 503 503"/>
                              <a:gd name="T147" fmla="*/ 503 h 2842"/>
                              <a:gd name="T148" fmla="+- 0 3419 3364"/>
                              <a:gd name="T149" fmla="*/ T148 w 55"/>
                              <a:gd name="T150" fmla="+- 0 503 503"/>
                              <a:gd name="T151" fmla="*/ 503 h 28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55" h="2842">
                                <a:moveTo>
                                  <a:pt x="0" y="2841"/>
                                </a:moveTo>
                                <a:lnTo>
                                  <a:pt x="55" y="2841"/>
                                </a:lnTo>
                                <a:moveTo>
                                  <a:pt x="0" y="2683"/>
                                </a:moveTo>
                                <a:lnTo>
                                  <a:pt x="55" y="2683"/>
                                </a:lnTo>
                                <a:moveTo>
                                  <a:pt x="0" y="2526"/>
                                </a:moveTo>
                                <a:lnTo>
                                  <a:pt x="55" y="2526"/>
                                </a:lnTo>
                                <a:moveTo>
                                  <a:pt x="0" y="2368"/>
                                </a:moveTo>
                                <a:lnTo>
                                  <a:pt x="55" y="2368"/>
                                </a:lnTo>
                                <a:moveTo>
                                  <a:pt x="0" y="2210"/>
                                </a:moveTo>
                                <a:lnTo>
                                  <a:pt x="55" y="2210"/>
                                </a:lnTo>
                                <a:moveTo>
                                  <a:pt x="0" y="2052"/>
                                </a:moveTo>
                                <a:lnTo>
                                  <a:pt x="55" y="2052"/>
                                </a:lnTo>
                                <a:moveTo>
                                  <a:pt x="0" y="1894"/>
                                </a:moveTo>
                                <a:lnTo>
                                  <a:pt x="55" y="1894"/>
                                </a:lnTo>
                                <a:moveTo>
                                  <a:pt x="0" y="1736"/>
                                </a:moveTo>
                                <a:lnTo>
                                  <a:pt x="55" y="1736"/>
                                </a:lnTo>
                                <a:moveTo>
                                  <a:pt x="0" y="1578"/>
                                </a:moveTo>
                                <a:lnTo>
                                  <a:pt x="55" y="1578"/>
                                </a:lnTo>
                                <a:moveTo>
                                  <a:pt x="0" y="1421"/>
                                </a:moveTo>
                                <a:lnTo>
                                  <a:pt x="55" y="1421"/>
                                </a:lnTo>
                                <a:moveTo>
                                  <a:pt x="0" y="1263"/>
                                </a:moveTo>
                                <a:lnTo>
                                  <a:pt x="55" y="1263"/>
                                </a:lnTo>
                                <a:moveTo>
                                  <a:pt x="0" y="1105"/>
                                </a:moveTo>
                                <a:lnTo>
                                  <a:pt x="55" y="1105"/>
                                </a:lnTo>
                                <a:moveTo>
                                  <a:pt x="0" y="947"/>
                                </a:moveTo>
                                <a:lnTo>
                                  <a:pt x="55" y="947"/>
                                </a:lnTo>
                                <a:moveTo>
                                  <a:pt x="0" y="789"/>
                                </a:moveTo>
                                <a:lnTo>
                                  <a:pt x="55" y="789"/>
                                </a:lnTo>
                                <a:moveTo>
                                  <a:pt x="0" y="631"/>
                                </a:moveTo>
                                <a:lnTo>
                                  <a:pt x="55" y="631"/>
                                </a:lnTo>
                                <a:moveTo>
                                  <a:pt x="0" y="473"/>
                                </a:moveTo>
                                <a:lnTo>
                                  <a:pt x="55" y="473"/>
                                </a:lnTo>
                                <a:moveTo>
                                  <a:pt x="0" y="316"/>
                                </a:moveTo>
                                <a:lnTo>
                                  <a:pt x="55" y="316"/>
                                </a:lnTo>
                                <a:moveTo>
                                  <a:pt x="0" y="158"/>
                                </a:moveTo>
                                <a:lnTo>
                                  <a:pt x="55" y="158"/>
                                </a:lnTo>
                                <a:moveTo>
                                  <a:pt x="0" y="0"/>
                                </a:moveTo>
                                <a:lnTo>
                                  <a:pt x="55" y="0"/>
                                </a:lnTo>
                              </a:path>
                            </a:pathLst>
                          </a:custGeom>
                          <a:noFill/>
                          <a:ln w="13589">
                            <a:solidFill>
                              <a:srgbClr val="3333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7" name="Line 1692"/>
                        <wps:cNvCnPr>
                          <a:cxnSpLocks noChangeShapeType="1"/>
                        </wps:cNvCnPr>
                        <wps:spPr bwMode="auto">
                          <a:xfrm>
                            <a:off x="3419" y="3439"/>
                            <a:ext cx="6643" cy="0"/>
                          </a:xfrm>
                          <a:prstGeom prst="line">
                            <a:avLst/>
                          </a:prstGeom>
                          <a:noFill/>
                          <a:ln w="1358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28" name="AutoShape 1691"/>
                        <wps:cNvSpPr>
                          <a:spLocks/>
                        </wps:cNvSpPr>
                        <wps:spPr bwMode="auto">
                          <a:xfrm>
                            <a:off x="3435" y="3439"/>
                            <a:ext cx="6611" cy="55"/>
                          </a:xfrm>
                          <a:custGeom>
                            <a:avLst/>
                            <a:gdLst>
                              <a:gd name="T0" fmla="+- 0 3435 3435"/>
                              <a:gd name="T1" fmla="*/ T0 w 6611"/>
                              <a:gd name="T2" fmla="+- 0 3494 3439"/>
                              <a:gd name="T3" fmla="*/ 3494 h 55"/>
                              <a:gd name="T4" fmla="+- 0 3435 3435"/>
                              <a:gd name="T5" fmla="*/ T4 w 6611"/>
                              <a:gd name="T6" fmla="+- 0 3439 3439"/>
                              <a:gd name="T7" fmla="*/ 3439 h 55"/>
                              <a:gd name="T8" fmla="+- 0 4262 3435"/>
                              <a:gd name="T9" fmla="*/ T8 w 6611"/>
                              <a:gd name="T10" fmla="+- 0 3494 3439"/>
                              <a:gd name="T11" fmla="*/ 3494 h 55"/>
                              <a:gd name="T12" fmla="+- 0 4262 3435"/>
                              <a:gd name="T13" fmla="*/ T12 w 6611"/>
                              <a:gd name="T14" fmla="+- 0 3439 3439"/>
                              <a:gd name="T15" fmla="*/ 3439 h 55"/>
                              <a:gd name="T16" fmla="+- 0 5088 3435"/>
                              <a:gd name="T17" fmla="*/ T16 w 6611"/>
                              <a:gd name="T18" fmla="+- 0 3494 3439"/>
                              <a:gd name="T19" fmla="*/ 3494 h 55"/>
                              <a:gd name="T20" fmla="+- 0 5088 3435"/>
                              <a:gd name="T21" fmla="*/ T20 w 6611"/>
                              <a:gd name="T22" fmla="+- 0 3439 3439"/>
                              <a:gd name="T23" fmla="*/ 3439 h 55"/>
                              <a:gd name="T24" fmla="+- 0 5914 3435"/>
                              <a:gd name="T25" fmla="*/ T24 w 6611"/>
                              <a:gd name="T26" fmla="+- 0 3494 3439"/>
                              <a:gd name="T27" fmla="*/ 3494 h 55"/>
                              <a:gd name="T28" fmla="+- 0 5914 3435"/>
                              <a:gd name="T29" fmla="*/ T28 w 6611"/>
                              <a:gd name="T30" fmla="+- 0 3439 3439"/>
                              <a:gd name="T31" fmla="*/ 3439 h 55"/>
                              <a:gd name="T32" fmla="+- 0 6740 3435"/>
                              <a:gd name="T33" fmla="*/ T32 w 6611"/>
                              <a:gd name="T34" fmla="+- 0 3494 3439"/>
                              <a:gd name="T35" fmla="*/ 3494 h 55"/>
                              <a:gd name="T36" fmla="+- 0 6740 3435"/>
                              <a:gd name="T37" fmla="*/ T36 w 6611"/>
                              <a:gd name="T38" fmla="+- 0 3439 3439"/>
                              <a:gd name="T39" fmla="*/ 3439 h 55"/>
                              <a:gd name="T40" fmla="+- 0 7567 3435"/>
                              <a:gd name="T41" fmla="*/ T40 w 6611"/>
                              <a:gd name="T42" fmla="+- 0 3494 3439"/>
                              <a:gd name="T43" fmla="*/ 3494 h 55"/>
                              <a:gd name="T44" fmla="+- 0 7567 3435"/>
                              <a:gd name="T45" fmla="*/ T44 w 6611"/>
                              <a:gd name="T46" fmla="+- 0 3439 3439"/>
                              <a:gd name="T47" fmla="*/ 3439 h 55"/>
                              <a:gd name="T48" fmla="+- 0 8393 3435"/>
                              <a:gd name="T49" fmla="*/ T48 w 6611"/>
                              <a:gd name="T50" fmla="+- 0 3494 3439"/>
                              <a:gd name="T51" fmla="*/ 3494 h 55"/>
                              <a:gd name="T52" fmla="+- 0 8393 3435"/>
                              <a:gd name="T53" fmla="*/ T52 w 6611"/>
                              <a:gd name="T54" fmla="+- 0 3439 3439"/>
                              <a:gd name="T55" fmla="*/ 3439 h 55"/>
                              <a:gd name="T56" fmla="+- 0 9219 3435"/>
                              <a:gd name="T57" fmla="*/ T56 w 6611"/>
                              <a:gd name="T58" fmla="+- 0 3494 3439"/>
                              <a:gd name="T59" fmla="*/ 3494 h 55"/>
                              <a:gd name="T60" fmla="+- 0 9219 3435"/>
                              <a:gd name="T61" fmla="*/ T60 w 6611"/>
                              <a:gd name="T62" fmla="+- 0 3439 3439"/>
                              <a:gd name="T63" fmla="*/ 3439 h 55"/>
                              <a:gd name="T64" fmla="+- 0 10046 3435"/>
                              <a:gd name="T65" fmla="*/ T64 w 6611"/>
                              <a:gd name="T66" fmla="+- 0 3494 3439"/>
                              <a:gd name="T67" fmla="*/ 3494 h 55"/>
                              <a:gd name="T68" fmla="+- 0 10046 3435"/>
                              <a:gd name="T69" fmla="*/ T68 w 6611"/>
                              <a:gd name="T70" fmla="+- 0 3439 3439"/>
                              <a:gd name="T71" fmla="*/ 3439 h 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6611" h="55">
                                <a:moveTo>
                                  <a:pt x="0" y="55"/>
                                </a:moveTo>
                                <a:lnTo>
                                  <a:pt x="0" y="0"/>
                                </a:lnTo>
                                <a:moveTo>
                                  <a:pt x="827" y="55"/>
                                </a:moveTo>
                                <a:lnTo>
                                  <a:pt x="827" y="0"/>
                                </a:lnTo>
                                <a:moveTo>
                                  <a:pt x="1653" y="55"/>
                                </a:moveTo>
                                <a:lnTo>
                                  <a:pt x="1653" y="0"/>
                                </a:lnTo>
                                <a:moveTo>
                                  <a:pt x="2479" y="55"/>
                                </a:moveTo>
                                <a:lnTo>
                                  <a:pt x="2479" y="0"/>
                                </a:lnTo>
                                <a:moveTo>
                                  <a:pt x="3305" y="55"/>
                                </a:moveTo>
                                <a:lnTo>
                                  <a:pt x="3305" y="0"/>
                                </a:lnTo>
                                <a:moveTo>
                                  <a:pt x="4132" y="55"/>
                                </a:moveTo>
                                <a:lnTo>
                                  <a:pt x="4132" y="0"/>
                                </a:lnTo>
                                <a:moveTo>
                                  <a:pt x="4958" y="55"/>
                                </a:moveTo>
                                <a:lnTo>
                                  <a:pt x="4958" y="0"/>
                                </a:lnTo>
                                <a:moveTo>
                                  <a:pt x="5784" y="55"/>
                                </a:moveTo>
                                <a:lnTo>
                                  <a:pt x="5784" y="0"/>
                                </a:lnTo>
                                <a:moveTo>
                                  <a:pt x="6611" y="55"/>
                                </a:moveTo>
                                <a:lnTo>
                                  <a:pt x="6611" y="0"/>
                                </a:lnTo>
                              </a:path>
                            </a:pathLst>
                          </a:custGeom>
                          <a:noFill/>
                          <a:ln w="13589">
                            <a:solidFill>
                              <a:srgbClr val="3333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9" name="Text Box 1690"/>
                        <wps:cNvSpPr txBox="1">
                          <a:spLocks noChangeArrowheads="1"/>
                        </wps:cNvSpPr>
                        <wps:spPr bwMode="auto">
                          <a:xfrm>
                            <a:off x="9105" y="453"/>
                            <a:ext cx="354" cy="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3C3C57" w14:textId="77777777" w:rsidR="00C334C5" w:rsidRDefault="00C334C5">
                              <w:pPr>
                                <w:spacing w:line="118" w:lineRule="exact"/>
                                <w:rPr>
                                  <w:rFonts w:ascii="Arial"/>
                                  <w:sz w:val="12"/>
                                </w:rPr>
                              </w:pPr>
                              <w:r>
                                <w:rPr>
                                  <w:rFonts w:ascii="Arial"/>
                                  <w:sz w:val="12"/>
                                </w:rPr>
                                <w:t>11832</w:t>
                              </w:r>
                            </w:p>
                          </w:txbxContent>
                        </wps:txbx>
                        <wps:bodyPr rot="0" vert="horz" wrap="square" lIns="0" tIns="0" rIns="0" bIns="0" anchor="t" anchorCtr="0" upright="1">
                          <a:noAutofit/>
                        </wps:bodyPr>
                      </wps:wsp>
                      <wps:wsp>
                        <wps:cNvPr id="1730" name="Text Box 1689"/>
                        <wps:cNvSpPr txBox="1">
                          <a:spLocks noChangeArrowheads="1"/>
                        </wps:cNvSpPr>
                        <wps:spPr bwMode="auto">
                          <a:xfrm>
                            <a:off x="5390" y="611"/>
                            <a:ext cx="287" cy="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20FCC9" w14:textId="77777777" w:rsidR="00C334C5" w:rsidRDefault="00C334C5">
                              <w:pPr>
                                <w:spacing w:line="118" w:lineRule="exact"/>
                                <w:rPr>
                                  <w:rFonts w:ascii="Arial"/>
                                  <w:sz w:val="12"/>
                                </w:rPr>
                              </w:pPr>
                              <w:r>
                                <w:rPr>
                                  <w:rFonts w:ascii="Arial"/>
                                  <w:sz w:val="12"/>
                                </w:rPr>
                                <w:t>4017</w:t>
                              </w:r>
                            </w:p>
                          </w:txbxContent>
                        </wps:txbx>
                        <wps:bodyPr rot="0" vert="horz" wrap="square" lIns="0" tIns="0" rIns="0" bIns="0" anchor="t" anchorCtr="0" upright="1">
                          <a:noAutofit/>
                        </wps:bodyPr>
                      </wps:wsp>
                      <wps:wsp>
                        <wps:cNvPr id="1731" name="Text Box 1688"/>
                        <wps:cNvSpPr txBox="1">
                          <a:spLocks noChangeArrowheads="1"/>
                        </wps:cNvSpPr>
                        <wps:spPr bwMode="auto">
                          <a:xfrm>
                            <a:off x="4304" y="769"/>
                            <a:ext cx="287" cy="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F338F0" w14:textId="77777777" w:rsidR="00C334C5" w:rsidRDefault="00C334C5">
                              <w:pPr>
                                <w:spacing w:line="118" w:lineRule="exact"/>
                                <w:rPr>
                                  <w:rFonts w:ascii="Arial"/>
                                  <w:sz w:val="12"/>
                                </w:rPr>
                              </w:pPr>
                              <w:r>
                                <w:rPr>
                                  <w:rFonts w:ascii="Arial"/>
                                  <w:sz w:val="12"/>
                                </w:rPr>
                                <w:t>1722</w:t>
                              </w:r>
                            </w:p>
                          </w:txbxContent>
                        </wps:txbx>
                        <wps:bodyPr rot="0" vert="horz" wrap="square" lIns="0" tIns="0" rIns="0" bIns="0" anchor="t" anchorCtr="0" upright="1">
                          <a:noAutofit/>
                        </wps:bodyPr>
                      </wps:wsp>
                      <wps:wsp>
                        <wps:cNvPr id="1732" name="Text Box 1687"/>
                        <wps:cNvSpPr txBox="1">
                          <a:spLocks noChangeArrowheads="1"/>
                        </wps:cNvSpPr>
                        <wps:spPr bwMode="auto">
                          <a:xfrm>
                            <a:off x="3435" y="927"/>
                            <a:ext cx="868" cy="18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D0FB33" w14:textId="77777777" w:rsidR="00C334C5" w:rsidRDefault="00C334C5">
                              <w:pPr>
                                <w:spacing w:line="118" w:lineRule="exact"/>
                                <w:ind w:left="580"/>
                                <w:rPr>
                                  <w:rFonts w:ascii="Arial"/>
                                  <w:sz w:val="12"/>
                                </w:rPr>
                              </w:pPr>
                              <w:r>
                                <w:rPr>
                                  <w:rFonts w:ascii="Arial"/>
                                  <w:sz w:val="12"/>
                                </w:rPr>
                                <w:t>1114</w:t>
                              </w:r>
                            </w:p>
                            <w:p w14:paraId="3A419397" w14:textId="77777777" w:rsidR="00C334C5" w:rsidRDefault="00C334C5">
                              <w:pPr>
                                <w:spacing w:before="20"/>
                                <w:ind w:left="578"/>
                                <w:rPr>
                                  <w:rFonts w:ascii="Arial"/>
                                  <w:sz w:val="12"/>
                                </w:rPr>
                              </w:pPr>
                              <w:r>
                                <w:rPr>
                                  <w:rFonts w:ascii="Arial"/>
                                  <w:sz w:val="12"/>
                                </w:rPr>
                                <w:t>1109</w:t>
                              </w:r>
                            </w:p>
                            <w:p w14:paraId="00C7ED50" w14:textId="77777777" w:rsidR="00C334C5" w:rsidRDefault="00C334C5">
                              <w:pPr>
                                <w:spacing w:before="19"/>
                                <w:ind w:left="545"/>
                                <w:rPr>
                                  <w:rFonts w:ascii="Arial"/>
                                  <w:sz w:val="12"/>
                                </w:rPr>
                              </w:pPr>
                              <w:r>
                                <w:rPr>
                                  <w:rFonts w:ascii="Arial"/>
                                  <w:sz w:val="12"/>
                                </w:rPr>
                                <w:t>1041</w:t>
                              </w:r>
                            </w:p>
                            <w:p w14:paraId="10E7C74B" w14:textId="77777777" w:rsidR="00C334C5" w:rsidRDefault="00C334C5">
                              <w:pPr>
                                <w:spacing w:before="20"/>
                                <w:ind w:left="535"/>
                                <w:rPr>
                                  <w:rFonts w:ascii="Arial"/>
                                  <w:sz w:val="12"/>
                                </w:rPr>
                              </w:pPr>
                              <w:r>
                                <w:rPr>
                                  <w:rFonts w:ascii="Arial"/>
                                  <w:sz w:val="12"/>
                                </w:rPr>
                                <w:t>1020</w:t>
                              </w:r>
                            </w:p>
                            <w:p w14:paraId="26D548B0" w14:textId="77777777" w:rsidR="00C334C5" w:rsidRDefault="00C334C5">
                              <w:pPr>
                                <w:spacing w:before="20"/>
                                <w:ind w:left="482"/>
                                <w:rPr>
                                  <w:rFonts w:ascii="Arial"/>
                                  <w:sz w:val="12"/>
                                </w:rPr>
                              </w:pPr>
                              <w:r>
                                <w:rPr>
                                  <w:rFonts w:ascii="Arial"/>
                                  <w:sz w:val="12"/>
                                </w:rPr>
                                <w:t>935</w:t>
                              </w:r>
                            </w:p>
                            <w:p w14:paraId="5F524F01" w14:textId="77777777" w:rsidR="00C334C5" w:rsidRDefault="00C334C5">
                              <w:pPr>
                                <w:spacing w:before="20"/>
                                <w:ind w:left="482"/>
                                <w:rPr>
                                  <w:rFonts w:ascii="Arial"/>
                                  <w:sz w:val="12"/>
                                </w:rPr>
                              </w:pPr>
                              <w:r>
                                <w:rPr>
                                  <w:rFonts w:ascii="Arial"/>
                                  <w:sz w:val="12"/>
                                </w:rPr>
                                <w:t>934</w:t>
                              </w:r>
                            </w:p>
                            <w:p w14:paraId="73ADD15C" w14:textId="77777777" w:rsidR="00C334C5" w:rsidRDefault="00C334C5">
                              <w:pPr>
                                <w:spacing w:before="20"/>
                                <w:ind w:right="187"/>
                                <w:jc w:val="right"/>
                                <w:rPr>
                                  <w:rFonts w:ascii="Arial"/>
                                  <w:sz w:val="12"/>
                                </w:rPr>
                              </w:pPr>
                              <w:r>
                                <w:rPr>
                                  <w:rFonts w:ascii="Arial"/>
                                  <w:sz w:val="12"/>
                                </w:rPr>
                                <w:t>925</w:t>
                              </w:r>
                            </w:p>
                            <w:p w14:paraId="6E459F78" w14:textId="77777777" w:rsidR="00C334C5" w:rsidRDefault="00C334C5">
                              <w:pPr>
                                <w:tabs>
                                  <w:tab w:val="left" w:pos="427"/>
                                </w:tabs>
                                <w:spacing w:before="20"/>
                                <w:ind w:right="197"/>
                                <w:jc w:val="right"/>
                                <w:rPr>
                                  <w:rFonts w:ascii="Arial"/>
                                  <w:sz w:val="12"/>
                                </w:rPr>
                              </w:pPr>
                              <w:r>
                                <w:rPr>
                                  <w:rFonts w:ascii="Arial"/>
                                  <w:color w:val="4D4D4D"/>
                                  <w:sz w:val="12"/>
                                  <w:u w:val="single" w:color="000000"/>
                                </w:rPr>
                                <w:t xml:space="preserve"> </w:t>
                              </w:r>
                              <w:r>
                                <w:rPr>
                                  <w:rFonts w:ascii="Arial"/>
                                  <w:color w:val="4D4D4D"/>
                                  <w:sz w:val="12"/>
                                  <w:u w:val="single" w:color="000000"/>
                                </w:rPr>
                                <w:tab/>
                              </w:r>
                              <w:r>
                                <w:rPr>
                                  <w:rFonts w:ascii="Arial"/>
                                  <w:color w:val="4D4D4D"/>
                                  <w:spacing w:val="6"/>
                                  <w:sz w:val="12"/>
                                </w:rPr>
                                <w:t xml:space="preserve"> </w:t>
                              </w:r>
                              <w:r>
                                <w:rPr>
                                  <w:rFonts w:ascii="Arial"/>
                                  <w:spacing w:val="-2"/>
                                  <w:sz w:val="12"/>
                                </w:rPr>
                                <w:t>905</w:t>
                              </w:r>
                            </w:p>
                            <w:p w14:paraId="0003B1EA" w14:textId="77777777" w:rsidR="00C334C5" w:rsidRDefault="00C334C5">
                              <w:pPr>
                                <w:spacing w:before="20"/>
                                <w:ind w:right="241"/>
                                <w:jc w:val="right"/>
                                <w:rPr>
                                  <w:rFonts w:ascii="Arial"/>
                                  <w:sz w:val="12"/>
                                </w:rPr>
                              </w:pPr>
                              <w:r>
                                <w:rPr>
                                  <w:rFonts w:ascii="Arial"/>
                                  <w:sz w:val="12"/>
                                </w:rPr>
                                <w:t>808</w:t>
                              </w:r>
                            </w:p>
                            <w:p w14:paraId="28CD001A" w14:textId="77777777" w:rsidR="00C334C5" w:rsidRDefault="00C334C5">
                              <w:pPr>
                                <w:spacing w:before="19"/>
                                <w:ind w:right="258"/>
                                <w:jc w:val="right"/>
                                <w:rPr>
                                  <w:rFonts w:ascii="Arial"/>
                                  <w:sz w:val="12"/>
                                </w:rPr>
                              </w:pPr>
                              <w:r>
                                <w:rPr>
                                  <w:rFonts w:ascii="Arial"/>
                                  <w:sz w:val="12"/>
                                </w:rPr>
                                <w:t>773</w:t>
                              </w:r>
                            </w:p>
                            <w:p w14:paraId="5B89B1B9" w14:textId="77777777" w:rsidR="00C334C5" w:rsidRDefault="00C334C5">
                              <w:pPr>
                                <w:spacing w:before="20"/>
                                <w:ind w:left="350"/>
                                <w:rPr>
                                  <w:rFonts w:ascii="Arial"/>
                                  <w:sz w:val="12"/>
                                </w:rPr>
                              </w:pPr>
                              <w:r>
                                <w:rPr>
                                  <w:rFonts w:ascii="Arial"/>
                                  <w:sz w:val="12"/>
                                </w:rPr>
                                <w:t>655</w:t>
                              </w:r>
                            </w:p>
                            <w:p w14:paraId="4C73EA6C" w14:textId="77777777" w:rsidR="00C334C5" w:rsidRDefault="00C334C5">
                              <w:pPr>
                                <w:spacing w:before="20"/>
                                <w:ind w:left="271"/>
                                <w:rPr>
                                  <w:rFonts w:ascii="Arial"/>
                                  <w:sz w:val="12"/>
                                </w:rPr>
                              </w:pPr>
                              <w:r>
                                <w:rPr>
                                  <w:rFonts w:ascii="Arial"/>
                                  <w:sz w:val="12"/>
                                </w:rPr>
                                <w:t>489</w:t>
                              </w:r>
                            </w:p>
                          </w:txbxContent>
                        </wps:txbx>
                        <wps:bodyPr rot="0" vert="horz" wrap="square" lIns="0" tIns="0" rIns="0" bIns="0" anchor="t" anchorCtr="0" upright="1">
                          <a:noAutofit/>
                        </wps:bodyPr>
                      </wps:wsp>
                      <wps:wsp>
                        <wps:cNvPr id="1733" name="Text Box 1686"/>
                        <wps:cNvSpPr txBox="1">
                          <a:spLocks noChangeArrowheads="1"/>
                        </wps:cNvSpPr>
                        <wps:spPr bwMode="auto">
                          <a:xfrm>
                            <a:off x="5382" y="2821"/>
                            <a:ext cx="287" cy="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432C37" w14:textId="77777777" w:rsidR="00C334C5" w:rsidRDefault="00C334C5">
                              <w:pPr>
                                <w:spacing w:line="118" w:lineRule="exact"/>
                                <w:rPr>
                                  <w:rFonts w:ascii="Arial"/>
                                  <w:sz w:val="12"/>
                                </w:rPr>
                              </w:pPr>
                              <w:r>
                                <w:rPr>
                                  <w:rFonts w:ascii="Arial"/>
                                  <w:sz w:val="12"/>
                                </w:rPr>
                                <w:t>3999</w:t>
                              </w:r>
                            </w:p>
                          </w:txbxContent>
                        </wps:txbx>
                        <wps:bodyPr rot="0" vert="horz" wrap="square" lIns="0" tIns="0" rIns="0" bIns="0" anchor="t" anchorCtr="0" upright="1">
                          <a:noAutofit/>
                        </wps:bodyPr>
                      </wps:wsp>
                      <wps:wsp>
                        <wps:cNvPr id="1734" name="Text Box 1685"/>
                        <wps:cNvSpPr txBox="1">
                          <a:spLocks noChangeArrowheads="1"/>
                        </wps:cNvSpPr>
                        <wps:spPr bwMode="auto">
                          <a:xfrm>
                            <a:off x="4349" y="2979"/>
                            <a:ext cx="287" cy="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F16900" w14:textId="77777777" w:rsidR="00C334C5" w:rsidRDefault="00C334C5">
                              <w:pPr>
                                <w:spacing w:line="118" w:lineRule="exact"/>
                                <w:rPr>
                                  <w:rFonts w:ascii="Arial"/>
                                  <w:sz w:val="12"/>
                                </w:rPr>
                              </w:pPr>
                              <w:r>
                                <w:rPr>
                                  <w:rFonts w:ascii="Arial"/>
                                  <w:sz w:val="12"/>
                                </w:rPr>
                                <w:t>1819</w:t>
                              </w:r>
                            </w:p>
                          </w:txbxContent>
                        </wps:txbx>
                        <wps:bodyPr rot="0" vert="horz" wrap="square" lIns="0" tIns="0" rIns="0" bIns="0" anchor="t" anchorCtr="0" upright="1">
                          <a:noAutofit/>
                        </wps:bodyPr>
                      </wps:wsp>
                      <wps:wsp>
                        <wps:cNvPr id="1735" name="Text Box 1684"/>
                        <wps:cNvSpPr txBox="1">
                          <a:spLocks noChangeArrowheads="1"/>
                        </wps:cNvSpPr>
                        <wps:spPr bwMode="auto">
                          <a:xfrm>
                            <a:off x="3830" y="3137"/>
                            <a:ext cx="221" cy="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F07D5C" w14:textId="77777777" w:rsidR="00C334C5" w:rsidRDefault="00C334C5">
                              <w:pPr>
                                <w:spacing w:line="118" w:lineRule="exact"/>
                                <w:rPr>
                                  <w:rFonts w:ascii="Arial"/>
                                  <w:sz w:val="12"/>
                                </w:rPr>
                              </w:pPr>
                              <w:r>
                                <w:rPr>
                                  <w:rFonts w:ascii="Arial"/>
                                  <w:sz w:val="12"/>
                                </w:rPr>
                                <w:t>755</w:t>
                              </w:r>
                            </w:p>
                          </w:txbxContent>
                        </wps:txbx>
                        <wps:bodyPr rot="0" vert="horz" wrap="square" lIns="0" tIns="0" rIns="0" bIns="0" anchor="t" anchorCtr="0" upright="1">
                          <a:noAutofit/>
                        </wps:bodyPr>
                      </wps:wsp>
                      <wps:wsp>
                        <wps:cNvPr id="1736" name="Text Box 1683"/>
                        <wps:cNvSpPr txBox="1">
                          <a:spLocks noChangeArrowheads="1"/>
                        </wps:cNvSpPr>
                        <wps:spPr bwMode="auto">
                          <a:xfrm>
                            <a:off x="3478" y="3295"/>
                            <a:ext cx="154" cy="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DB4882" w14:textId="77777777" w:rsidR="00C334C5" w:rsidRDefault="00C334C5">
                              <w:pPr>
                                <w:spacing w:line="118" w:lineRule="exact"/>
                                <w:rPr>
                                  <w:rFonts w:ascii="Arial"/>
                                  <w:sz w:val="12"/>
                                </w:rPr>
                              </w:pPr>
                              <w:r>
                                <w:rPr>
                                  <w:rFonts w:ascii="Arial"/>
                                  <w:sz w:val="12"/>
                                </w:rPr>
                                <w:t>39</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4BB81D2" id="Group 1682" o:spid="_x0000_s1287" style="position:absolute;left:0;text-align:left;margin-left:168.2pt;margin-top:20.4pt;width:334.95pt;height:154.3pt;z-index:15741440;mso-position-horizontal-relative:page" coordorigin="3364,408" coordsize="6699,30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">
                <v:rect id="Rectangle 1730" o:spid="_x0000_s1288" style="position:absolute;left:3435;top:432;width:5604;height:1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" fillcolor="#c6dbef" stroked="f"/>
                <v:rect id="Rectangle 1729" o:spid="_x0000_s1289" style="position:absolute;left:3435;top:432;width:5604;height:1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" filled="f" strokeweight=".21pt"/>
                <v:rect id="Rectangle 1728" o:spid="_x0000_s1290" style="position:absolute;left:3435;top:589;width:1903;height:1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" fillcolor="#f7fbff" stroked="f"/>
                <v:rect id="Rectangle 1727" o:spid="_x0000_s1291" style="position:absolute;left:3435;top:589;width:1903;height:1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" filled="f" strokeweight=".21pt"/>
                <v:rect id="Rectangle 1726" o:spid="_x0000_s1292" style="position:absolute;left:3435;top:747;width:817;height:1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" fillcolor="#6baed6" stroked="f"/>
                <v:rect id="Rectangle 1725" o:spid="_x0000_s1293" style="position:absolute;left:3435;top:747;width:817;height:1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" filled="f" strokeweight=".21pt"/>
                <v:rect id="Rectangle 1724" o:spid="_x0000_s1294" style="position:absolute;left:3435;top:905;width:528;height:1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" fillcolor="#f7fbff" stroked="f"/>
                <v:rect id="Rectangle 1723" o:spid="_x0000_s1295" style="position:absolute;left:3435;top:905;width:528;height:1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" filled="f" strokeweight=".21pt"/>
                <v:rect id="Rectangle 1722" o:spid="_x0000_s1296" style="position:absolute;left:3435;top:1063;width:526;height:1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" fillcolor="#c6dbef" stroked="f"/>
                <v:rect id="Rectangle 1721" o:spid="_x0000_s1297" style="position:absolute;left:3435;top:1063;width:526;height:1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" filled="f" strokeweight=".21pt"/>
                <v:rect id="Rectangle 1720" o:spid="_x0000_s1298" style="position:absolute;left:3435;top:1221;width:493;height:1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" fillcolor="#f7fbff" stroked="f"/>
                <v:rect id="Rectangle 1719" o:spid="_x0000_s1299" style="position:absolute;left:3435;top:1221;width:493;height:1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" filled="f" strokeweight=".21pt"/>
                <v:rect id="Rectangle 1718" o:spid="_x0000_s1300" style="position:absolute;left:3435;top:1379;width:483;height:1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" fillcolor="#f7fbff" stroked="f"/>
                <v:rect id="Rectangle 1717" o:spid="_x0000_s1301" style="position:absolute;left:3435;top:1379;width:483;height:1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" filled="f" strokeweight=".21pt"/>
                <v:rect id="Rectangle 1716" o:spid="_x0000_s1302" style="position:absolute;left:3435;top:1536;width:443;height:1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" fillcolor="#f7fbff" stroked="f"/>
                <v:rect id="Rectangle 1715" o:spid="_x0000_s1303" style="position:absolute;left:3435;top:1536;width:443;height:1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" filled="f" strokeweight=".21pt"/>
                <v:rect id="Rectangle 1714" o:spid="_x0000_s1304" style="position:absolute;left:3435;top:1694;width:443;height:1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" fillcolor="#c6dbef" stroked="f"/>
                <v:rect id="Rectangle 1713" o:spid="_x0000_s1305" style="position:absolute;left:3435;top:1694;width:443;height:1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" filled="f" strokeweight=".21pt"/>
                <v:rect id="Rectangle 1712" o:spid="_x0000_s1306" style="position:absolute;left:3435;top:1852;width:439;height:1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" fillcolor="#f7fbff" stroked="f"/>
                <v:rect id="Rectangle 1711" o:spid="_x0000_s1307" style="position:absolute;left:3435;top:1852;width:439;height:1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" filled="f" strokeweight=".21pt"/>
                <v:shape id="AutoShape 1710" o:spid="_x0000_s1308" style="position:absolute;left:3435;top:2010;width:429;height:300;visibility:visible;mso-wrap-style:square;v-text-anchor:top" coordsize="429,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" path="m384,158l,158,,300r384,l384,158xm428,l,,,142r428,l428,xe" fillcolor="#f7fbff" stroked="f">
                  <v:path arrowok="t" o:connecttype="custom" o:connectlocs="384,2168;0,2168;0,2310;384,2310;384,2168;428,2010;0,2010;0,2152;428,2152;428,2010" o:connectangles="0,0,0,0,0,0,0,0,0,0"/>
                </v:shape>
                <v:rect id="Rectangle 1709" o:spid="_x0000_s1309" style="position:absolute;left:3435;top:2168;width:384;height:1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" filled="f" strokeweight=".21pt"/>
                <v:rect id="Rectangle 1708" o:spid="_x0000_s1310" style="position:absolute;left:3435;top:2326;width:367;height:1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" fillcolor="#f7fbff" stroked="f"/>
                <v:rect id="Rectangle 1707" o:spid="_x0000_s1311" style="position:absolute;left:3435;top:2326;width:367;height:1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" filled="f" strokeweight=".21pt"/>
                <v:rect id="Rectangle 1706" o:spid="_x0000_s1312" style="position:absolute;left:3435;top:2484;width:311;height:1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" fillcolor="#f7fbff" stroked="f"/>
                <v:rect id="Rectangle 1705" o:spid="_x0000_s1313" style="position:absolute;left:3435;top:2484;width:311;height:1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" filled="f" strokeweight=".21pt"/>
                <v:rect id="Rectangle 1704" o:spid="_x0000_s1314" style="position:absolute;left:3435;top:2641;width:232;height:1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" fillcolor="#c6dbef" stroked="f"/>
                <v:rect id="Rectangle 1703" o:spid="_x0000_s1315" style="position:absolute;left:3435;top:2641;width:232;height:1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" filled="f" strokeweight=".21pt"/>
                <v:rect id="Rectangle 1702" o:spid="_x0000_s1316" style="position:absolute;left:3435;top:2799;width:1894;height:1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" fillcolor="#f7fbff" stroked="f"/>
                <v:rect id="Rectangle 1701" o:spid="_x0000_s1317" style="position:absolute;left:3435;top:2799;width:1894;height:1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" filled="f" strokeweight=".21pt"/>
                <v:rect id="Rectangle 1700" o:spid="_x0000_s1318" style="position:absolute;left:3435;top:2957;width:862;height:1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" fillcolor="#c6dbef" stroked="f"/>
                <v:rect id="Rectangle 1699" o:spid="_x0000_s1319" style="position:absolute;left:3435;top:2957;width:862;height:1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" filled="f" strokeweight=".21pt"/>
                <v:rect id="Rectangle 1698" o:spid="_x0000_s1320" style="position:absolute;left:3435;top:3115;width:356;height:1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" fillcolor="#6baed6" stroked="f"/>
                <v:rect id="Rectangle 1697" o:spid="_x0000_s1321" style="position:absolute;left:3435;top:3115;width:356;height:1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" filled="f" strokeweight=".21pt"/>
                <v:rect id="Rectangle 1696" o:spid="_x0000_s1322" style="position:absolute;left:3435;top:3273;width:17;height:1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" fillcolor="#084594" stroked="f"/>
                <v:rect id="Rectangle 1695" o:spid="_x0000_s1323" style="position:absolute;left:3435;top:3273;width:17;height:1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" filled="f" strokeweight=".21pt"/>
                <v:line id="Line 1694" o:spid="_x0000_s1324" style="position:absolute;visibility:visible;mso-wrap-style:square" from="3419,3439" to="3419,34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" strokeweight="1.07pt"/>
                <v:shape id="AutoShape 1693" o:spid="_x0000_s1325" style="position:absolute;left:3363;top:502;width:55;height:2842;visibility:visible;mso-wrap-style:square;v-text-anchor:top" coordsize="55,2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" path="m,2841r55,m,2683r55,m,2526r55,m,2368r55,m,2210r55,m,2052r55,m,1894r55,m,1736r55,m,1578r55,m,1421r55,m,1263r55,m,1105r55,m,947r55,m,789r55,m,631r55,m,473r55,m,316r55,m,158r55,m,l55,e" filled="f" strokecolor="#333" strokeweight="1.07pt">
                  <v:path arrowok="t" o:connecttype="custom" o:connectlocs="0,3344;55,3344;0,3186;55,3186;0,3029;55,3029;0,2871;55,2871;0,2713;55,2713;0,2555;55,2555;0,2397;55,2397;0,2239;55,2239;0,2081;55,2081;0,1924;55,1924;0,1766;55,1766;0,1608;55,1608;0,1450;55,1450;0,1292;55,1292;0,1134;55,1134;0,976;55,976;0,819;55,819;0,661;55,661;0,503;55,503" o:connectangles="0,0,0,0,0,0,0,0,0,0,0,0,0,0,0,0,0,0,0,0,0,0,0,0,0,0,0,0,0,0,0,0,0,0,0,0,0,0"/>
                </v:shape>
                <v:line id="Line 1692" o:spid="_x0000_s1326" style="position:absolute;visibility:visible;mso-wrap-style:square" from="3419,3439" to="10062,34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" strokeweight="1.07pt"/>
                <v:shape id="AutoShape 1691" o:spid="_x0000_s1327" style="position:absolute;left:3435;top:3439;width:6611;height:55;visibility:visible;mso-wrap-style:square;v-text-anchor:top" coordsize="661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" path="m,55l,m827,55l827,t826,55l1653,t826,55l2479,t826,55l3305,t827,55l4132,t826,55l4958,t826,55l5784,t827,55l6611,e" filled="f" strokecolor="#333" strokeweight="1.07pt">
                  <v:path arrowok="t" o:connecttype="custom" o:connectlocs="0,3494;0,3439;827,3494;827,3439;1653,3494;1653,3439;2479,3494;2479,3439;3305,3494;3305,3439;4132,3494;4132,3439;4958,3494;4958,3439;5784,3494;5784,3439;6611,3494;6611,3439" o:connectangles="0,0,0,0,0,0,0,0,0,0,0,0,0,0,0,0,0,0"/>
                </v:shape>
                <v:shape id="Text Box 1690" o:spid="_x0000_s1328" type="#_x0000_t202" style="position:absolute;left:9105;top:453;width:354;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" filled="f" stroked="f">
                  <v:textbox inset="0,0,0,0">
                    <w:txbxContent>
                      <w:p w14:paraId="663C3C57" w14:textId="77777777" w:rsidR="00C334C5" w:rsidRDefault="00C334C5">
                        <w:pPr>
                          <w:spacing w:line="118" w:lineRule="exact"/>
                          <w:rPr>
                            <w:rFonts w:ascii="Arial"/>
                            <w:sz w:val="12"/>
                          </w:rPr>
                        </w:pPr>
                        <w:r>
                          <w:rPr>
                            <w:rFonts w:ascii="Arial"/>
                            <w:sz w:val="12"/>
                          </w:rPr>
                          <w:t>11832</w:t>
                        </w:r>
                      </w:p>
                    </w:txbxContent>
                  </v:textbox>
                </v:shape>
                <v:shape id="Text Box 1689" o:spid="_x0000_s1329" type="#_x0000_t202" style="position:absolute;left:5390;top:611;width:287;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" filled="f" stroked="f">
                  <v:textbox inset="0,0,0,0">
                    <w:txbxContent>
                      <w:p w14:paraId="5220FCC9" w14:textId="77777777" w:rsidR="00C334C5" w:rsidRDefault="00C334C5">
                        <w:pPr>
                          <w:spacing w:line="118" w:lineRule="exact"/>
                          <w:rPr>
                            <w:rFonts w:ascii="Arial"/>
                            <w:sz w:val="12"/>
                          </w:rPr>
                        </w:pPr>
                        <w:r>
                          <w:rPr>
                            <w:rFonts w:ascii="Arial"/>
                            <w:sz w:val="12"/>
                          </w:rPr>
                          <w:t>4017</w:t>
                        </w:r>
                      </w:p>
                    </w:txbxContent>
                  </v:textbox>
                </v:shape>
                <v:shape id="Text Box 1688" o:spid="_x0000_s1330" type="#_x0000_t202" style="position:absolute;left:4304;top:769;width:287;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" filled="f" stroked="f">
                  <v:textbox inset="0,0,0,0">
                    <w:txbxContent>
                      <w:p w14:paraId="34F338F0" w14:textId="77777777" w:rsidR="00C334C5" w:rsidRDefault="00C334C5">
                        <w:pPr>
                          <w:spacing w:line="118" w:lineRule="exact"/>
                          <w:rPr>
                            <w:rFonts w:ascii="Arial"/>
                            <w:sz w:val="12"/>
                          </w:rPr>
                        </w:pPr>
                        <w:r>
                          <w:rPr>
                            <w:rFonts w:ascii="Arial"/>
                            <w:sz w:val="12"/>
                          </w:rPr>
                          <w:t>1722</w:t>
                        </w:r>
                      </w:p>
                    </w:txbxContent>
                  </v:textbox>
                </v:shape>
                <v:shape id="Text Box 1687" o:spid="_x0000_s1331" type="#_x0000_t202" style="position:absolute;left:3435;top:927;width:868;height:1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" filled="f" stroked="f">
                  <v:textbox inset="0,0,0,0">
                    <w:txbxContent>
                      <w:p w14:paraId="26D0FB33" w14:textId="77777777" w:rsidR="00C334C5" w:rsidRDefault="00C334C5">
                        <w:pPr>
                          <w:spacing w:line="118" w:lineRule="exact"/>
                          <w:ind w:left="580"/>
                          <w:rPr>
                            <w:rFonts w:ascii="Arial"/>
                            <w:sz w:val="12"/>
                          </w:rPr>
                        </w:pPr>
                        <w:r>
                          <w:rPr>
                            <w:rFonts w:ascii="Arial"/>
                            <w:sz w:val="12"/>
                          </w:rPr>
                          <w:t>1114</w:t>
                        </w:r>
                      </w:p>
                      <w:p w14:paraId="3A419397" w14:textId="77777777" w:rsidR="00C334C5" w:rsidRDefault="00C334C5">
                        <w:pPr>
                          <w:spacing w:before="20"/>
                          <w:ind w:left="578"/>
                          <w:rPr>
                            <w:rFonts w:ascii="Arial"/>
                            <w:sz w:val="12"/>
                          </w:rPr>
                        </w:pPr>
                        <w:r>
                          <w:rPr>
                            <w:rFonts w:ascii="Arial"/>
                            <w:sz w:val="12"/>
                          </w:rPr>
                          <w:t>1109</w:t>
                        </w:r>
                      </w:p>
                      <w:p w14:paraId="00C7ED50" w14:textId="77777777" w:rsidR="00C334C5" w:rsidRDefault="00C334C5">
                        <w:pPr>
                          <w:spacing w:before="19"/>
                          <w:ind w:left="545"/>
                          <w:rPr>
                            <w:rFonts w:ascii="Arial"/>
                            <w:sz w:val="12"/>
                          </w:rPr>
                        </w:pPr>
                        <w:r>
                          <w:rPr>
                            <w:rFonts w:ascii="Arial"/>
                            <w:sz w:val="12"/>
                          </w:rPr>
                          <w:t>1041</w:t>
                        </w:r>
                      </w:p>
                      <w:p w14:paraId="10E7C74B" w14:textId="77777777" w:rsidR="00C334C5" w:rsidRDefault="00C334C5">
                        <w:pPr>
                          <w:spacing w:before="20"/>
                          <w:ind w:left="535"/>
                          <w:rPr>
                            <w:rFonts w:ascii="Arial"/>
                            <w:sz w:val="12"/>
                          </w:rPr>
                        </w:pPr>
                        <w:r>
                          <w:rPr>
                            <w:rFonts w:ascii="Arial"/>
                            <w:sz w:val="12"/>
                          </w:rPr>
                          <w:t>1020</w:t>
                        </w:r>
                      </w:p>
                      <w:p w14:paraId="26D548B0" w14:textId="77777777" w:rsidR="00C334C5" w:rsidRDefault="00C334C5">
                        <w:pPr>
                          <w:spacing w:before="20"/>
                          <w:ind w:left="482"/>
                          <w:rPr>
                            <w:rFonts w:ascii="Arial"/>
                            <w:sz w:val="12"/>
                          </w:rPr>
                        </w:pPr>
                        <w:r>
                          <w:rPr>
                            <w:rFonts w:ascii="Arial"/>
                            <w:sz w:val="12"/>
                          </w:rPr>
                          <w:t>935</w:t>
                        </w:r>
                      </w:p>
                      <w:p w14:paraId="5F524F01" w14:textId="77777777" w:rsidR="00C334C5" w:rsidRDefault="00C334C5">
                        <w:pPr>
                          <w:spacing w:before="20"/>
                          <w:ind w:left="482"/>
                          <w:rPr>
                            <w:rFonts w:ascii="Arial"/>
                            <w:sz w:val="12"/>
                          </w:rPr>
                        </w:pPr>
                        <w:r>
                          <w:rPr>
                            <w:rFonts w:ascii="Arial"/>
                            <w:sz w:val="12"/>
                          </w:rPr>
                          <w:t>934</w:t>
                        </w:r>
                      </w:p>
                      <w:p w14:paraId="73ADD15C" w14:textId="77777777" w:rsidR="00C334C5" w:rsidRDefault="00C334C5">
                        <w:pPr>
                          <w:spacing w:before="20"/>
                          <w:ind w:right="187"/>
                          <w:jc w:val="right"/>
                          <w:rPr>
                            <w:rFonts w:ascii="Arial"/>
                            <w:sz w:val="12"/>
                          </w:rPr>
                        </w:pPr>
                        <w:r>
                          <w:rPr>
                            <w:rFonts w:ascii="Arial"/>
                            <w:sz w:val="12"/>
                          </w:rPr>
                          <w:t>925</w:t>
                        </w:r>
                      </w:p>
                      <w:p w14:paraId="6E459F78" w14:textId="77777777" w:rsidR="00C334C5" w:rsidRDefault="00C334C5">
                        <w:pPr>
                          <w:tabs>
                            <w:tab w:val="left" w:pos="427"/>
                          </w:tabs>
                          <w:spacing w:before="20"/>
                          <w:ind w:right="197"/>
                          <w:jc w:val="right"/>
                          <w:rPr>
                            <w:rFonts w:ascii="Arial"/>
                            <w:sz w:val="12"/>
                          </w:rPr>
                        </w:pPr>
                        <w:r>
                          <w:rPr>
                            <w:rFonts w:ascii="Arial"/>
                            <w:color w:val="4D4D4D"/>
                            <w:sz w:val="12"/>
                            <w:u w:val="single" w:color="000000"/>
                          </w:rPr>
                          <w:t xml:space="preserve"> </w:t>
                        </w:r>
                        <w:r>
                          <w:rPr>
                            <w:rFonts w:ascii="Arial"/>
                            <w:color w:val="4D4D4D"/>
                            <w:sz w:val="12"/>
                            <w:u w:val="single" w:color="000000"/>
                          </w:rPr>
                          <w:tab/>
                        </w:r>
                        <w:r>
                          <w:rPr>
                            <w:rFonts w:ascii="Arial"/>
                            <w:color w:val="4D4D4D"/>
                            <w:spacing w:val="6"/>
                            <w:sz w:val="12"/>
                          </w:rPr>
                          <w:t xml:space="preserve"> </w:t>
                        </w:r>
                        <w:r>
                          <w:rPr>
                            <w:rFonts w:ascii="Arial"/>
                            <w:spacing w:val="-2"/>
                            <w:sz w:val="12"/>
                          </w:rPr>
                          <w:t>905</w:t>
                        </w:r>
                      </w:p>
                      <w:p w14:paraId="0003B1EA" w14:textId="77777777" w:rsidR="00C334C5" w:rsidRDefault="00C334C5">
                        <w:pPr>
                          <w:spacing w:before="20"/>
                          <w:ind w:right="241"/>
                          <w:jc w:val="right"/>
                          <w:rPr>
                            <w:rFonts w:ascii="Arial"/>
                            <w:sz w:val="12"/>
                          </w:rPr>
                        </w:pPr>
                        <w:r>
                          <w:rPr>
                            <w:rFonts w:ascii="Arial"/>
                            <w:sz w:val="12"/>
                          </w:rPr>
                          <w:t>808</w:t>
                        </w:r>
                      </w:p>
                      <w:p w14:paraId="28CD001A" w14:textId="77777777" w:rsidR="00C334C5" w:rsidRDefault="00C334C5">
                        <w:pPr>
                          <w:spacing w:before="19"/>
                          <w:ind w:right="258"/>
                          <w:jc w:val="right"/>
                          <w:rPr>
                            <w:rFonts w:ascii="Arial"/>
                            <w:sz w:val="12"/>
                          </w:rPr>
                        </w:pPr>
                        <w:r>
                          <w:rPr>
                            <w:rFonts w:ascii="Arial"/>
                            <w:sz w:val="12"/>
                          </w:rPr>
                          <w:t>773</w:t>
                        </w:r>
                      </w:p>
                      <w:p w14:paraId="5B89B1B9" w14:textId="77777777" w:rsidR="00C334C5" w:rsidRDefault="00C334C5">
                        <w:pPr>
                          <w:spacing w:before="20"/>
                          <w:ind w:left="350"/>
                          <w:rPr>
                            <w:rFonts w:ascii="Arial"/>
                            <w:sz w:val="12"/>
                          </w:rPr>
                        </w:pPr>
                        <w:r>
                          <w:rPr>
                            <w:rFonts w:ascii="Arial"/>
                            <w:sz w:val="12"/>
                          </w:rPr>
                          <w:t>655</w:t>
                        </w:r>
                      </w:p>
                      <w:p w14:paraId="4C73EA6C" w14:textId="77777777" w:rsidR="00C334C5" w:rsidRDefault="00C334C5">
                        <w:pPr>
                          <w:spacing w:before="20"/>
                          <w:ind w:left="271"/>
                          <w:rPr>
                            <w:rFonts w:ascii="Arial"/>
                            <w:sz w:val="12"/>
                          </w:rPr>
                        </w:pPr>
                        <w:r>
                          <w:rPr>
                            <w:rFonts w:ascii="Arial"/>
                            <w:sz w:val="12"/>
                          </w:rPr>
                          <w:t>489</w:t>
                        </w:r>
                      </w:p>
                    </w:txbxContent>
                  </v:textbox>
                </v:shape>
                <v:shape id="Text Box 1686" o:spid="_x0000_s1332" type="#_x0000_t202" style="position:absolute;left:5382;top:2821;width:287;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" filled="f" stroked="f">
                  <v:textbox inset="0,0,0,0">
                    <w:txbxContent>
                      <w:p w14:paraId="77432C37" w14:textId="77777777" w:rsidR="00C334C5" w:rsidRDefault="00C334C5">
                        <w:pPr>
                          <w:spacing w:line="118" w:lineRule="exact"/>
                          <w:rPr>
                            <w:rFonts w:ascii="Arial"/>
                            <w:sz w:val="12"/>
                          </w:rPr>
                        </w:pPr>
                        <w:r>
                          <w:rPr>
                            <w:rFonts w:ascii="Arial"/>
                            <w:sz w:val="12"/>
                          </w:rPr>
                          <w:t>3999</w:t>
                        </w:r>
                      </w:p>
                    </w:txbxContent>
                  </v:textbox>
                </v:shape>
                <v:shape id="Text Box 1685" o:spid="_x0000_s1333" type="#_x0000_t202" style="position:absolute;left:4349;top:2979;width:287;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" filled="f" stroked="f">
                  <v:textbox inset="0,0,0,0">
                    <w:txbxContent>
                      <w:p w14:paraId="25F16900" w14:textId="77777777" w:rsidR="00C334C5" w:rsidRDefault="00C334C5">
                        <w:pPr>
                          <w:spacing w:line="118" w:lineRule="exact"/>
                          <w:rPr>
                            <w:rFonts w:ascii="Arial"/>
                            <w:sz w:val="12"/>
                          </w:rPr>
                        </w:pPr>
                        <w:r>
                          <w:rPr>
                            <w:rFonts w:ascii="Arial"/>
                            <w:sz w:val="12"/>
                          </w:rPr>
                          <w:t>1819</w:t>
                        </w:r>
                      </w:p>
                    </w:txbxContent>
                  </v:textbox>
                </v:shape>
                <v:shape id="Text Box 1684" o:spid="_x0000_s1334" type="#_x0000_t202" style="position:absolute;left:3830;top:3137;width:221;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" filled="f" stroked="f">
                  <v:textbox inset="0,0,0,0">
                    <w:txbxContent>
                      <w:p w14:paraId="31F07D5C" w14:textId="77777777" w:rsidR="00C334C5" w:rsidRDefault="00C334C5">
                        <w:pPr>
                          <w:spacing w:line="118" w:lineRule="exact"/>
                          <w:rPr>
                            <w:rFonts w:ascii="Arial"/>
                            <w:sz w:val="12"/>
                          </w:rPr>
                        </w:pPr>
                        <w:r>
                          <w:rPr>
                            <w:rFonts w:ascii="Arial"/>
                            <w:sz w:val="12"/>
                          </w:rPr>
                          <w:t>755</w:t>
                        </w:r>
                      </w:p>
                    </w:txbxContent>
                  </v:textbox>
                </v:shape>
                <v:shape id="Text Box 1683" o:spid="_x0000_s1335" type="#_x0000_t202" style="position:absolute;left:3478;top:3295;width:154;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" filled="f" stroked="f">
                  <v:textbox inset="0,0,0,0">
                    <w:txbxContent>
                      <w:p w14:paraId="68DB4882" w14:textId="77777777" w:rsidR="00C334C5" w:rsidRDefault="00C334C5">
                        <w:pPr>
                          <w:spacing w:line="118" w:lineRule="exact"/>
                          <w:rPr>
                            <w:rFonts w:ascii="Arial"/>
                            <w:sz w:val="12"/>
                          </w:rPr>
                        </w:pPr>
                        <w:r>
                          <w:rPr>
                            <w:rFonts w:ascii="Arial"/>
                            <w:sz w:val="12"/>
                          </w:rPr>
                          <w:t>39</w:t>
                        </w:r>
                      </w:p>
                    </w:txbxContent>
                  </v:textbox>
                </v:shape>
                <w10:wrap anchorx="page"/>
              </v:group>
            </w:pict>
          </mc:Fallback>
        </mc:AlternateContent>
      </w:r>
      <w:r w:rsidR="00DC0BFC">
        <w:rPr>
          <w:b/>
          <w:sz w:val="20"/>
        </w:rPr>
        <w:t>Parent</w:t>
      </w:r>
      <w:r w:rsidR="00DC0BFC">
        <w:rPr>
          <w:b/>
          <w:spacing w:val="-7"/>
          <w:sz w:val="20"/>
        </w:rPr>
        <w:t xml:space="preserve"> </w:t>
      </w:r>
      <w:r w:rsidR="00DC0BFC">
        <w:rPr>
          <w:b/>
          <w:sz w:val="20"/>
        </w:rPr>
        <w:t>Journals</w:t>
      </w:r>
      <w:r w:rsidR="00DC0BFC">
        <w:rPr>
          <w:b/>
          <w:spacing w:val="-6"/>
          <w:sz w:val="20"/>
        </w:rPr>
        <w:t xml:space="preserve"> </w:t>
      </w:r>
      <w:r w:rsidR="00DC0BFC">
        <w:rPr>
          <w:b/>
          <w:sz w:val="20"/>
        </w:rPr>
        <w:t>(Subscription)</w:t>
      </w:r>
    </w:p>
    <w:p w14:paraId="3FAA1248" w14:textId="77777777" w:rsidR="00BB4C49" w:rsidRDefault="00BB4C49">
      <w:pPr>
        <w:rPr>
          <w:sz w:val="20"/>
        </w:rPr>
        <w:sectPr w:rsidR="00BB4C49">
          <w:pgSz w:w="12240" w:h="15840"/>
          <w:pgMar w:top="1320" w:right="1240" w:bottom="0" w:left="940" w:header="649" w:footer="0" w:gutter="0"/>
          <w:cols w:space="720"/>
        </w:sectPr>
      </w:pPr>
    </w:p>
    <w:p w14:paraId="7A8C3004" w14:textId="77777777" w:rsidR="00BB4C49" w:rsidRDefault="00BB4C49">
      <w:pPr>
        <w:pStyle w:val="BodyText"/>
        <w:spacing w:before="10"/>
        <w:rPr>
          <w:rFonts w:ascii="Arial"/>
          <w:b/>
          <w:sz w:val="11"/>
        </w:rPr>
      </w:pPr>
    </w:p>
    <w:p w14:paraId="6F1AFDD0" w14:textId="77777777" w:rsidR="00BB4C49" w:rsidRDefault="00DC0BFC">
      <w:pPr>
        <w:spacing w:line="273" w:lineRule="auto"/>
        <w:ind w:left="1659" w:firstLine="407"/>
        <w:jc w:val="right"/>
        <w:rPr>
          <w:rFonts w:ascii="Arial"/>
          <w:sz w:val="12"/>
        </w:rPr>
      </w:pPr>
      <w:r>
        <w:rPr>
          <w:rFonts w:ascii="Arial"/>
          <w:color w:val="4D4D4D"/>
          <w:spacing w:val="-1"/>
          <w:sz w:val="12"/>
        </w:rPr>
        <w:t>China</w:t>
      </w:r>
      <w:r>
        <w:rPr>
          <w:rFonts w:ascii="Arial"/>
          <w:color w:val="4D4D4D"/>
          <w:spacing w:val="-31"/>
          <w:sz w:val="12"/>
        </w:rPr>
        <w:t xml:space="preserve"> </w:t>
      </w:r>
      <w:r>
        <w:rPr>
          <w:rFonts w:ascii="Arial"/>
          <w:color w:val="4D4D4D"/>
          <w:spacing w:val="-1"/>
          <w:sz w:val="12"/>
        </w:rPr>
        <w:t>United</w:t>
      </w:r>
      <w:r>
        <w:rPr>
          <w:rFonts w:ascii="Arial"/>
          <w:color w:val="4D4D4D"/>
          <w:spacing w:val="-8"/>
          <w:sz w:val="12"/>
        </w:rPr>
        <w:t xml:space="preserve"> </w:t>
      </w:r>
      <w:r>
        <w:rPr>
          <w:rFonts w:ascii="Arial"/>
          <w:color w:val="4D4D4D"/>
          <w:spacing w:val="-1"/>
          <w:sz w:val="12"/>
        </w:rPr>
        <w:t>States</w:t>
      </w:r>
    </w:p>
    <w:p w14:paraId="79881835" w14:textId="77777777" w:rsidR="00BB4C49" w:rsidRDefault="00DC0BFC">
      <w:pPr>
        <w:spacing w:before="1" w:line="273" w:lineRule="auto"/>
        <w:ind w:left="2055" w:firstLine="64"/>
        <w:jc w:val="right"/>
        <w:rPr>
          <w:rFonts w:ascii="Arial"/>
          <w:sz w:val="12"/>
        </w:rPr>
      </w:pPr>
      <w:r>
        <w:rPr>
          <w:rFonts w:ascii="Arial"/>
          <w:color w:val="4D4D4D"/>
          <w:sz w:val="12"/>
        </w:rPr>
        <w:t xml:space="preserve">India </w:t>
      </w:r>
      <w:r>
        <w:rPr>
          <w:rFonts w:ascii="Arial"/>
          <w:color w:val="4D4D4D"/>
          <w:spacing w:val="-1"/>
          <w:sz w:val="12"/>
        </w:rPr>
        <w:t>Japan</w:t>
      </w:r>
      <w:r>
        <w:rPr>
          <w:rFonts w:ascii="Arial"/>
          <w:color w:val="4D4D4D"/>
          <w:spacing w:val="-31"/>
          <w:sz w:val="12"/>
        </w:rPr>
        <w:t xml:space="preserve"> </w:t>
      </w:r>
      <w:r>
        <w:rPr>
          <w:rFonts w:ascii="Arial"/>
          <w:color w:val="4D4D4D"/>
          <w:sz w:val="12"/>
        </w:rPr>
        <w:t>Brazil</w:t>
      </w:r>
      <w:r>
        <w:rPr>
          <w:rFonts w:ascii="Arial"/>
          <w:color w:val="4D4D4D"/>
          <w:spacing w:val="-31"/>
          <w:sz w:val="12"/>
        </w:rPr>
        <w:t xml:space="preserve"> </w:t>
      </w:r>
      <w:r>
        <w:rPr>
          <w:rFonts w:ascii="Arial"/>
          <w:color w:val="4D4D4D"/>
          <w:sz w:val="12"/>
        </w:rPr>
        <w:t>Italy</w:t>
      </w:r>
    </w:p>
    <w:p w14:paraId="7515AEFF" w14:textId="77777777" w:rsidR="00BB4C49" w:rsidRDefault="00144D41">
      <w:pPr>
        <w:spacing w:before="2"/>
        <w:jc w:val="right"/>
        <w:rPr>
          <w:rFonts w:ascii="Arial"/>
          <w:sz w:val="12"/>
        </w:rPr>
      </w:pPr>
      <w:r>
        <w:rPr>
          <w:noProof/>
        </w:rPr>
        <mc:AlternateContent>
          <mc:Choice Requires="wps">
            <w:drawing>
              <wp:anchor distT="0" distB="0" distL="114300" distR="114300" simplePos="0" relativeHeight="15741952" behindDoc="0" locked="0" layoutInCell="1" allowOverlap="1" wp14:anchorId="7D9432CB" wp14:editId="396D93B4">
                <wp:simplePos x="0" y="0"/>
                <wp:positionH relativeFrom="page">
                  <wp:posOffset>1339850</wp:posOffset>
                </wp:positionH>
                <wp:positionV relativeFrom="paragraph">
                  <wp:posOffset>86995</wp:posOffset>
                </wp:positionV>
                <wp:extent cx="165100" cy="518795"/>
                <wp:effectExtent l="0" t="0" r="0" b="0"/>
                <wp:wrapNone/>
                <wp:docPr id="1687" name="Text Box 16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100" cy="518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5234BE" w14:textId="77777777" w:rsidR="00C334C5" w:rsidRDefault="00C334C5">
                            <w:pPr>
                              <w:spacing w:line="236" w:lineRule="exact"/>
                              <w:ind w:left="20"/>
                              <w:rPr>
                                <w:rFonts w:ascii="Arial"/>
                              </w:rPr>
                            </w:pPr>
                            <w:r>
                              <w:rPr>
                                <w:rFonts w:ascii="Arial"/>
                              </w:rPr>
                              <w:t>Country</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9432CB" id="Text Box 1681" o:spid="_x0000_s1336" type="#_x0000_t202" style="position:absolute;left:0;text-align:left;margin-left:105.5pt;margin-top:6.85pt;width:13pt;height:40.85pt;z-index:15741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" filled="f" stroked="f">
                <v:textbox style="layout-flow:vertical;mso-layout-flow-alt:bottom-to-top" inset="0,0,0,0">
                  <w:txbxContent>
                    <w:p w14:paraId="345234BE" w14:textId="77777777" w:rsidR="00C334C5" w:rsidRDefault="00C334C5">
                      <w:pPr>
                        <w:spacing w:line="236" w:lineRule="exact"/>
                        <w:ind w:left="20"/>
                        <w:rPr>
                          <w:rFonts w:ascii="Arial"/>
                        </w:rPr>
                      </w:pPr>
                      <w:r>
                        <w:rPr>
                          <w:rFonts w:ascii="Arial"/>
                        </w:rPr>
                        <w:t>Country</w:t>
                      </w:r>
                    </w:p>
                  </w:txbxContent>
                </v:textbox>
                <w10:wrap anchorx="page"/>
              </v:shape>
            </w:pict>
          </mc:Fallback>
        </mc:AlternateContent>
      </w:r>
      <w:r w:rsidR="00DC0BFC">
        <w:rPr>
          <w:rFonts w:ascii="Arial"/>
          <w:color w:val="4D4D4D"/>
          <w:spacing w:val="-1"/>
          <w:sz w:val="12"/>
        </w:rPr>
        <w:t>South</w:t>
      </w:r>
      <w:r w:rsidR="00DC0BFC">
        <w:rPr>
          <w:rFonts w:ascii="Arial"/>
          <w:color w:val="4D4D4D"/>
          <w:spacing w:val="-4"/>
          <w:sz w:val="12"/>
        </w:rPr>
        <w:t xml:space="preserve"> </w:t>
      </w:r>
      <w:r w:rsidR="00DC0BFC">
        <w:rPr>
          <w:rFonts w:ascii="Arial"/>
          <w:color w:val="4D4D4D"/>
          <w:sz w:val="12"/>
        </w:rPr>
        <w:t>Korea</w:t>
      </w:r>
    </w:p>
    <w:p w14:paraId="5BE775AE" w14:textId="77777777" w:rsidR="00BB4C49" w:rsidRDefault="00DC0BFC">
      <w:pPr>
        <w:spacing w:before="20" w:line="273" w:lineRule="auto"/>
        <w:ind w:left="1885" w:firstLine="122"/>
        <w:jc w:val="right"/>
        <w:rPr>
          <w:rFonts w:ascii="Arial"/>
          <w:sz w:val="12"/>
        </w:rPr>
      </w:pPr>
      <w:r>
        <w:rPr>
          <w:rFonts w:ascii="Arial"/>
          <w:color w:val="4D4D4D"/>
          <w:spacing w:val="-1"/>
          <w:sz w:val="12"/>
        </w:rPr>
        <w:t>France</w:t>
      </w:r>
      <w:r>
        <w:rPr>
          <w:rFonts w:ascii="Arial"/>
          <w:color w:val="4D4D4D"/>
          <w:spacing w:val="-31"/>
          <w:sz w:val="12"/>
        </w:rPr>
        <w:t xml:space="preserve"> </w:t>
      </w:r>
      <w:r>
        <w:rPr>
          <w:rFonts w:ascii="Arial"/>
          <w:color w:val="4D4D4D"/>
          <w:sz w:val="12"/>
        </w:rPr>
        <w:t>Iran</w:t>
      </w:r>
      <w:r>
        <w:rPr>
          <w:rFonts w:ascii="Arial"/>
          <w:color w:val="4D4D4D"/>
          <w:spacing w:val="1"/>
          <w:sz w:val="12"/>
        </w:rPr>
        <w:t xml:space="preserve"> </w:t>
      </w:r>
      <w:r>
        <w:rPr>
          <w:rFonts w:ascii="Arial"/>
          <w:color w:val="4D4D4D"/>
          <w:sz w:val="12"/>
        </w:rPr>
        <w:t>Spain</w:t>
      </w:r>
      <w:r>
        <w:rPr>
          <w:rFonts w:ascii="Arial"/>
          <w:color w:val="4D4D4D"/>
          <w:spacing w:val="1"/>
          <w:sz w:val="12"/>
        </w:rPr>
        <w:t xml:space="preserve"> </w:t>
      </w:r>
      <w:r>
        <w:rPr>
          <w:rFonts w:ascii="Arial"/>
          <w:color w:val="4D4D4D"/>
          <w:sz w:val="12"/>
        </w:rPr>
        <w:t>Germany</w:t>
      </w:r>
      <w:r>
        <w:rPr>
          <w:rFonts w:ascii="Arial"/>
          <w:color w:val="4D4D4D"/>
          <w:spacing w:val="-32"/>
          <w:sz w:val="12"/>
        </w:rPr>
        <w:t xml:space="preserve"> </w:t>
      </w:r>
      <w:r>
        <w:rPr>
          <w:rFonts w:ascii="Arial"/>
          <w:color w:val="4D4D4D"/>
          <w:sz w:val="12"/>
        </w:rPr>
        <w:t>Australia</w:t>
      </w:r>
    </w:p>
    <w:p w14:paraId="599A7697" w14:textId="77777777" w:rsidR="00BB4C49" w:rsidRDefault="00DC0BFC">
      <w:pPr>
        <w:spacing w:before="3"/>
        <w:jc w:val="right"/>
        <w:rPr>
          <w:rFonts w:ascii="Arial"/>
          <w:sz w:val="12"/>
        </w:rPr>
      </w:pPr>
      <w:r>
        <w:rPr>
          <w:rFonts w:ascii="Arial"/>
          <w:color w:val="4D4D4D"/>
          <w:sz w:val="12"/>
        </w:rPr>
        <w:t>United</w:t>
      </w:r>
      <w:r>
        <w:rPr>
          <w:rFonts w:ascii="Arial"/>
          <w:color w:val="4D4D4D"/>
          <w:spacing w:val="-6"/>
          <w:sz w:val="12"/>
        </w:rPr>
        <w:t xml:space="preserve"> </w:t>
      </w:r>
      <w:r>
        <w:rPr>
          <w:rFonts w:ascii="Arial"/>
          <w:color w:val="4D4D4D"/>
          <w:sz w:val="12"/>
        </w:rPr>
        <w:t>Kingdom</w:t>
      </w:r>
    </w:p>
    <w:p w14:paraId="15C46BA7" w14:textId="77777777" w:rsidR="00BB4C49" w:rsidRDefault="00DC0BFC">
      <w:pPr>
        <w:spacing w:before="20" w:line="273" w:lineRule="auto"/>
        <w:ind w:left="1966" w:hanging="7"/>
        <w:jc w:val="both"/>
        <w:rPr>
          <w:rFonts w:ascii="Arial"/>
          <w:sz w:val="12"/>
        </w:rPr>
      </w:pPr>
      <w:r>
        <w:rPr>
          <w:rFonts w:ascii="Arial"/>
          <w:color w:val="4D4D4D"/>
          <w:spacing w:val="-1"/>
          <w:sz w:val="12"/>
        </w:rPr>
        <w:t>Canada</w:t>
      </w:r>
      <w:r>
        <w:rPr>
          <w:rFonts w:ascii="Arial"/>
          <w:color w:val="4D4D4D"/>
          <w:spacing w:val="-31"/>
          <w:sz w:val="12"/>
        </w:rPr>
        <w:t xml:space="preserve"> </w:t>
      </w:r>
      <w:r>
        <w:rPr>
          <w:rFonts w:ascii="Arial"/>
          <w:color w:val="4D4D4D"/>
          <w:sz w:val="12"/>
        </w:rPr>
        <w:t>Turkey</w:t>
      </w:r>
      <w:r>
        <w:rPr>
          <w:rFonts w:ascii="Arial"/>
          <w:color w:val="4D4D4D"/>
          <w:spacing w:val="1"/>
          <w:sz w:val="12"/>
        </w:rPr>
        <w:t xml:space="preserve"> </w:t>
      </w:r>
      <w:r>
        <w:rPr>
          <w:rFonts w:ascii="Arial"/>
          <w:color w:val="4D4D4D"/>
          <w:spacing w:val="-3"/>
          <w:sz w:val="12"/>
        </w:rPr>
        <w:t>41</w:t>
      </w:r>
      <w:r>
        <w:rPr>
          <w:rFonts w:ascii="Arial"/>
          <w:color w:val="4D4D4D"/>
          <w:spacing w:val="-6"/>
          <w:sz w:val="12"/>
        </w:rPr>
        <w:t xml:space="preserve"> </w:t>
      </w:r>
      <w:r>
        <w:rPr>
          <w:rFonts w:ascii="Arial"/>
          <w:color w:val="4D4D4D"/>
          <w:spacing w:val="-2"/>
          <w:sz w:val="12"/>
        </w:rPr>
        <w:t>High</w:t>
      </w:r>
    </w:p>
    <w:p w14:paraId="2B62B59E" w14:textId="77777777" w:rsidR="00BB4C49" w:rsidRDefault="00DC0BFC">
      <w:pPr>
        <w:spacing w:before="1"/>
        <w:jc w:val="right"/>
        <w:rPr>
          <w:rFonts w:ascii="Arial" w:hAnsi="Arial"/>
          <w:sz w:val="12"/>
        </w:rPr>
      </w:pPr>
      <w:r>
        <w:rPr>
          <w:rFonts w:ascii="Arial" w:hAnsi="Arial"/>
          <w:color w:val="4D4D4D"/>
          <w:sz w:val="12"/>
        </w:rPr>
        <w:t>33</w:t>
      </w:r>
      <w:r>
        <w:rPr>
          <w:rFonts w:ascii="Arial" w:hAnsi="Arial"/>
          <w:color w:val="4D4D4D"/>
          <w:spacing w:val="-7"/>
          <w:sz w:val="12"/>
        </w:rPr>
        <w:t xml:space="preserve"> </w:t>
      </w:r>
      <w:r>
        <w:rPr>
          <w:rFonts w:ascii="Arial" w:hAnsi="Arial"/>
          <w:color w:val="4D4D4D"/>
          <w:sz w:val="12"/>
        </w:rPr>
        <w:t>Upper−middle</w:t>
      </w:r>
    </w:p>
    <w:p w14:paraId="04DE40F9" w14:textId="77777777" w:rsidR="00BB4C49" w:rsidRDefault="00DC0BFC">
      <w:pPr>
        <w:spacing w:before="20"/>
        <w:jc w:val="right"/>
        <w:rPr>
          <w:rFonts w:ascii="Arial" w:hAnsi="Arial"/>
          <w:sz w:val="12"/>
        </w:rPr>
      </w:pPr>
      <w:r>
        <w:rPr>
          <w:rFonts w:ascii="Arial" w:hAnsi="Arial"/>
          <w:color w:val="4D4D4D"/>
          <w:spacing w:val="-1"/>
          <w:sz w:val="12"/>
        </w:rPr>
        <w:t>27</w:t>
      </w:r>
      <w:r>
        <w:rPr>
          <w:rFonts w:ascii="Arial" w:hAnsi="Arial"/>
          <w:color w:val="4D4D4D"/>
          <w:spacing w:val="-7"/>
          <w:sz w:val="12"/>
        </w:rPr>
        <w:t xml:space="preserve"> </w:t>
      </w:r>
      <w:r>
        <w:rPr>
          <w:rFonts w:ascii="Arial" w:hAnsi="Arial"/>
          <w:color w:val="4D4D4D"/>
          <w:sz w:val="12"/>
        </w:rPr>
        <w:t>Lower−middle</w:t>
      </w:r>
    </w:p>
    <w:p w14:paraId="5D6F4A60" w14:textId="77777777" w:rsidR="00BB4C49" w:rsidRDefault="00DC0BFC">
      <w:pPr>
        <w:spacing w:before="20"/>
        <w:jc w:val="right"/>
        <w:rPr>
          <w:rFonts w:ascii="Arial"/>
          <w:sz w:val="12"/>
        </w:rPr>
      </w:pPr>
      <w:r>
        <w:rPr>
          <w:rFonts w:ascii="Arial"/>
          <w:color w:val="4D4D4D"/>
          <w:sz w:val="12"/>
        </w:rPr>
        <w:t>16</w:t>
      </w:r>
      <w:r>
        <w:rPr>
          <w:rFonts w:ascii="Arial"/>
          <w:color w:val="4D4D4D"/>
          <w:spacing w:val="-5"/>
          <w:sz w:val="12"/>
        </w:rPr>
        <w:t xml:space="preserve"> </w:t>
      </w:r>
      <w:r>
        <w:rPr>
          <w:rFonts w:ascii="Arial"/>
          <w:color w:val="4D4D4D"/>
          <w:sz w:val="12"/>
        </w:rPr>
        <w:t>Low</w:t>
      </w:r>
    </w:p>
    <w:p w14:paraId="11852E61" w14:textId="77777777" w:rsidR="00BB4C49" w:rsidRDefault="00DC0BFC">
      <w:pPr>
        <w:pStyle w:val="BodyText"/>
        <w:rPr>
          <w:rFonts w:ascii="Arial"/>
          <w:sz w:val="12"/>
        </w:rPr>
      </w:pPr>
      <w:r>
        <w:br w:type="column"/>
      </w:r>
    </w:p>
    <w:p w14:paraId="3D50E920" w14:textId="77777777" w:rsidR="00BB4C49" w:rsidRDefault="00BB4C49">
      <w:pPr>
        <w:pStyle w:val="BodyText"/>
        <w:rPr>
          <w:rFonts w:ascii="Arial"/>
          <w:sz w:val="12"/>
        </w:rPr>
      </w:pPr>
    </w:p>
    <w:p w14:paraId="640C38B4" w14:textId="77777777" w:rsidR="00BB4C49" w:rsidRDefault="00BB4C49">
      <w:pPr>
        <w:pStyle w:val="BodyText"/>
        <w:rPr>
          <w:rFonts w:ascii="Arial"/>
          <w:sz w:val="12"/>
        </w:rPr>
      </w:pPr>
    </w:p>
    <w:p w14:paraId="43E8478D" w14:textId="77777777" w:rsidR="00BB4C49" w:rsidRDefault="00BB4C49">
      <w:pPr>
        <w:pStyle w:val="BodyText"/>
        <w:rPr>
          <w:rFonts w:ascii="Arial"/>
          <w:sz w:val="12"/>
        </w:rPr>
      </w:pPr>
    </w:p>
    <w:p w14:paraId="410DD738" w14:textId="77777777" w:rsidR="00BB4C49" w:rsidRDefault="00BB4C49">
      <w:pPr>
        <w:pStyle w:val="BodyText"/>
        <w:rPr>
          <w:rFonts w:ascii="Arial"/>
          <w:sz w:val="12"/>
        </w:rPr>
      </w:pPr>
    </w:p>
    <w:p w14:paraId="4B0667DE" w14:textId="77777777" w:rsidR="00BB4C49" w:rsidRDefault="00BB4C49">
      <w:pPr>
        <w:pStyle w:val="BodyText"/>
        <w:rPr>
          <w:rFonts w:ascii="Arial"/>
          <w:sz w:val="12"/>
        </w:rPr>
      </w:pPr>
    </w:p>
    <w:p w14:paraId="4FCB9866" w14:textId="77777777" w:rsidR="00BB4C49" w:rsidRDefault="00BB4C49">
      <w:pPr>
        <w:pStyle w:val="BodyText"/>
        <w:rPr>
          <w:rFonts w:ascii="Arial"/>
          <w:sz w:val="12"/>
        </w:rPr>
      </w:pPr>
    </w:p>
    <w:p w14:paraId="50A25858" w14:textId="77777777" w:rsidR="00BB4C49" w:rsidRDefault="00BB4C49">
      <w:pPr>
        <w:pStyle w:val="BodyText"/>
        <w:rPr>
          <w:rFonts w:ascii="Arial"/>
          <w:sz w:val="12"/>
        </w:rPr>
      </w:pPr>
    </w:p>
    <w:p w14:paraId="7F241942" w14:textId="77777777" w:rsidR="00BB4C49" w:rsidRDefault="00BB4C49">
      <w:pPr>
        <w:pStyle w:val="BodyText"/>
        <w:rPr>
          <w:rFonts w:ascii="Arial"/>
          <w:sz w:val="12"/>
        </w:rPr>
      </w:pPr>
    </w:p>
    <w:p w14:paraId="26E9EB65" w14:textId="77777777" w:rsidR="00BB4C49" w:rsidRDefault="00BB4C49">
      <w:pPr>
        <w:pStyle w:val="BodyText"/>
        <w:rPr>
          <w:rFonts w:ascii="Arial"/>
          <w:sz w:val="12"/>
        </w:rPr>
      </w:pPr>
    </w:p>
    <w:p w14:paraId="76F84340" w14:textId="77777777" w:rsidR="00BB4C49" w:rsidRDefault="00BB4C49">
      <w:pPr>
        <w:pStyle w:val="BodyText"/>
        <w:rPr>
          <w:rFonts w:ascii="Arial"/>
          <w:sz w:val="12"/>
        </w:rPr>
      </w:pPr>
    </w:p>
    <w:p w14:paraId="2D38EBFB" w14:textId="77777777" w:rsidR="00BB4C49" w:rsidRDefault="00BB4C49">
      <w:pPr>
        <w:pStyle w:val="BodyText"/>
        <w:rPr>
          <w:rFonts w:ascii="Arial"/>
          <w:sz w:val="12"/>
        </w:rPr>
      </w:pPr>
    </w:p>
    <w:p w14:paraId="7BC1CE3A" w14:textId="77777777" w:rsidR="00BB4C49" w:rsidRDefault="00BB4C49">
      <w:pPr>
        <w:pStyle w:val="BodyText"/>
        <w:rPr>
          <w:rFonts w:ascii="Arial"/>
          <w:sz w:val="12"/>
        </w:rPr>
      </w:pPr>
    </w:p>
    <w:p w14:paraId="5511834D" w14:textId="77777777" w:rsidR="00BB4C49" w:rsidRDefault="00BB4C49">
      <w:pPr>
        <w:pStyle w:val="BodyText"/>
        <w:rPr>
          <w:rFonts w:ascii="Arial"/>
          <w:sz w:val="12"/>
        </w:rPr>
      </w:pPr>
    </w:p>
    <w:p w14:paraId="1BE7011C" w14:textId="77777777" w:rsidR="00BB4C49" w:rsidRDefault="00BB4C49">
      <w:pPr>
        <w:pStyle w:val="BodyText"/>
        <w:rPr>
          <w:rFonts w:ascii="Arial"/>
          <w:sz w:val="12"/>
        </w:rPr>
      </w:pPr>
    </w:p>
    <w:p w14:paraId="08224460" w14:textId="77777777" w:rsidR="00BB4C49" w:rsidRDefault="00BB4C49">
      <w:pPr>
        <w:pStyle w:val="BodyText"/>
        <w:rPr>
          <w:rFonts w:ascii="Arial"/>
          <w:sz w:val="12"/>
        </w:rPr>
      </w:pPr>
    </w:p>
    <w:p w14:paraId="25A5C901" w14:textId="77777777" w:rsidR="00BB4C49" w:rsidRDefault="00BB4C49">
      <w:pPr>
        <w:pStyle w:val="BodyText"/>
        <w:rPr>
          <w:rFonts w:ascii="Arial"/>
          <w:sz w:val="12"/>
        </w:rPr>
      </w:pPr>
    </w:p>
    <w:p w14:paraId="641CF2B1" w14:textId="77777777" w:rsidR="00BB4C49" w:rsidRDefault="00BB4C49">
      <w:pPr>
        <w:pStyle w:val="BodyText"/>
        <w:rPr>
          <w:rFonts w:ascii="Arial"/>
          <w:sz w:val="12"/>
        </w:rPr>
      </w:pPr>
    </w:p>
    <w:p w14:paraId="45976D82" w14:textId="77777777" w:rsidR="00BB4C49" w:rsidRDefault="00BB4C49">
      <w:pPr>
        <w:pStyle w:val="BodyText"/>
        <w:rPr>
          <w:rFonts w:ascii="Arial"/>
          <w:sz w:val="12"/>
        </w:rPr>
      </w:pPr>
    </w:p>
    <w:p w14:paraId="5D50DBB5" w14:textId="77777777" w:rsidR="00BB4C49" w:rsidRDefault="00BB4C49">
      <w:pPr>
        <w:pStyle w:val="BodyText"/>
        <w:rPr>
          <w:rFonts w:ascii="Arial"/>
          <w:sz w:val="12"/>
        </w:rPr>
      </w:pPr>
    </w:p>
    <w:p w14:paraId="02099389" w14:textId="77777777" w:rsidR="00BB4C49" w:rsidRDefault="00BB4C49">
      <w:pPr>
        <w:pStyle w:val="BodyText"/>
        <w:rPr>
          <w:rFonts w:ascii="Arial"/>
          <w:sz w:val="12"/>
        </w:rPr>
      </w:pPr>
    </w:p>
    <w:p w14:paraId="446DAE02" w14:textId="77777777" w:rsidR="00BB4C49" w:rsidRDefault="00BB4C49">
      <w:pPr>
        <w:pStyle w:val="BodyText"/>
        <w:rPr>
          <w:rFonts w:ascii="Arial"/>
          <w:sz w:val="12"/>
        </w:rPr>
      </w:pPr>
    </w:p>
    <w:p w14:paraId="3EB96842" w14:textId="77777777" w:rsidR="00BB4C49" w:rsidRDefault="00BB4C49">
      <w:pPr>
        <w:pStyle w:val="BodyText"/>
        <w:spacing w:before="6"/>
        <w:rPr>
          <w:rFonts w:ascii="Arial"/>
          <w:sz w:val="15"/>
        </w:rPr>
      </w:pPr>
    </w:p>
    <w:p w14:paraId="69E17B2C" w14:textId="77777777" w:rsidR="00BB4C49" w:rsidRDefault="00DC0BFC">
      <w:pPr>
        <w:tabs>
          <w:tab w:val="left" w:pos="867"/>
          <w:tab w:val="left" w:pos="1660"/>
        </w:tabs>
        <w:ind w:left="41"/>
        <w:rPr>
          <w:rFonts w:ascii="Arial"/>
          <w:sz w:val="12"/>
        </w:rPr>
      </w:pPr>
      <w:r>
        <w:rPr>
          <w:rFonts w:ascii="Arial"/>
          <w:color w:val="4D4D4D"/>
          <w:sz w:val="12"/>
        </w:rPr>
        <w:t>0</w:t>
      </w:r>
      <w:r>
        <w:rPr>
          <w:rFonts w:ascii="Arial"/>
          <w:color w:val="4D4D4D"/>
          <w:sz w:val="12"/>
        </w:rPr>
        <w:tab/>
        <w:t>5</w:t>
      </w:r>
      <w:r>
        <w:rPr>
          <w:rFonts w:ascii="Arial"/>
          <w:color w:val="4D4D4D"/>
          <w:sz w:val="12"/>
        </w:rPr>
        <w:tab/>
      </w:r>
      <w:r>
        <w:rPr>
          <w:rFonts w:ascii="Arial"/>
          <w:color w:val="4D4D4D"/>
          <w:spacing w:val="-3"/>
          <w:sz w:val="12"/>
        </w:rPr>
        <w:t>10</w:t>
      </w:r>
    </w:p>
    <w:p w14:paraId="0A3F46F7" w14:textId="77777777" w:rsidR="00BB4C49" w:rsidRDefault="00DC0BFC">
      <w:pPr>
        <w:pStyle w:val="BodyText"/>
        <w:rPr>
          <w:rFonts w:ascii="Arial"/>
          <w:sz w:val="12"/>
        </w:rPr>
      </w:pPr>
      <w:r>
        <w:br w:type="column"/>
      </w:r>
    </w:p>
    <w:p w14:paraId="38922E80" w14:textId="77777777" w:rsidR="00BB4C49" w:rsidRDefault="00BB4C49">
      <w:pPr>
        <w:pStyle w:val="BodyText"/>
        <w:rPr>
          <w:rFonts w:ascii="Arial"/>
          <w:sz w:val="12"/>
        </w:rPr>
      </w:pPr>
    </w:p>
    <w:p w14:paraId="5B0EA3E3" w14:textId="77777777" w:rsidR="00BB4C49" w:rsidRDefault="00BB4C49">
      <w:pPr>
        <w:pStyle w:val="BodyText"/>
        <w:rPr>
          <w:rFonts w:ascii="Arial"/>
          <w:sz w:val="12"/>
        </w:rPr>
      </w:pPr>
    </w:p>
    <w:p w14:paraId="5BB22EEE" w14:textId="77777777" w:rsidR="00BB4C49" w:rsidRDefault="00BB4C49">
      <w:pPr>
        <w:pStyle w:val="BodyText"/>
        <w:rPr>
          <w:rFonts w:ascii="Arial"/>
          <w:sz w:val="12"/>
        </w:rPr>
      </w:pPr>
    </w:p>
    <w:p w14:paraId="5DBF36C7" w14:textId="77777777" w:rsidR="00BB4C49" w:rsidRDefault="00BB4C49">
      <w:pPr>
        <w:pStyle w:val="BodyText"/>
        <w:rPr>
          <w:rFonts w:ascii="Arial"/>
          <w:sz w:val="12"/>
        </w:rPr>
      </w:pPr>
    </w:p>
    <w:p w14:paraId="0BA553BA" w14:textId="77777777" w:rsidR="00BB4C49" w:rsidRDefault="00BB4C49">
      <w:pPr>
        <w:pStyle w:val="BodyText"/>
        <w:rPr>
          <w:rFonts w:ascii="Arial"/>
          <w:sz w:val="12"/>
        </w:rPr>
      </w:pPr>
    </w:p>
    <w:p w14:paraId="6089BB78" w14:textId="77777777" w:rsidR="00BB4C49" w:rsidRDefault="00BB4C49">
      <w:pPr>
        <w:pStyle w:val="BodyText"/>
        <w:rPr>
          <w:rFonts w:ascii="Arial"/>
          <w:sz w:val="12"/>
        </w:rPr>
      </w:pPr>
    </w:p>
    <w:p w14:paraId="1EE9CD94" w14:textId="77777777" w:rsidR="00BB4C49" w:rsidRDefault="00BB4C49">
      <w:pPr>
        <w:pStyle w:val="BodyText"/>
        <w:rPr>
          <w:rFonts w:ascii="Arial"/>
          <w:sz w:val="12"/>
        </w:rPr>
      </w:pPr>
    </w:p>
    <w:p w14:paraId="0A805839" w14:textId="77777777" w:rsidR="00BB4C49" w:rsidRDefault="00BB4C49">
      <w:pPr>
        <w:pStyle w:val="BodyText"/>
        <w:rPr>
          <w:rFonts w:ascii="Arial"/>
          <w:sz w:val="12"/>
        </w:rPr>
      </w:pPr>
    </w:p>
    <w:p w14:paraId="78C531AF" w14:textId="77777777" w:rsidR="00BB4C49" w:rsidRDefault="00BB4C49">
      <w:pPr>
        <w:pStyle w:val="BodyText"/>
        <w:rPr>
          <w:rFonts w:ascii="Arial"/>
          <w:sz w:val="12"/>
        </w:rPr>
      </w:pPr>
    </w:p>
    <w:p w14:paraId="40100282" w14:textId="77777777" w:rsidR="00BB4C49" w:rsidRDefault="00BB4C49">
      <w:pPr>
        <w:pStyle w:val="BodyText"/>
        <w:rPr>
          <w:rFonts w:ascii="Arial"/>
          <w:sz w:val="12"/>
        </w:rPr>
      </w:pPr>
    </w:p>
    <w:p w14:paraId="413CF97D" w14:textId="77777777" w:rsidR="00BB4C49" w:rsidRDefault="00BB4C49">
      <w:pPr>
        <w:pStyle w:val="BodyText"/>
        <w:rPr>
          <w:rFonts w:ascii="Arial"/>
          <w:sz w:val="12"/>
        </w:rPr>
      </w:pPr>
    </w:p>
    <w:p w14:paraId="5B3BF618" w14:textId="77777777" w:rsidR="00BB4C49" w:rsidRDefault="00BB4C49">
      <w:pPr>
        <w:pStyle w:val="BodyText"/>
        <w:rPr>
          <w:rFonts w:ascii="Arial"/>
          <w:sz w:val="12"/>
        </w:rPr>
      </w:pPr>
    </w:p>
    <w:p w14:paraId="265CCDB6" w14:textId="77777777" w:rsidR="00BB4C49" w:rsidRDefault="00BB4C49">
      <w:pPr>
        <w:pStyle w:val="BodyText"/>
        <w:rPr>
          <w:rFonts w:ascii="Arial"/>
          <w:sz w:val="12"/>
        </w:rPr>
      </w:pPr>
    </w:p>
    <w:p w14:paraId="514C9489" w14:textId="77777777" w:rsidR="00BB4C49" w:rsidRDefault="00BB4C49">
      <w:pPr>
        <w:pStyle w:val="BodyText"/>
        <w:rPr>
          <w:rFonts w:ascii="Arial"/>
          <w:sz w:val="12"/>
        </w:rPr>
      </w:pPr>
    </w:p>
    <w:p w14:paraId="01EB284F" w14:textId="77777777" w:rsidR="00BB4C49" w:rsidRDefault="00BB4C49">
      <w:pPr>
        <w:pStyle w:val="BodyText"/>
        <w:rPr>
          <w:rFonts w:ascii="Arial"/>
          <w:sz w:val="12"/>
        </w:rPr>
      </w:pPr>
    </w:p>
    <w:p w14:paraId="35761EB0" w14:textId="77777777" w:rsidR="00BB4C49" w:rsidRDefault="00BB4C49">
      <w:pPr>
        <w:pStyle w:val="BodyText"/>
        <w:rPr>
          <w:rFonts w:ascii="Arial"/>
          <w:sz w:val="12"/>
        </w:rPr>
      </w:pPr>
    </w:p>
    <w:p w14:paraId="0F84246D" w14:textId="77777777" w:rsidR="00BB4C49" w:rsidRDefault="00BB4C49">
      <w:pPr>
        <w:pStyle w:val="BodyText"/>
        <w:rPr>
          <w:rFonts w:ascii="Arial"/>
          <w:sz w:val="12"/>
        </w:rPr>
      </w:pPr>
    </w:p>
    <w:p w14:paraId="5B7635F3" w14:textId="77777777" w:rsidR="00BB4C49" w:rsidRDefault="00BB4C49">
      <w:pPr>
        <w:pStyle w:val="BodyText"/>
        <w:rPr>
          <w:rFonts w:ascii="Arial"/>
          <w:sz w:val="12"/>
        </w:rPr>
      </w:pPr>
    </w:p>
    <w:p w14:paraId="610088A3" w14:textId="77777777" w:rsidR="00BB4C49" w:rsidRDefault="00BB4C49">
      <w:pPr>
        <w:pStyle w:val="BodyText"/>
        <w:rPr>
          <w:rFonts w:ascii="Arial"/>
          <w:sz w:val="12"/>
        </w:rPr>
      </w:pPr>
    </w:p>
    <w:p w14:paraId="6C86BB7D" w14:textId="77777777" w:rsidR="00BB4C49" w:rsidRDefault="00BB4C49">
      <w:pPr>
        <w:pStyle w:val="BodyText"/>
        <w:rPr>
          <w:rFonts w:ascii="Arial"/>
          <w:sz w:val="12"/>
        </w:rPr>
      </w:pPr>
    </w:p>
    <w:p w14:paraId="07D3A84B" w14:textId="77777777" w:rsidR="00BB4C49" w:rsidRDefault="00BB4C49">
      <w:pPr>
        <w:pStyle w:val="BodyText"/>
        <w:rPr>
          <w:rFonts w:ascii="Arial"/>
          <w:sz w:val="12"/>
        </w:rPr>
      </w:pPr>
    </w:p>
    <w:p w14:paraId="5DEBFEB7" w14:textId="77777777" w:rsidR="00BB4C49" w:rsidRDefault="00BB4C49">
      <w:pPr>
        <w:pStyle w:val="BodyText"/>
        <w:spacing w:before="6"/>
        <w:rPr>
          <w:rFonts w:ascii="Arial"/>
          <w:sz w:val="15"/>
        </w:rPr>
      </w:pPr>
    </w:p>
    <w:p w14:paraId="41979888" w14:textId="77777777" w:rsidR="00BB4C49" w:rsidRDefault="00DC0BFC">
      <w:pPr>
        <w:tabs>
          <w:tab w:val="left" w:pos="1478"/>
          <w:tab w:val="left" w:pos="2305"/>
          <w:tab w:val="left" w:pos="3131"/>
        </w:tabs>
        <w:ind w:left="652"/>
        <w:rPr>
          <w:rFonts w:ascii="Arial"/>
          <w:sz w:val="12"/>
        </w:rPr>
      </w:pPr>
      <w:r>
        <w:rPr>
          <w:rFonts w:ascii="Arial"/>
          <w:color w:val="4D4D4D"/>
          <w:sz w:val="12"/>
        </w:rPr>
        <w:t>15</w:t>
      </w:r>
      <w:r>
        <w:rPr>
          <w:rFonts w:ascii="Arial"/>
          <w:color w:val="4D4D4D"/>
          <w:sz w:val="12"/>
        </w:rPr>
        <w:tab/>
        <w:t>20</w:t>
      </w:r>
      <w:r>
        <w:rPr>
          <w:rFonts w:ascii="Arial"/>
          <w:color w:val="4D4D4D"/>
          <w:sz w:val="12"/>
        </w:rPr>
        <w:tab/>
        <w:t>25</w:t>
      </w:r>
      <w:r>
        <w:rPr>
          <w:rFonts w:ascii="Arial"/>
          <w:color w:val="4D4D4D"/>
          <w:sz w:val="12"/>
        </w:rPr>
        <w:tab/>
      </w:r>
      <w:r>
        <w:rPr>
          <w:rFonts w:ascii="Arial"/>
          <w:color w:val="4D4D4D"/>
          <w:spacing w:val="-3"/>
          <w:sz w:val="12"/>
        </w:rPr>
        <w:t>30</w:t>
      </w:r>
    </w:p>
    <w:p w14:paraId="6FC38261" w14:textId="77777777" w:rsidR="00BB4C49" w:rsidRDefault="00DC0BFC">
      <w:pPr>
        <w:spacing w:before="73"/>
        <w:ind w:left="763"/>
        <w:rPr>
          <w:rFonts w:ascii="Arial"/>
          <w:sz w:val="16"/>
        </w:rPr>
      </w:pPr>
      <w:r>
        <w:rPr>
          <w:rFonts w:ascii="Arial"/>
          <w:sz w:val="16"/>
        </w:rPr>
        <w:t>Percentage</w:t>
      </w:r>
      <w:r>
        <w:rPr>
          <w:rFonts w:ascii="Arial"/>
          <w:spacing w:val="-5"/>
          <w:sz w:val="16"/>
        </w:rPr>
        <w:t xml:space="preserve"> </w:t>
      </w:r>
      <w:r>
        <w:rPr>
          <w:rFonts w:ascii="Arial"/>
          <w:sz w:val="16"/>
        </w:rPr>
        <w:t>of</w:t>
      </w:r>
      <w:r>
        <w:rPr>
          <w:rFonts w:ascii="Arial"/>
          <w:spacing w:val="-4"/>
          <w:sz w:val="16"/>
        </w:rPr>
        <w:t xml:space="preserve"> </w:t>
      </w:r>
      <w:r>
        <w:rPr>
          <w:rFonts w:ascii="Arial"/>
          <w:sz w:val="16"/>
        </w:rPr>
        <w:t>Articles</w:t>
      </w:r>
    </w:p>
    <w:p w14:paraId="3A6DAF6F" w14:textId="77777777" w:rsidR="00BB4C49" w:rsidRDefault="00DC0BFC">
      <w:pPr>
        <w:pStyle w:val="BodyText"/>
        <w:rPr>
          <w:rFonts w:ascii="Arial"/>
          <w:sz w:val="12"/>
        </w:rPr>
      </w:pPr>
      <w:r>
        <w:br w:type="column"/>
      </w:r>
    </w:p>
    <w:p w14:paraId="1CF01A41" w14:textId="77777777" w:rsidR="00BB4C49" w:rsidRDefault="00BB4C49">
      <w:pPr>
        <w:pStyle w:val="BodyText"/>
        <w:rPr>
          <w:rFonts w:ascii="Arial"/>
          <w:sz w:val="12"/>
        </w:rPr>
      </w:pPr>
    </w:p>
    <w:p w14:paraId="422BFCCA" w14:textId="77777777" w:rsidR="00BB4C49" w:rsidRDefault="00BB4C49">
      <w:pPr>
        <w:pStyle w:val="BodyText"/>
        <w:rPr>
          <w:rFonts w:ascii="Arial"/>
          <w:sz w:val="12"/>
        </w:rPr>
      </w:pPr>
    </w:p>
    <w:p w14:paraId="2C8DAEAC" w14:textId="77777777" w:rsidR="00BB4C49" w:rsidRDefault="00BB4C49">
      <w:pPr>
        <w:pStyle w:val="BodyText"/>
        <w:rPr>
          <w:rFonts w:ascii="Arial"/>
          <w:sz w:val="12"/>
        </w:rPr>
      </w:pPr>
    </w:p>
    <w:p w14:paraId="5272B56E" w14:textId="77777777" w:rsidR="00BB4C49" w:rsidRDefault="00BB4C49">
      <w:pPr>
        <w:pStyle w:val="BodyText"/>
        <w:rPr>
          <w:rFonts w:ascii="Arial"/>
          <w:sz w:val="12"/>
        </w:rPr>
      </w:pPr>
    </w:p>
    <w:p w14:paraId="15A7189A" w14:textId="77777777" w:rsidR="00BB4C49" w:rsidRDefault="00BB4C49">
      <w:pPr>
        <w:pStyle w:val="BodyText"/>
        <w:rPr>
          <w:rFonts w:ascii="Arial"/>
          <w:sz w:val="12"/>
        </w:rPr>
      </w:pPr>
    </w:p>
    <w:p w14:paraId="4667850A" w14:textId="77777777" w:rsidR="00BB4C49" w:rsidRDefault="00BB4C49">
      <w:pPr>
        <w:pStyle w:val="BodyText"/>
        <w:rPr>
          <w:rFonts w:ascii="Arial"/>
          <w:sz w:val="12"/>
        </w:rPr>
      </w:pPr>
    </w:p>
    <w:p w14:paraId="0C67BA36" w14:textId="77777777" w:rsidR="00BB4C49" w:rsidRDefault="00BB4C49">
      <w:pPr>
        <w:pStyle w:val="BodyText"/>
        <w:rPr>
          <w:rFonts w:ascii="Arial"/>
          <w:sz w:val="12"/>
        </w:rPr>
      </w:pPr>
    </w:p>
    <w:p w14:paraId="025F5A79" w14:textId="77777777" w:rsidR="00BB4C49" w:rsidRDefault="00BB4C49">
      <w:pPr>
        <w:pStyle w:val="BodyText"/>
        <w:rPr>
          <w:rFonts w:ascii="Arial"/>
          <w:sz w:val="12"/>
        </w:rPr>
      </w:pPr>
    </w:p>
    <w:p w14:paraId="1F1E97EB" w14:textId="77777777" w:rsidR="00BB4C49" w:rsidRDefault="00BB4C49">
      <w:pPr>
        <w:pStyle w:val="BodyText"/>
        <w:rPr>
          <w:rFonts w:ascii="Arial"/>
          <w:sz w:val="12"/>
        </w:rPr>
      </w:pPr>
    </w:p>
    <w:p w14:paraId="73B6E28B" w14:textId="77777777" w:rsidR="00BB4C49" w:rsidRDefault="00BB4C49">
      <w:pPr>
        <w:pStyle w:val="BodyText"/>
        <w:rPr>
          <w:rFonts w:ascii="Arial"/>
          <w:sz w:val="12"/>
        </w:rPr>
      </w:pPr>
    </w:p>
    <w:p w14:paraId="4A1DECFA" w14:textId="77777777" w:rsidR="00BB4C49" w:rsidRDefault="00BB4C49">
      <w:pPr>
        <w:pStyle w:val="BodyText"/>
        <w:rPr>
          <w:rFonts w:ascii="Arial"/>
          <w:sz w:val="12"/>
        </w:rPr>
      </w:pPr>
    </w:p>
    <w:p w14:paraId="7918FDAC" w14:textId="77777777" w:rsidR="00BB4C49" w:rsidRDefault="00BB4C49">
      <w:pPr>
        <w:pStyle w:val="BodyText"/>
        <w:rPr>
          <w:rFonts w:ascii="Arial"/>
          <w:sz w:val="12"/>
        </w:rPr>
      </w:pPr>
    </w:p>
    <w:p w14:paraId="4EC89AEE" w14:textId="77777777" w:rsidR="00BB4C49" w:rsidRDefault="00BB4C49">
      <w:pPr>
        <w:pStyle w:val="BodyText"/>
        <w:rPr>
          <w:rFonts w:ascii="Arial"/>
          <w:sz w:val="12"/>
        </w:rPr>
      </w:pPr>
    </w:p>
    <w:p w14:paraId="00EC8896" w14:textId="77777777" w:rsidR="00BB4C49" w:rsidRDefault="00BB4C49">
      <w:pPr>
        <w:pStyle w:val="BodyText"/>
        <w:rPr>
          <w:rFonts w:ascii="Arial"/>
          <w:sz w:val="12"/>
        </w:rPr>
      </w:pPr>
    </w:p>
    <w:p w14:paraId="0D409A18" w14:textId="77777777" w:rsidR="00BB4C49" w:rsidRDefault="00BB4C49">
      <w:pPr>
        <w:pStyle w:val="BodyText"/>
        <w:rPr>
          <w:rFonts w:ascii="Arial"/>
          <w:sz w:val="12"/>
        </w:rPr>
      </w:pPr>
    </w:p>
    <w:p w14:paraId="026435A8" w14:textId="77777777" w:rsidR="00BB4C49" w:rsidRDefault="00BB4C49">
      <w:pPr>
        <w:pStyle w:val="BodyText"/>
        <w:rPr>
          <w:rFonts w:ascii="Arial"/>
          <w:sz w:val="12"/>
        </w:rPr>
      </w:pPr>
    </w:p>
    <w:p w14:paraId="596B3014" w14:textId="77777777" w:rsidR="00BB4C49" w:rsidRDefault="00BB4C49">
      <w:pPr>
        <w:pStyle w:val="BodyText"/>
        <w:rPr>
          <w:rFonts w:ascii="Arial"/>
          <w:sz w:val="12"/>
        </w:rPr>
      </w:pPr>
    </w:p>
    <w:p w14:paraId="002060C0" w14:textId="77777777" w:rsidR="00BB4C49" w:rsidRDefault="00BB4C49">
      <w:pPr>
        <w:pStyle w:val="BodyText"/>
        <w:rPr>
          <w:rFonts w:ascii="Arial"/>
          <w:sz w:val="12"/>
        </w:rPr>
      </w:pPr>
    </w:p>
    <w:p w14:paraId="752C60A4" w14:textId="77777777" w:rsidR="00BB4C49" w:rsidRDefault="00BB4C49">
      <w:pPr>
        <w:pStyle w:val="BodyText"/>
        <w:rPr>
          <w:rFonts w:ascii="Arial"/>
          <w:sz w:val="12"/>
        </w:rPr>
      </w:pPr>
    </w:p>
    <w:p w14:paraId="42846AF1" w14:textId="77777777" w:rsidR="00BB4C49" w:rsidRDefault="00BB4C49">
      <w:pPr>
        <w:pStyle w:val="BodyText"/>
        <w:rPr>
          <w:rFonts w:ascii="Arial"/>
          <w:sz w:val="12"/>
        </w:rPr>
      </w:pPr>
    </w:p>
    <w:p w14:paraId="6D076F0C" w14:textId="77777777" w:rsidR="00BB4C49" w:rsidRDefault="00BB4C49">
      <w:pPr>
        <w:pStyle w:val="BodyText"/>
        <w:rPr>
          <w:rFonts w:ascii="Arial"/>
          <w:sz w:val="12"/>
        </w:rPr>
      </w:pPr>
    </w:p>
    <w:p w14:paraId="513C14D9" w14:textId="77777777" w:rsidR="00BB4C49" w:rsidRDefault="00BB4C49">
      <w:pPr>
        <w:pStyle w:val="BodyText"/>
        <w:spacing w:before="6"/>
        <w:rPr>
          <w:rFonts w:ascii="Arial"/>
          <w:sz w:val="15"/>
        </w:rPr>
      </w:pPr>
    </w:p>
    <w:p w14:paraId="08F89B7B" w14:textId="77777777" w:rsidR="00BB4C49" w:rsidRDefault="00DC0BFC">
      <w:pPr>
        <w:tabs>
          <w:tab w:val="left" w:pos="1479"/>
        </w:tabs>
        <w:ind w:left="652"/>
        <w:rPr>
          <w:rFonts w:ascii="Arial"/>
          <w:sz w:val="12"/>
        </w:rPr>
      </w:pPr>
      <w:r>
        <w:rPr>
          <w:rFonts w:ascii="Arial"/>
          <w:color w:val="4D4D4D"/>
          <w:sz w:val="12"/>
        </w:rPr>
        <w:t>35</w:t>
      </w:r>
      <w:r>
        <w:rPr>
          <w:rFonts w:ascii="Arial"/>
          <w:color w:val="4D4D4D"/>
          <w:sz w:val="12"/>
        </w:rPr>
        <w:tab/>
        <w:t>40</w:t>
      </w:r>
    </w:p>
    <w:p w14:paraId="44717E92" w14:textId="77777777" w:rsidR="00BB4C49" w:rsidRDefault="00BB4C49">
      <w:pPr>
        <w:rPr>
          <w:rFonts w:ascii="Arial"/>
          <w:sz w:val="12"/>
        </w:rPr>
        <w:sectPr w:rsidR="00BB4C49">
          <w:type w:val="continuous"/>
          <w:pgSz w:w="12240" w:h="15840"/>
          <w:pgMar w:top="1320" w:right="1240" w:bottom="280" w:left="940" w:header="720" w:footer="720" w:gutter="0"/>
          <w:cols w:num="4" w:space="720" w:equalWidth="0">
            <w:col w:w="2381" w:space="40"/>
            <w:col w:w="1795" w:space="39"/>
            <w:col w:w="3266" w:space="39"/>
            <w:col w:w="2500"/>
          </w:cols>
        </w:sectPr>
      </w:pPr>
    </w:p>
    <w:p w14:paraId="51118C6B" w14:textId="77777777" w:rsidR="00BB4C49" w:rsidRDefault="00DC0BFC">
      <w:pPr>
        <w:pStyle w:val="BodyText"/>
        <w:spacing w:before="194" w:line="213" w:lineRule="auto"/>
        <w:ind w:left="500" w:right="152" w:hanging="13"/>
        <w:jc w:val="both"/>
      </w:pPr>
      <w:r>
        <w:rPr>
          <w:i/>
          <w:w w:val="90"/>
        </w:rPr>
        <w:t>Figure</w:t>
      </w:r>
      <w:r>
        <w:rPr>
          <w:i/>
          <w:spacing w:val="46"/>
          <w:w w:val="90"/>
        </w:rPr>
        <w:t xml:space="preserve"> </w:t>
      </w:r>
      <w:proofErr w:type="gramStart"/>
      <w:r>
        <w:rPr>
          <w:i/>
          <w:w w:val="90"/>
        </w:rPr>
        <w:t>2</w:t>
      </w:r>
      <w:r>
        <w:rPr>
          <w:i/>
          <w:spacing w:val="-15"/>
          <w:w w:val="90"/>
        </w:rPr>
        <w:t xml:space="preserve"> </w:t>
      </w:r>
      <w:r>
        <w:rPr>
          <w:w w:val="90"/>
        </w:rPr>
        <w:t>.</w:t>
      </w:r>
      <w:proofErr w:type="gramEnd"/>
      <w:r>
        <w:rPr>
          <w:spacing w:val="19"/>
          <w:w w:val="90"/>
        </w:rPr>
        <w:t xml:space="preserve"> </w:t>
      </w:r>
      <w:r>
        <w:rPr>
          <w:w w:val="90"/>
        </w:rPr>
        <w:t>For</w:t>
      </w:r>
      <w:r>
        <w:rPr>
          <w:spacing w:val="39"/>
          <w:w w:val="90"/>
        </w:rPr>
        <w:t xml:space="preserve"> </w:t>
      </w:r>
      <w:r>
        <w:rPr>
          <w:w w:val="90"/>
        </w:rPr>
        <w:t>coauthored</w:t>
      </w:r>
      <w:r>
        <w:rPr>
          <w:spacing w:val="39"/>
          <w:w w:val="90"/>
        </w:rPr>
        <w:t xml:space="preserve"> </w:t>
      </w:r>
      <w:r>
        <w:rPr>
          <w:w w:val="90"/>
        </w:rPr>
        <w:t>papers:</w:t>
      </w:r>
      <w:r>
        <w:rPr>
          <w:spacing w:val="19"/>
          <w:w w:val="90"/>
        </w:rPr>
        <w:t xml:space="preserve"> </w:t>
      </w:r>
      <w:r>
        <w:rPr>
          <w:w w:val="90"/>
        </w:rPr>
        <w:t>(A)</w:t>
      </w:r>
      <w:r>
        <w:rPr>
          <w:spacing w:val="39"/>
          <w:w w:val="90"/>
        </w:rPr>
        <w:t xml:space="preserve"> </w:t>
      </w:r>
      <w:r>
        <w:rPr>
          <w:w w:val="90"/>
        </w:rPr>
        <w:t>the</w:t>
      </w:r>
      <w:r>
        <w:rPr>
          <w:spacing w:val="39"/>
          <w:w w:val="90"/>
        </w:rPr>
        <w:t xml:space="preserve"> </w:t>
      </w:r>
      <w:r>
        <w:rPr>
          <w:w w:val="90"/>
        </w:rPr>
        <w:t>percentage</w:t>
      </w:r>
      <w:r>
        <w:rPr>
          <w:spacing w:val="39"/>
          <w:w w:val="90"/>
        </w:rPr>
        <w:t xml:space="preserve"> </w:t>
      </w:r>
      <w:r>
        <w:rPr>
          <w:w w:val="90"/>
        </w:rPr>
        <w:t>of</w:t>
      </w:r>
      <w:r>
        <w:rPr>
          <w:spacing w:val="39"/>
          <w:w w:val="90"/>
        </w:rPr>
        <w:t xml:space="preserve"> </w:t>
      </w:r>
      <w:r>
        <w:rPr>
          <w:w w:val="90"/>
        </w:rPr>
        <w:t>authors</w:t>
      </w:r>
      <w:r>
        <w:rPr>
          <w:spacing w:val="39"/>
          <w:w w:val="90"/>
        </w:rPr>
        <w:t xml:space="preserve"> </w:t>
      </w:r>
      <w:r>
        <w:rPr>
          <w:w w:val="90"/>
        </w:rPr>
        <w:t>of</w:t>
      </w:r>
      <w:r>
        <w:rPr>
          <w:spacing w:val="39"/>
          <w:w w:val="90"/>
        </w:rPr>
        <w:t xml:space="preserve"> </w:t>
      </w:r>
      <w:r>
        <w:rPr>
          <w:w w:val="90"/>
        </w:rPr>
        <w:t>articles</w:t>
      </w:r>
      <w:r>
        <w:rPr>
          <w:spacing w:val="39"/>
          <w:w w:val="90"/>
        </w:rPr>
        <w:t xml:space="preserve"> </w:t>
      </w:r>
      <w:r>
        <w:rPr>
          <w:w w:val="90"/>
        </w:rPr>
        <w:t>in</w:t>
      </w:r>
      <w:r>
        <w:rPr>
          <w:spacing w:val="39"/>
          <w:w w:val="90"/>
        </w:rPr>
        <w:t xml:space="preserve"> </w:t>
      </w:r>
      <w:r>
        <w:rPr>
          <w:w w:val="90"/>
        </w:rPr>
        <w:t>Mirror</w:t>
      </w:r>
      <w:r>
        <w:rPr>
          <w:spacing w:val="39"/>
          <w:w w:val="90"/>
        </w:rPr>
        <w:t xml:space="preserve"> </w:t>
      </w:r>
      <w:r>
        <w:rPr>
          <w:w w:val="90"/>
        </w:rPr>
        <w:t>journals</w:t>
      </w:r>
      <w:r>
        <w:rPr>
          <w:spacing w:val="1"/>
          <w:w w:val="90"/>
        </w:rPr>
        <w:t xml:space="preserve"> </w:t>
      </w:r>
      <w:r>
        <w:t>that are based in di</w:t>
      </w:r>
      <w:r>
        <w:rPr>
          <w:rFonts w:ascii="Arial"/>
        </w:rPr>
        <w:t>ff</w:t>
      </w:r>
      <w:r>
        <w:t>erent countries, (B) the percentage of authors of subscription-only</w:t>
      </w:r>
      <w:r>
        <w:rPr>
          <w:spacing w:val="1"/>
        </w:rPr>
        <w:t xml:space="preserve"> </w:t>
      </w:r>
      <w:r>
        <w:t>journals in Parent journals that are based in di</w:t>
      </w:r>
      <w:r>
        <w:rPr>
          <w:rFonts w:ascii="Arial"/>
        </w:rPr>
        <w:t>ff</w:t>
      </w:r>
      <w:r>
        <w:t>erent countries, and (C) the percentage of</w:t>
      </w:r>
      <w:r>
        <w:rPr>
          <w:spacing w:val="-58"/>
        </w:rPr>
        <w:t xml:space="preserve"> </w:t>
      </w:r>
      <w:r>
        <w:rPr>
          <w:w w:val="95"/>
        </w:rPr>
        <w:t>authors of subscription-only journals in Parent journals that are based in di</w:t>
      </w:r>
      <w:r>
        <w:rPr>
          <w:rFonts w:ascii="Arial"/>
          <w:w w:val="95"/>
        </w:rPr>
        <w:t>ff</w:t>
      </w:r>
      <w:r>
        <w:rPr>
          <w:w w:val="95"/>
        </w:rPr>
        <w:t>erent countries.</w:t>
      </w:r>
      <w:r>
        <w:rPr>
          <w:spacing w:val="1"/>
          <w:w w:val="95"/>
        </w:rPr>
        <w:t xml:space="preserve"> </w:t>
      </w:r>
      <w:r>
        <w:rPr>
          <w:w w:val="95"/>
        </w:rPr>
        <w:lastRenderedPageBreak/>
        <w:t>Numbers</w:t>
      </w:r>
      <w:r>
        <w:rPr>
          <w:spacing w:val="2"/>
          <w:w w:val="95"/>
        </w:rPr>
        <w:t xml:space="preserve"> </w:t>
      </w:r>
      <w:r>
        <w:rPr>
          <w:w w:val="95"/>
        </w:rPr>
        <w:t>adjacent</w:t>
      </w:r>
      <w:r>
        <w:rPr>
          <w:spacing w:val="3"/>
          <w:w w:val="95"/>
        </w:rPr>
        <w:t xml:space="preserve"> </w:t>
      </w:r>
      <w:r>
        <w:rPr>
          <w:w w:val="95"/>
        </w:rPr>
        <w:t>to</w:t>
      </w:r>
      <w:r>
        <w:rPr>
          <w:spacing w:val="2"/>
          <w:w w:val="95"/>
        </w:rPr>
        <w:t xml:space="preserve"> </w:t>
      </w:r>
      <w:r>
        <w:rPr>
          <w:w w:val="95"/>
        </w:rPr>
        <w:t>bars</w:t>
      </w:r>
      <w:r>
        <w:rPr>
          <w:spacing w:val="3"/>
          <w:w w:val="95"/>
        </w:rPr>
        <w:t xml:space="preserve"> </w:t>
      </w:r>
      <w:r>
        <w:rPr>
          <w:w w:val="95"/>
        </w:rPr>
        <w:t>are</w:t>
      </w:r>
      <w:r>
        <w:rPr>
          <w:spacing w:val="2"/>
          <w:w w:val="95"/>
        </w:rPr>
        <w:t xml:space="preserve"> </w:t>
      </w:r>
      <w:r>
        <w:rPr>
          <w:w w:val="95"/>
        </w:rPr>
        <w:t>the</w:t>
      </w:r>
      <w:r>
        <w:rPr>
          <w:spacing w:val="3"/>
          <w:w w:val="95"/>
        </w:rPr>
        <w:t xml:space="preserve"> </w:t>
      </w:r>
      <w:r>
        <w:rPr>
          <w:w w:val="95"/>
        </w:rPr>
        <w:t>number</w:t>
      </w:r>
      <w:r>
        <w:rPr>
          <w:spacing w:val="3"/>
          <w:w w:val="95"/>
        </w:rPr>
        <w:t xml:space="preserve"> </w:t>
      </w:r>
      <w:r>
        <w:rPr>
          <w:w w:val="95"/>
        </w:rPr>
        <w:t>of</w:t>
      </w:r>
      <w:r>
        <w:rPr>
          <w:spacing w:val="2"/>
          <w:w w:val="95"/>
        </w:rPr>
        <w:t xml:space="preserve"> </w:t>
      </w:r>
      <w:r>
        <w:rPr>
          <w:w w:val="95"/>
        </w:rPr>
        <w:t>articles</w:t>
      </w:r>
      <w:r>
        <w:rPr>
          <w:spacing w:val="3"/>
          <w:w w:val="95"/>
        </w:rPr>
        <w:t xml:space="preserve"> </w:t>
      </w:r>
      <w:r>
        <w:rPr>
          <w:w w:val="95"/>
        </w:rPr>
        <w:t>with</w:t>
      </w:r>
      <w:r>
        <w:rPr>
          <w:spacing w:val="2"/>
          <w:w w:val="95"/>
        </w:rPr>
        <w:t xml:space="preserve"> </w:t>
      </w:r>
      <w:r>
        <w:rPr>
          <w:w w:val="95"/>
        </w:rPr>
        <w:t>lead</w:t>
      </w:r>
      <w:r>
        <w:rPr>
          <w:spacing w:val="3"/>
          <w:w w:val="95"/>
        </w:rPr>
        <w:t xml:space="preserve"> </w:t>
      </w:r>
      <w:r>
        <w:rPr>
          <w:w w:val="95"/>
        </w:rPr>
        <w:t>authors</w:t>
      </w:r>
      <w:r>
        <w:rPr>
          <w:spacing w:val="3"/>
          <w:w w:val="95"/>
        </w:rPr>
        <w:t xml:space="preserve"> </w:t>
      </w:r>
      <w:r>
        <w:rPr>
          <w:w w:val="95"/>
        </w:rPr>
        <w:t>based</w:t>
      </w:r>
      <w:r>
        <w:rPr>
          <w:spacing w:val="2"/>
          <w:w w:val="95"/>
        </w:rPr>
        <w:t xml:space="preserve"> </w:t>
      </w:r>
      <w:r>
        <w:rPr>
          <w:w w:val="95"/>
        </w:rPr>
        <w:t>in</w:t>
      </w:r>
      <w:r>
        <w:rPr>
          <w:spacing w:val="3"/>
          <w:w w:val="95"/>
        </w:rPr>
        <w:t xml:space="preserve"> </w:t>
      </w:r>
      <w:r>
        <w:rPr>
          <w:w w:val="95"/>
        </w:rPr>
        <w:t>that</w:t>
      </w:r>
      <w:r>
        <w:rPr>
          <w:spacing w:val="2"/>
          <w:w w:val="95"/>
        </w:rPr>
        <w:t xml:space="preserve"> </w:t>
      </w:r>
      <w:r>
        <w:rPr>
          <w:w w:val="95"/>
        </w:rPr>
        <w:t>country.</w:t>
      </w:r>
    </w:p>
    <w:p w14:paraId="2944B57F" w14:textId="77777777" w:rsidR="00BB4C49" w:rsidRDefault="00BB4C49">
      <w:pPr>
        <w:spacing w:line="213" w:lineRule="auto"/>
        <w:jc w:val="both"/>
        <w:sectPr w:rsidR="00BB4C49">
          <w:type w:val="continuous"/>
          <w:pgSz w:w="12240" w:h="15840"/>
          <w:pgMar w:top="1320" w:right="1240" w:bottom="280" w:left="940" w:header="720" w:footer="720" w:gutter="0"/>
          <w:cols w:space="720"/>
        </w:sectPr>
      </w:pPr>
    </w:p>
    <w:p w14:paraId="4BF38DB2" w14:textId="77777777" w:rsidR="00BB4C49" w:rsidRDefault="00BB4C49">
      <w:pPr>
        <w:pStyle w:val="BodyText"/>
        <w:rPr>
          <w:sz w:val="20"/>
        </w:rPr>
      </w:pPr>
    </w:p>
    <w:p w14:paraId="598FC738" w14:textId="77777777" w:rsidR="00BB4C49" w:rsidRDefault="00BB4C49">
      <w:pPr>
        <w:pStyle w:val="BodyText"/>
        <w:rPr>
          <w:sz w:val="20"/>
        </w:rPr>
      </w:pPr>
    </w:p>
    <w:p w14:paraId="7BDA9C36" w14:textId="77777777" w:rsidR="00BB4C49" w:rsidRDefault="00BB4C49">
      <w:pPr>
        <w:pStyle w:val="BodyText"/>
        <w:rPr>
          <w:sz w:val="20"/>
        </w:rPr>
      </w:pPr>
    </w:p>
    <w:p w14:paraId="0CA7C0E7" w14:textId="77777777" w:rsidR="00BB4C49" w:rsidRDefault="00BB4C49">
      <w:pPr>
        <w:pStyle w:val="BodyText"/>
        <w:rPr>
          <w:sz w:val="20"/>
        </w:rPr>
      </w:pPr>
    </w:p>
    <w:p w14:paraId="1AA00602" w14:textId="77777777" w:rsidR="00BB4C49" w:rsidRDefault="00BB4C49">
      <w:pPr>
        <w:pStyle w:val="BodyText"/>
        <w:rPr>
          <w:sz w:val="20"/>
        </w:rPr>
      </w:pPr>
    </w:p>
    <w:p w14:paraId="08133506" w14:textId="77777777" w:rsidR="00BB4C49" w:rsidRDefault="00BB4C49">
      <w:pPr>
        <w:pStyle w:val="BodyText"/>
        <w:rPr>
          <w:sz w:val="20"/>
        </w:rPr>
      </w:pPr>
    </w:p>
    <w:p w14:paraId="63E5E6CB" w14:textId="77777777" w:rsidR="00BB4C49" w:rsidRDefault="00BB4C49">
      <w:pPr>
        <w:pStyle w:val="BodyText"/>
        <w:rPr>
          <w:sz w:val="20"/>
        </w:rPr>
      </w:pPr>
    </w:p>
    <w:p w14:paraId="05D3DBC2" w14:textId="77777777" w:rsidR="00BB4C49" w:rsidRDefault="00BB4C49">
      <w:pPr>
        <w:pStyle w:val="BodyText"/>
        <w:rPr>
          <w:sz w:val="20"/>
        </w:rPr>
      </w:pPr>
    </w:p>
    <w:p w14:paraId="2BA24512" w14:textId="77777777" w:rsidR="00BB4C49" w:rsidRDefault="00BB4C49">
      <w:pPr>
        <w:pStyle w:val="BodyText"/>
        <w:rPr>
          <w:sz w:val="20"/>
        </w:rPr>
      </w:pPr>
    </w:p>
    <w:p w14:paraId="0B4081BC" w14:textId="77777777" w:rsidR="00BB4C49" w:rsidRDefault="00BB4C49">
      <w:pPr>
        <w:pStyle w:val="BodyText"/>
        <w:rPr>
          <w:sz w:val="20"/>
        </w:rPr>
      </w:pPr>
    </w:p>
    <w:p w14:paraId="44BDB3A2" w14:textId="77777777" w:rsidR="00BB4C49" w:rsidRDefault="00BB4C49">
      <w:pPr>
        <w:pStyle w:val="BodyText"/>
        <w:spacing w:before="9"/>
        <w:rPr>
          <w:sz w:val="20"/>
        </w:rPr>
      </w:pPr>
    </w:p>
    <w:p w14:paraId="3CA11961" w14:textId="77777777" w:rsidR="00BB4C49" w:rsidRDefault="00DC0BFC">
      <w:pPr>
        <w:tabs>
          <w:tab w:val="left" w:pos="3130"/>
        </w:tabs>
        <w:spacing w:before="67"/>
        <w:ind w:left="18"/>
        <w:jc w:val="center"/>
        <w:rPr>
          <w:rFonts w:ascii="Arial"/>
          <w:sz w:val="20"/>
        </w:rPr>
      </w:pPr>
      <w:r>
        <w:rPr>
          <w:rFonts w:ascii="Arial"/>
          <w:sz w:val="20"/>
        </w:rPr>
        <w:t>All</w:t>
      </w:r>
      <w:r>
        <w:rPr>
          <w:rFonts w:ascii="Arial"/>
          <w:spacing w:val="-2"/>
          <w:sz w:val="20"/>
        </w:rPr>
        <w:t xml:space="preserve"> </w:t>
      </w:r>
      <w:r>
        <w:rPr>
          <w:rFonts w:ascii="Arial"/>
          <w:sz w:val="20"/>
        </w:rPr>
        <w:t>Countries</w:t>
      </w:r>
      <w:r>
        <w:rPr>
          <w:rFonts w:ascii="Arial"/>
          <w:sz w:val="20"/>
        </w:rPr>
        <w:tab/>
        <w:t>CHN</w:t>
      </w:r>
      <w:r>
        <w:rPr>
          <w:rFonts w:ascii="Arial"/>
          <w:spacing w:val="-4"/>
          <w:sz w:val="20"/>
        </w:rPr>
        <w:t xml:space="preserve"> </w:t>
      </w:r>
      <w:r>
        <w:rPr>
          <w:rFonts w:ascii="Arial"/>
          <w:sz w:val="20"/>
        </w:rPr>
        <w:t>&amp;</w:t>
      </w:r>
      <w:r>
        <w:rPr>
          <w:rFonts w:ascii="Arial"/>
          <w:spacing w:val="-2"/>
          <w:sz w:val="20"/>
        </w:rPr>
        <w:t xml:space="preserve"> </w:t>
      </w:r>
      <w:r>
        <w:rPr>
          <w:rFonts w:ascii="Arial"/>
          <w:sz w:val="20"/>
        </w:rPr>
        <w:t>USA</w:t>
      </w:r>
      <w:r>
        <w:rPr>
          <w:rFonts w:ascii="Arial"/>
          <w:spacing w:val="-4"/>
          <w:sz w:val="20"/>
        </w:rPr>
        <w:t xml:space="preserve"> </w:t>
      </w:r>
      <w:r>
        <w:rPr>
          <w:rFonts w:ascii="Arial"/>
          <w:sz w:val="20"/>
        </w:rPr>
        <w:t>excluded</w:t>
      </w:r>
    </w:p>
    <w:p w14:paraId="0B577BAD" w14:textId="77777777" w:rsidR="00BB4C49" w:rsidRDefault="00BB4C49">
      <w:pPr>
        <w:pStyle w:val="BodyText"/>
        <w:spacing w:before="1"/>
        <w:rPr>
          <w:rFonts w:ascii="Arial"/>
          <w:sz w:val="22"/>
        </w:rPr>
      </w:pPr>
    </w:p>
    <w:p w14:paraId="363062BB" w14:textId="77777777" w:rsidR="00BB4C49" w:rsidRDefault="00BB4C49">
      <w:pPr>
        <w:rPr>
          <w:rFonts w:ascii="Arial"/>
        </w:rPr>
        <w:sectPr w:rsidR="00BB4C49">
          <w:pgSz w:w="12240" w:h="15840"/>
          <w:pgMar w:top="1320" w:right="1240" w:bottom="280" w:left="940" w:header="649" w:footer="0" w:gutter="0"/>
          <w:cols w:space="720"/>
        </w:sectPr>
      </w:pPr>
    </w:p>
    <w:p w14:paraId="79487353" w14:textId="77777777" w:rsidR="00BB4C49" w:rsidRDefault="00DC0BFC">
      <w:pPr>
        <w:spacing w:before="63"/>
        <w:ind w:left="1549"/>
        <w:rPr>
          <w:rFonts w:ascii="Arial"/>
          <w:b/>
        </w:rPr>
      </w:pPr>
      <w:r>
        <w:rPr>
          <w:rFonts w:ascii="Arial"/>
          <w:b/>
        </w:rPr>
        <w:t>A</w:t>
      </w:r>
    </w:p>
    <w:p w14:paraId="6B7D3DB9" w14:textId="77777777" w:rsidR="00BB4C49" w:rsidRDefault="00144D41">
      <w:pPr>
        <w:spacing w:before="19"/>
        <w:ind w:right="375"/>
        <w:jc w:val="right"/>
        <w:rPr>
          <w:rFonts w:ascii="Arial"/>
          <w:sz w:val="16"/>
        </w:rPr>
      </w:pPr>
      <w:r>
        <w:rPr>
          <w:noProof/>
        </w:rPr>
        <mc:AlternateContent>
          <mc:Choice Requires="wpg">
            <w:drawing>
              <wp:anchor distT="0" distB="0" distL="114300" distR="114300" simplePos="0" relativeHeight="15744000" behindDoc="0" locked="0" layoutInCell="1" allowOverlap="1" wp14:anchorId="3BC820E8" wp14:editId="07A326D2">
                <wp:simplePos x="0" y="0"/>
                <wp:positionH relativeFrom="page">
                  <wp:posOffset>1495425</wp:posOffset>
                </wp:positionH>
                <wp:positionV relativeFrom="paragraph">
                  <wp:posOffset>64135</wp:posOffset>
                </wp:positionV>
                <wp:extent cx="2082800" cy="1215390"/>
                <wp:effectExtent l="0" t="0" r="0" b="0"/>
                <wp:wrapNone/>
                <wp:docPr id="1598" name="Group 15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82800" cy="1215390"/>
                          <a:chOff x="2355" y="101"/>
                          <a:chExt cx="3280" cy="1914"/>
                        </a:xfrm>
                      </wpg:grpSpPr>
                      <wps:wsp>
                        <wps:cNvPr id="1599" name="Freeform 1680"/>
                        <wps:cNvSpPr>
                          <a:spLocks/>
                        </wps:cNvSpPr>
                        <wps:spPr bwMode="auto">
                          <a:xfrm>
                            <a:off x="2680" y="2003"/>
                            <a:ext cx="67" cy="2"/>
                          </a:xfrm>
                          <a:custGeom>
                            <a:avLst/>
                            <a:gdLst>
                              <a:gd name="T0" fmla="+- 0 2747 2680"/>
                              <a:gd name="T1" fmla="*/ T0 w 67"/>
                              <a:gd name="T2" fmla="+- 0 2680 2680"/>
                              <a:gd name="T3" fmla="*/ T2 w 67"/>
                              <a:gd name="T4" fmla="+- 0 2747 2680"/>
                              <a:gd name="T5" fmla="*/ T4 w 67"/>
                            </a:gdLst>
                            <a:ahLst/>
                            <a:cxnLst>
                              <a:cxn ang="0">
                                <a:pos x="T1" y="0"/>
                              </a:cxn>
                              <a:cxn ang="0">
                                <a:pos x="T3" y="0"/>
                              </a:cxn>
                              <a:cxn ang="0">
                                <a:pos x="T5" y="0"/>
                              </a:cxn>
                            </a:cxnLst>
                            <a:rect l="0" t="0" r="r" b="b"/>
                            <a:pathLst>
                              <a:path w="67">
                                <a:moveTo>
                                  <a:pt x="67" y="0"/>
                                </a:moveTo>
                                <a:lnTo>
                                  <a:pt x="0" y="0"/>
                                </a:lnTo>
                                <a:lnTo>
                                  <a:pt x="67" y="0"/>
                                </a:lnTo>
                                <a:close/>
                              </a:path>
                            </a:pathLst>
                          </a:custGeom>
                          <a:solidFill>
                            <a:srgbClr val="A6A6A6">
                              <a:alpha val="5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00" name="Freeform 1679"/>
                        <wps:cNvSpPr>
                          <a:spLocks/>
                        </wps:cNvSpPr>
                        <wps:spPr bwMode="auto">
                          <a:xfrm>
                            <a:off x="2680" y="2003"/>
                            <a:ext cx="67" cy="2"/>
                          </a:xfrm>
                          <a:custGeom>
                            <a:avLst/>
                            <a:gdLst>
                              <a:gd name="T0" fmla="+- 0 2680 2680"/>
                              <a:gd name="T1" fmla="*/ T0 w 67"/>
                              <a:gd name="T2" fmla="+- 0 2747 2680"/>
                              <a:gd name="T3" fmla="*/ T2 w 67"/>
                              <a:gd name="T4" fmla="+- 0 2680 2680"/>
                              <a:gd name="T5" fmla="*/ T4 w 67"/>
                            </a:gdLst>
                            <a:ahLst/>
                            <a:cxnLst>
                              <a:cxn ang="0">
                                <a:pos x="T1" y="0"/>
                              </a:cxn>
                              <a:cxn ang="0">
                                <a:pos x="T3" y="0"/>
                              </a:cxn>
                              <a:cxn ang="0">
                                <a:pos x="T5" y="0"/>
                              </a:cxn>
                            </a:cxnLst>
                            <a:rect l="0" t="0" r="r" b="b"/>
                            <a:pathLst>
                              <a:path w="67">
                                <a:moveTo>
                                  <a:pt x="0" y="0"/>
                                </a:moveTo>
                                <a:lnTo>
                                  <a:pt x="67"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01" name="Rectangle 1678"/>
                        <wps:cNvSpPr>
                          <a:spLocks noChangeArrowheads="1"/>
                        </wps:cNvSpPr>
                        <wps:spPr bwMode="auto">
                          <a:xfrm>
                            <a:off x="2747" y="2000"/>
                            <a:ext cx="67" cy="4"/>
                          </a:xfrm>
                          <a:prstGeom prst="rect">
                            <a:avLst/>
                          </a:prstGeom>
                          <a:solidFill>
                            <a:srgbClr val="A6A6A6">
                              <a:alpha val="5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02" name="Rectangle 1677"/>
                        <wps:cNvSpPr>
                          <a:spLocks noChangeArrowheads="1"/>
                        </wps:cNvSpPr>
                        <wps:spPr bwMode="auto">
                          <a:xfrm>
                            <a:off x="2747" y="2000"/>
                            <a:ext cx="67" cy="4"/>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03" name="Rectangle 1676"/>
                        <wps:cNvSpPr>
                          <a:spLocks noChangeArrowheads="1"/>
                        </wps:cNvSpPr>
                        <wps:spPr bwMode="auto">
                          <a:xfrm>
                            <a:off x="2814" y="1994"/>
                            <a:ext cx="67" cy="10"/>
                          </a:xfrm>
                          <a:prstGeom prst="rect">
                            <a:avLst/>
                          </a:prstGeom>
                          <a:solidFill>
                            <a:srgbClr val="A6A6A6">
                              <a:alpha val="5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04" name="Rectangle 1675"/>
                        <wps:cNvSpPr>
                          <a:spLocks noChangeArrowheads="1"/>
                        </wps:cNvSpPr>
                        <wps:spPr bwMode="auto">
                          <a:xfrm>
                            <a:off x="2814" y="1994"/>
                            <a:ext cx="67" cy="10"/>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05" name="Rectangle 1674"/>
                        <wps:cNvSpPr>
                          <a:spLocks noChangeArrowheads="1"/>
                        </wps:cNvSpPr>
                        <wps:spPr bwMode="auto">
                          <a:xfrm>
                            <a:off x="2881" y="1962"/>
                            <a:ext cx="67" cy="41"/>
                          </a:xfrm>
                          <a:prstGeom prst="rect">
                            <a:avLst/>
                          </a:prstGeom>
                          <a:solidFill>
                            <a:srgbClr val="A6A6A6">
                              <a:alpha val="5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06" name="Rectangle 1673"/>
                        <wps:cNvSpPr>
                          <a:spLocks noChangeArrowheads="1"/>
                        </wps:cNvSpPr>
                        <wps:spPr bwMode="auto">
                          <a:xfrm>
                            <a:off x="2881" y="1962"/>
                            <a:ext cx="67" cy="41"/>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07" name="Rectangle 1672"/>
                        <wps:cNvSpPr>
                          <a:spLocks noChangeArrowheads="1"/>
                        </wps:cNvSpPr>
                        <wps:spPr bwMode="auto">
                          <a:xfrm>
                            <a:off x="2948" y="1883"/>
                            <a:ext cx="67" cy="120"/>
                          </a:xfrm>
                          <a:prstGeom prst="rect">
                            <a:avLst/>
                          </a:prstGeom>
                          <a:solidFill>
                            <a:srgbClr val="A6A6A6">
                              <a:alpha val="5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08" name="Rectangle 1671"/>
                        <wps:cNvSpPr>
                          <a:spLocks noChangeArrowheads="1"/>
                        </wps:cNvSpPr>
                        <wps:spPr bwMode="auto">
                          <a:xfrm>
                            <a:off x="2948" y="1883"/>
                            <a:ext cx="67" cy="120"/>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09" name="Rectangle 1670"/>
                        <wps:cNvSpPr>
                          <a:spLocks noChangeArrowheads="1"/>
                        </wps:cNvSpPr>
                        <wps:spPr bwMode="auto">
                          <a:xfrm>
                            <a:off x="3015" y="1858"/>
                            <a:ext cx="67" cy="145"/>
                          </a:xfrm>
                          <a:prstGeom prst="rect">
                            <a:avLst/>
                          </a:prstGeom>
                          <a:solidFill>
                            <a:srgbClr val="A6A6A6">
                              <a:alpha val="5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10" name="Rectangle 1669"/>
                        <wps:cNvSpPr>
                          <a:spLocks noChangeArrowheads="1"/>
                        </wps:cNvSpPr>
                        <wps:spPr bwMode="auto">
                          <a:xfrm>
                            <a:off x="3015" y="1858"/>
                            <a:ext cx="67" cy="145"/>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11" name="Rectangle 1668"/>
                        <wps:cNvSpPr>
                          <a:spLocks noChangeArrowheads="1"/>
                        </wps:cNvSpPr>
                        <wps:spPr bwMode="auto">
                          <a:xfrm>
                            <a:off x="3082" y="1789"/>
                            <a:ext cx="67" cy="215"/>
                          </a:xfrm>
                          <a:prstGeom prst="rect">
                            <a:avLst/>
                          </a:prstGeom>
                          <a:solidFill>
                            <a:srgbClr val="A6A6A6">
                              <a:alpha val="5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12" name="Rectangle 1667"/>
                        <wps:cNvSpPr>
                          <a:spLocks noChangeArrowheads="1"/>
                        </wps:cNvSpPr>
                        <wps:spPr bwMode="auto">
                          <a:xfrm>
                            <a:off x="3082" y="1789"/>
                            <a:ext cx="67" cy="215"/>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13" name="Rectangle 1666"/>
                        <wps:cNvSpPr>
                          <a:spLocks noChangeArrowheads="1"/>
                        </wps:cNvSpPr>
                        <wps:spPr bwMode="auto">
                          <a:xfrm>
                            <a:off x="3149" y="1795"/>
                            <a:ext cx="67" cy="209"/>
                          </a:xfrm>
                          <a:prstGeom prst="rect">
                            <a:avLst/>
                          </a:prstGeom>
                          <a:solidFill>
                            <a:srgbClr val="A6A6A6">
                              <a:alpha val="5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14" name="Rectangle 1665"/>
                        <wps:cNvSpPr>
                          <a:spLocks noChangeArrowheads="1"/>
                        </wps:cNvSpPr>
                        <wps:spPr bwMode="auto">
                          <a:xfrm>
                            <a:off x="3149" y="1795"/>
                            <a:ext cx="67" cy="209"/>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15" name="Rectangle 1664"/>
                        <wps:cNvSpPr>
                          <a:spLocks noChangeArrowheads="1"/>
                        </wps:cNvSpPr>
                        <wps:spPr bwMode="auto">
                          <a:xfrm>
                            <a:off x="3217" y="1710"/>
                            <a:ext cx="67" cy="294"/>
                          </a:xfrm>
                          <a:prstGeom prst="rect">
                            <a:avLst/>
                          </a:prstGeom>
                          <a:solidFill>
                            <a:srgbClr val="A6A6A6">
                              <a:alpha val="5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16" name="Rectangle 1663"/>
                        <wps:cNvSpPr>
                          <a:spLocks noChangeArrowheads="1"/>
                        </wps:cNvSpPr>
                        <wps:spPr bwMode="auto">
                          <a:xfrm>
                            <a:off x="3217" y="1710"/>
                            <a:ext cx="67" cy="294"/>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17" name="Rectangle 1662"/>
                        <wps:cNvSpPr>
                          <a:spLocks noChangeArrowheads="1"/>
                        </wps:cNvSpPr>
                        <wps:spPr bwMode="auto">
                          <a:xfrm>
                            <a:off x="3284" y="1659"/>
                            <a:ext cx="67" cy="344"/>
                          </a:xfrm>
                          <a:prstGeom prst="rect">
                            <a:avLst/>
                          </a:prstGeom>
                          <a:solidFill>
                            <a:srgbClr val="A6A6A6">
                              <a:alpha val="5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18" name="Rectangle 1661"/>
                        <wps:cNvSpPr>
                          <a:spLocks noChangeArrowheads="1"/>
                        </wps:cNvSpPr>
                        <wps:spPr bwMode="auto">
                          <a:xfrm>
                            <a:off x="3284" y="1659"/>
                            <a:ext cx="67" cy="344"/>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19" name="Rectangle 1660"/>
                        <wps:cNvSpPr>
                          <a:spLocks noChangeArrowheads="1"/>
                        </wps:cNvSpPr>
                        <wps:spPr bwMode="auto">
                          <a:xfrm>
                            <a:off x="3351" y="1672"/>
                            <a:ext cx="67" cy="332"/>
                          </a:xfrm>
                          <a:prstGeom prst="rect">
                            <a:avLst/>
                          </a:prstGeom>
                          <a:solidFill>
                            <a:srgbClr val="A6A6A6">
                              <a:alpha val="5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20" name="Rectangle 1659"/>
                        <wps:cNvSpPr>
                          <a:spLocks noChangeArrowheads="1"/>
                        </wps:cNvSpPr>
                        <wps:spPr bwMode="auto">
                          <a:xfrm>
                            <a:off x="3351" y="1672"/>
                            <a:ext cx="67" cy="332"/>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21" name="Rectangle 1658"/>
                        <wps:cNvSpPr>
                          <a:spLocks noChangeArrowheads="1"/>
                        </wps:cNvSpPr>
                        <wps:spPr bwMode="auto">
                          <a:xfrm>
                            <a:off x="3418" y="1634"/>
                            <a:ext cx="67" cy="370"/>
                          </a:xfrm>
                          <a:prstGeom prst="rect">
                            <a:avLst/>
                          </a:prstGeom>
                          <a:solidFill>
                            <a:srgbClr val="A6A6A6">
                              <a:alpha val="5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22" name="Rectangle 1657"/>
                        <wps:cNvSpPr>
                          <a:spLocks noChangeArrowheads="1"/>
                        </wps:cNvSpPr>
                        <wps:spPr bwMode="auto">
                          <a:xfrm>
                            <a:off x="3418" y="1634"/>
                            <a:ext cx="67" cy="370"/>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23" name="Rectangle 1656"/>
                        <wps:cNvSpPr>
                          <a:spLocks noChangeArrowheads="1"/>
                        </wps:cNvSpPr>
                        <wps:spPr bwMode="auto">
                          <a:xfrm>
                            <a:off x="3485" y="1745"/>
                            <a:ext cx="67" cy="259"/>
                          </a:xfrm>
                          <a:prstGeom prst="rect">
                            <a:avLst/>
                          </a:prstGeom>
                          <a:solidFill>
                            <a:srgbClr val="A6A6A6">
                              <a:alpha val="5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24" name="Rectangle 1655"/>
                        <wps:cNvSpPr>
                          <a:spLocks noChangeArrowheads="1"/>
                        </wps:cNvSpPr>
                        <wps:spPr bwMode="auto">
                          <a:xfrm>
                            <a:off x="3485" y="1745"/>
                            <a:ext cx="67" cy="259"/>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25" name="Rectangle 1654"/>
                        <wps:cNvSpPr>
                          <a:spLocks noChangeArrowheads="1"/>
                        </wps:cNvSpPr>
                        <wps:spPr bwMode="auto">
                          <a:xfrm>
                            <a:off x="3552" y="1764"/>
                            <a:ext cx="67" cy="240"/>
                          </a:xfrm>
                          <a:prstGeom prst="rect">
                            <a:avLst/>
                          </a:prstGeom>
                          <a:solidFill>
                            <a:srgbClr val="A6A6A6">
                              <a:alpha val="5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26" name="Rectangle 1653"/>
                        <wps:cNvSpPr>
                          <a:spLocks noChangeArrowheads="1"/>
                        </wps:cNvSpPr>
                        <wps:spPr bwMode="auto">
                          <a:xfrm>
                            <a:off x="3552" y="1764"/>
                            <a:ext cx="67" cy="240"/>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27" name="Rectangle 1652"/>
                        <wps:cNvSpPr>
                          <a:spLocks noChangeArrowheads="1"/>
                        </wps:cNvSpPr>
                        <wps:spPr bwMode="auto">
                          <a:xfrm>
                            <a:off x="3619" y="1811"/>
                            <a:ext cx="67" cy="193"/>
                          </a:xfrm>
                          <a:prstGeom prst="rect">
                            <a:avLst/>
                          </a:prstGeom>
                          <a:solidFill>
                            <a:srgbClr val="A6A6A6">
                              <a:alpha val="5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28" name="Rectangle 1651"/>
                        <wps:cNvSpPr>
                          <a:spLocks noChangeArrowheads="1"/>
                        </wps:cNvSpPr>
                        <wps:spPr bwMode="auto">
                          <a:xfrm>
                            <a:off x="3619" y="1811"/>
                            <a:ext cx="67" cy="193"/>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29" name="Rectangle 1650"/>
                        <wps:cNvSpPr>
                          <a:spLocks noChangeArrowheads="1"/>
                        </wps:cNvSpPr>
                        <wps:spPr bwMode="auto">
                          <a:xfrm>
                            <a:off x="3686" y="1855"/>
                            <a:ext cx="67" cy="149"/>
                          </a:xfrm>
                          <a:prstGeom prst="rect">
                            <a:avLst/>
                          </a:prstGeom>
                          <a:solidFill>
                            <a:srgbClr val="A6A6A6">
                              <a:alpha val="5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30" name="Rectangle 1649"/>
                        <wps:cNvSpPr>
                          <a:spLocks noChangeArrowheads="1"/>
                        </wps:cNvSpPr>
                        <wps:spPr bwMode="auto">
                          <a:xfrm>
                            <a:off x="3686" y="1855"/>
                            <a:ext cx="67" cy="149"/>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31" name="Rectangle 1648"/>
                        <wps:cNvSpPr>
                          <a:spLocks noChangeArrowheads="1"/>
                        </wps:cNvSpPr>
                        <wps:spPr bwMode="auto">
                          <a:xfrm>
                            <a:off x="3753" y="1905"/>
                            <a:ext cx="67" cy="98"/>
                          </a:xfrm>
                          <a:prstGeom prst="rect">
                            <a:avLst/>
                          </a:prstGeom>
                          <a:solidFill>
                            <a:srgbClr val="A6A6A6">
                              <a:alpha val="5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32" name="Rectangle 1647"/>
                        <wps:cNvSpPr>
                          <a:spLocks noChangeArrowheads="1"/>
                        </wps:cNvSpPr>
                        <wps:spPr bwMode="auto">
                          <a:xfrm>
                            <a:off x="3753" y="1905"/>
                            <a:ext cx="67" cy="98"/>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33" name="Rectangle 1646"/>
                        <wps:cNvSpPr>
                          <a:spLocks noChangeArrowheads="1"/>
                        </wps:cNvSpPr>
                        <wps:spPr bwMode="auto">
                          <a:xfrm>
                            <a:off x="3820" y="1953"/>
                            <a:ext cx="67" cy="51"/>
                          </a:xfrm>
                          <a:prstGeom prst="rect">
                            <a:avLst/>
                          </a:prstGeom>
                          <a:solidFill>
                            <a:srgbClr val="A6A6A6">
                              <a:alpha val="5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34" name="Rectangle 1645"/>
                        <wps:cNvSpPr>
                          <a:spLocks noChangeArrowheads="1"/>
                        </wps:cNvSpPr>
                        <wps:spPr bwMode="auto">
                          <a:xfrm>
                            <a:off x="3820" y="1953"/>
                            <a:ext cx="67" cy="51"/>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35" name="Rectangle 1644"/>
                        <wps:cNvSpPr>
                          <a:spLocks noChangeArrowheads="1"/>
                        </wps:cNvSpPr>
                        <wps:spPr bwMode="auto">
                          <a:xfrm>
                            <a:off x="3887" y="1962"/>
                            <a:ext cx="67" cy="41"/>
                          </a:xfrm>
                          <a:prstGeom prst="rect">
                            <a:avLst/>
                          </a:prstGeom>
                          <a:solidFill>
                            <a:srgbClr val="A6A6A6">
                              <a:alpha val="5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36" name="Rectangle 1643"/>
                        <wps:cNvSpPr>
                          <a:spLocks noChangeArrowheads="1"/>
                        </wps:cNvSpPr>
                        <wps:spPr bwMode="auto">
                          <a:xfrm>
                            <a:off x="3887" y="1962"/>
                            <a:ext cx="67" cy="41"/>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37" name="Rectangle 1642"/>
                        <wps:cNvSpPr>
                          <a:spLocks noChangeArrowheads="1"/>
                        </wps:cNvSpPr>
                        <wps:spPr bwMode="auto">
                          <a:xfrm>
                            <a:off x="3955" y="1978"/>
                            <a:ext cx="67" cy="26"/>
                          </a:xfrm>
                          <a:prstGeom prst="rect">
                            <a:avLst/>
                          </a:prstGeom>
                          <a:solidFill>
                            <a:srgbClr val="A6A6A6">
                              <a:alpha val="5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38" name="Rectangle 1641"/>
                        <wps:cNvSpPr>
                          <a:spLocks noChangeArrowheads="1"/>
                        </wps:cNvSpPr>
                        <wps:spPr bwMode="auto">
                          <a:xfrm>
                            <a:off x="3955" y="1978"/>
                            <a:ext cx="67" cy="26"/>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39" name="Rectangle 1640"/>
                        <wps:cNvSpPr>
                          <a:spLocks noChangeArrowheads="1"/>
                        </wps:cNvSpPr>
                        <wps:spPr bwMode="auto">
                          <a:xfrm>
                            <a:off x="4022" y="1981"/>
                            <a:ext cx="67" cy="22"/>
                          </a:xfrm>
                          <a:prstGeom prst="rect">
                            <a:avLst/>
                          </a:prstGeom>
                          <a:solidFill>
                            <a:srgbClr val="A6A6A6">
                              <a:alpha val="5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40" name="Rectangle 1639"/>
                        <wps:cNvSpPr>
                          <a:spLocks noChangeArrowheads="1"/>
                        </wps:cNvSpPr>
                        <wps:spPr bwMode="auto">
                          <a:xfrm>
                            <a:off x="4022" y="1981"/>
                            <a:ext cx="67" cy="22"/>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41" name="Freeform 1638"/>
                        <wps:cNvSpPr>
                          <a:spLocks/>
                        </wps:cNvSpPr>
                        <wps:spPr bwMode="auto">
                          <a:xfrm>
                            <a:off x="4089" y="2003"/>
                            <a:ext cx="67" cy="2"/>
                          </a:xfrm>
                          <a:custGeom>
                            <a:avLst/>
                            <a:gdLst>
                              <a:gd name="T0" fmla="+- 0 4156 4089"/>
                              <a:gd name="T1" fmla="*/ T0 w 67"/>
                              <a:gd name="T2" fmla="+- 0 4089 4089"/>
                              <a:gd name="T3" fmla="*/ T2 w 67"/>
                              <a:gd name="T4" fmla="+- 0 4156 4089"/>
                              <a:gd name="T5" fmla="*/ T4 w 67"/>
                            </a:gdLst>
                            <a:ahLst/>
                            <a:cxnLst>
                              <a:cxn ang="0">
                                <a:pos x="T1" y="0"/>
                              </a:cxn>
                              <a:cxn ang="0">
                                <a:pos x="T3" y="0"/>
                              </a:cxn>
                              <a:cxn ang="0">
                                <a:pos x="T5" y="0"/>
                              </a:cxn>
                            </a:cxnLst>
                            <a:rect l="0" t="0" r="r" b="b"/>
                            <a:pathLst>
                              <a:path w="67">
                                <a:moveTo>
                                  <a:pt x="67" y="0"/>
                                </a:moveTo>
                                <a:lnTo>
                                  <a:pt x="0" y="0"/>
                                </a:lnTo>
                                <a:lnTo>
                                  <a:pt x="67" y="0"/>
                                </a:lnTo>
                                <a:close/>
                              </a:path>
                            </a:pathLst>
                          </a:custGeom>
                          <a:solidFill>
                            <a:srgbClr val="A6A6A6">
                              <a:alpha val="5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42" name="Freeform 1637"/>
                        <wps:cNvSpPr>
                          <a:spLocks/>
                        </wps:cNvSpPr>
                        <wps:spPr bwMode="auto">
                          <a:xfrm>
                            <a:off x="4089" y="2003"/>
                            <a:ext cx="67" cy="2"/>
                          </a:xfrm>
                          <a:custGeom>
                            <a:avLst/>
                            <a:gdLst>
                              <a:gd name="T0" fmla="+- 0 4089 4089"/>
                              <a:gd name="T1" fmla="*/ T0 w 67"/>
                              <a:gd name="T2" fmla="+- 0 4156 4089"/>
                              <a:gd name="T3" fmla="*/ T2 w 67"/>
                              <a:gd name="T4" fmla="+- 0 4089 4089"/>
                              <a:gd name="T5" fmla="*/ T4 w 67"/>
                            </a:gdLst>
                            <a:ahLst/>
                            <a:cxnLst>
                              <a:cxn ang="0">
                                <a:pos x="T1" y="0"/>
                              </a:cxn>
                              <a:cxn ang="0">
                                <a:pos x="T3" y="0"/>
                              </a:cxn>
                              <a:cxn ang="0">
                                <a:pos x="T5" y="0"/>
                              </a:cxn>
                            </a:cxnLst>
                            <a:rect l="0" t="0" r="r" b="b"/>
                            <a:pathLst>
                              <a:path w="67">
                                <a:moveTo>
                                  <a:pt x="0" y="0"/>
                                </a:moveTo>
                                <a:lnTo>
                                  <a:pt x="67"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43" name="Freeform 1636"/>
                        <wps:cNvSpPr>
                          <a:spLocks/>
                        </wps:cNvSpPr>
                        <wps:spPr bwMode="auto">
                          <a:xfrm>
                            <a:off x="4156" y="2003"/>
                            <a:ext cx="67" cy="2"/>
                          </a:xfrm>
                          <a:custGeom>
                            <a:avLst/>
                            <a:gdLst>
                              <a:gd name="T0" fmla="+- 0 4223 4156"/>
                              <a:gd name="T1" fmla="*/ T0 w 67"/>
                              <a:gd name="T2" fmla="+- 0 4156 4156"/>
                              <a:gd name="T3" fmla="*/ T2 w 67"/>
                              <a:gd name="T4" fmla="+- 0 4223 4156"/>
                              <a:gd name="T5" fmla="*/ T4 w 67"/>
                            </a:gdLst>
                            <a:ahLst/>
                            <a:cxnLst>
                              <a:cxn ang="0">
                                <a:pos x="T1" y="0"/>
                              </a:cxn>
                              <a:cxn ang="0">
                                <a:pos x="T3" y="0"/>
                              </a:cxn>
                              <a:cxn ang="0">
                                <a:pos x="T5" y="0"/>
                              </a:cxn>
                            </a:cxnLst>
                            <a:rect l="0" t="0" r="r" b="b"/>
                            <a:pathLst>
                              <a:path w="67">
                                <a:moveTo>
                                  <a:pt x="67" y="0"/>
                                </a:moveTo>
                                <a:lnTo>
                                  <a:pt x="0" y="0"/>
                                </a:lnTo>
                                <a:lnTo>
                                  <a:pt x="67" y="0"/>
                                </a:lnTo>
                                <a:close/>
                              </a:path>
                            </a:pathLst>
                          </a:custGeom>
                          <a:solidFill>
                            <a:srgbClr val="A6A6A6">
                              <a:alpha val="5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44" name="Freeform 1635"/>
                        <wps:cNvSpPr>
                          <a:spLocks/>
                        </wps:cNvSpPr>
                        <wps:spPr bwMode="auto">
                          <a:xfrm>
                            <a:off x="4156" y="2003"/>
                            <a:ext cx="67" cy="2"/>
                          </a:xfrm>
                          <a:custGeom>
                            <a:avLst/>
                            <a:gdLst>
                              <a:gd name="T0" fmla="+- 0 4156 4156"/>
                              <a:gd name="T1" fmla="*/ T0 w 67"/>
                              <a:gd name="T2" fmla="+- 0 4223 4156"/>
                              <a:gd name="T3" fmla="*/ T2 w 67"/>
                              <a:gd name="T4" fmla="+- 0 4156 4156"/>
                              <a:gd name="T5" fmla="*/ T4 w 67"/>
                            </a:gdLst>
                            <a:ahLst/>
                            <a:cxnLst>
                              <a:cxn ang="0">
                                <a:pos x="T1" y="0"/>
                              </a:cxn>
                              <a:cxn ang="0">
                                <a:pos x="T3" y="0"/>
                              </a:cxn>
                              <a:cxn ang="0">
                                <a:pos x="T5" y="0"/>
                              </a:cxn>
                            </a:cxnLst>
                            <a:rect l="0" t="0" r="r" b="b"/>
                            <a:pathLst>
                              <a:path w="67">
                                <a:moveTo>
                                  <a:pt x="0" y="0"/>
                                </a:moveTo>
                                <a:lnTo>
                                  <a:pt x="67"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45" name="Freeform 1634"/>
                        <wps:cNvSpPr>
                          <a:spLocks/>
                        </wps:cNvSpPr>
                        <wps:spPr bwMode="auto">
                          <a:xfrm>
                            <a:off x="4223" y="2003"/>
                            <a:ext cx="67" cy="2"/>
                          </a:xfrm>
                          <a:custGeom>
                            <a:avLst/>
                            <a:gdLst>
                              <a:gd name="T0" fmla="+- 0 4290 4223"/>
                              <a:gd name="T1" fmla="*/ T0 w 67"/>
                              <a:gd name="T2" fmla="+- 0 4223 4223"/>
                              <a:gd name="T3" fmla="*/ T2 w 67"/>
                              <a:gd name="T4" fmla="+- 0 4290 4223"/>
                              <a:gd name="T5" fmla="*/ T4 w 67"/>
                            </a:gdLst>
                            <a:ahLst/>
                            <a:cxnLst>
                              <a:cxn ang="0">
                                <a:pos x="T1" y="0"/>
                              </a:cxn>
                              <a:cxn ang="0">
                                <a:pos x="T3" y="0"/>
                              </a:cxn>
                              <a:cxn ang="0">
                                <a:pos x="T5" y="0"/>
                              </a:cxn>
                            </a:cxnLst>
                            <a:rect l="0" t="0" r="r" b="b"/>
                            <a:pathLst>
                              <a:path w="67">
                                <a:moveTo>
                                  <a:pt x="67" y="0"/>
                                </a:moveTo>
                                <a:lnTo>
                                  <a:pt x="0" y="0"/>
                                </a:lnTo>
                                <a:lnTo>
                                  <a:pt x="67" y="0"/>
                                </a:lnTo>
                                <a:close/>
                              </a:path>
                            </a:pathLst>
                          </a:custGeom>
                          <a:solidFill>
                            <a:srgbClr val="A6A6A6">
                              <a:alpha val="5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46" name="Freeform 1633"/>
                        <wps:cNvSpPr>
                          <a:spLocks/>
                        </wps:cNvSpPr>
                        <wps:spPr bwMode="auto">
                          <a:xfrm>
                            <a:off x="4223" y="2003"/>
                            <a:ext cx="67" cy="2"/>
                          </a:xfrm>
                          <a:custGeom>
                            <a:avLst/>
                            <a:gdLst>
                              <a:gd name="T0" fmla="+- 0 4223 4223"/>
                              <a:gd name="T1" fmla="*/ T0 w 67"/>
                              <a:gd name="T2" fmla="+- 0 4290 4223"/>
                              <a:gd name="T3" fmla="*/ T2 w 67"/>
                              <a:gd name="T4" fmla="+- 0 4223 4223"/>
                              <a:gd name="T5" fmla="*/ T4 w 67"/>
                            </a:gdLst>
                            <a:ahLst/>
                            <a:cxnLst>
                              <a:cxn ang="0">
                                <a:pos x="T1" y="0"/>
                              </a:cxn>
                              <a:cxn ang="0">
                                <a:pos x="T3" y="0"/>
                              </a:cxn>
                              <a:cxn ang="0">
                                <a:pos x="T5" y="0"/>
                              </a:cxn>
                            </a:cxnLst>
                            <a:rect l="0" t="0" r="r" b="b"/>
                            <a:pathLst>
                              <a:path w="67">
                                <a:moveTo>
                                  <a:pt x="0" y="0"/>
                                </a:moveTo>
                                <a:lnTo>
                                  <a:pt x="67"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47" name="Freeform 1632"/>
                        <wps:cNvSpPr>
                          <a:spLocks/>
                        </wps:cNvSpPr>
                        <wps:spPr bwMode="auto">
                          <a:xfrm>
                            <a:off x="4290" y="2003"/>
                            <a:ext cx="67" cy="2"/>
                          </a:xfrm>
                          <a:custGeom>
                            <a:avLst/>
                            <a:gdLst>
                              <a:gd name="T0" fmla="+- 0 4357 4290"/>
                              <a:gd name="T1" fmla="*/ T0 w 67"/>
                              <a:gd name="T2" fmla="+- 0 4290 4290"/>
                              <a:gd name="T3" fmla="*/ T2 w 67"/>
                              <a:gd name="T4" fmla="+- 0 4357 4290"/>
                              <a:gd name="T5" fmla="*/ T4 w 67"/>
                            </a:gdLst>
                            <a:ahLst/>
                            <a:cxnLst>
                              <a:cxn ang="0">
                                <a:pos x="T1" y="0"/>
                              </a:cxn>
                              <a:cxn ang="0">
                                <a:pos x="T3" y="0"/>
                              </a:cxn>
                              <a:cxn ang="0">
                                <a:pos x="T5" y="0"/>
                              </a:cxn>
                            </a:cxnLst>
                            <a:rect l="0" t="0" r="r" b="b"/>
                            <a:pathLst>
                              <a:path w="67">
                                <a:moveTo>
                                  <a:pt x="67" y="0"/>
                                </a:moveTo>
                                <a:lnTo>
                                  <a:pt x="0" y="0"/>
                                </a:lnTo>
                                <a:lnTo>
                                  <a:pt x="67" y="0"/>
                                </a:lnTo>
                                <a:close/>
                              </a:path>
                            </a:pathLst>
                          </a:custGeom>
                          <a:solidFill>
                            <a:srgbClr val="A6A6A6">
                              <a:alpha val="5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48" name="Freeform 1631"/>
                        <wps:cNvSpPr>
                          <a:spLocks/>
                        </wps:cNvSpPr>
                        <wps:spPr bwMode="auto">
                          <a:xfrm>
                            <a:off x="4290" y="2003"/>
                            <a:ext cx="67" cy="2"/>
                          </a:xfrm>
                          <a:custGeom>
                            <a:avLst/>
                            <a:gdLst>
                              <a:gd name="T0" fmla="+- 0 4290 4290"/>
                              <a:gd name="T1" fmla="*/ T0 w 67"/>
                              <a:gd name="T2" fmla="+- 0 4357 4290"/>
                              <a:gd name="T3" fmla="*/ T2 w 67"/>
                              <a:gd name="T4" fmla="+- 0 4290 4290"/>
                              <a:gd name="T5" fmla="*/ T4 w 67"/>
                            </a:gdLst>
                            <a:ahLst/>
                            <a:cxnLst>
                              <a:cxn ang="0">
                                <a:pos x="T1" y="0"/>
                              </a:cxn>
                              <a:cxn ang="0">
                                <a:pos x="T3" y="0"/>
                              </a:cxn>
                              <a:cxn ang="0">
                                <a:pos x="T5" y="0"/>
                              </a:cxn>
                            </a:cxnLst>
                            <a:rect l="0" t="0" r="r" b="b"/>
                            <a:pathLst>
                              <a:path w="67">
                                <a:moveTo>
                                  <a:pt x="0" y="0"/>
                                </a:moveTo>
                                <a:lnTo>
                                  <a:pt x="67"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49" name="Freeform 1630"/>
                        <wps:cNvSpPr>
                          <a:spLocks/>
                        </wps:cNvSpPr>
                        <wps:spPr bwMode="auto">
                          <a:xfrm>
                            <a:off x="4357" y="2003"/>
                            <a:ext cx="67" cy="2"/>
                          </a:xfrm>
                          <a:custGeom>
                            <a:avLst/>
                            <a:gdLst>
                              <a:gd name="T0" fmla="+- 0 4425 4358"/>
                              <a:gd name="T1" fmla="*/ T0 w 67"/>
                              <a:gd name="T2" fmla="+- 0 4358 4358"/>
                              <a:gd name="T3" fmla="*/ T2 w 67"/>
                              <a:gd name="T4" fmla="+- 0 4425 4358"/>
                              <a:gd name="T5" fmla="*/ T4 w 67"/>
                            </a:gdLst>
                            <a:ahLst/>
                            <a:cxnLst>
                              <a:cxn ang="0">
                                <a:pos x="T1" y="0"/>
                              </a:cxn>
                              <a:cxn ang="0">
                                <a:pos x="T3" y="0"/>
                              </a:cxn>
                              <a:cxn ang="0">
                                <a:pos x="T5" y="0"/>
                              </a:cxn>
                            </a:cxnLst>
                            <a:rect l="0" t="0" r="r" b="b"/>
                            <a:pathLst>
                              <a:path w="67">
                                <a:moveTo>
                                  <a:pt x="67" y="0"/>
                                </a:moveTo>
                                <a:lnTo>
                                  <a:pt x="0" y="0"/>
                                </a:lnTo>
                                <a:lnTo>
                                  <a:pt x="67" y="0"/>
                                </a:lnTo>
                                <a:close/>
                              </a:path>
                            </a:pathLst>
                          </a:custGeom>
                          <a:solidFill>
                            <a:srgbClr val="A6A6A6">
                              <a:alpha val="5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0" name="Freeform 1629"/>
                        <wps:cNvSpPr>
                          <a:spLocks/>
                        </wps:cNvSpPr>
                        <wps:spPr bwMode="auto">
                          <a:xfrm>
                            <a:off x="4357" y="2003"/>
                            <a:ext cx="67" cy="2"/>
                          </a:xfrm>
                          <a:custGeom>
                            <a:avLst/>
                            <a:gdLst>
                              <a:gd name="T0" fmla="+- 0 4358 4358"/>
                              <a:gd name="T1" fmla="*/ T0 w 67"/>
                              <a:gd name="T2" fmla="+- 0 4425 4358"/>
                              <a:gd name="T3" fmla="*/ T2 w 67"/>
                              <a:gd name="T4" fmla="+- 0 4358 4358"/>
                              <a:gd name="T5" fmla="*/ T4 w 67"/>
                            </a:gdLst>
                            <a:ahLst/>
                            <a:cxnLst>
                              <a:cxn ang="0">
                                <a:pos x="T1" y="0"/>
                              </a:cxn>
                              <a:cxn ang="0">
                                <a:pos x="T3" y="0"/>
                              </a:cxn>
                              <a:cxn ang="0">
                                <a:pos x="T5" y="0"/>
                              </a:cxn>
                            </a:cxnLst>
                            <a:rect l="0" t="0" r="r" b="b"/>
                            <a:pathLst>
                              <a:path w="67">
                                <a:moveTo>
                                  <a:pt x="0" y="0"/>
                                </a:moveTo>
                                <a:lnTo>
                                  <a:pt x="67"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51" name="Freeform 1628"/>
                        <wps:cNvSpPr>
                          <a:spLocks/>
                        </wps:cNvSpPr>
                        <wps:spPr bwMode="auto">
                          <a:xfrm>
                            <a:off x="4424" y="2003"/>
                            <a:ext cx="67" cy="2"/>
                          </a:xfrm>
                          <a:custGeom>
                            <a:avLst/>
                            <a:gdLst>
                              <a:gd name="T0" fmla="+- 0 4492 4425"/>
                              <a:gd name="T1" fmla="*/ T0 w 67"/>
                              <a:gd name="T2" fmla="+- 0 4425 4425"/>
                              <a:gd name="T3" fmla="*/ T2 w 67"/>
                              <a:gd name="T4" fmla="+- 0 4492 4425"/>
                              <a:gd name="T5" fmla="*/ T4 w 67"/>
                            </a:gdLst>
                            <a:ahLst/>
                            <a:cxnLst>
                              <a:cxn ang="0">
                                <a:pos x="T1" y="0"/>
                              </a:cxn>
                              <a:cxn ang="0">
                                <a:pos x="T3" y="0"/>
                              </a:cxn>
                              <a:cxn ang="0">
                                <a:pos x="T5" y="0"/>
                              </a:cxn>
                            </a:cxnLst>
                            <a:rect l="0" t="0" r="r" b="b"/>
                            <a:pathLst>
                              <a:path w="67">
                                <a:moveTo>
                                  <a:pt x="67" y="0"/>
                                </a:moveTo>
                                <a:lnTo>
                                  <a:pt x="0" y="0"/>
                                </a:lnTo>
                                <a:lnTo>
                                  <a:pt x="67" y="0"/>
                                </a:lnTo>
                                <a:close/>
                              </a:path>
                            </a:pathLst>
                          </a:custGeom>
                          <a:solidFill>
                            <a:srgbClr val="A6A6A6">
                              <a:alpha val="5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2" name="Freeform 1627"/>
                        <wps:cNvSpPr>
                          <a:spLocks/>
                        </wps:cNvSpPr>
                        <wps:spPr bwMode="auto">
                          <a:xfrm>
                            <a:off x="4424" y="2003"/>
                            <a:ext cx="67" cy="2"/>
                          </a:xfrm>
                          <a:custGeom>
                            <a:avLst/>
                            <a:gdLst>
                              <a:gd name="T0" fmla="+- 0 4425 4425"/>
                              <a:gd name="T1" fmla="*/ T0 w 67"/>
                              <a:gd name="T2" fmla="+- 0 4492 4425"/>
                              <a:gd name="T3" fmla="*/ T2 w 67"/>
                              <a:gd name="T4" fmla="+- 0 4425 4425"/>
                              <a:gd name="T5" fmla="*/ T4 w 67"/>
                            </a:gdLst>
                            <a:ahLst/>
                            <a:cxnLst>
                              <a:cxn ang="0">
                                <a:pos x="T1" y="0"/>
                              </a:cxn>
                              <a:cxn ang="0">
                                <a:pos x="T3" y="0"/>
                              </a:cxn>
                              <a:cxn ang="0">
                                <a:pos x="T5" y="0"/>
                              </a:cxn>
                            </a:cxnLst>
                            <a:rect l="0" t="0" r="r" b="b"/>
                            <a:pathLst>
                              <a:path w="67">
                                <a:moveTo>
                                  <a:pt x="0" y="0"/>
                                </a:moveTo>
                                <a:lnTo>
                                  <a:pt x="67"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53" name="Freeform 1626"/>
                        <wps:cNvSpPr>
                          <a:spLocks/>
                        </wps:cNvSpPr>
                        <wps:spPr bwMode="auto">
                          <a:xfrm>
                            <a:off x="4491" y="2003"/>
                            <a:ext cx="67" cy="2"/>
                          </a:xfrm>
                          <a:custGeom>
                            <a:avLst/>
                            <a:gdLst>
                              <a:gd name="T0" fmla="+- 0 4559 4492"/>
                              <a:gd name="T1" fmla="*/ T0 w 67"/>
                              <a:gd name="T2" fmla="+- 0 4492 4492"/>
                              <a:gd name="T3" fmla="*/ T2 w 67"/>
                              <a:gd name="T4" fmla="+- 0 4559 4492"/>
                              <a:gd name="T5" fmla="*/ T4 w 67"/>
                            </a:gdLst>
                            <a:ahLst/>
                            <a:cxnLst>
                              <a:cxn ang="0">
                                <a:pos x="T1" y="0"/>
                              </a:cxn>
                              <a:cxn ang="0">
                                <a:pos x="T3" y="0"/>
                              </a:cxn>
                              <a:cxn ang="0">
                                <a:pos x="T5" y="0"/>
                              </a:cxn>
                            </a:cxnLst>
                            <a:rect l="0" t="0" r="r" b="b"/>
                            <a:pathLst>
                              <a:path w="67">
                                <a:moveTo>
                                  <a:pt x="67" y="0"/>
                                </a:moveTo>
                                <a:lnTo>
                                  <a:pt x="0" y="0"/>
                                </a:lnTo>
                                <a:lnTo>
                                  <a:pt x="67" y="0"/>
                                </a:lnTo>
                                <a:close/>
                              </a:path>
                            </a:pathLst>
                          </a:custGeom>
                          <a:solidFill>
                            <a:srgbClr val="A6A6A6">
                              <a:alpha val="5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4" name="Freeform 1625"/>
                        <wps:cNvSpPr>
                          <a:spLocks/>
                        </wps:cNvSpPr>
                        <wps:spPr bwMode="auto">
                          <a:xfrm>
                            <a:off x="4491" y="2003"/>
                            <a:ext cx="67" cy="2"/>
                          </a:xfrm>
                          <a:custGeom>
                            <a:avLst/>
                            <a:gdLst>
                              <a:gd name="T0" fmla="+- 0 4492 4492"/>
                              <a:gd name="T1" fmla="*/ T0 w 67"/>
                              <a:gd name="T2" fmla="+- 0 4559 4492"/>
                              <a:gd name="T3" fmla="*/ T2 w 67"/>
                              <a:gd name="T4" fmla="+- 0 4492 4492"/>
                              <a:gd name="T5" fmla="*/ T4 w 67"/>
                            </a:gdLst>
                            <a:ahLst/>
                            <a:cxnLst>
                              <a:cxn ang="0">
                                <a:pos x="T1" y="0"/>
                              </a:cxn>
                              <a:cxn ang="0">
                                <a:pos x="T3" y="0"/>
                              </a:cxn>
                              <a:cxn ang="0">
                                <a:pos x="T5" y="0"/>
                              </a:cxn>
                            </a:cxnLst>
                            <a:rect l="0" t="0" r="r" b="b"/>
                            <a:pathLst>
                              <a:path w="67">
                                <a:moveTo>
                                  <a:pt x="0" y="0"/>
                                </a:moveTo>
                                <a:lnTo>
                                  <a:pt x="67"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55" name="Freeform 1624"/>
                        <wps:cNvSpPr>
                          <a:spLocks/>
                        </wps:cNvSpPr>
                        <wps:spPr bwMode="auto">
                          <a:xfrm>
                            <a:off x="4558" y="2003"/>
                            <a:ext cx="67" cy="2"/>
                          </a:xfrm>
                          <a:custGeom>
                            <a:avLst/>
                            <a:gdLst>
                              <a:gd name="T0" fmla="+- 0 4626 4559"/>
                              <a:gd name="T1" fmla="*/ T0 w 67"/>
                              <a:gd name="T2" fmla="+- 0 4559 4559"/>
                              <a:gd name="T3" fmla="*/ T2 w 67"/>
                              <a:gd name="T4" fmla="+- 0 4626 4559"/>
                              <a:gd name="T5" fmla="*/ T4 w 67"/>
                            </a:gdLst>
                            <a:ahLst/>
                            <a:cxnLst>
                              <a:cxn ang="0">
                                <a:pos x="T1" y="0"/>
                              </a:cxn>
                              <a:cxn ang="0">
                                <a:pos x="T3" y="0"/>
                              </a:cxn>
                              <a:cxn ang="0">
                                <a:pos x="T5" y="0"/>
                              </a:cxn>
                            </a:cxnLst>
                            <a:rect l="0" t="0" r="r" b="b"/>
                            <a:pathLst>
                              <a:path w="67">
                                <a:moveTo>
                                  <a:pt x="67" y="0"/>
                                </a:moveTo>
                                <a:lnTo>
                                  <a:pt x="0" y="0"/>
                                </a:lnTo>
                                <a:lnTo>
                                  <a:pt x="67" y="0"/>
                                </a:lnTo>
                                <a:close/>
                              </a:path>
                            </a:pathLst>
                          </a:custGeom>
                          <a:solidFill>
                            <a:srgbClr val="A6A6A6">
                              <a:alpha val="5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6" name="Freeform 1623"/>
                        <wps:cNvSpPr>
                          <a:spLocks/>
                        </wps:cNvSpPr>
                        <wps:spPr bwMode="auto">
                          <a:xfrm>
                            <a:off x="4558" y="2003"/>
                            <a:ext cx="67" cy="2"/>
                          </a:xfrm>
                          <a:custGeom>
                            <a:avLst/>
                            <a:gdLst>
                              <a:gd name="T0" fmla="+- 0 4559 4559"/>
                              <a:gd name="T1" fmla="*/ T0 w 67"/>
                              <a:gd name="T2" fmla="+- 0 4626 4559"/>
                              <a:gd name="T3" fmla="*/ T2 w 67"/>
                              <a:gd name="T4" fmla="+- 0 4559 4559"/>
                              <a:gd name="T5" fmla="*/ T4 w 67"/>
                            </a:gdLst>
                            <a:ahLst/>
                            <a:cxnLst>
                              <a:cxn ang="0">
                                <a:pos x="T1" y="0"/>
                              </a:cxn>
                              <a:cxn ang="0">
                                <a:pos x="T3" y="0"/>
                              </a:cxn>
                              <a:cxn ang="0">
                                <a:pos x="T5" y="0"/>
                              </a:cxn>
                            </a:cxnLst>
                            <a:rect l="0" t="0" r="r" b="b"/>
                            <a:pathLst>
                              <a:path w="67">
                                <a:moveTo>
                                  <a:pt x="0" y="0"/>
                                </a:moveTo>
                                <a:lnTo>
                                  <a:pt x="67"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57" name="Freeform 1622"/>
                        <wps:cNvSpPr>
                          <a:spLocks/>
                        </wps:cNvSpPr>
                        <wps:spPr bwMode="auto">
                          <a:xfrm>
                            <a:off x="4626" y="2003"/>
                            <a:ext cx="67" cy="2"/>
                          </a:xfrm>
                          <a:custGeom>
                            <a:avLst/>
                            <a:gdLst>
                              <a:gd name="T0" fmla="+- 0 4693 4626"/>
                              <a:gd name="T1" fmla="*/ T0 w 67"/>
                              <a:gd name="T2" fmla="+- 0 4626 4626"/>
                              <a:gd name="T3" fmla="*/ T2 w 67"/>
                              <a:gd name="T4" fmla="+- 0 4693 4626"/>
                              <a:gd name="T5" fmla="*/ T4 w 67"/>
                            </a:gdLst>
                            <a:ahLst/>
                            <a:cxnLst>
                              <a:cxn ang="0">
                                <a:pos x="T1" y="0"/>
                              </a:cxn>
                              <a:cxn ang="0">
                                <a:pos x="T3" y="0"/>
                              </a:cxn>
                              <a:cxn ang="0">
                                <a:pos x="T5" y="0"/>
                              </a:cxn>
                            </a:cxnLst>
                            <a:rect l="0" t="0" r="r" b="b"/>
                            <a:pathLst>
                              <a:path w="67">
                                <a:moveTo>
                                  <a:pt x="67" y="0"/>
                                </a:moveTo>
                                <a:lnTo>
                                  <a:pt x="0" y="0"/>
                                </a:lnTo>
                                <a:lnTo>
                                  <a:pt x="67" y="0"/>
                                </a:lnTo>
                                <a:close/>
                              </a:path>
                            </a:pathLst>
                          </a:custGeom>
                          <a:solidFill>
                            <a:srgbClr val="A6A6A6">
                              <a:alpha val="5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8" name="Freeform 1621"/>
                        <wps:cNvSpPr>
                          <a:spLocks/>
                        </wps:cNvSpPr>
                        <wps:spPr bwMode="auto">
                          <a:xfrm>
                            <a:off x="4626" y="2003"/>
                            <a:ext cx="67" cy="2"/>
                          </a:xfrm>
                          <a:custGeom>
                            <a:avLst/>
                            <a:gdLst>
                              <a:gd name="T0" fmla="+- 0 4626 4626"/>
                              <a:gd name="T1" fmla="*/ T0 w 67"/>
                              <a:gd name="T2" fmla="+- 0 4693 4626"/>
                              <a:gd name="T3" fmla="*/ T2 w 67"/>
                              <a:gd name="T4" fmla="+- 0 4626 4626"/>
                              <a:gd name="T5" fmla="*/ T4 w 67"/>
                            </a:gdLst>
                            <a:ahLst/>
                            <a:cxnLst>
                              <a:cxn ang="0">
                                <a:pos x="T1" y="0"/>
                              </a:cxn>
                              <a:cxn ang="0">
                                <a:pos x="T3" y="0"/>
                              </a:cxn>
                              <a:cxn ang="0">
                                <a:pos x="T5" y="0"/>
                              </a:cxn>
                            </a:cxnLst>
                            <a:rect l="0" t="0" r="r" b="b"/>
                            <a:pathLst>
                              <a:path w="67">
                                <a:moveTo>
                                  <a:pt x="0" y="0"/>
                                </a:moveTo>
                                <a:lnTo>
                                  <a:pt x="67"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59" name="Freeform 1620"/>
                        <wps:cNvSpPr>
                          <a:spLocks/>
                        </wps:cNvSpPr>
                        <wps:spPr bwMode="auto">
                          <a:xfrm>
                            <a:off x="4693" y="2003"/>
                            <a:ext cx="67" cy="2"/>
                          </a:xfrm>
                          <a:custGeom>
                            <a:avLst/>
                            <a:gdLst>
                              <a:gd name="T0" fmla="+- 0 4760 4693"/>
                              <a:gd name="T1" fmla="*/ T0 w 67"/>
                              <a:gd name="T2" fmla="+- 0 4693 4693"/>
                              <a:gd name="T3" fmla="*/ T2 w 67"/>
                              <a:gd name="T4" fmla="+- 0 4760 4693"/>
                              <a:gd name="T5" fmla="*/ T4 w 67"/>
                            </a:gdLst>
                            <a:ahLst/>
                            <a:cxnLst>
                              <a:cxn ang="0">
                                <a:pos x="T1" y="0"/>
                              </a:cxn>
                              <a:cxn ang="0">
                                <a:pos x="T3" y="0"/>
                              </a:cxn>
                              <a:cxn ang="0">
                                <a:pos x="T5" y="0"/>
                              </a:cxn>
                            </a:cxnLst>
                            <a:rect l="0" t="0" r="r" b="b"/>
                            <a:pathLst>
                              <a:path w="67">
                                <a:moveTo>
                                  <a:pt x="67" y="0"/>
                                </a:moveTo>
                                <a:lnTo>
                                  <a:pt x="0" y="0"/>
                                </a:lnTo>
                                <a:lnTo>
                                  <a:pt x="67" y="0"/>
                                </a:lnTo>
                                <a:close/>
                              </a:path>
                            </a:pathLst>
                          </a:custGeom>
                          <a:solidFill>
                            <a:srgbClr val="A6A6A6">
                              <a:alpha val="5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60" name="Freeform 1619"/>
                        <wps:cNvSpPr>
                          <a:spLocks/>
                        </wps:cNvSpPr>
                        <wps:spPr bwMode="auto">
                          <a:xfrm>
                            <a:off x="4693" y="2003"/>
                            <a:ext cx="67" cy="2"/>
                          </a:xfrm>
                          <a:custGeom>
                            <a:avLst/>
                            <a:gdLst>
                              <a:gd name="T0" fmla="+- 0 4693 4693"/>
                              <a:gd name="T1" fmla="*/ T0 w 67"/>
                              <a:gd name="T2" fmla="+- 0 4760 4693"/>
                              <a:gd name="T3" fmla="*/ T2 w 67"/>
                              <a:gd name="T4" fmla="+- 0 4693 4693"/>
                              <a:gd name="T5" fmla="*/ T4 w 67"/>
                            </a:gdLst>
                            <a:ahLst/>
                            <a:cxnLst>
                              <a:cxn ang="0">
                                <a:pos x="T1" y="0"/>
                              </a:cxn>
                              <a:cxn ang="0">
                                <a:pos x="T3" y="0"/>
                              </a:cxn>
                              <a:cxn ang="0">
                                <a:pos x="T5" y="0"/>
                              </a:cxn>
                            </a:cxnLst>
                            <a:rect l="0" t="0" r="r" b="b"/>
                            <a:pathLst>
                              <a:path w="67">
                                <a:moveTo>
                                  <a:pt x="0" y="0"/>
                                </a:moveTo>
                                <a:lnTo>
                                  <a:pt x="67"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61" name="Freeform 1618"/>
                        <wps:cNvSpPr>
                          <a:spLocks/>
                        </wps:cNvSpPr>
                        <wps:spPr bwMode="auto">
                          <a:xfrm>
                            <a:off x="4760" y="2003"/>
                            <a:ext cx="67" cy="2"/>
                          </a:xfrm>
                          <a:custGeom>
                            <a:avLst/>
                            <a:gdLst>
                              <a:gd name="T0" fmla="+- 0 4827 4760"/>
                              <a:gd name="T1" fmla="*/ T0 w 67"/>
                              <a:gd name="T2" fmla="+- 0 4760 4760"/>
                              <a:gd name="T3" fmla="*/ T2 w 67"/>
                              <a:gd name="T4" fmla="+- 0 4827 4760"/>
                              <a:gd name="T5" fmla="*/ T4 w 67"/>
                            </a:gdLst>
                            <a:ahLst/>
                            <a:cxnLst>
                              <a:cxn ang="0">
                                <a:pos x="T1" y="0"/>
                              </a:cxn>
                              <a:cxn ang="0">
                                <a:pos x="T3" y="0"/>
                              </a:cxn>
                              <a:cxn ang="0">
                                <a:pos x="T5" y="0"/>
                              </a:cxn>
                            </a:cxnLst>
                            <a:rect l="0" t="0" r="r" b="b"/>
                            <a:pathLst>
                              <a:path w="67">
                                <a:moveTo>
                                  <a:pt x="67" y="0"/>
                                </a:moveTo>
                                <a:lnTo>
                                  <a:pt x="0" y="0"/>
                                </a:lnTo>
                                <a:lnTo>
                                  <a:pt x="67" y="0"/>
                                </a:lnTo>
                                <a:close/>
                              </a:path>
                            </a:pathLst>
                          </a:custGeom>
                          <a:solidFill>
                            <a:srgbClr val="A6A6A6">
                              <a:alpha val="5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62" name="Freeform 1617"/>
                        <wps:cNvSpPr>
                          <a:spLocks/>
                        </wps:cNvSpPr>
                        <wps:spPr bwMode="auto">
                          <a:xfrm>
                            <a:off x="4760" y="2003"/>
                            <a:ext cx="67" cy="2"/>
                          </a:xfrm>
                          <a:custGeom>
                            <a:avLst/>
                            <a:gdLst>
                              <a:gd name="T0" fmla="+- 0 4760 4760"/>
                              <a:gd name="T1" fmla="*/ T0 w 67"/>
                              <a:gd name="T2" fmla="+- 0 4827 4760"/>
                              <a:gd name="T3" fmla="*/ T2 w 67"/>
                              <a:gd name="T4" fmla="+- 0 4760 4760"/>
                              <a:gd name="T5" fmla="*/ T4 w 67"/>
                            </a:gdLst>
                            <a:ahLst/>
                            <a:cxnLst>
                              <a:cxn ang="0">
                                <a:pos x="T1" y="0"/>
                              </a:cxn>
                              <a:cxn ang="0">
                                <a:pos x="T3" y="0"/>
                              </a:cxn>
                              <a:cxn ang="0">
                                <a:pos x="T5" y="0"/>
                              </a:cxn>
                            </a:cxnLst>
                            <a:rect l="0" t="0" r="r" b="b"/>
                            <a:pathLst>
                              <a:path w="67">
                                <a:moveTo>
                                  <a:pt x="0" y="0"/>
                                </a:moveTo>
                                <a:lnTo>
                                  <a:pt x="67"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63" name="Freeform 1616"/>
                        <wps:cNvSpPr>
                          <a:spLocks/>
                        </wps:cNvSpPr>
                        <wps:spPr bwMode="auto">
                          <a:xfrm>
                            <a:off x="4827" y="2003"/>
                            <a:ext cx="67" cy="2"/>
                          </a:xfrm>
                          <a:custGeom>
                            <a:avLst/>
                            <a:gdLst>
                              <a:gd name="T0" fmla="+- 0 4894 4827"/>
                              <a:gd name="T1" fmla="*/ T0 w 67"/>
                              <a:gd name="T2" fmla="+- 0 4827 4827"/>
                              <a:gd name="T3" fmla="*/ T2 w 67"/>
                              <a:gd name="T4" fmla="+- 0 4894 4827"/>
                              <a:gd name="T5" fmla="*/ T4 w 67"/>
                            </a:gdLst>
                            <a:ahLst/>
                            <a:cxnLst>
                              <a:cxn ang="0">
                                <a:pos x="T1" y="0"/>
                              </a:cxn>
                              <a:cxn ang="0">
                                <a:pos x="T3" y="0"/>
                              </a:cxn>
                              <a:cxn ang="0">
                                <a:pos x="T5" y="0"/>
                              </a:cxn>
                            </a:cxnLst>
                            <a:rect l="0" t="0" r="r" b="b"/>
                            <a:pathLst>
                              <a:path w="67">
                                <a:moveTo>
                                  <a:pt x="67" y="0"/>
                                </a:moveTo>
                                <a:lnTo>
                                  <a:pt x="0" y="0"/>
                                </a:lnTo>
                                <a:lnTo>
                                  <a:pt x="67" y="0"/>
                                </a:lnTo>
                                <a:close/>
                              </a:path>
                            </a:pathLst>
                          </a:custGeom>
                          <a:solidFill>
                            <a:srgbClr val="A6A6A6">
                              <a:alpha val="5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64" name="Freeform 1615"/>
                        <wps:cNvSpPr>
                          <a:spLocks/>
                        </wps:cNvSpPr>
                        <wps:spPr bwMode="auto">
                          <a:xfrm>
                            <a:off x="4827" y="2003"/>
                            <a:ext cx="67" cy="2"/>
                          </a:xfrm>
                          <a:custGeom>
                            <a:avLst/>
                            <a:gdLst>
                              <a:gd name="T0" fmla="+- 0 4827 4827"/>
                              <a:gd name="T1" fmla="*/ T0 w 67"/>
                              <a:gd name="T2" fmla="+- 0 4894 4827"/>
                              <a:gd name="T3" fmla="*/ T2 w 67"/>
                              <a:gd name="T4" fmla="+- 0 4827 4827"/>
                              <a:gd name="T5" fmla="*/ T4 w 67"/>
                            </a:gdLst>
                            <a:ahLst/>
                            <a:cxnLst>
                              <a:cxn ang="0">
                                <a:pos x="T1" y="0"/>
                              </a:cxn>
                              <a:cxn ang="0">
                                <a:pos x="T3" y="0"/>
                              </a:cxn>
                              <a:cxn ang="0">
                                <a:pos x="T5" y="0"/>
                              </a:cxn>
                            </a:cxnLst>
                            <a:rect l="0" t="0" r="r" b="b"/>
                            <a:pathLst>
                              <a:path w="67">
                                <a:moveTo>
                                  <a:pt x="0" y="0"/>
                                </a:moveTo>
                                <a:lnTo>
                                  <a:pt x="67"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65" name="Freeform 1614"/>
                        <wps:cNvSpPr>
                          <a:spLocks/>
                        </wps:cNvSpPr>
                        <wps:spPr bwMode="auto">
                          <a:xfrm>
                            <a:off x="4894" y="2003"/>
                            <a:ext cx="67" cy="2"/>
                          </a:xfrm>
                          <a:custGeom>
                            <a:avLst/>
                            <a:gdLst>
                              <a:gd name="T0" fmla="+- 0 4962 4895"/>
                              <a:gd name="T1" fmla="*/ T0 w 67"/>
                              <a:gd name="T2" fmla="+- 0 4895 4895"/>
                              <a:gd name="T3" fmla="*/ T2 w 67"/>
                              <a:gd name="T4" fmla="+- 0 4962 4895"/>
                              <a:gd name="T5" fmla="*/ T4 w 67"/>
                            </a:gdLst>
                            <a:ahLst/>
                            <a:cxnLst>
                              <a:cxn ang="0">
                                <a:pos x="T1" y="0"/>
                              </a:cxn>
                              <a:cxn ang="0">
                                <a:pos x="T3" y="0"/>
                              </a:cxn>
                              <a:cxn ang="0">
                                <a:pos x="T5" y="0"/>
                              </a:cxn>
                            </a:cxnLst>
                            <a:rect l="0" t="0" r="r" b="b"/>
                            <a:pathLst>
                              <a:path w="67">
                                <a:moveTo>
                                  <a:pt x="67" y="0"/>
                                </a:moveTo>
                                <a:lnTo>
                                  <a:pt x="0" y="0"/>
                                </a:lnTo>
                                <a:lnTo>
                                  <a:pt x="67" y="0"/>
                                </a:lnTo>
                                <a:close/>
                              </a:path>
                            </a:pathLst>
                          </a:custGeom>
                          <a:solidFill>
                            <a:srgbClr val="A6A6A6">
                              <a:alpha val="5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66" name="Freeform 1613"/>
                        <wps:cNvSpPr>
                          <a:spLocks/>
                        </wps:cNvSpPr>
                        <wps:spPr bwMode="auto">
                          <a:xfrm>
                            <a:off x="4894" y="2003"/>
                            <a:ext cx="67" cy="2"/>
                          </a:xfrm>
                          <a:custGeom>
                            <a:avLst/>
                            <a:gdLst>
                              <a:gd name="T0" fmla="+- 0 4895 4895"/>
                              <a:gd name="T1" fmla="*/ T0 w 67"/>
                              <a:gd name="T2" fmla="+- 0 4962 4895"/>
                              <a:gd name="T3" fmla="*/ T2 w 67"/>
                              <a:gd name="T4" fmla="+- 0 4895 4895"/>
                              <a:gd name="T5" fmla="*/ T4 w 67"/>
                            </a:gdLst>
                            <a:ahLst/>
                            <a:cxnLst>
                              <a:cxn ang="0">
                                <a:pos x="T1" y="0"/>
                              </a:cxn>
                              <a:cxn ang="0">
                                <a:pos x="T3" y="0"/>
                              </a:cxn>
                              <a:cxn ang="0">
                                <a:pos x="T5" y="0"/>
                              </a:cxn>
                            </a:cxnLst>
                            <a:rect l="0" t="0" r="r" b="b"/>
                            <a:pathLst>
                              <a:path w="67">
                                <a:moveTo>
                                  <a:pt x="0" y="0"/>
                                </a:moveTo>
                                <a:lnTo>
                                  <a:pt x="67"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67" name="Freeform 1612"/>
                        <wps:cNvSpPr>
                          <a:spLocks/>
                        </wps:cNvSpPr>
                        <wps:spPr bwMode="auto">
                          <a:xfrm>
                            <a:off x="4961" y="2003"/>
                            <a:ext cx="67" cy="2"/>
                          </a:xfrm>
                          <a:custGeom>
                            <a:avLst/>
                            <a:gdLst>
                              <a:gd name="T0" fmla="+- 0 5029 4962"/>
                              <a:gd name="T1" fmla="*/ T0 w 67"/>
                              <a:gd name="T2" fmla="+- 0 4962 4962"/>
                              <a:gd name="T3" fmla="*/ T2 w 67"/>
                              <a:gd name="T4" fmla="+- 0 5029 4962"/>
                              <a:gd name="T5" fmla="*/ T4 w 67"/>
                            </a:gdLst>
                            <a:ahLst/>
                            <a:cxnLst>
                              <a:cxn ang="0">
                                <a:pos x="T1" y="0"/>
                              </a:cxn>
                              <a:cxn ang="0">
                                <a:pos x="T3" y="0"/>
                              </a:cxn>
                              <a:cxn ang="0">
                                <a:pos x="T5" y="0"/>
                              </a:cxn>
                            </a:cxnLst>
                            <a:rect l="0" t="0" r="r" b="b"/>
                            <a:pathLst>
                              <a:path w="67">
                                <a:moveTo>
                                  <a:pt x="67" y="0"/>
                                </a:moveTo>
                                <a:lnTo>
                                  <a:pt x="0" y="0"/>
                                </a:lnTo>
                                <a:lnTo>
                                  <a:pt x="67" y="0"/>
                                </a:lnTo>
                                <a:close/>
                              </a:path>
                            </a:pathLst>
                          </a:custGeom>
                          <a:solidFill>
                            <a:srgbClr val="A6A6A6">
                              <a:alpha val="5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68" name="Freeform 1611"/>
                        <wps:cNvSpPr>
                          <a:spLocks/>
                        </wps:cNvSpPr>
                        <wps:spPr bwMode="auto">
                          <a:xfrm>
                            <a:off x="4961" y="2003"/>
                            <a:ext cx="67" cy="2"/>
                          </a:xfrm>
                          <a:custGeom>
                            <a:avLst/>
                            <a:gdLst>
                              <a:gd name="T0" fmla="+- 0 4962 4962"/>
                              <a:gd name="T1" fmla="*/ T0 w 67"/>
                              <a:gd name="T2" fmla="+- 0 5029 4962"/>
                              <a:gd name="T3" fmla="*/ T2 w 67"/>
                              <a:gd name="T4" fmla="+- 0 4962 4962"/>
                              <a:gd name="T5" fmla="*/ T4 w 67"/>
                            </a:gdLst>
                            <a:ahLst/>
                            <a:cxnLst>
                              <a:cxn ang="0">
                                <a:pos x="T1" y="0"/>
                              </a:cxn>
                              <a:cxn ang="0">
                                <a:pos x="T3" y="0"/>
                              </a:cxn>
                              <a:cxn ang="0">
                                <a:pos x="T5" y="0"/>
                              </a:cxn>
                            </a:cxnLst>
                            <a:rect l="0" t="0" r="r" b="b"/>
                            <a:pathLst>
                              <a:path w="67">
                                <a:moveTo>
                                  <a:pt x="0" y="0"/>
                                </a:moveTo>
                                <a:lnTo>
                                  <a:pt x="67"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69" name="Freeform 1610"/>
                        <wps:cNvSpPr>
                          <a:spLocks/>
                        </wps:cNvSpPr>
                        <wps:spPr bwMode="auto">
                          <a:xfrm>
                            <a:off x="5028" y="2003"/>
                            <a:ext cx="67" cy="2"/>
                          </a:xfrm>
                          <a:custGeom>
                            <a:avLst/>
                            <a:gdLst>
                              <a:gd name="T0" fmla="+- 0 5096 5029"/>
                              <a:gd name="T1" fmla="*/ T0 w 67"/>
                              <a:gd name="T2" fmla="+- 0 5029 5029"/>
                              <a:gd name="T3" fmla="*/ T2 w 67"/>
                              <a:gd name="T4" fmla="+- 0 5096 5029"/>
                              <a:gd name="T5" fmla="*/ T4 w 67"/>
                            </a:gdLst>
                            <a:ahLst/>
                            <a:cxnLst>
                              <a:cxn ang="0">
                                <a:pos x="T1" y="0"/>
                              </a:cxn>
                              <a:cxn ang="0">
                                <a:pos x="T3" y="0"/>
                              </a:cxn>
                              <a:cxn ang="0">
                                <a:pos x="T5" y="0"/>
                              </a:cxn>
                            </a:cxnLst>
                            <a:rect l="0" t="0" r="r" b="b"/>
                            <a:pathLst>
                              <a:path w="67">
                                <a:moveTo>
                                  <a:pt x="67" y="0"/>
                                </a:moveTo>
                                <a:lnTo>
                                  <a:pt x="0" y="0"/>
                                </a:lnTo>
                                <a:lnTo>
                                  <a:pt x="67" y="0"/>
                                </a:lnTo>
                                <a:close/>
                              </a:path>
                            </a:pathLst>
                          </a:custGeom>
                          <a:solidFill>
                            <a:srgbClr val="A6A6A6">
                              <a:alpha val="5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70" name="Freeform 1609"/>
                        <wps:cNvSpPr>
                          <a:spLocks/>
                        </wps:cNvSpPr>
                        <wps:spPr bwMode="auto">
                          <a:xfrm>
                            <a:off x="5028" y="2003"/>
                            <a:ext cx="67" cy="2"/>
                          </a:xfrm>
                          <a:custGeom>
                            <a:avLst/>
                            <a:gdLst>
                              <a:gd name="T0" fmla="+- 0 5029 5029"/>
                              <a:gd name="T1" fmla="*/ T0 w 67"/>
                              <a:gd name="T2" fmla="+- 0 5096 5029"/>
                              <a:gd name="T3" fmla="*/ T2 w 67"/>
                              <a:gd name="T4" fmla="+- 0 5029 5029"/>
                              <a:gd name="T5" fmla="*/ T4 w 67"/>
                            </a:gdLst>
                            <a:ahLst/>
                            <a:cxnLst>
                              <a:cxn ang="0">
                                <a:pos x="T1" y="0"/>
                              </a:cxn>
                              <a:cxn ang="0">
                                <a:pos x="T3" y="0"/>
                              </a:cxn>
                              <a:cxn ang="0">
                                <a:pos x="T5" y="0"/>
                              </a:cxn>
                            </a:cxnLst>
                            <a:rect l="0" t="0" r="r" b="b"/>
                            <a:pathLst>
                              <a:path w="67">
                                <a:moveTo>
                                  <a:pt x="0" y="0"/>
                                </a:moveTo>
                                <a:lnTo>
                                  <a:pt x="67"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71" name="Freeform 1608"/>
                        <wps:cNvSpPr>
                          <a:spLocks/>
                        </wps:cNvSpPr>
                        <wps:spPr bwMode="auto">
                          <a:xfrm>
                            <a:off x="5095" y="2003"/>
                            <a:ext cx="67" cy="2"/>
                          </a:xfrm>
                          <a:custGeom>
                            <a:avLst/>
                            <a:gdLst>
                              <a:gd name="T0" fmla="+- 0 5163 5096"/>
                              <a:gd name="T1" fmla="*/ T0 w 67"/>
                              <a:gd name="T2" fmla="+- 0 5096 5096"/>
                              <a:gd name="T3" fmla="*/ T2 w 67"/>
                              <a:gd name="T4" fmla="+- 0 5163 5096"/>
                              <a:gd name="T5" fmla="*/ T4 w 67"/>
                            </a:gdLst>
                            <a:ahLst/>
                            <a:cxnLst>
                              <a:cxn ang="0">
                                <a:pos x="T1" y="0"/>
                              </a:cxn>
                              <a:cxn ang="0">
                                <a:pos x="T3" y="0"/>
                              </a:cxn>
                              <a:cxn ang="0">
                                <a:pos x="T5" y="0"/>
                              </a:cxn>
                            </a:cxnLst>
                            <a:rect l="0" t="0" r="r" b="b"/>
                            <a:pathLst>
                              <a:path w="67">
                                <a:moveTo>
                                  <a:pt x="67" y="0"/>
                                </a:moveTo>
                                <a:lnTo>
                                  <a:pt x="0" y="0"/>
                                </a:lnTo>
                                <a:lnTo>
                                  <a:pt x="67" y="0"/>
                                </a:lnTo>
                                <a:close/>
                              </a:path>
                            </a:pathLst>
                          </a:custGeom>
                          <a:solidFill>
                            <a:srgbClr val="A6A6A6">
                              <a:alpha val="5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72" name="Freeform 1607"/>
                        <wps:cNvSpPr>
                          <a:spLocks/>
                        </wps:cNvSpPr>
                        <wps:spPr bwMode="auto">
                          <a:xfrm>
                            <a:off x="5095" y="2003"/>
                            <a:ext cx="67" cy="2"/>
                          </a:xfrm>
                          <a:custGeom>
                            <a:avLst/>
                            <a:gdLst>
                              <a:gd name="T0" fmla="+- 0 5096 5096"/>
                              <a:gd name="T1" fmla="*/ T0 w 67"/>
                              <a:gd name="T2" fmla="+- 0 5163 5096"/>
                              <a:gd name="T3" fmla="*/ T2 w 67"/>
                              <a:gd name="T4" fmla="+- 0 5096 5096"/>
                              <a:gd name="T5" fmla="*/ T4 w 67"/>
                            </a:gdLst>
                            <a:ahLst/>
                            <a:cxnLst>
                              <a:cxn ang="0">
                                <a:pos x="T1" y="0"/>
                              </a:cxn>
                              <a:cxn ang="0">
                                <a:pos x="T3" y="0"/>
                              </a:cxn>
                              <a:cxn ang="0">
                                <a:pos x="T5" y="0"/>
                              </a:cxn>
                            </a:cxnLst>
                            <a:rect l="0" t="0" r="r" b="b"/>
                            <a:pathLst>
                              <a:path w="67">
                                <a:moveTo>
                                  <a:pt x="0" y="0"/>
                                </a:moveTo>
                                <a:lnTo>
                                  <a:pt x="67"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73" name="Freeform 1606"/>
                        <wps:cNvSpPr>
                          <a:spLocks/>
                        </wps:cNvSpPr>
                        <wps:spPr bwMode="auto">
                          <a:xfrm>
                            <a:off x="5162" y="2003"/>
                            <a:ext cx="67" cy="2"/>
                          </a:xfrm>
                          <a:custGeom>
                            <a:avLst/>
                            <a:gdLst>
                              <a:gd name="T0" fmla="+- 0 5230 5163"/>
                              <a:gd name="T1" fmla="*/ T0 w 67"/>
                              <a:gd name="T2" fmla="+- 0 5163 5163"/>
                              <a:gd name="T3" fmla="*/ T2 w 67"/>
                              <a:gd name="T4" fmla="+- 0 5230 5163"/>
                              <a:gd name="T5" fmla="*/ T4 w 67"/>
                            </a:gdLst>
                            <a:ahLst/>
                            <a:cxnLst>
                              <a:cxn ang="0">
                                <a:pos x="T1" y="0"/>
                              </a:cxn>
                              <a:cxn ang="0">
                                <a:pos x="T3" y="0"/>
                              </a:cxn>
                              <a:cxn ang="0">
                                <a:pos x="T5" y="0"/>
                              </a:cxn>
                            </a:cxnLst>
                            <a:rect l="0" t="0" r="r" b="b"/>
                            <a:pathLst>
                              <a:path w="67">
                                <a:moveTo>
                                  <a:pt x="67" y="0"/>
                                </a:moveTo>
                                <a:lnTo>
                                  <a:pt x="0" y="0"/>
                                </a:lnTo>
                                <a:lnTo>
                                  <a:pt x="67" y="0"/>
                                </a:lnTo>
                                <a:close/>
                              </a:path>
                            </a:pathLst>
                          </a:custGeom>
                          <a:solidFill>
                            <a:srgbClr val="A6A6A6">
                              <a:alpha val="5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74" name="Freeform 1605"/>
                        <wps:cNvSpPr>
                          <a:spLocks/>
                        </wps:cNvSpPr>
                        <wps:spPr bwMode="auto">
                          <a:xfrm>
                            <a:off x="5162" y="2003"/>
                            <a:ext cx="67" cy="2"/>
                          </a:xfrm>
                          <a:custGeom>
                            <a:avLst/>
                            <a:gdLst>
                              <a:gd name="T0" fmla="+- 0 5163 5163"/>
                              <a:gd name="T1" fmla="*/ T0 w 67"/>
                              <a:gd name="T2" fmla="+- 0 5230 5163"/>
                              <a:gd name="T3" fmla="*/ T2 w 67"/>
                              <a:gd name="T4" fmla="+- 0 5163 5163"/>
                              <a:gd name="T5" fmla="*/ T4 w 67"/>
                            </a:gdLst>
                            <a:ahLst/>
                            <a:cxnLst>
                              <a:cxn ang="0">
                                <a:pos x="T1" y="0"/>
                              </a:cxn>
                              <a:cxn ang="0">
                                <a:pos x="T3" y="0"/>
                              </a:cxn>
                              <a:cxn ang="0">
                                <a:pos x="T5" y="0"/>
                              </a:cxn>
                            </a:cxnLst>
                            <a:rect l="0" t="0" r="r" b="b"/>
                            <a:pathLst>
                              <a:path w="67">
                                <a:moveTo>
                                  <a:pt x="0" y="0"/>
                                </a:moveTo>
                                <a:lnTo>
                                  <a:pt x="67"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75" name="Freeform 1604"/>
                        <wps:cNvSpPr>
                          <a:spLocks/>
                        </wps:cNvSpPr>
                        <wps:spPr bwMode="auto">
                          <a:xfrm>
                            <a:off x="5229" y="2003"/>
                            <a:ext cx="67" cy="2"/>
                          </a:xfrm>
                          <a:custGeom>
                            <a:avLst/>
                            <a:gdLst>
                              <a:gd name="T0" fmla="+- 0 5297 5230"/>
                              <a:gd name="T1" fmla="*/ T0 w 67"/>
                              <a:gd name="T2" fmla="+- 0 5230 5230"/>
                              <a:gd name="T3" fmla="*/ T2 w 67"/>
                              <a:gd name="T4" fmla="+- 0 5297 5230"/>
                              <a:gd name="T5" fmla="*/ T4 w 67"/>
                            </a:gdLst>
                            <a:ahLst/>
                            <a:cxnLst>
                              <a:cxn ang="0">
                                <a:pos x="T1" y="0"/>
                              </a:cxn>
                              <a:cxn ang="0">
                                <a:pos x="T3" y="0"/>
                              </a:cxn>
                              <a:cxn ang="0">
                                <a:pos x="T5" y="0"/>
                              </a:cxn>
                            </a:cxnLst>
                            <a:rect l="0" t="0" r="r" b="b"/>
                            <a:pathLst>
                              <a:path w="67">
                                <a:moveTo>
                                  <a:pt x="67" y="0"/>
                                </a:moveTo>
                                <a:lnTo>
                                  <a:pt x="0" y="0"/>
                                </a:lnTo>
                                <a:lnTo>
                                  <a:pt x="67" y="0"/>
                                </a:lnTo>
                                <a:close/>
                              </a:path>
                            </a:pathLst>
                          </a:custGeom>
                          <a:solidFill>
                            <a:srgbClr val="A6A6A6">
                              <a:alpha val="5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76" name="Freeform 1603"/>
                        <wps:cNvSpPr>
                          <a:spLocks/>
                        </wps:cNvSpPr>
                        <wps:spPr bwMode="auto">
                          <a:xfrm>
                            <a:off x="5229" y="2003"/>
                            <a:ext cx="67" cy="2"/>
                          </a:xfrm>
                          <a:custGeom>
                            <a:avLst/>
                            <a:gdLst>
                              <a:gd name="T0" fmla="+- 0 5230 5230"/>
                              <a:gd name="T1" fmla="*/ T0 w 67"/>
                              <a:gd name="T2" fmla="+- 0 5297 5230"/>
                              <a:gd name="T3" fmla="*/ T2 w 67"/>
                              <a:gd name="T4" fmla="+- 0 5230 5230"/>
                              <a:gd name="T5" fmla="*/ T4 w 67"/>
                            </a:gdLst>
                            <a:ahLst/>
                            <a:cxnLst>
                              <a:cxn ang="0">
                                <a:pos x="T1" y="0"/>
                              </a:cxn>
                              <a:cxn ang="0">
                                <a:pos x="T3" y="0"/>
                              </a:cxn>
                              <a:cxn ang="0">
                                <a:pos x="T5" y="0"/>
                              </a:cxn>
                            </a:cxnLst>
                            <a:rect l="0" t="0" r="r" b="b"/>
                            <a:pathLst>
                              <a:path w="67">
                                <a:moveTo>
                                  <a:pt x="0" y="0"/>
                                </a:moveTo>
                                <a:lnTo>
                                  <a:pt x="67"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77" name="Freeform 1602"/>
                        <wps:cNvSpPr>
                          <a:spLocks/>
                        </wps:cNvSpPr>
                        <wps:spPr bwMode="auto">
                          <a:xfrm>
                            <a:off x="5297" y="2003"/>
                            <a:ext cx="67" cy="2"/>
                          </a:xfrm>
                          <a:custGeom>
                            <a:avLst/>
                            <a:gdLst>
                              <a:gd name="T0" fmla="+- 0 5364 5297"/>
                              <a:gd name="T1" fmla="*/ T0 w 67"/>
                              <a:gd name="T2" fmla="+- 0 5297 5297"/>
                              <a:gd name="T3" fmla="*/ T2 w 67"/>
                              <a:gd name="T4" fmla="+- 0 5364 5297"/>
                              <a:gd name="T5" fmla="*/ T4 w 67"/>
                            </a:gdLst>
                            <a:ahLst/>
                            <a:cxnLst>
                              <a:cxn ang="0">
                                <a:pos x="T1" y="0"/>
                              </a:cxn>
                              <a:cxn ang="0">
                                <a:pos x="T3" y="0"/>
                              </a:cxn>
                              <a:cxn ang="0">
                                <a:pos x="T5" y="0"/>
                              </a:cxn>
                            </a:cxnLst>
                            <a:rect l="0" t="0" r="r" b="b"/>
                            <a:pathLst>
                              <a:path w="67">
                                <a:moveTo>
                                  <a:pt x="67" y="0"/>
                                </a:moveTo>
                                <a:lnTo>
                                  <a:pt x="0" y="0"/>
                                </a:lnTo>
                                <a:lnTo>
                                  <a:pt x="67" y="0"/>
                                </a:lnTo>
                                <a:close/>
                              </a:path>
                            </a:pathLst>
                          </a:custGeom>
                          <a:solidFill>
                            <a:srgbClr val="A6A6A6">
                              <a:alpha val="5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78" name="Freeform 1601"/>
                        <wps:cNvSpPr>
                          <a:spLocks/>
                        </wps:cNvSpPr>
                        <wps:spPr bwMode="auto">
                          <a:xfrm>
                            <a:off x="5297" y="2003"/>
                            <a:ext cx="67" cy="2"/>
                          </a:xfrm>
                          <a:custGeom>
                            <a:avLst/>
                            <a:gdLst>
                              <a:gd name="T0" fmla="+- 0 5297 5297"/>
                              <a:gd name="T1" fmla="*/ T0 w 67"/>
                              <a:gd name="T2" fmla="+- 0 5364 5297"/>
                              <a:gd name="T3" fmla="*/ T2 w 67"/>
                              <a:gd name="T4" fmla="+- 0 5297 5297"/>
                              <a:gd name="T5" fmla="*/ T4 w 67"/>
                            </a:gdLst>
                            <a:ahLst/>
                            <a:cxnLst>
                              <a:cxn ang="0">
                                <a:pos x="T1" y="0"/>
                              </a:cxn>
                              <a:cxn ang="0">
                                <a:pos x="T3" y="0"/>
                              </a:cxn>
                              <a:cxn ang="0">
                                <a:pos x="T5" y="0"/>
                              </a:cxn>
                            </a:cxnLst>
                            <a:rect l="0" t="0" r="r" b="b"/>
                            <a:pathLst>
                              <a:path w="67">
                                <a:moveTo>
                                  <a:pt x="0" y="0"/>
                                </a:moveTo>
                                <a:lnTo>
                                  <a:pt x="67"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79" name="Line 1600"/>
                        <wps:cNvCnPr>
                          <a:cxnSpLocks noChangeShapeType="1"/>
                        </wps:cNvCnPr>
                        <wps:spPr bwMode="auto">
                          <a:xfrm>
                            <a:off x="2410" y="2004"/>
                            <a:ext cx="3225" cy="0"/>
                          </a:xfrm>
                          <a:prstGeom prst="line">
                            <a:avLst/>
                          </a:prstGeom>
                          <a:noFill/>
                          <a:ln w="1359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80" name="Rectangle 1599"/>
                        <wps:cNvSpPr>
                          <a:spLocks noChangeArrowheads="1"/>
                        </wps:cNvSpPr>
                        <wps:spPr bwMode="auto">
                          <a:xfrm>
                            <a:off x="2399" y="111"/>
                            <a:ext cx="22" cy="1893"/>
                          </a:xfrm>
                          <a:prstGeom prst="rect">
                            <a:avLst/>
                          </a:prstGeom>
                          <a:solidFill>
                            <a:srgbClr val="000000">
                              <a:alpha val="5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81" name="Line 1598"/>
                        <wps:cNvCnPr>
                          <a:cxnSpLocks noChangeShapeType="1"/>
                        </wps:cNvCnPr>
                        <wps:spPr bwMode="auto">
                          <a:xfrm>
                            <a:off x="3133" y="2004"/>
                            <a:ext cx="0" cy="0"/>
                          </a:xfrm>
                          <a:prstGeom prst="line">
                            <a:avLst/>
                          </a:prstGeom>
                          <a:noFill/>
                          <a:ln w="13590">
                            <a:solidFill>
                              <a:srgbClr val="FF0000"/>
                            </a:solidFill>
                            <a:prstDash val="solid"/>
                            <a:round/>
                            <a:headEnd/>
                            <a:tailEnd/>
                          </a:ln>
                          <a:extLst>
                            <a:ext uri="{909E8E84-426E-40DD-AFC4-6F175D3DCCD1}">
                              <a14:hiddenFill xmlns:a14="http://schemas.microsoft.com/office/drawing/2010/main">
                                <a:noFill/>
                              </a14:hiddenFill>
                            </a:ext>
                          </a:extLst>
                        </wps:spPr>
                        <wps:bodyPr/>
                      </wps:wsp>
                      <wps:wsp>
                        <wps:cNvPr id="1682" name="Line 1597"/>
                        <wps:cNvCnPr>
                          <a:cxnSpLocks noChangeShapeType="1"/>
                        </wps:cNvCnPr>
                        <wps:spPr bwMode="auto">
                          <a:xfrm>
                            <a:off x="2734" y="2004"/>
                            <a:ext cx="0" cy="0"/>
                          </a:xfrm>
                          <a:prstGeom prst="line">
                            <a:avLst/>
                          </a:prstGeom>
                          <a:noFill/>
                          <a:ln w="13590">
                            <a:solidFill>
                              <a:srgbClr val="0000FF"/>
                            </a:solidFill>
                            <a:prstDash val="dash"/>
                            <a:round/>
                            <a:headEnd/>
                            <a:tailEnd/>
                          </a:ln>
                          <a:extLst>
                            <a:ext uri="{909E8E84-426E-40DD-AFC4-6F175D3DCCD1}">
                              <a14:hiddenFill xmlns:a14="http://schemas.microsoft.com/office/drawing/2010/main">
                                <a:noFill/>
                              </a14:hiddenFill>
                            </a:ext>
                          </a:extLst>
                        </wps:spPr>
                        <wps:bodyPr/>
                      </wps:wsp>
                      <wps:wsp>
                        <wps:cNvPr id="1683" name="Rectangle 1596"/>
                        <wps:cNvSpPr>
                          <a:spLocks noChangeArrowheads="1"/>
                        </wps:cNvSpPr>
                        <wps:spPr bwMode="auto">
                          <a:xfrm>
                            <a:off x="2399" y="111"/>
                            <a:ext cx="22" cy="189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84" name="AutoShape 1595"/>
                        <wps:cNvSpPr>
                          <a:spLocks/>
                        </wps:cNvSpPr>
                        <wps:spPr bwMode="auto">
                          <a:xfrm>
                            <a:off x="2354" y="111"/>
                            <a:ext cx="55" cy="1893"/>
                          </a:xfrm>
                          <a:custGeom>
                            <a:avLst/>
                            <a:gdLst>
                              <a:gd name="T0" fmla="+- 0 2355 2355"/>
                              <a:gd name="T1" fmla="*/ T0 w 55"/>
                              <a:gd name="T2" fmla="+- 0 2004 112"/>
                              <a:gd name="T3" fmla="*/ 2004 h 1893"/>
                              <a:gd name="T4" fmla="+- 0 2410 2355"/>
                              <a:gd name="T5" fmla="*/ T4 w 55"/>
                              <a:gd name="T6" fmla="+- 0 2004 112"/>
                              <a:gd name="T7" fmla="*/ 2004 h 1893"/>
                              <a:gd name="T8" fmla="+- 0 2355 2355"/>
                              <a:gd name="T9" fmla="*/ T8 w 55"/>
                              <a:gd name="T10" fmla="+- 0 1688 112"/>
                              <a:gd name="T11" fmla="*/ 1688 h 1893"/>
                              <a:gd name="T12" fmla="+- 0 2410 2355"/>
                              <a:gd name="T13" fmla="*/ T12 w 55"/>
                              <a:gd name="T14" fmla="+- 0 1688 112"/>
                              <a:gd name="T15" fmla="*/ 1688 h 1893"/>
                              <a:gd name="T16" fmla="+- 0 2355 2355"/>
                              <a:gd name="T17" fmla="*/ T16 w 55"/>
                              <a:gd name="T18" fmla="+- 0 1373 112"/>
                              <a:gd name="T19" fmla="*/ 1373 h 1893"/>
                              <a:gd name="T20" fmla="+- 0 2410 2355"/>
                              <a:gd name="T21" fmla="*/ T20 w 55"/>
                              <a:gd name="T22" fmla="+- 0 1373 112"/>
                              <a:gd name="T23" fmla="*/ 1373 h 1893"/>
                              <a:gd name="T24" fmla="+- 0 2355 2355"/>
                              <a:gd name="T25" fmla="*/ T24 w 55"/>
                              <a:gd name="T26" fmla="+- 0 1058 112"/>
                              <a:gd name="T27" fmla="*/ 1058 h 1893"/>
                              <a:gd name="T28" fmla="+- 0 2410 2355"/>
                              <a:gd name="T29" fmla="*/ T28 w 55"/>
                              <a:gd name="T30" fmla="+- 0 1058 112"/>
                              <a:gd name="T31" fmla="*/ 1058 h 1893"/>
                              <a:gd name="T32" fmla="+- 0 2355 2355"/>
                              <a:gd name="T33" fmla="*/ T32 w 55"/>
                              <a:gd name="T34" fmla="+- 0 742 112"/>
                              <a:gd name="T35" fmla="*/ 742 h 1893"/>
                              <a:gd name="T36" fmla="+- 0 2410 2355"/>
                              <a:gd name="T37" fmla="*/ T36 w 55"/>
                              <a:gd name="T38" fmla="+- 0 742 112"/>
                              <a:gd name="T39" fmla="*/ 742 h 1893"/>
                              <a:gd name="T40" fmla="+- 0 2355 2355"/>
                              <a:gd name="T41" fmla="*/ T40 w 55"/>
                              <a:gd name="T42" fmla="+- 0 427 112"/>
                              <a:gd name="T43" fmla="*/ 427 h 1893"/>
                              <a:gd name="T44" fmla="+- 0 2410 2355"/>
                              <a:gd name="T45" fmla="*/ T44 w 55"/>
                              <a:gd name="T46" fmla="+- 0 427 112"/>
                              <a:gd name="T47" fmla="*/ 427 h 1893"/>
                              <a:gd name="T48" fmla="+- 0 2355 2355"/>
                              <a:gd name="T49" fmla="*/ T48 w 55"/>
                              <a:gd name="T50" fmla="+- 0 112 112"/>
                              <a:gd name="T51" fmla="*/ 112 h 1893"/>
                              <a:gd name="T52" fmla="+- 0 2410 2355"/>
                              <a:gd name="T53" fmla="*/ T52 w 55"/>
                              <a:gd name="T54" fmla="+- 0 112 112"/>
                              <a:gd name="T55" fmla="*/ 112 h 18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55" h="1893">
                                <a:moveTo>
                                  <a:pt x="0" y="1892"/>
                                </a:moveTo>
                                <a:lnTo>
                                  <a:pt x="55" y="1892"/>
                                </a:lnTo>
                                <a:moveTo>
                                  <a:pt x="0" y="1576"/>
                                </a:moveTo>
                                <a:lnTo>
                                  <a:pt x="55" y="1576"/>
                                </a:lnTo>
                                <a:moveTo>
                                  <a:pt x="0" y="1261"/>
                                </a:moveTo>
                                <a:lnTo>
                                  <a:pt x="55" y="1261"/>
                                </a:lnTo>
                                <a:moveTo>
                                  <a:pt x="0" y="946"/>
                                </a:moveTo>
                                <a:lnTo>
                                  <a:pt x="55" y="946"/>
                                </a:lnTo>
                                <a:moveTo>
                                  <a:pt x="0" y="630"/>
                                </a:moveTo>
                                <a:lnTo>
                                  <a:pt x="55" y="630"/>
                                </a:lnTo>
                                <a:moveTo>
                                  <a:pt x="0" y="315"/>
                                </a:moveTo>
                                <a:lnTo>
                                  <a:pt x="55" y="315"/>
                                </a:lnTo>
                                <a:moveTo>
                                  <a:pt x="0" y="0"/>
                                </a:moveTo>
                                <a:lnTo>
                                  <a:pt x="55" y="0"/>
                                </a:lnTo>
                              </a:path>
                            </a:pathLst>
                          </a:custGeom>
                          <a:noFill/>
                          <a:ln w="13590">
                            <a:solidFill>
                              <a:srgbClr val="3333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85" name="Text Box 1594"/>
                        <wps:cNvSpPr txBox="1">
                          <a:spLocks noChangeArrowheads="1"/>
                        </wps:cNvSpPr>
                        <wps:spPr bwMode="auto">
                          <a:xfrm>
                            <a:off x="2976" y="424"/>
                            <a:ext cx="334" cy="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00D152" w14:textId="77777777" w:rsidR="00C334C5" w:rsidRDefault="00C334C5">
                              <w:pPr>
                                <w:spacing w:line="118" w:lineRule="exact"/>
                                <w:rPr>
                                  <w:rFonts w:ascii="Arial"/>
                                  <w:sz w:val="12"/>
                                </w:rPr>
                              </w:pPr>
                              <w:r>
                                <w:rPr>
                                  <w:rFonts w:ascii="Arial"/>
                                  <w:color w:val="FF0000"/>
                                  <w:sz w:val="12"/>
                                </w:rPr>
                                <w:t>Mirror</w:t>
                              </w:r>
                            </w:p>
                          </w:txbxContent>
                        </wps:txbx>
                        <wps:bodyPr rot="0" vert="horz" wrap="square" lIns="0" tIns="0" rIns="0" bIns="0" anchor="t" anchorCtr="0" upright="1">
                          <a:noAutofit/>
                        </wps:bodyPr>
                      </wps:wsp>
                      <wps:wsp>
                        <wps:cNvPr id="1686" name="Text Box 1593"/>
                        <wps:cNvSpPr txBox="1">
                          <a:spLocks noChangeArrowheads="1"/>
                        </wps:cNvSpPr>
                        <wps:spPr bwMode="auto">
                          <a:xfrm>
                            <a:off x="2556" y="739"/>
                            <a:ext cx="374" cy="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27D0A5" w14:textId="77777777" w:rsidR="00C334C5" w:rsidRDefault="00C334C5">
                              <w:pPr>
                                <w:spacing w:line="118" w:lineRule="exact"/>
                                <w:rPr>
                                  <w:rFonts w:ascii="Arial"/>
                                  <w:sz w:val="12"/>
                                </w:rPr>
                              </w:pPr>
                              <w:r>
                                <w:rPr>
                                  <w:rFonts w:ascii="Arial"/>
                                  <w:color w:val="0000FF"/>
                                  <w:sz w:val="12"/>
                                </w:rPr>
                                <w:t>Parent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BC820E8" id="Group 1592" o:spid="_x0000_s1337" style="position:absolute;left:0;text-align:left;margin-left:117.75pt;margin-top:5.05pt;width:164pt;height:95.7pt;z-index:15744000;mso-position-horizontal-relative:page" coordorigin="2355,101" coordsize="3280,19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">
                <v:shape id="Freeform 1680" o:spid="_x0000_s1338" style="position:absolute;left:2680;top:2003;width:67;height:2;visibility:visible;mso-wrap-style:square;v-text-anchor:top" coordsize="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" path="m67,l,,67,xe" fillcolor="#a6a6a6" stroked="f">
                  <v:fill opacity="39321f"/>
                  <v:path arrowok="t" o:connecttype="custom" o:connectlocs="67,0;0,0;67,0" o:connectangles="0,0,0"/>
                </v:shape>
                <v:shape id="Freeform 1679" o:spid="_x0000_s1339" style="position:absolute;left:2680;top:2003;width:67;height:2;visibility:visible;mso-wrap-style:square;v-text-anchor:top" coordsize="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" path="m,l67,,,xe" filled="f" strokeweight=".21pt">
                  <v:path arrowok="t" o:connecttype="custom" o:connectlocs="0,0;67,0;0,0" o:connectangles="0,0,0"/>
                </v:shape>
                <v:rect id="Rectangle 1678" o:spid="_x0000_s1340" style="position:absolute;left:2747;top:2000;width:67;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" fillcolor="#a6a6a6" stroked="f">
                  <v:fill opacity="39321f"/>
                </v:rect>
                <v:rect id="Rectangle 1677" o:spid="_x0000_s1341" style="position:absolute;left:2747;top:2000;width:67;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" filled="f" strokeweight=".21pt"/>
                <v:rect id="Rectangle 1676" o:spid="_x0000_s1342" style="position:absolute;left:2814;top:1994;width:67;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" fillcolor="#a6a6a6" stroked="f">
                  <v:fill opacity="39321f"/>
                </v:rect>
                <v:rect id="Rectangle 1675" o:spid="_x0000_s1343" style="position:absolute;left:2814;top:1994;width:67;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" filled="f" strokeweight=".21pt"/>
                <v:rect id="Rectangle 1674" o:spid="_x0000_s1344" style="position:absolute;left:2881;top:1962;width:67;height: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" fillcolor="#a6a6a6" stroked="f">
                  <v:fill opacity="39321f"/>
                </v:rect>
                <v:rect id="Rectangle 1673" o:spid="_x0000_s1345" style="position:absolute;left:2881;top:1962;width:67;height: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" filled="f" strokeweight=".21pt"/>
                <v:rect id="Rectangle 1672" o:spid="_x0000_s1346" style="position:absolute;left:2948;top:1883;width:67;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" fillcolor="#a6a6a6" stroked="f">
                  <v:fill opacity="39321f"/>
                </v:rect>
                <v:rect id="Rectangle 1671" o:spid="_x0000_s1347" style="position:absolute;left:2948;top:1883;width:67;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" filled="f" strokeweight=".21pt"/>
                <v:rect id="Rectangle 1670" o:spid="_x0000_s1348" style="position:absolute;left:3015;top:1858;width:67;height:1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" fillcolor="#a6a6a6" stroked="f">
                  <v:fill opacity="39321f"/>
                </v:rect>
                <v:rect id="Rectangle 1669" o:spid="_x0000_s1349" style="position:absolute;left:3015;top:1858;width:67;height:1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" filled="f" strokeweight=".21pt"/>
                <v:rect id="Rectangle 1668" o:spid="_x0000_s1350" style="position:absolute;left:3082;top:1789;width:67;height:2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" fillcolor="#a6a6a6" stroked="f">
                  <v:fill opacity="39321f"/>
                </v:rect>
                <v:rect id="Rectangle 1667" o:spid="_x0000_s1351" style="position:absolute;left:3082;top:1789;width:67;height:2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" filled="f" strokeweight=".21pt"/>
                <v:rect id="Rectangle 1666" o:spid="_x0000_s1352" style="position:absolute;left:3149;top:1795;width:67;height: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" fillcolor="#a6a6a6" stroked="f">
                  <v:fill opacity="39321f"/>
                </v:rect>
                <v:rect id="Rectangle 1665" o:spid="_x0000_s1353" style="position:absolute;left:3149;top:1795;width:67;height: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" filled="f" strokeweight=".21pt"/>
                <v:rect id="Rectangle 1664" o:spid="_x0000_s1354" style="position:absolute;left:3217;top:1710;width:67;height:2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" fillcolor="#a6a6a6" stroked="f">
                  <v:fill opacity="39321f"/>
                </v:rect>
                <v:rect id="Rectangle 1663" o:spid="_x0000_s1355" style="position:absolute;left:3217;top:1710;width:67;height:2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" filled="f" strokeweight=".21pt"/>
                <v:rect id="Rectangle 1662" o:spid="_x0000_s1356" style="position:absolute;left:3284;top:1659;width:67;height:3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" fillcolor="#a6a6a6" stroked="f">
                  <v:fill opacity="39321f"/>
                </v:rect>
                <v:rect id="Rectangle 1661" o:spid="_x0000_s1357" style="position:absolute;left:3284;top:1659;width:67;height:3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" filled="f" strokeweight=".21pt"/>
                <v:rect id="Rectangle 1660" o:spid="_x0000_s1358" style="position:absolute;left:3351;top:1672;width:67;height:3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" fillcolor="#a6a6a6" stroked="f">
                  <v:fill opacity="39321f"/>
                </v:rect>
                <v:rect id="Rectangle 1659" o:spid="_x0000_s1359" style="position:absolute;left:3351;top:1672;width:67;height:3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" filled="f" strokeweight=".21pt"/>
                <v:rect id="Rectangle 1658" o:spid="_x0000_s1360" style="position:absolute;left:3418;top:1634;width:6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" fillcolor="#a6a6a6" stroked="f">
                  <v:fill opacity="39321f"/>
                </v:rect>
                <v:rect id="Rectangle 1657" o:spid="_x0000_s1361" style="position:absolute;left:3418;top:1634;width:6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" filled="f" strokeweight=".21pt"/>
                <v:rect id="Rectangle 1656" o:spid="_x0000_s1362" style="position:absolute;left:3485;top:1745;width:67;height: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" fillcolor="#a6a6a6" stroked="f">
                  <v:fill opacity="39321f"/>
                </v:rect>
                <v:rect id="Rectangle 1655" o:spid="_x0000_s1363" style="position:absolute;left:3485;top:1745;width:67;height: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" filled="f" strokeweight=".21pt"/>
                <v:rect id="Rectangle 1654" o:spid="_x0000_s1364" style="position:absolute;left:3552;top:1764;width:67;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" fillcolor="#a6a6a6" stroked="f">
                  <v:fill opacity="39321f"/>
                </v:rect>
                <v:rect id="Rectangle 1653" o:spid="_x0000_s1365" style="position:absolute;left:3552;top:1764;width:67;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" filled="f" strokeweight=".21pt"/>
                <v:rect id="Rectangle 1652" o:spid="_x0000_s1366" style="position:absolute;left:3619;top:1811;width:67;height:1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" fillcolor="#a6a6a6" stroked="f">
                  <v:fill opacity="39321f"/>
                </v:rect>
                <v:rect id="Rectangle 1651" o:spid="_x0000_s1367" style="position:absolute;left:3619;top:1811;width:67;height:1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" filled="f" strokeweight=".21pt"/>
                <v:rect id="Rectangle 1650" o:spid="_x0000_s1368" style="position:absolute;left:3686;top:1855;width:67;height: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" fillcolor="#a6a6a6" stroked="f">
                  <v:fill opacity="39321f"/>
                </v:rect>
                <v:rect id="Rectangle 1649" o:spid="_x0000_s1369" style="position:absolute;left:3686;top:1855;width:67;height: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" filled="f" strokeweight=".21pt"/>
                <v:rect id="Rectangle 1648" o:spid="_x0000_s1370" style="position:absolute;left:3753;top:1905;width:67;height: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" fillcolor="#a6a6a6" stroked="f">
                  <v:fill opacity="39321f"/>
                </v:rect>
                <v:rect id="Rectangle 1647" o:spid="_x0000_s1371" style="position:absolute;left:3753;top:1905;width:67;height: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" filled="f" strokeweight=".21pt"/>
                <v:rect id="Rectangle 1646" o:spid="_x0000_s1372" style="position:absolute;left:3820;top:1953;width:67;height: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" fillcolor="#a6a6a6" stroked="f">
                  <v:fill opacity="39321f"/>
                </v:rect>
                <v:rect id="Rectangle 1645" o:spid="_x0000_s1373" style="position:absolute;left:3820;top:1953;width:67;height: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" filled="f" strokeweight=".21pt"/>
                <v:rect id="Rectangle 1644" o:spid="_x0000_s1374" style="position:absolute;left:3887;top:1962;width:67;height: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" fillcolor="#a6a6a6" stroked="f">
                  <v:fill opacity="39321f"/>
                </v:rect>
                <v:rect id="Rectangle 1643" o:spid="_x0000_s1375" style="position:absolute;left:3887;top:1962;width:67;height: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" filled="f" strokeweight=".21pt"/>
                <v:rect id="Rectangle 1642" o:spid="_x0000_s1376" style="position:absolute;left:3955;top:1978;width:67;height: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" fillcolor="#a6a6a6" stroked="f">
                  <v:fill opacity="39321f"/>
                </v:rect>
                <v:rect id="Rectangle 1641" o:spid="_x0000_s1377" style="position:absolute;left:3955;top:1978;width:67;height: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" filled="f" strokeweight=".21pt"/>
                <v:rect id="Rectangle 1640" o:spid="_x0000_s1378" style="position:absolute;left:4022;top:1981;width:67;height: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" fillcolor="#a6a6a6" stroked="f">
                  <v:fill opacity="39321f"/>
                </v:rect>
                <v:rect id="Rectangle 1639" o:spid="_x0000_s1379" style="position:absolute;left:4022;top:1981;width:67;height: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" filled="f" strokeweight=".21pt"/>
                <v:shape id="Freeform 1638" o:spid="_x0000_s1380" style="position:absolute;left:4089;top:2003;width:67;height:2;visibility:visible;mso-wrap-style:square;v-text-anchor:top" coordsize="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" path="m67,l,,67,xe" fillcolor="#a6a6a6" stroked="f">
                  <v:fill opacity="39321f"/>
                  <v:path arrowok="t" o:connecttype="custom" o:connectlocs="67,0;0,0;67,0" o:connectangles="0,0,0"/>
                </v:shape>
                <v:shape id="Freeform 1637" o:spid="_x0000_s1381" style="position:absolute;left:4089;top:2003;width:67;height:2;visibility:visible;mso-wrap-style:square;v-text-anchor:top" coordsize="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" path="m,l67,,,xe" filled="f" strokeweight=".21pt">
                  <v:path arrowok="t" o:connecttype="custom" o:connectlocs="0,0;67,0;0,0" o:connectangles="0,0,0"/>
                </v:shape>
                <v:shape id="Freeform 1636" o:spid="_x0000_s1382" style="position:absolute;left:4156;top:2003;width:67;height:2;visibility:visible;mso-wrap-style:square;v-text-anchor:top" coordsize="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" path="m67,l,,67,xe" fillcolor="#a6a6a6" stroked="f">
                  <v:fill opacity="39321f"/>
                  <v:path arrowok="t" o:connecttype="custom" o:connectlocs="67,0;0,0;67,0" o:connectangles="0,0,0"/>
                </v:shape>
                <v:shape id="Freeform 1635" o:spid="_x0000_s1383" style="position:absolute;left:4156;top:2003;width:67;height:2;visibility:visible;mso-wrap-style:square;v-text-anchor:top" coordsize="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" path="m,l67,,,xe" filled="f" strokeweight=".21pt">
                  <v:path arrowok="t" o:connecttype="custom" o:connectlocs="0,0;67,0;0,0" o:connectangles="0,0,0"/>
                </v:shape>
                <v:shape id="Freeform 1634" o:spid="_x0000_s1384" style="position:absolute;left:4223;top:2003;width:67;height:2;visibility:visible;mso-wrap-style:square;v-text-anchor:top" coordsize="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" path="m67,l,,67,xe" fillcolor="#a6a6a6" stroked="f">
                  <v:fill opacity="39321f"/>
                  <v:path arrowok="t" o:connecttype="custom" o:connectlocs="67,0;0,0;67,0" o:connectangles="0,0,0"/>
                </v:shape>
                <v:shape id="Freeform 1633" o:spid="_x0000_s1385" style="position:absolute;left:4223;top:2003;width:67;height:2;visibility:visible;mso-wrap-style:square;v-text-anchor:top" coordsize="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" path="m,l67,,,xe" filled="f" strokeweight=".21pt">
                  <v:path arrowok="t" o:connecttype="custom" o:connectlocs="0,0;67,0;0,0" o:connectangles="0,0,0"/>
                </v:shape>
                <v:shape id="Freeform 1632" o:spid="_x0000_s1386" style="position:absolute;left:4290;top:2003;width:67;height:2;visibility:visible;mso-wrap-style:square;v-text-anchor:top" coordsize="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" path="m67,l,,67,xe" fillcolor="#a6a6a6" stroked="f">
                  <v:fill opacity="39321f"/>
                  <v:path arrowok="t" o:connecttype="custom" o:connectlocs="67,0;0,0;67,0" o:connectangles="0,0,0"/>
                </v:shape>
                <v:shape id="Freeform 1631" o:spid="_x0000_s1387" style="position:absolute;left:4290;top:2003;width:67;height:2;visibility:visible;mso-wrap-style:square;v-text-anchor:top" coordsize="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" path="m,l67,,,xe" filled="f" strokeweight=".21pt">
                  <v:path arrowok="t" o:connecttype="custom" o:connectlocs="0,0;67,0;0,0" o:connectangles="0,0,0"/>
                </v:shape>
                <v:shape id="Freeform 1630" o:spid="_x0000_s1388" style="position:absolute;left:4357;top:2003;width:67;height:2;visibility:visible;mso-wrap-style:square;v-text-anchor:top" coordsize="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" path="m67,l,,67,xe" fillcolor="#a6a6a6" stroked="f">
                  <v:fill opacity="39321f"/>
                  <v:path arrowok="t" o:connecttype="custom" o:connectlocs="67,0;0,0;67,0" o:connectangles="0,0,0"/>
                </v:shape>
                <v:shape id="Freeform 1629" o:spid="_x0000_s1389" style="position:absolute;left:4357;top:2003;width:67;height:2;visibility:visible;mso-wrap-style:square;v-text-anchor:top" coordsize="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" path="m,l67,,,xe" filled="f" strokeweight=".21pt">
                  <v:path arrowok="t" o:connecttype="custom" o:connectlocs="0,0;67,0;0,0" o:connectangles="0,0,0"/>
                </v:shape>
                <v:shape id="Freeform 1628" o:spid="_x0000_s1390" style="position:absolute;left:4424;top:2003;width:67;height:2;visibility:visible;mso-wrap-style:square;v-text-anchor:top" coordsize="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" path="m67,l,,67,xe" fillcolor="#a6a6a6" stroked="f">
                  <v:fill opacity="39321f"/>
                  <v:path arrowok="t" o:connecttype="custom" o:connectlocs="67,0;0,0;67,0" o:connectangles="0,0,0"/>
                </v:shape>
                <v:shape id="Freeform 1627" o:spid="_x0000_s1391" style="position:absolute;left:4424;top:2003;width:67;height:2;visibility:visible;mso-wrap-style:square;v-text-anchor:top" coordsize="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" path="m,l67,,,xe" filled="f" strokeweight=".21pt">
                  <v:path arrowok="t" o:connecttype="custom" o:connectlocs="0,0;67,0;0,0" o:connectangles="0,0,0"/>
                </v:shape>
                <v:shape id="Freeform 1626" o:spid="_x0000_s1392" style="position:absolute;left:4491;top:2003;width:67;height:2;visibility:visible;mso-wrap-style:square;v-text-anchor:top" coordsize="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" path="m67,l,,67,xe" fillcolor="#a6a6a6" stroked="f">
                  <v:fill opacity="39321f"/>
                  <v:path arrowok="t" o:connecttype="custom" o:connectlocs="67,0;0,0;67,0" o:connectangles="0,0,0"/>
                </v:shape>
                <v:shape id="Freeform 1625" o:spid="_x0000_s1393" style="position:absolute;left:4491;top:2003;width:67;height:2;visibility:visible;mso-wrap-style:square;v-text-anchor:top" coordsize="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" path="m,l67,,,xe" filled="f" strokeweight=".21pt">
                  <v:path arrowok="t" o:connecttype="custom" o:connectlocs="0,0;67,0;0,0" o:connectangles="0,0,0"/>
                </v:shape>
                <v:shape id="Freeform 1624" o:spid="_x0000_s1394" style="position:absolute;left:4558;top:2003;width:67;height:2;visibility:visible;mso-wrap-style:square;v-text-anchor:top" coordsize="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" path="m67,l,,67,xe" fillcolor="#a6a6a6" stroked="f">
                  <v:fill opacity="39321f"/>
                  <v:path arrowok="t" o:connecttype="custom" o:connectlocs="67,0;0,0;67,0" o:connectangles="0,0,0"/>
                </v:shape>
                <v:shape id="Freeform 1623" o:spid="_x0000_s1395" style="position:absolute;left:4558;top:2003;width:67;height:2;visibility:visible;mso-wrap-style:square;v-text-anchor:top" coordsize="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" path="m,l67,,,xe" filled="f" strokeweight=".21pt">
                  <v:path arrowok="t" o:connecttype="custom" o:connectlocs="0,0;67,0;0,0" o:connectangles="0,0,0"/>
                </v:shape>
                <v:shape id="Freeform 1622" o:spid="_x0000_s1396" style="position:absolute;left:4626;top:2003;width:67;height:2;visibility:visible;mso-wrap-style:square;v-text-anchor:top" coordsize="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" path="m67,l,,67,xe" fillcolor="#a6a6a6" stroked="f">
                  <v:fill opacity="39321f"/>
                  <v:path arrowok="t" o:connecttype="custom" o:connectlocs="67,0;0,0;67,0" o:connectangles="0,0,0"/>
                </v:shape>
                <v:shape id="Freeform 1621" o:spid="_x0000_s1397" style="position:absolute;left:4626;top:2003;width:67;height:2;visibility:visible;mso-wrap-style:square;v-text-anchor:top" coordsize="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" path="m,l67,,,xe" filled="f" strokeweight=".21pt">
                  <v:path arrowok="t" o:connecttype="custom" o:connectlocs="0,0;67,0;0,0" o:connectangles="0,0,0"/>
                </v:shape>
                <v:shape id="Freeform 1620" o:spid="_x0000_s1398" style="position:absolute;left:4693;top:2003;width:67;height:2;visibility:visible;mso-wrap-style:square;v-text-anchor:top" coordsize="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" path="m67,l,,67,xe" fillcolor="#a6a6a6" stroked="f">
                  <v:fill opacity="39321f"/>
                  <v:path arrowok="t" o:connecttype="custom" o:connectlocs="67,0;0,0;67,0" o:connectangles="0,0,0"/>
                </v:shape>
                <v:shape id="Freeform 1619" o:spid="_x0000_s1399" style="position:absolute;left:4693;top:2003;width:67;height:2;visibility:visible;mso-wrap-style:square;v-text-anchor:top" coordsize="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" path="m,l67,,,xe" filled="f" strokeweight=".21pt">
                  <v:path arrowok="t" o:connecttype="custom" o:connectlocs="0,0;67,0;0,0" o:connectangles="0,0,0"/>
                </v:shape>
                <v:shape id="Freeform 1618" o:spid="_x0000_s1400" style="position:absolute;left:4760;top:2003;width:67;height:2;visibility:visible;mso-wrap-style:square;v-text-anchor:top" coordsize="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" path="m67,l,,67,xe" fillcolor="#a6a6a6" stroked="f">
                  <v:fill opacity="39321f"/>
                  <v:path arrowok="t" o:connecttype="custom" o:connectlocs="67,0;0,0;67,0" o:connectangles="0,0,0"/>
                </v:shape>
                <v:shape id="Freeform 1617" o:spid="_x0000_s1401" style="position:absolute;left:4760;top:2003;width:67;height:2;visibility:visible;mso-wrap-style:square;v-text-anchor:top" coordsize="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" path="m,l67,,,xe" filled="f" strokeweight=".21pt">
                  <v:path arrowok="t" o:connecttype="custom" o:connectlocs="0,0;67,0;0,0" o:connectangles="0,0,0"/>
                </v:shape>
                <v:shape id="Freeform 1616" o:spid="_x0000_s1402" style="position:absolute;left:4827;top:2003;width:67;height:2;visibility:visible;mso-wrap-style:square;v-text-anchor:top" coordsize="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" path="m67,l,,67,xe" fillcolor="#a6a6a6" stroked="f">
                  <v:fill opacity="39321f"/>
                  <v:path arrowok="t" o:connecttype="custom" o:connectlocs="67,0;0,0;67,0" o:connectangles="0,0,0"/>
                </v:shape>
                <v:shape id="Freeform 1615" o:spid="_x0000_s1403" style="position:absolute;left:4827;top:2003;width:67;height:2;visibility:visible;mso-wrap-style:square;v-text-anchor:top" coordsize="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" path="m,l67,,,xe" filled="f" strokeweight=".21pt">
                  <v:path arrowok="t" o:connecttype="custom" o:connectlocs="0,0;67,0;0,0" o:connectangles="0,0,0"/>
                </v:shape>
                <v:shape id="Freeform 1614" o:spid="_x0000_s1404" style="position:absolute;left:4894;top:2003;width:67;height:2;visibility:visible;mso-wrap-style:square;v-text-anchor:top" coordsize="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" path="m67,l,,67,xe" fillcolor="#a6a6a6" stroked="f">
                  <v:fill opacity="39321f"/>
                  <v:path arrowok="t" o:connecttype="custom" o:connectlocs="67,0;0,0;67,0" o:connectangles="0,0,0"/>
                </v:shape>
                <v:shape id="Freeform 1613" o:spid="_x0000_s1405" style="position:absolute;left:4894;top:2003;width:67;height:2;visibility:visible;mso-wrap-style:square;v-text-anchor:top" coordsize="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" path="m,l67,,,xe" filled="f" strokeweight=".21pt">
                  <v:path arrowok="t" o:connecttype="custom" o:connectlocs="0,0;67,0;0,0" o:connectangles="0,0,0"/>
                </v:shape>
                <v:shape id="Freeform 1612" o:spid="_x0000_s1406" style="position:absolute;left:4961;top:2003;width:67;height:2;visibility:visible;mso-wrap-style:square;v-text-anchor:top" coordsize="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" path="m67,l,,67,xe" fillcolor="#a6a6a6" stroked="f">
                  <v:fill opacity="39321f"/>
                  <v:path arrowok="t" o:connecttype="custom" o:connectlocs="67,0;0,0;67,0" o:connectangles="0,0,0"/>
                </v:shape>
                <v:shape id="Freeform 1611" o:spid="_x0000_s1407" style="position:absolute;left:4961;top:2003;width:67;height:2;visibility:visible;mso-wrap-style:square;v-text-anchor:top" coordsize="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" path="m,l67,,,xe" filled="f" strokeweight=".21pt">
                  <v:path arrowok="t" o:connecttype="custom" o:connectlocs="0,0;67,0;0,0" o:connectangles="0,0,0"/>
                </v:shape>
                <v:shape id="Freeform 1610" o:spid="_x0000_s1408" style="position:absolute;left:5028;top:2003;width:67;height:2;visibility:visible;mso-wrap-style:square;v-text-anchor:top" coordsize="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" path="m67,l,,67,xe" fillcolor="#a6a6a6" stroked="f">
                  <v:fill opacity="39321f"/>
                  <v:path arrowok="t" o:connecttype="custom" o:connectlocs="67,0;0,0;67,0" o:connectangles="0,0,0"/>
                </v:shape>
                <v:shape id="Freeform 1609" o:spid="_x0000_s1409" style="position:absolute;left:5028;top:2003;width:67;height:2;visibility:visible;mso-wrap-style:square;v-text-anchor:top" coordsize="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" path="m,l67,,,xe" filled="f" strokeweight=".21pt">
                  <v:path arrowok="t" o:connecttype="custom" o:connectlocs="0,0;67,0;0,0" o:connectangles="0,0,0"/>
                </v:shape>
                <v:shape id="Freeform 1608" o:spid="_x0000_s1410" style="position:absolute;left:5095;top:2003;width:67;height:2;visibility:visible;mso-wrap-style:square;v-text-anchor:top" coordsize="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" path="m67,l,,67,xe" fillcolor="#a6a6a6" stroked="f">
                  <v:fill opacity="39321f"/>
                  <v:path arrowok="t" o:connecttype="custom" o:connectlocs="67,0;0,0;67,0" o:connectangles="0,0,0"/>
                </v:shape>
                <v:shape id="Freeform 1607" o:spid="_x0000_s1411" style="position:absolute;left:5095;top:2003;width:67;height:2;visibility:visible;mso-wrap-style:square;v-text-anchor:top" coordsize="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" path="m,l67,,,xe" filled="f" strokeweight=".21pt">
                  <v:path arrowok="t" o:connecttype="custom" o:connectlocs="0,0;67,0;0,0" o:connectangles="0,0,0"/>
                </v:shape>
                <v:shape id="Freeform 1606" o:spid="_x0000_s1412" style="position:absolute;left:5162;top:2003;width:67;height:2;visibility:visible;mso-wrap-style:square;v-text-anchor:top" coordsize="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" path="m67,l,,67,xe" fillcolor="#a6a6a6" stroked="f">
                  <v:fill opacity="39321f"/>
                  <v:path arrowok="t" o:connecttype="custom" o:connectlocs="67,0;0,0;67,0" o:connectangles="0,0,0"/>
                </v:shape>
                <v:shape id="Freeform 1605" o:spid="_x0000_s1413" style="position:absolute;left:5162;top:2003;width:67;height:2;visibility:visible;mso-wrap-style:square;v-text-anchor:top" coordsize="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" path="m,l67,,,xe" filled="f" strokeweight=".21pt">
                  <v:path arrowok="t" o:connecttype="custom" o:connectlocs="0,0;67,0;0,0" o:connectangles="0,0,0"/>
                </v:shape>
                <v:shape id="Freeform 1604" o:spid="_x0000_s1414" style="position:absolute;left:5229;top:2003;width:67;height:2;visibility:visible;mso-wrap-style:square;v-text-anchor:top" coordsize="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" path="m67,l,,67,xe" fillcolor="#a6a6a6" stroked="f">
                  <v:fill opacity="39321f"/>
                  <v:path arrowok="t" o:connecttype="custom" o:connectlocs="67,0;0,0;67,0" o:connectangles="0,0,0"/>
                </v:shape>
                <v:shape id="Freeform 1603" o:spid="_x0000_s1415" style="position:absolute;left:5229;top:2003;width:67;height:2;visibility:visible;mso-wrap-style:square;v-text-anchor:top" coordsize="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" path="m,l67,,,xe" filled="f" strokeweight=".21pt">
                  <v:path arrowok="t" o:connecttype="custom" o:connectlocs="0,0;67,0;0,0" o:connectangles="0,0,0"/>
                </v:shape>
                <v:shape id="Freeform 1602" o:spid="_x0000_s1416" style="position:absolute;left:5297;top:2003;width:67;height:2;visibility:visible;mso-wrap-style:square;v-text-anchor:top" coordsize="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" path="m67,l,,67,xe" fillcolor="#a6a6a6" stroked="f">
                  <v:fill opacity="39321f"/>
                  <v:path arrowok="t" o:connecttype="custom" o:connectlocs="67,0;0,0;67,0" o:connectangles="0,0,0"/>
                </v:shape>
                <v:shape id="Freeform 1601" o:spid="_x0000_s1417" style="position:absolute;left:5297;top:2003;width:67;height:2;visibility:visible;mso-wrap-style:square;v-text-anchor:top" coordsize="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" path="m,l67,,,xe" filled="f" strokeweight=".21pt">
                  <v:path arrowok="t" o:connecttype="custom" o:connectlocs="0,0;67,0;0,0" o:connectangles="0,0,0"/>
                </v:shape>
                <v:line id="Line 1600" o:spid="_x0000_s1418" style="position:absolute;visibility:visible;mso-wrap-style:square" from="2410,2004" to="5635,2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" strokeweight=".3775mm"/>
                <v:rect id="Rectangle 1599" o:spid="_x0000_s1419" style="position:absolute;left:2399;top:111;width:22;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" fillcolor="black" stroked="f">
                  <v:fill opacity="39321f"/>
                </v:rect>
                <v:line id="Line 1598" o:spid="_x0000_s1420" style="position:absolute;visibility:visible;mso-wrap-style:square" from="3133,2004" to="3133,2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" strokecolor="red" strokeweight=".3775mm"/>
                <v:line id="Line 1597" o:spid="_x0000_s1421" style="position:absolute;visibility:visible;mso-wrap-style:square" from="2734,2004" to="2734,2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" strokecolor="blue" strokeweight=".3775mm">
                  <v:stroke dashstyle="dash"/>
                </v:line>
                <v:rect id="Rectangle 1596" o:spid="_x0000_s1422" style="position:absolute;left:2399;top:111;width:22;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" fillcolor="black" stroked="f"/>
                <v:shape id="AutoShape 1595" o:spid="_x0000_s1423" style="position:absolute;left:2354;top:111;width:55;height:1893;visibility:visible;mso-wrap-style:square;v-text-anchor:top" coordsize="55,1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" path="m,1892r55,m,1576r55,m,1261r55,m,946r55,m,630r55,m,315r55,m,l55,e" filled="f" strokecolor="#333" strokeweight=".3775mm">
                  <v:path arrowok="t" o:connecttype="custom" o:connectlocs="0,2004;55,2004;0,1688;55,1688;0,1373;55,1373;0,1058;55,1058;0,742;55,742;0,427;55,427;0,112;55,112" o:connectangles="0,0,0,0,0,0,0,0,0,0,0,0,0,0"/>
                </v:shape>
                <v:shape id="Text Box 1594" o:spid="_x0000_s1424" type="#_x0000_t202" style="position:absolute;left:2976;top:424;width:334;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" filled="f" stroked="f">
                  <v:textbox inset="0,0,0,0">
                    <w:txbxContent>
                      <w:p w14:paraId="2C00D152" w14:textId="77777777" w:rsidR="00C334C5" w:rsidRDefault="00C334C5">
                        <w:pPr>
                          <w:spacing w:line="118" w:lineRule="exact"/>
                          <w:rPr>
                            <w:rFonts w:ascii="Arial"/>
                            <w:sz w:val="12"/>
                          </w:rPr>
                        </w:pPr>
                        <w:r>
                          <w:rPr>
                            <w:rFonts w:ascii="Arial"/>
                            <w:color w:val="FF0000"/>
                            <w:sz w:val="12"/>
                          </w:rPr>
                          <w:t>Mirror</w:t>
                        </w:r>
                      </w:p>
                    </w:txbxContent>
                  </v:textbox>
                </v:shape>
                <v:shape id="Text Box 1593" o:spid="_x0000_s1425" type="#_x0000_t202" style="position:absolute;left:2556;top:739;width:374;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" filled="f" stroked="f">
                  <v:textbox inset="0,0,0,0">
                    <w:txbxContent>
                      <w:p w14:paraId="4327D0A5" w14:textId="77777777" w:rsidR="00C334C5" w:rsidRDefault="00C334C5">
                        <w:pPr>
                          <w:spacing w:line="118" w:lineRule="exact"/>
                          <w:rPr>
                            <w:rFonts w:ascii="Arial"/>
                            <w:sz w:val="12"/>
                          </w:rPr>
                        </w:pPr>
                        <w:r>
                          <w:rPr>
                            <w:rFonts w:ascii="Arial"/>
                            <w:color w:val="0000FF"/>
                            <w:sz w:val="12"/>
                          </w:rPr>
                          <w:t>Parent</w:t>
                        </w:r>
                      </w:p>
                    </w:txbxContent>
                  </v:textbox>
                </v:shape>
                <w10:wrap anchorx="page"/>
              </v:group>
            </w:pict>
          </mc:Fallback>
        </mc:AlternateContent>
      </w:r>
      <w:r w:rsidR="00DC0BFC">
        <w:rPr>
          <w:rFonts w:ascii="Arial"/>
          <w:color w:val="4D4D4D"/>
          <w:sz w:val="16"/>
        </w:rPr>
        <w:t>600</w:t>
      </w:r>
    </w:p>
    <w:p w14:paraId="3EB5C4BD" w14:textId="77777777" w:rsidR="00BB4C49" w:rsidRDefault="00DC0BFC">
      <w:pPr>
        <w:spacing w:before="131"/>
        <w:ind w:right="375"/>
        <w:jc w:val="right"/>
        <w:rPr>
          <w:rFonts w:ascii="Arial"/>
          <w:sz w:val="16"/>
        </w:rPr>
      </w:pPr>
      <w:r>
        <w:rPr>
          <w:rFonts w:ascii="Arial"/>
          <w:color w:val="4D4D4D"/>
          <w:sz w:val="16"/>
        </w:rPr>
        <w:t>500</w:t>
      </w:r>
    </w:p>
    <w:p w14:paraId="5E495B1A" w14:textId="77777777" w:rsidR="00BB4C49" w:rsidRDefault="00DC0BFC">
      <w:pPr>
        <w:spacing w:before="132"/>
        <w:ind w:right="375"/>
        <w:jc w:val="right"/>
        <w:rPr>
          <w:rFonts w:ascii="Arial"/>
          <w:sz w:val="16"/>
        </w:rPr>
      </w:pPr>
      <w:r>
        <w:rPr>
          <w:rFonts w:ascii="Arial"/>
          <w:color w:val="4D4D4D"/>
          <w:sz w:val="16"/>
        </w:rPr>
        <w:t>400</w:t>
      </w:r>
    </w:p>
    <w:p w14:paraId="3F38E97C" w14:textId="77777777" w:rsidR="00BB4C49" w:rsidRDefault="00DC0BFC">
      <w:pPr>
        <w:spacing w:before="131"/>
        <w:ind w:right="375"/>
        <w:jc w:val="right"/>
        <w:rPr>
          <w:rFonts w:ascii="Arial"/>
          <w:sz w:val="16"/>
        </w:rPr>
      </w:pPr>
      <w:r>
        <w:rPr>
          <w:rFonts w:ascii="Arial"/>
          <w:color w:val="4D4D4D"/>
          <w:sz w:val="16"/>
        </w:rPr>
        <w:t>300</w:t>
      </w:r>
    </w:p>
    <w:p w14:paraId="05620940" w14:textId="77777777" w:rsidR="00BB4C49" w:rsidRDefault="00DC0BFC">
      <w:pPr>
        <w:spacing w:before="132"/>
        <w:ind w:right="375"/>
        <w:jc w:val="right"/>
        <w:rPr>
          <w:rFonts w:ascii="Arial"/>
          <w:sz w:val="16"/>
        </w:rPr>
      </w:pPr>
      <w:r>
        <w:rPr>
          <w:rFonts w:ascii="Arial"/>
          <w:color w:val="4D4D4D"/>
          <w:sz w:val="16"/>
        </w:rPr>
        <w:t>200</w:t>
      </w:r>
    </w:p>
    <w:p w14:paraId="1D098F81" w14:textId="77777777" w:rsidR="00BB4C49" w:rsidRDefault="00144D41">
      <w:pPr>
        <w:spacing w:before="131"/>
        <w:ind w:right="375"/>
        <w:jc w:val="right"/>
        <w:rPr>
          <w:rFonts w:ascii="Arial"/>
          <w:sz w:val="16"/>
        </w:rPr>
      </w:pPr>
      <w:r>
        <w:rPr>
          <w:noProof/>
        </w:rPr>
        <mc:AlternateContent>
          <mc:Choice Requires="wps">
            <w:drawing>
              <wp:anchor distT="0" distB="0" distL="114300" distR="114300" simplePos="0" relativeHeight="15746048" behindDoc="0" locked="0" layoutInCell="1" allowOverlap="1" wp14:anchorId="19150528" wp14:editId="56739237">
                <wp:simplePos x="0" y="0"/>
                <wp:positionH relativeFrom="page">
                  <wp:posOffset>1124585</wp:posOffset>
                </wp:positionH>
                <wp:positionV relativeFrom="paragraph">
                  <wp:posOffset>212090</wp:posOffset>
                </wp:positionV>
                <wp:extent cx="153035" cy="626110"/>
                <wp:effectExtent l="0" t="0" r="0" b="0"/>
                <wp:wrapNone/>
                <wp:docPr id="1597" name="Text Box 15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035" cy="626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924009" w14:textId="77777777" w:rsidR="00C334C5" w:rsidRDefault="00C334C5">
                            <w:pPr>
                              <w:spacing w:line="216" w:lineRule="exact"/>
                              <w:ind w:left="20"/>
                              <w:rPr>
                                <w:rFonts w:ascii="Arial"/>
                                <w:sz w:val="20"/>
                              </w:rPr>
                            </w:pPr>
                            <w:r>
                              <w:rPr>
                                <w:rFonts w:ascii="Arial"/>
                                <w:sz w:val="20"/>
                              </w:rPr>
                              <w:t>Frequency</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150528" id="Text Box 1591" o:spid="_x0000_s1426" type="#_x0000_t202" style="position:absolute;left:0;text-align:left;margin-left:88.55pt;margin-top:16.7pt;width:12.05pt;height:49.3pt;z-index:15746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" filled="f" stroked="f">
                <v:textbox style="layout-flow:vertical;mso-layout-flow-alt:bottom-to-top" inset="0,0,0,0">
                  <w:txbxContent>
                    <w:p w14:paraId="5A924009" w14:textId="77777777" w:rsidR="00C334C5" w:rsidRDefault="00C334C5">
                      <w:pPr>
                        <w:spacing w:line="216" w:lineRule="exact"/>
                        <w:ind w:left="20"/>
                        <w:rPr>
                          <w:rFonts w:ascii="Arial"/>
                          <w:sz w:val="20"/>
                        </w:rPr>
                      </w:pPr>
                      <w:r>
                        <w:rPr>
                          <w:rFonts w:ascii="Arial"/>
                          <w:sz w:val="20"/>
                        </w:rPr>
                        <w:t>Frequency</w:t>
                      </w:r>
                    </w:p>
                  </w:txbxContent>
                </v:textbox>
                <w10:wrap anchorx="page"/>
              </v:shape>
            </w:pict>
          </mc:Fallback>
        </mc:AlternateContent>
      </w:r>
      <w:r w:rsidR="00DC0BFC">
        <w:rPr>
          <w:rFonts w:ascii="Arial"/>
          <w:color w:val="4D4D4D"/>
          <w:sz w:val="16"/>
        </w:rPr>
        <w:t>100</w:t>
      </w:r>
    </w:p>
    <w:p w14:paraId="12D304A2" w14:textId="77777777" w:rsidR="00BB4C49" w:rsidRDefault="00DC0BFC">
      <w:pPr>
        <w:spacing w:before="131"/>
        <w:ind w:right="374"/>
        <w:jc w:val="right"/>
        <w:rPr>
          <w:rFonts w:ascii="Arial"/>
          <w:sz w:val="16"/>
        </w:rPr>
      </w:pPr>
      <w:r>
        <w:rPr>
          <w:rFonts w:ascii="Arial"/>
          <w:color w:val="4D4D4D"/>
          <w:sz w:val="16"/>
        </w:rPr>
        <w:t>0</w:t>
      </w:r>
    </w:p>
    <w:p w14:paraId="44657A3E" w14:textId="77777777" w:rsidR="00BB4C49" w:rsidRDefault="00DC0BFC">
      <w:pPr>
        <w:spacing w:before="121"/>
        <w:ind w:left="1549"/>
        <w:rPr>
          <w:rFonts w:ascii="Arial"/>
          <w:b/>
        </w:rPr>
      </w:pPr>
      <w:r>
        <w:rPr>
          <w:rFonts w:ascii="Arial"/>
          <w:b/>
        </w:rPr>
        <w:t>C</w:t>
      </w:r>
    </w:p>
    <w:p w14:paraId="040F69A1" w14:textId="77777777" w:rsidR="00BB4C49" w:rsidRDefault="00144D41">
      <w:pPr>
        <w:spacing w:before="19"/>
        <w:ind w:right="375"/>
        <w:jc w:val="right"/>
        <w:rPr>
          <w:rFonts w:ascii="Arial"/>
          <w:sz w:val="16"/>
        </w:rPr>
      </w:pPr>
      <w:r>
        <w:rPr>
          <w:noProof/>
        </w:rPr>
        <mc:AlternateContent>
          <mc:Choice Requires="wpg">
            <w:drawing>
              <wp:anchor distT="0" distB="0" distL="114300" distR="114300" simplePos="0" relativeHeight="15744512" behindDoc="0" locked="0" layoutInCell="1" allowOverlap="1" wp14:anchorId="2ABD3B26" wp14:editId="3892DB40">
                <wp:simplePos x="0" y="0"/>
                <wp:positionH relativeFrom="page">
                  <wp:posOffset>1495425</wp:posOffset>
                </wp:positionH>
                <wp:positionV relativeFrom="paragraph">
                  <wp:posOffset>64135</wp:posOffset>
                </wp:positionV>
                <wp:extent cx="2082800" cy="1243330"/>
                <wp:effectExtent l="0" t="0" r="0" b="0"/>
                <wp:wrapNone/>
                <wp:docPr id="1507" name="Group 15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82800" cy="1243330"/>
                          <a:chOff x="2355" y="101"/>
                          <a:chExt cx="3280" cy="1958"/>
                        </a:xfrm>
                      </wpg:grpSpPr>
                      <wps:wsp>
                        <wps:cNvPr id="1508" name="Rectangle 1590"/>
                        <wps:cNvSpPr>
                          <a:spLocks noChangeArrowheads="1"/>
                        </wps:cNvSpPr>
                        <wps:spPr bwMode="auto">
                          <a:xfrm>
                            <a:off x="2680" y="1987"/>
                            <a:ext cx="67" cy="16"/>
                          </a:xfrm>
                          <a:prstGeom prst="rect">
                            <a:avLst/>
                          </a:prstGeom>
                          <a:solidFill>
                            <a:srgbClr val="A6A6A6">
                              <a:alpha val="5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09" name="Rectangle 1589"/>
                        <wps:cNvSpPr>
                          <a:spLocks noChangeArrowheads="1"/>
                        </wps:cNvSpPr>
                        <wps:spPr bwMode="auto">
                          <a:xfrm>
                            <a:off x="2680" y="1987"/>
                            <a:ext cx="67" cy="16"/>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10" name="Rectangle 1588"/>
                        <wps:cNvSpPr>
                          <a:spLocks noChangeArrowheads="1"/>
                        </wps:cNvSpPr>
                        <wps:spPr bwMode="auto">
                          <a:xfrm>
                            <a:off x="2747" y="1827"/>
                            <a:ext cx="67" cy="177"/>
                          </a:xfrm>
                          <a:prstGeom prst="rect">
                            <a:avLst/>
                          </a:prstGeom>
                          <a:solidFill>
                            <a:srgbClr val="A6A6A6">
                              <a:alpha val="5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1" name="Rectangle 1587"/>
                        <wps:cNvSpPr>
                          <a:spLocks noChangeArrowheads="1"/>
                        </wps:cNvSpPr>
                        <wps:spPr bwMode="auto">
                          <a:xfrm>
                            <a:off x="2747" y="1827"/>
                            <a:ext cx="67" cy="177"/>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12" name="Rectangle 1586"/>
                        <wps:cNvSpPr>
                          <a:spLocks noChangeArrowheads="1"/>
                        </wps:cNvSpPr>
                        <wps:spPr bwMode="auto">
                          <a:xfrm>
                            <a:off x="2814" y="1300"/>
                            <a:ext cx="67" cy="704"/>
                          </a:xfrm>
                          <a:prstGeom prst="rect">
                            <a:avLst/>
                          </a:prstGeom>
                          <a:solidFill>
                            <a:srgbClr val="A6A6A6">
                              <a:alpha val="5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3" name="Rectangle 1585"/>
                        <wps:cNvSpPr>
                          <a:spLocks noChangeArrowheads="1"/>
                        </wps:cNvSpPr>
                        <wps:spPr bwMode="auto">
                          <a:xfrm>
                            <a:off x="2814" y="1300"/>
                            <a:ext cx="67" cy="704"/>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14" name="Rectangle 1584"/>
                        <wps:cNvSpPr>
                          <a:spLocks noChangeArrowheads="1"/>
                        </wps:cNvSpPr>
                        <wps:spPr bwMode="auto">
                          <a:xfrm>
                            <a:off x="2881" y="881"/>
                            <a:ext cx="67" cy="1123"/>
                          </a:xfrm>
                          <a:prstGeom prst="rect">
                            <a:avLst/>
                          </a:prstGeom>
                          <a:solidFill>
                            <a:srgbClr val="A6A6A6">
                              <a:alpha val="5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5" name="Rectangle 1583"/>
                        <wps:cNvSpPr>
                          <a:spLocks noChangeArrowheads="1"/>
                        </wps:cNvSpPr>
                        <wps:spPr bwMode="auto">
                          <a:xfrm>
                            <a:off x="2881" y="881"/>
                            <a:ext cx="67" cy="1123"/>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16" name="Rectangle 1582"/>
                        <wps:cNvSpPr>
                          <a:spLocks noChangeArrowheads="1"/>
                        </wps:cNvSpPr>
                        <wps:spPr bwMode="auto">
                          <a:xfrm>
                            <a:off x="2948" y="1177"/>
                            <a:ext cx="67" cy="827"/>
                          </a:xfrm>
                          <a:prstGeom prst="rect">
                            <a:avLst/>
                          </a:prstGeom>
                          <a:solidFill>
                            <a:srgbClr val="A6A6A6">
                              <a:alpha val="5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7" name="Rectangle 1581"/>
                        <wps:cNvSpPr>
                          <a:spLocks noChangeArrowheads="1"/>
                        </wps:cNvSpPr>
                        <wps:spPr bwMode="auto">
                          <a:xfrm>
                            <a:off x="2948" y="1177"/>
                            <a:ext cx="67" cy="827"/>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18" name="Rectangle 1580"/>
                        <wps:cNvSpPr>
                          <a:spLocks noChangeArrowheads="1"/>
                        </wps:cNvSpPr>
                        <wps:spPr bwMode="auto">
                          <a:xfrm>
                            <a:off x="3015" y="1735"/>
                            <a:ext cx="67" cy="269"/>
                          </a:xfrm>
                          <a:prstGeom prst="rect">
                            <a:avLst/>
                          </a:prstGeom>
                          <a:solidFill>
                            <a:srgbClr val="A6A6A6">
                              <a:alpha val="5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9" name="Rectangle 1579"/>
                        <wps:cNvSpPr>
                          <a:spLocks noChangeArrowheads="1"/>
                        </wps:cNvSpPr>
                        <wps:spPr bwMode="auto">
                          <a:xfrm>
                            <a:off x="3015" y="1735"/>
                            <a:ext cx="67" cy="269"/>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20" name="Rectangle 1578"/>
                        <wps:cNvSpPr>
                          <a:spLocks noChangeArrowheads="1"/>
                        </wps:cNvSpPr>
                        <wps:spPr bwMode="auto">
                          <a:xfrm>
                            <a:off x="3082" y="1972"/>
                            <a:ext cx="67" cy="32"/>
                          </a:xfrm>
                          <a:prstGeom prst="rect">
                            <a:avLst/>
                          </a:prstGeom>
                          <a:solidFill>
                            <a:srgbClr val="A6A6A6">
                              <a:alpha val="5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21" name="Rectangle 1577"/>
                        <wps:cNvSpPr>
                          <a:spLocks noChangeArrowheads="1"/>
                        </wps:cNvSpPr>
                        <wps:spPr bwMode="auto">
                          <a:xfrm>
                            <a:off x="3082" y="1972"/>
                            <a:ext cx="67" cy="32"/>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22" name="Rectangle 1576"/>
                        <wps:cNvSpPr>
                          <a:spLocks noChangeArrowheads="1"/>
                        </wps:cNvSpPr>
                        <wps:spPr bwMode="auto">
                          <a:xfrm>
                            <a:off x="3149" y="1997"/>
                            <a:ext cx="67" cy="7"/>
                          </a:xfrm>
                          <a:prstGeom prst="rect">
                            <a:avLst/>
                          </a:prstGeom>
                          <a:solidFill>
                            <a:srgbClr val="A6A6A6">
                              <a:alpha val="5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23" name="Rectangle 1575"/>
                        <wps:cNvSpPr>
                          <a:spLocks noChangeArrowheads="1"/>
                        </wps:cNvSpPr>
                        <wps:spPr bwMode="auto">
                          <a:xfrm>
                            <a:off x="3149" y="1997"/>
                            <a:ext cx="67" cy="7"/>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24" name="Rectangle 1574"/>
                        <wps:cNvSpPr>
                          <a:spLocks noChangeArrowheads="1"/>
                        </wps:cNvSpPr>
                        <wps:spPr bwMode="auto">
                          <a:xfrm>
                            <a:off x="3217" y="2000"/>
                            <a:ext cx="67" cy="4"/>
                          </a:xfrm>
                          <a:prstGeom prst="rect">
                            <a:avLst/>
                          </a:prstGeom>
                          <a:solidFill>
                            <a:srgbClr val="A6A6A6">
                              <a:alpha val="5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25" name="Rectangle 1573"/>
                        <wps:cNvSpPr>
                          <a:spLocks noChangeArrowheads="1"/>
                        </wps:cNvSpPr>
                        <wps:spPr bwMode="auto">
                          <a:xfrm>
                            <a:off x="3217" y="2000"/>
                            <a:ext cx="67" cy="4"/>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26" name="Freeform 1572"/>
                        <wps:cNvSpPr>
                          <a:spLocks/>
                        </wps:cNvSpPr>
                        <wps:spPr bwMode="auto">
                          <a:xfrm>
                            <a:off x="3284" y="2003"/>
                            <a:ext cx="67" cy="2"/>
                          </a:xfrm>
                          <a:custGeom>
                            <a:avLst/>
                            <a:gdLst>
                              <a:gd name="T0" fmla="+- 0 3351 3284"/>
                              <a:gd name="T1" fmla="*/ T0 w 67"/>
                              <a:gd name="T2" fmla="+- 0 3284 3284"/>
                              <a:gd name="T3" fmla="*/ T2 w 67"/>
                              <a:gd name="T4" fmla="+- 0 3351 3284"/>
                              <a:gd name="T5" fmla="*/ T4 w 67"/>
                            </a:gdLst>
                            <a:ahLst/>
                            <a:cxnLst>
                              <a:cxn ang="0">
                                <a:pos x="T1" y="0"/>
                              </a:cxn>
                              <a:cxn ang="0">
                                <a:pos x="T3" y="0"/>
                              </a:cxn>
                              <a:cxn ang="0">
                                <a:pos x="T5" y="0"/>
                              </a:cxn>
                            </a:cxnLst>
                            <a:rect l="0" t="0" r="r" b="b"/>
                            <a:pathLst>
                              <a:path w="67">
                                <a:moveTo>
                                  <a:pt x="67" y="0"/>
                                </a:moveTo>
                                <a:lnTo>
                                  <a:pt x="0" y="0"/>
                                </a:lnTo>
                                <a:lnTo>
                                  <a:pt x="67" y="0"/>
                                </a:lnTo>
                                <a:close/>
                              </a:path>
                            </a:pathLst>
                          </a:custGeom>
                          <a:solidFill>
                            <a:srgbClr val="A6A6A6">
                              <a:alpha val="5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27" name="Freeform 1571"/>
                        <wps:cNvSpPr>
                          <a:spLocks/>
                        </wps:cNvSpPr>
                        <wps:spPr bwMode="auto">
                          <a:xfrm>
                            <a:off x="3284" y="2003"/>
                            <a:ext cx="67" cy="2"/>
                          </a:xfrm>
                          <a:custGeom>
                            <a:avLst/>
                            <a:gdLst>
                              <a:gd name="T0" fmla="+- 0 3284 3284"/>
                              <a:gd name="T1" fmla="*/ T0 w 67"/>
                              <a:gd name="T2" fmla="+- 0 3351 3284"/>
                              <a:gd name="T3" fmla="*/ T2 w 67"/>
                              <a:gd name="T4" fmla="+- 0 3284 3284"/>
                              <a:gd name="T5" fmla="*/ T4 w 67"/>
                            </a:gdLst>
                            <a:ahLst/>
                            <a:cxnLst>
                              <a:cxn ang="0">
                                <a:pos x="T1" y="0"/>
                              </a:cxn>
                              <a:cxn ang="0">
                                <a:pos x="T3" y="0"/>
                              </a:cxn>
                              <a:cxn ang="0">
                                <a:pos x="T5" y="0"/>
                              </a:cxn>
                            </a:cxnLst>
                            <a:rect l="0" t="0" r="r" b="b"/>
                            <a:pathLst>
                              <a:path w="67">
                                <a:moveTo>
                                  <a:pt x="0" y="0"/>
                                </a:moveTo>
                                <a:lnTo>
                                  <a:pt x="67"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28" name="Freeform 1570"/>
                        <wps:cNvSpPr>
                          <a:spLocks/>
                        </wps:cNvSpPr>
                        <wps:spPr bwMode="auto">
                          <a:xfrm>
                            <a:off x="3351" y="2003"/>
                            <a:ext cx="67" cy="2"/>
                          </a:xfrm>
                          <a:custGeom>
                            <a:avLst/>
                            <a:gdLst>
                              <a:gd name="T0" fmla="+- 0 3418 3351"/>
                              <a:gd name="T1" fmla="*/ T0 w 67"/>
                              <a:gd name="T2" fmla="+- 0 3351 3351"/>
                              <a:gd name="T3" fmla="*/ T2 w 67"/>
                              <a:gd name="T4" fmla="+- 0 3418 3351"/>
                              <a:gd name="T5" fmla="*/ T4 w 67"/>
                            </a:gdLst>
                            <a:ahLst/>
                            <a:cxnLst>
                              <a:cxn ang="0">
                                <a:pos x="T1" y="0"/>
                              </a:cxn>
                              <a:cxn ang="0">
                                <a:pos x="T3" y="0"/>
                              </a:cxn>
                              <a:cxn ang="0">
                                <a:pos x="T5" y="0"/>
                              </a:cxn>
                            </a:cxnLst>
                            <a:rect l="0" t="0" r="r" b="b"/>
                            <a:pathLst>
                              <a:path w="67">
                                <a:moveTo>
                                  <a:pt x="67" y="0"/>
                                </a:moveTo>
                                <a:lnTo>
                                  <a:pt x="0" y="0"/>
                                </a:lnTo>
                                <a:lnTo>
                                  <a:pt x="67" y="0"/>
                                </a:lnTo>
                                <a:close/>
                              </a:path>
                            </a:pathLst>
                          </a:custGeom>
                          <a:solidFill>
                            <a:srgbClr val="A6A6A6">
                              <a:alpha val="5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29" name="Freeform 1569"/>
                        <wps:cNvSpPr>
                          <a:spLocks/>
                        </wps:cNvSpPr>
                        <wps:spPr bwMode="auto">
                          <a:xfrm>
                            <a:off x="3351" y="2003"/>
                            <a:ext cx="67" cy="2"/>
                          </a:xfrm>
                          <a:custGeom>
                            <a:avLst/>
                            <a:gdLst>
                              <a:gd name="T0" fmla="+- 0 3351 3351"/>
                              <a:gd name="T1" fmla="*/ T0 w 67"/>
                              <a:gd name="T2" fmla="+- 0 3418 3351"/>
                              <a:gd name="T3" fmla="*/ T2 w 67"/>
                              <a:gd name="T4" fmla="+- 0 3351 3351"/>
                              <a:gd name="T5" fmla="*/ T4 w 67"/>
                            </a:gdLst>
                            <a:ahLst/>
                            <a:cxnLst>
                              <a:cxn ang="0">
                                <a:pos x="T1" y="0"/>
                              </a:cxn>
                              <a:cxn ang="0">
                                <a:pos x="T3" y="0"/>
                              </a:cxn>
                              <a:cxn ang="0">
                                <a:pos x="T5" y="0"/>
                              </a:cxn>
                            </a:cxnLst>
                            <a:rect l="0" t="0" r="r" b="b"/>
                            <a:pathLst>
                              <a:path w="67">
                                <a:moveTo>
                                  <a:pt x="0" y="0"/>
                                </a:moveTo>
                                <a:lnTo>
                                  <a:pt x="67"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30" name="Freeform 1568"/>
                        <wps:cNvSpPr>
                          <a:spLocks/>
                        </wps:cNvSpPr>
                        <wps:spPr bwMode="auto">
                          <a:xfrm>
                            <a:off x="3418" y="2003"/>
                            <a:ext cx="67" cy="2"/>
                          </a:xfrm>
                          <a:custGeom>
                            <a:avLst/>
                            <a:gdLst>
                              <a:gd name="T0" fmla="+- 0 3485 3418"/>
                              <a:gd name="T1" fmla="*/ T0 w 67"/>
                              <a:gd name="T2" fmla="+- 0 3418 3418"/>
                              <a:gd name="T3" fmla="*/ T2 w 67"/>
                              <a:gd name="T4" fmla="+- 0 3485 3418"/>
                              <a:gd name="T5" fmla="*/ T4 w 67"/>
                            </a:gdLst>
                            <a:ahLst/>
                            <a:cxnLst>
                              <a:cxn ang="0">
                                <a:pos x="T1" y="0"/>
                              </a:cxn>
                              <a:cxn ang="0">
                                <a:pos x="T3" y="0"/>
                              </a:cxn>
                              <a:cxn ang="0">
                                <a:pos x="T5" y="0"/>
                              </a:cxn>
                            </a:cxnLst>
                            <a:rect l="0" t="0" r="r" b="b"/>
                            <a:pathLst>
                              <a:path w="67">
                                <a:moveTo>
                                  <a:pt x="67" y="0"/>
                                </a:moveTo>
                                <a:lnTo>
                                  <a:pt x="0" y="0"/>
                                </a:lnTo>
                                <a:lnTo>
                                  <a:pt x="67" y="0"/>
                                </a:lnTo>
                                <a:close/>
                              </a:path>
                            </a:pathLst>
                          </a:custGeom>
                          <a:solidFill>
                            <a:srgbClr val="A6A6A6">
                              <a:alpha val="5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31" name="Freeform 1567"/>
                        <wps:cNvSpPr>
                          <a:spLocks/>
                        </wps:cNvSpPr>
                        <wps:spPr bwMode="auto">
                          <a:xfrm>
                            <a:off x="3418" y="2003"/>
                            <a:ext cx="67" cy="2"/>
                          </a:xfrm>
                          <a:custGeom>
                            <a:avLst/>
                            <a:gdLst>
                              <a:gd name="T0" fmla="+- 0 3418 3418"/>
                              <a:gd name="T1" fmla="*/ T0 w 67"/>
                              <a:gd name="T2" fmla="+- 0 3485 3418"/>
                              <a:gd name="T3" fmla="*/ T2 w 67"/>
                              <a:gd name="T4" fmla="+- 0 3418 3418"/>
                              <a:gd name="T5" fmla="*/ T4 w 67"/>
                            </a:gdLst>
                            <a:ahLst/>
                            <a:cxnLst>
                              <a:cxn ang="0">
                                <a:pos x="T1" y="0"/>
                              </a:cxn>
                              <a:cxn ang="0">
                                <a:pos x="T3" y="0"/>
                              </a:cxn>
                              <a:cxn ang="0">
                                <a:pos x="T5" y="0"/>
                              </a:cxn>
                            </a:cxnLst>
                            <a:rect l="0" t="0" r="r" b="b"/>
                            <a:pathLst>
                              <a:path w="67">
                                <a:moveTo>
                                  <a:pt x="0" y="0"/>
                                </a:moveTo>
                                <a:lnTo>
                                  <a:pt x="67"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32" name="Freeform 1566"/>
                        <wps:cNvSpPr>
                          <a:spLocks/>
                        </wps:cNvSpPr>
                        <wps:spPr bwMode="auto">
                          <a:xfrm>
                            <a:off x="3485" y="2003"/>
                            <a:ext cx="67" cy="2"/>
                          </a:xfrm>
                          <a:custGeom>
                            <a:avLst/>
                            <a:gdLst>
                              <a:gd name="T0" fmla="+- 0 3552 3485"/>
                              <a:gd name="T1" fmla="*/ T0 w 67"/>
                              <a:gd name="T2" fmla="+- 0 3485 3485"/>
                              <a:gd name="T3" fmla="*/ T2 w 67"/>
                              <a:gd name="T4" fmla="+- 0 3552 3485"/>
                              <a:gd name="T5" fmla="*/ T4 w 67"/>
                            </a:gdLst>
                            <a:ahLst/>
                            <a:cxnLst>
                              <a:cxn ang="0">
                                <a:pos x="T1" y="0"/>
                              </a:cxn>
                              <a:cxn ang="0">
                                <a:pos x="T3" y="0"/>
                              </a:cxn>
                              <a:cxn ang="0">
                                <a:pos x="T5" y="0"/>
                              </a:cxn>
                            </a:cxnLst>
                            <a:rect l="0" t="0" r="r" b="b"/>
                            <a:pathLst>
                              <a:path w="67">
                                <a:moveTo>
                                  <a:pt x="67" y="0"/>
                                </a:moveTo>
                                <a:lnTo>
                                  <a:pt x="0" y="0"/>
                                </a:lnTo>
                                <a:lnTo>
                                  <a:pt x="67" y="0"/>
                                </a:lnTo>
                                <a:close/>
                              </a:path>
                            </a:pathLst>
                          </a:custGeom>
                          <a:solidFill>
                            <a:srgbClr val="A6A6A6">
                              <a:alpha val="5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33" name="Freeform 1565"/>
                        <wps:cNvSpPr>
                          <a:spLocks/>
                        </wps:cNvSpPr>
                        <wps:spPr bwMode="auto">
                          <a:xfrm>
                            <a:off x="3485" y="2003"/>
                            <a:ext cx="67" cy="2"/>
                          </a:xfrm>
                          <a:custGeom>
                            <a:avLst/>
                            <a:gdLst>
                              <a:gd name="T0" fmla="+- 0 3485 3485"/>
                              <a:gd name="T1" fmla="*/ T0 w 67"/>
                              <a:gd name="T2" fmla="+- 0 3552 3485"/>
                              <a:gd name="T3" fmla="*/ T2 w 67"/>
                              <a:gd name="T4" fmla="+- 0 3485 3485"/>
                              <a:gd name="T5" fmla="*/ T4 w 67"/>
                            </a:gdLst>
                            <a:ahLst/>
                            <a:cxnLst>
                              <a:cxn ang="0">
                                <a:pos x="T1" y="0"/>
                              </a:cxn>
                              <a:cxn ang="0">
                                <a:pos x="T3" y="0"/>
                              </a:cxn>
                              <a:cxn ang="0">
                                <a:pos x="T5" y="0"/>
                              </a:cxn>
                            </a:cxnLst>
                            <a:rect l="0" t="0" r="r" b="b"/>
                            <a:pathLst>
                              <a:path w="67">
                                <a:moveTo>
                                  <a:pt x="0" y="0"/>
                                </a:moveTo>
                                <a:lnTo>
                                  <a:pt x="67"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34" name="Freeform 1564"/>
                        <wps:cNvSpPr>
                          <a:spLocks/>
                        </wps:cNvSpPr>
                        <wps:spPr bwMode="auto">
                          <a:xfrm>
                            <a:off x="3552" y="2003"/>
                            <a:ext cx="67" cy="2"/>
                          </a:xfrm>
                          <a:custGeom>
                            <a:avLst/>
                            <a:gdLst>
                              <a:gd name="T0" fmla="+- 0 3619 3552"/>
                              <a:gd name="T1" fmla="*/ T0 w 67"/>
                              <a:gd name="T2" fmla="+- 0 3552 3552"/>
                              <a:gd name="T3" fmla="*/ T2 w 67"/>
                              <a:gd name="T4" fmla="+- 0 3619 3552"/>
                              <a:gd name="T5" fmla="*/ T4 w 67"/>
                            </a:gdLst>
                            <a:ahLst/>
                            <a:cxnLst>
                              <a:cxn ang="0">
                                <a:pos x="T1" y="0"/>
                              </a:cxn>
                              <a:cxn ang="0">
                                <a:pos x="T3" y="0"/>
                              </a:cxn>
                              <a:cxn ang="0">
                                <a:pos x="T5" y="0"/>
                              </a:cxn>
                            </a:cxnLst>
                            <a:rect l="0" t="0" r="r" b="b"/>
                            <a:pathLst>
                              <a:path w="67">
                                <a:moveTo>
                                  <a:pt x="67" y="0"/>
                                </a:moveTo>
                                <a:lnTo>
                                  <a:pt x="0" y="0"/>
                                </a:lnTo>
                                <a:lnTo>
                                  <a:pt x="67" y="0"/>
                                </a:lnTo>
                                <a:close/>
                              </a:path>
                            </a:pathLst>
                          </a:custGeom>
                          <a:solidFill>
                            <a:srgbClr val="A6A6A6">
                              <a:alpha val="5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35" name="Freeform 1563"/>
                        <wps:cNvSpPr>
                          <a:spLocks/>
                        </wps:cNvSpPr>
                        <wps:spPr bwMode="auto">
                          <a:xfrm>
                            <a:off x="3552" y="2003"/>
                            <a:ext cx="67" cy="2"/>
                          </a:xfrm>
                          <a:custGeom>
                            <a:avLst/>
                            <a:gdLst>
                              <a:gd name="T0" fmla="+- 0 3552 3552"/>
                              <a:gd name="T1" fmla="*/ T0 w 67"/>
                              <a:gd name="T2" fmla="+- 0 3619 3552"/>
                              <a:gd name="T3" fmla="*/ T2 w 67"/>
                              <a:gd name="T4" fmla="+- 0 3552 3552"/>
                              <a:gd name="T5" fmla="*/ T4 w 67"/>
                            </a:gdLst>
                            <a:ahLst/>
                            <a:cxnLst>
                              <a:cxn ang="0">
                                <a:pos x="T1" y="0"/>
                              </a:cxn>
                              <a:cxn ang="0">
                                <a:pos x="T3" y="0"/>
                              </a:cxn>
                              <a:cxn ang="0">
                                <a:pos x="T5" y="0"/>
                              </a:cxn>
                            </a:cxnLst>
                            <a:rect l="0" t="0" r="r" b="b"/>
                            <a:pathLst>
                              <a:path w="67">
                                <a:moveTo>
                                  <a:pt x="0" y="0"/>
                                </a:moveTo>
                                <a:lnTo>
                                  <a:pt x="67"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36" name="Freeform 1562"/>
                        <wps:cNvSpPr>
                          <a:spLocks/>
                        </wps:cNvSpPr>
                        <wps:spPr bwMode="auto">
                          <a:xfrm>
                            <a:off x="3619" y="2003"/>
                            <a:ext cx="67" cy="2"/>
                          </a:xfrm>
                          <a:custGeom>
                            <a:avLst/>
                            <a:gdLst>
                              <a:gd name="T0" fmla="+- 0 3686 3619"/>
                              <a:gd name="T1" fmla="*/ T0 w 67"/>
                              <a:gd name="T2" fmla="+- 0 3619 3619"/>
                              <a:gd name="T3" fmla="*/ T2 w 67"/>
                              <a:gd name="T4" fmla="+- 0 3686 3619"/>
                              <a:gd name="T5" fmla="*/ T4 w 67"/>
                            </a:gdLst>
                            <a:ahLst/>
                            <a:cxnLst>
                              <a:cxn ang="0">
                                <a:pos x="T1" y="0"/>
                              </a:cxn>
                              <a:cxn ang="0">
                                <a:pos x="T3" y="0"/>
                              </a:cxn>
                              <a:cxn ang="0">
                                <a:pos x="T5" y="0"/>
                              </a:cxn>
                            </a:cxnLst>
                            <a:rect l="0" t="0" r="r" b="b"/>
                            <a:pathLst>
                              <a:path w="67">
                                <a:moveTo>
                                  <a:pt x="67" y="0"/>
                                </a:moveTo>
                                <a:lnTo>
                                  <a:pt x="0" y="0"/>
                                </a:lnTo>
                                <a:lnTo>
                                  <a:pt x="67" y="0"/>
                                </a:lnTo>
                                <a:close/>
                              </a:path>
                            </a:pathLst>
                          </a:custGeom>
                          <a:solidFill>
                            <a:srgbClr val="A6A6A6">
                              <a:alpha val="5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37" name="Freeform 1561"/>
                        <wps:cNvSpPr>
                          <a:spLocks/>
                        </wps:cNvSpPr>
                        <wps:spPr bwMode="auto">
                          <a:xfrm>
                            <a:off x="3619" y="2003"/>
                            <a:ext cx="67" cy="2"/>
                          </a:xfrm>
                          <a:custGeom>
                            <a:avLst/>
                            <a:gdLst>
                              <a:gd name="T0" fmla="+- 0 3619 3619"/>
                              <a:gd name="T1" fmla="*/ T0 w 67"/>
                              <a:gd name="T2" fmla="+- 0 3686 3619"/>
                              <a:gd name="T3" fmla="*/ T2 w 67"/>
                              <a:gd name="T4" fmla="+- 0 3619 3619"/>
                              <a:gd name="T5" fmla="*/ T4 w 67"/>
                            </a:gdLst>
                            <a:ahLst/>
                            <a:cxnLst>
                              <a:cxn ang="0">
                                <a:pos x="T1" y="0"/>
                              </a:cxn>
                              <a:cxn ang="0">
                                <a:pos x="T3" y="0"/>
                              </a:cxn>
                              <a:cxn ang="0">
                                <a:pos x="T5" y="0"/>
                              </a:cxn>
                            </a:cxnLst>
                            <a:rect l="0" t="0" r="r" b="b"/>
                            <a:pathLst>
                              <a:path w="67">
                                <a:moveTo>
                                  <a:pt x="0" y="0"/>
                                </a:moveTo>
                                <a:lnTo>
                                  <a:pt x="67"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38" name="Freeform 1560"/>
                        <wps:cNvSpPr>
                          <a:spLocks/>
                        </wps:cNvSpPr>
                        <wps:spPr bwMode="auto">
                          <a:xfrm>
                            <a:off x="3686" y="2003"/>
                            <a:ext cx="67" cy="2"/>
                          </a:xfrm>
                          <a:custGeom>
                            <a:avLst/>
                            <a:gdLst>
                              <a:gd name="T0" fmla="+- 0 3754 3687"/>
                              <a:gd name="T1" fmla="*/ T0 w 67"/>
                              <a:gd name="T2" fmla="+- 0 3687 3687"/>
                              <a:gd name="T3" fmla="*/ T2 w 67"/>
                              <a:gd name="T4" fmla="+- 0 3754 3687"/>
                              <a:gd name="T5" fmla="*/ T4 w 67"/>
                            </a:gdLst>
                            <a:ahLst/>
                            <a:cxnLst>
                              <a:cxn ang="0">
                                <a:pos x="T1" y="0"/>
                              </a:cxn>
                              <a:cxn ang="0">
                                <a:pos x="T3" y="0"/>
                              </a:cxn>
                              <a:cxn ang="0">
                                <a:pos x="T5" y="0"/>
                              </a:cxn>
                            </a:cxnLst>
                            <a:rect l="0" t="0" r="r" b="b"/>
                            <a:pathLst>
                              <a:path w="67">
                                <a:moveTo>
                                  <a:pt x="67" y="0"/>
                                </a:moveTo>
                                <a:lnTo>
                                  <a:pt x="0" y="0"/>
                                </a:lnTo>
                                <a:lnTo>
                                  <a:pt x="67" y="0"/>
                                </a:lnTo>
                                <a:close/>
                              </a:path>
                            </a:pathLst>
                          </a:custGeom>
                          <a:solidFill>
                            <a:srgbClr val="A6A6A6">
                              <a:alpha val="5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39" name="Freeform 1559"/>
                        <wps:cNvSpPr>
                          <a:spLocks/>
                        </wps:cNvSpPr>
                        <wps:spPr bwMode="auto">
                          <a:xfrm>
                            <a:off x="3686" y="2003"/>
                            <a:ext cx="67" cy="2"/>
                          </a:xfrm>
                          <a:custGeom>
                            <a:avLst/>
                            <a:gdLst>
                              <a:gd name="T0" fmla="+- 0 3687 3687"/>
                              <a:gd name="T1" fmla="*/ T0 w 67"/>
                              <a:gd name="T2" fmla="+- 0 3754 3687"/>
                              <a:gd name="T3" fmla="*/ T2 w 67"/>
                              <a:gd name="T4" fmla="+- 0 3687 3687"/>
                              <a:gd name="T5" fmla="*/ T4 w 67"/>
                            </a:gdLst>
                            <a:ahLst/>
                            <a:cxnLst>
                              <a:cxn ang="0">
                                <a:pos x="T1" y="0"/>
                              </a:cxn>
                              <a:cxn ang="0">
                                <a:pos x="T3" y="0"/>
                              </a:cxn>
                              <a:cxn ang="0">
                                <a:pos x="T5" y="0"/>
                              </a:cxn>
                            </a:cxnLst>
                            <a:rect l="0" t="0" r="r" b="b"/>
                            <a:pathLst>
                              <a:path w="67">
                                <a:moveTo>
                                  <a:pt x="0" y="0"/>
                                </a:moveTo>
                                <a:lnTo>
                                  <a:pt x="67"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40" name="Freeform 1558"/>
                        <wps:cNvSpPr>
                          <a:spLocks/>
                        </wps:cNvSpPr>
                        <wps:spPr bwMode="auto">
                          <a:xfrm>
                            <a:off x="3753" y="2003"/>
                            <a:ext cx="67" cy="2"/>
                          </a:xfrm>
                          <a:custGeom>
                            <a:avLst/>
                            <a:gdLst>
                              <a:gd name="T0" fmla="+- 0 3821 3754"/>
                              <a:gd name="T1" fmla="*/ T0 w 67"/>
                              <a:gd name="T2" fmla="+- 0 3754 3754"/>
                              <a:gd name="T3" fmla="*/ T2 w 67"/>
                              <a:gd name="T4" fmla="+- 0 3821 3754"/>
                              <a:gd name="T5" fmla="*/ T4 w 67"/>
                            </a:gdLst>
                            <a:ahLst/>
                            <a:cxnLst>
                              <a:cxn ang="0">
                                <a:pos x="T1" y="0"/>
                              </a:cxn>
                              <a:cxn ang="0">
                                <a:pos x="T3" y="0"/>
                              </a:cxn>
                              <a:cxn ang="0">
                                <a:pos x="T5" y="0"/>
                              </a:cxn>
                            </a:cxnLst>
                            <a:rect l="0" t="0" r="r" b="b"/>
                            <a:pathLst>
                              <a:path w="67">
                                <a:moveTo>
                                  <a:pt x="67" y="0"/>
                                </a:moveTo>
                                <a:lnTo>
                                  <a:pt x="0" y="0"/>
                                </a:lnTo>
                                <a:lnTo>
                                  <a:pt x="67" y="0"/>
                                </a:lnTo>
                                <a:close/>
                              </a:path>
                            </a:pathLst>
                          </a:custGeom>
                          <a:solidFill>
                            <a:srgbClr val="A6A6A6">
                              <a:alpha val="5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41" name="Freeform 1557"/>
                        <wps:cNvSpPr>
                          <a:spLocks/>
                        </wps:cNvSpPr>
                        <wps:spPr bwMode="auto">
                          <a:xfrm>
                            <a:off x="3753" y="2003"/>
                            <a:ext cx="67" cy="2"/>
                          </a:xfrm>
                          <a:custGeom>
                            <a:avLst/>
                            <a:gdLst>
                              <a:gd name="T0" fmla="+- 0 3754 3754"/>
                              <a:gd name="T1" fmla="*/ T0 w 67"/>
                              <a:gd name="T2" fmla="+- 0 3821 3754"/>
                              <a:gd name="T3" fmla="*/ T2 w 67"/>
                              <a:gd name="T4" fmla="+- 0 3754 3754"/>
                              <a:gd name="T5" fmla="*/ T4 w 67"/>
                            </a:gdLst>
                            <a:ahLst/>
                            <a:cxnLst>
                              <a:cxn ang="0">
                                <a:pos x="T1" y="0"/>
                              </a:cxn>
                              <a:cxn ang="0">
                                <a:pos x="T3" y="0"/>
                              </a:cxn>
                              <a:cxn ang="0">
                                <a:pos x="T5" y="0"/>
                              </a:cxn>
                            </a:cxnLst>
                            <a:rect l="0" t="0" r="r" b="b"/>
                            <a:pathLst>
                              <a:path w="67">
                                <a:moveTo>
                                  <a:pt x="0" y="0"/>
                                </a:moveTo>
                                <a:lnTo>
                                  <a:pt x="67"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42" name="Freeform 1556"/>
                        <wps:cNvSpPr>
                          <a:spLocks/>
                        </wps:cNvSpPr>
                        <wps:spPr bwMode="auto">
                          <a:xfrm>
                            <a:off x="3820" y="2003"/>
                            <a:ext cx="67" cy="2"/>
                          </a:xfrm>
                          <a:custGeom>
                            <a:avLst/>
                            <a:gdLst>
                              <a:gd name="T0" fmla="+- 0 3888 3821"/>
                              <a:gd name="T1" fmla="*/ T0 w 67"/>
                              <a:gd name="T2" fmla="+- 0 3821 3821"/>
                              <a:gd name="T3" fmla="*/ T2 w 67"/>
                              <a:gd name="T4" fmla="+- 0 3888 3821"/>
                              <a:gd name="T5" fmla="*/ T4 w 67"/>
                            </a:gdLst>
                            <a:ahLst/>
                            <a:cxnLst>
                              <a:cxn ang="0">
                                <a:pos x="T1" y="0"/>
                              </a:cxn>
                              <a:cxn ang="0">
                                <a:pos x="T3" y="0"/>
                              </a:cxn>
                              <a:cxn ang="0">
                                <a:pos x="T5" y="0"/>
                              </a:cxn>
                            </a:cxnLst>
                            <a:rect l="0" t="0" r="r" b="b"/>
                            <a:pathLst>
                              <a:path w="67">
                                <a:moveTo>
                                  <a:pt x="67" y="0"/>
                                </a:moveTo>
                                <a:lnTo>
                                  <a:pt x="0" y="0"/>
                                </a:lnTo>
                                <a:lnTo>
                                  <a:pt x="67" y="0"/>
                                </a:lnTo>
                                <a:close/>
                              </a:path>
                            </a:pathLst>
                          </a:custGeom>
                          <a:solidFill>
                            <a:srgbClr val="A6A6A6">
                              <a:alpha val="5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43" name="Freeform 1555"/>
                        <wps:cNvSpPr>
                          <a:spLocks/>
                        </wps:cNvSpPr>
                        <wps:spPr bwMode="auto">
                          <a:xfrm>
                            <a:off x="3820" y="2003"/>
                            <a:ext cx="67" cy="2"/>
                          </a:xfrm>
                          <a:custGeom>
                            <a:avLst/>
                            <a:gdLst>
                              <a:gd name="T0" fmla="+- 0 3821 3821"/>
                              <a:gd name="T1" fmla="*/ T0 w 67"/>
                              <a:gd name="T2" fmla="+- 0 3888 3821"/>
                              <a:gd name="T3" fmla="*/ T2 w 67"/>
                              <a:gd name="T4" fmla="+- 0 3821 3821"/>
                              <a:gd name="T5" fmla="*/ T4 w 67"/>
                            </a:gdLst>
                            <a:ahLst/>
                            <a:cxnLst>
                              <a:cxn ang="0">
                                <a:pos x="T1" y="0"/>
                              </a:cxn>
                              <a:cxn ang="0">
                                <a:pos x="T3" y="0"/>
                              </a:cxn>
                              <a:cxn ang="0">
                                <a:pos x="T5" y="0"/>
                              </a:cxn>
                            </a:cxnLst>
                            <a:rect l="0" t="0" r="r" b="b"/>
                            <a:pathLst>
                              <a:path w="67">
                                <a:moveTo>
                                  <a:pt x="0" y="0"/>
                                </a:moveTo>
                                <a:lnTo>
                                  <a:pt x="67"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44" name="Freeform 1554"/>
                        <wps:cNvSpPr>
                          <a:spLocks/>
                        </wps:cNvSpPr>
                        <wps:spPr bwMode="auto">
                          <a:xfrm>
                            <a:off x="3887" y="2003"/>
                            <a:ext cx="67" cy="2"/>
                          </a:xfrm>
                          <a:custGeom>
                            <a:avLst/>
                            <a:gdLst>
                              <a:gd name="T0" fmla="+- 0 3955 3888"/>
                              <a:gd name="T1" fmla="*/ T0 w 67"/>
                              <a:gd name="T2" fmla="+- 0 3888 3888"/>
                              <a:gd name="T3" fmla="*/ T2 w 67"/>
                              <a:gd name="T4" fmla="+- 0 3955 3888"/>
                              <a:gd name="T5" fmla="*/ T4 w 67"/>
                            </a:gdLst>
                            <a:ahLst/>
                            <a:cxnLst>
                              <a:cxn ang="0">
                                <a:pos x="T1" y="0"/>
                              </a:cxn>
                              <a:cxn ang="0">
                                <a:pos x="T3" y="0"/>
                              </a:cxn>
                              <a:cxn ang="0">
                                <a:pos x="T5" y="0"/>
                              </a:cxn>
                            </a:cxnLst>
                            <a:rect l="0" t="0" r="r" b="b"/>
                            <a:pathLst>
                              <a:path w="67">
                                <a:moveTo>
                                  <a:pt x="67" y="0"/>
                                </a:moveTo>
                                <a:lnTo>
                                  <a:pt x="0" y="0"/>
                                </a:lnTo>
                                <a:lnTo>
                                  <a:pt x="67" y="0"/>
                                </a:lnTo>
                                <a:close/>
                              </a:path>
                            </a:pathLst>
                          </a:custGeom>
                          <a:solidFill>
                            <a:srgbClr val="A6A6A6">
                              <a:alpha val="5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45" name="Freeform 1553"/>
                        <wps:cNvSpPr>
                          <a:spLocks/>
                        </wps:cNvSpPr>
                        <wps:spPr bwMode="auto">
                          <a:xfrm>
                            <a:off x="3887" y="2003"/>
                            <a:ext cx="67" cy="2"/>
                          </a:xfrm>
                          <a:custGeom>
                            <a:avLst/>
                            <a:gdLst>
                              <a:gd name="T0" fmla="+- 0 3888 3888"/>
                              <a:gd name="T1" fmla="*/ T0 w 67"/>
                              <a:gd name="T2" fmla="+- 0 3955 3888"/>
                              <a:gd name="T3" fmla="*/ T2 w 67"/>
                              <a:gd name="T4" fmla="+- 0 3888 3888"/>
                              <a:gd name="T5" fmla="*/ T4 w 67"/>
                            </a:gdLst>
                            <a:ahLst/>
                            <a:cxnLst>
                              <a:cxn ang="0">
                                <a:pos x="T1" y="0"/>
                              </a:cxn>
                              <a:cxn ang="0">
                                <a:pos x="T3" y="0"/>
                              </a:cxn>
                              <a:cxn ang="0">
                                <a:pos x="T5" y="0"/>
                              </a:cxn>
                            </a:cxnLst>
                            <a:rect l="0" t="0" r="r" b="b"/>
                            <a:pathLst>
                              <a:path w="67">
                                <a:moveTo>
                                  <a:pt x="0" y="0"/>
                                </a:moveTo>
                                <a:lnTo>
                                  <a:pt x="67"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46" name="Freeform 1552"/>
                        <wps:cNvSpPr>
                          <a:spLocks/>
                        </wps:cNvSpPr>
                        <wps:spPr bwMode="auto">
                          <a:xfrm>
                            <a:off x="3955" y="2003"/>
                            <a:ext cx="67" cy="2"/>
                          </a:xfrm>
                          <a:custGeom>
                            <a:avLst/>
                            <a:gdLst>
                              <a:gd name="T0" fmla="+- 0 4022 3955"/>
                              <a:gd name="T1" fmla="*/ T0 w 67"/>
                              <a:gd name="T2" fmla="+- 0 3955 3955"/>
                              <a:gd name="T3" fmla="*/ T2 w 67"/>
                              <a:gd name="T4" fmla="+- 0 4022 3955"/>
                              <a:gd name="T5" fmla="*/ T4 w 67"/>
                            </a:gdLst>
                            <a:ahLst/>
                            <a:cxnLst>
                              <a:cxn ang="0">
                                <a:pos x="T1" y="0"/>
                              </a:cxn>
                              <a:cxn ang="0">
                                <a:pos x="T3" y="0"/>
                              </a:cxn>
                              <a:cxn ang="0">
                                <a:pos x="T5" y="0"/>
                              </a:cxn>
                            </a:cxnLst>
                            <a:rect l="0" t="0" r="r" b="b"/>
                            <a:pathLst>
                              <a:path w="67">
                                <a:moveTo>
                                  <a:pt x="67" y="0"/>
                                </a:moveTo>
                                <a:lnTo>
                                  <a:pt x="0" y="0"/>
                                </a:lnTo>
                                <a:lnTo>
                                  <a:pt x="67" y="0"/>
                                </a:lnTo>
                                <a:close/>
                              </a:path>
                            </a:pathLst>
                          </a:custGeom>
                          <a:solidFill>
                            <a:srgbClr val="A6A6A6">
                              <a:alpha val="5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47" name="Freeform 1551"/>
                        <wps:cNvSpPr>
                          <a:spLocks/>
                        </wps:cNvSpPr>
                        <wps:spPr bwMode="auto">
                          <a:xfrm>
                            <a:off x="3955" y="2003"/>
                            <a:ext cx="67" cy="2"/>
                          </a:xfrm>
                          <a:custGeom>
                            <a:avLst/>
                            <a:gdLst>
                              <a:gd name="T0" fmla="+- 0 3955 3955"/>
                              <a:gd name="T1" fmla="*/ T0 w 67"/>
                              <a:gd name="T2" fmla="+- 0 4022 3955"/>
                              <a:gd name="T3" fmla="*/ T2 w 67"/>
                              <a:gd name="T4" fmla="+- 0 3955 3955"/>
                              <a:gd name="T5" fmla="*/ T4 w 67"/>
                            </a:gdLst>
                            <a:ahLst/>
                            <a:cxnLst>
                              <a:cxn ang="0">
                                <a:pos x="T1" y="0"/>
                              </a:cxn>
                              <a:cxn ang="0">
                                <a:pos x="T3" y="0"/>
                              </a:cxn>
                              <a:cxn ang="0">
                                <a:pos x="T5" y="0"/>
                              </a:cxn>
                            </a:cxnLst>
                            <a:rect l="0" t="0" r="r" b="b"/>
                            <a:pathLst>
                              <a:path w="67">
                                <a:moveTo>
                                  <a:pt x="0" y="0"/>
                                </a:moveTo>
                                <a:lnTo>
                                  <a:pt x="67"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48" name="Freeform 1550"/>
                        <wps:cNvSpPr>
                          <a:spLocks/>
                        </wps:cNvSpPr>
                        <wps:spPr bwMode="auto">
                          <a:xfrm>
                            <a:off x="4022" y="2003"/>
                            <a:ext cx="67" cy="2"/>
                          </a:xfrm>
                          <a:custGeom>
                            <a:avLst/>
                            <a:gdLst>
                              <a:gd name="T0" fmla="+- 0 4089 4022"/>
                              <a:gd name="T1" fmla="*/ T0 w 67"/>
                              <a:gd name="T2" fmla="+- 0 4022 4022"/>
                              <a:gd name="T3" fmla="*/ T2 w 67"/>
                              <a:gd name="T4" fmla="+- 0 4089 4022"/>
                              <a:gd name="T5" fmla="*/ T4 w 67"/>
                            </a:gdLst>
                            <a:ahLst/>
                            <a:cxnLst>
                              <a:cxn ang="0">
                                <a:pos x="T1" y="0"/>
                              </a:cxn>
                              <a:cxn ang="0">
                                <a:pos x="T3" y="0"/>
                              </a:cxn>
                              <a:cxn ang="0">
                                <a:pos x="T5" y="0"/>
                              </a:cxn>
                            </a:cxnLst>
                            <a:rect l="0" t="0" r="r" b="b"/>
                            <a:pathLst>
                              <a:path w="67">
                                <a:moveTo>
                                  <a:pt x="67" y="0"/>
                                </a:moveTo>
                                <a:lnTo>
                                  <a:pt x="0" y="0"/>
                                </a:lnTo>
                                <a:lnTo>
                                  <a:pt x="67" y="0"/>
                                </a:lnTo>
                                <a:close/>
                              </a:path>
                            </a:pathLst>
                          </a:custGeom>
                          <a:solidFill>
                            <a:srgbClr val="A6A6A6">
                              <a:alpha val="5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49" name="Freeform 1549"/>
                        <wps:cNvSpPr>
                          <a:spLocks/>
                        </wps:cNvSpPr>
                        <wps:spPr bwMode="auto">
                          <a:xfrm>
                            <a:off x="4022" y="2003"/>
                            <a:ext cx="67" cy="2"/>
                          </a:xfrm>
                          <a:custGeom>
                            <a:avLst/>
                            <a:gdLst>
                              <a:gd name="T0" fmla="+- 0 4022 4022"/>
                              <a:gd name="T1" fmla="*/ T0 w 67"/>
                              <a:gd name="T2" fmla="+- 0 4089 4022"/>
                              <a:gd name="T3" fmla="*/ T2 w 67"/>
                              <a:gd name="T4" fmla="+- 0 4022 4022"/>
                              <a:gd name="T5" fmla="*/ T4 w 67"/>
                            </a:gdLst>
                            <a:ahLst/>
                            <a:cxnLst>
                              <a:cxn ang="0">
                                <a:pos x="T1" y="0"/>
                              </a:cxn>
                              <a:cxn ang="0">
                                <a:pos x="T3" y="0"/>
                              </a:cxn>
                              <a:cxn ang="0">
                                <a:pos x="T5" y="0"/>
                              </a:cxn>
                            </a:cxnLst>
                            <a:rect l="0" t="0" r="r" b="b"/>
                            <a:pathLst>
                              <a:path w="67">
                                <a:moveTo>
                                  <a:pt x="0" y="0"/>
                                </a:moveTo>
                                <a:lnTo>
                                  <a:pt x="67"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50" name="Freeform 1548"/>
                        <wps:cNvSpPr>
                          <a:spLocks/>
                        </wps:cNvSpPr>
                        <wps:spPr bwMode="auto">
                          <a:xfrm>
                            <a:off x="4089" y="2003"/>
                            <a:ext cx="67" cy="2"/>
                          </a:xfrm>
                          <a:custGeom>
                            <a:avLst/>
                            <a:gdLst>
                              <a:gd name="T0" fmla="+- 0 4156 4089"/>
                              <a:gd name="T1" fmla="*/ T0 w 67"/>
                              <a:gd name="T2" fmla="+- 0 4089 4089"/>
                              <a:gd name="T3" fmla="*/ T2 w 67"/>
                              <a:gd name="T4" fmla="+- 0 4156 4089"/>
                              <a:gd name="T5" fmla="*/ T4 w 67"/>
                            </a:gdLst>
                            <a:ahLst/>
                            <a:cxnLst>
                              <a:cxn ang="0">
                                <a:pos x="T1" y="0"/>
                              </a:cxn>
                              <a:cxn ang="0">
                                <a:pos x="T3" y="0"/>
                              </a:cxn>
                              <a:cxn ang="0">
                                <a:pos x="T5" y="0"/>
                              </a:cxn>
                            </a:cxnLst>
                            <a:rect l="0" t="0" r="r" b="b"/>
                            <a:pathLst>
                              <a:path w="67">
                                <a:moveTo>
                                  <a:pt x="67" y="0"/>
                                </a:moveTo>
                                <a:lnTo>
                                  <a:pt x="0" y="0"/>
                                </a:lnTo>
                                <a:lnTo>
                                  <a:pt x="67" y="0"/>
                                </a:lnTo>
                                <a:close/>
                              </a:path>
                            </a:pathLst>
                          </a:custGeom>
                          <a:solidFill>
                            <a:srgbClr val="A6A6A6">
                              <a:alpha val="5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51" name="Freeform 1547"/>
                        <wps:cNvSpPr>
                          <a:spLocks/>
                        </wps:cNvSpPr>
                        <wps:spPr bwMode="auto">
                          <a:xfrm>
                            <a:off x="4089" y="2003"/>
                            <a:ext cx="67" cy="2"/>
                          </a:xfrm>
                          <a:custGeom>
                            <a:avLst/>
                            <a:gdLst>
                              <a:gd name="T0" fmla="+- 0 4089 4089"/>
                              <a:gd name="T1" fmla="*/ T0 w 67"/>
                              <a:gd name="T2" fmla="+- 0 4156 4089"/>
                              <a:gd name="T3" fmla="*/ T2 w 67"/>
                              <a:gd name="T4" fmla="+- 0 4089 4089"/>
                              <a:gd name="T5" fmla="*/ T4 w 67"/>
                            </a:gdLst>
                            <a:ahLst/>
                            <a:cxnLst>
                              <a:cxn ang="0">
                                <a:pos x="T1" y="0"/>
                              </a:cxn>
                              <a:cxn ang="0">
                                <a:pos x="T3" y="0"/>
                              </a:cxn>
                              <a:cxn ang="0">
                                <a:pos x="T5" y="0"/>
                              </a:cxn>
                            </a:cxnLst>
                            <a:rect l="0" t="0" r="r" b="b"/>
                            <a:pathLst>
                              <a:path w="67">
                                <a:moveTo>
                                  <a:pt x="0" y="0"/>
                                </a:moveTo>
                                <a:lnTo>
                                  <a:pt x="67"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52" name="Freeform 1546"/>
                        <wps:cNvSpPr>
                          <a:spLocks/>
                        </wps:cNvSpPr>
                        <wps:spPr bwMode="auto">
                          <a:xfrm>
                            <a:off x="4156" y="2003"/>
                            <a:ext cx="67" cy="2"/>
                          </a:xfrm>
                          <a:custGeom>
                            <a:avLst/>
                            <a:gdLst>
                              <a:gd name="T0" fmla="+- 0 4223 4156"/>
                              <a:gd name="T1" fmla="*/ T0 w 67"/>
                              <a:gd name="T2" fmla="+- 0 4156 4156"/>
                              <a:gd name="T3" fmla="*/ T2 w 67"/>
                              <a:gd name="T4" fmla="+- 0 4223 4156"/>
                              <a:gd name="T5" fmla="*/ T4 w 67"/>
                            </a:gdLst>
                            <a:ahLst/>
                            <a:cxnLst>
                              <a:cxn ang="0">
                                <a:pos x="T1" y="0"/>
                              </a:cxn>
                              <a:cxn ang="0">
                                <a:pos x="T3" y="0"/>
                              </a:cxn>
                              <a:cxn ang="0">
                                <a:pos x="T5" y="0"/>
                              </a:cxn>
                            </a:cxnLst>
                            <a:rect l="0" t="0" r="r" b="b"/>
                            <a:pathLst>
                              <a:path w="67">
                                <a:moveTo>
                                  <a:pt x="67" y="0"/>
                                </a:moveTo>
                                <a:lnTo>
                                  <a:pt x="0" y="0"/>
                                </a:lnTo>
                                <a:lnTo>
                                  <a:pt x="67" y="0"/>
                                </a:lnTo>
                                <a:close/>
                              </a:path>
                            </a:pathLst>
                          </a:custGeom>
                          <a:solidFill>
                            <a:srgbClr val="A6A6A6">
                              <a:alpha val="5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53" name="Freeform 1545"/>
                        <wps:cNvSpPr>
                          <a:spLocks/>
                        </wps:cNvSpPr>
                        <wps:spPr bwMode="auto">
                          <a:xfrm>
                            <a:off x="4156" y="2003"/>
                            <a:ext cx="67" cy="2"/>
                          </a:xfrm>
                          <a:custGeom>
                            <a:avLst/>
                            <a:gdLst>
                              <a:gd name="T0" fmla="+- 0 4156 4156"/>
                              <a:gd name="T1" fmla="*/ T0 w 67"/>
                              <a:gd name="T2" fmla="+- 0 4223 4156"/>
                              <a:gd name="T3" fmla="*/ T2 w 67"/>
                              <a:gd name="T4" fmla="+- 0 4156 4156"/>
                              <a:gd name="T5" fmla="*/ T4 w 67"/>
                            </a:gdLst>
                            <a:ahLst/>
                            <a:cxnLst>
                              <a:cxn ang="0">
                                <a:pos x="T1" y="0"/>
                              </a:cxn>
                              <a:cxn ang="0">
                                <a:pos x="T3" y="0"/>
                              </a:cxn>
                              <a:cxn ang="0">
                                <a:pos x="T5" y="0"/>
                              </a:cxn>
                            </a:cxnLst>
                            <a:rect l="0" t="0" r="r" b="b"/>
                            <a:pathLst>
                              <a:path w="67">
                                <a:moveTo>
                                  <a:pt x="0" y="0"/>
                                </a:moveTo>
                                <a:lnTo>
                                  <a:pt x="67"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54" name="Freeform 1544"/>
                        <wps:cNvSpPr>
                          <a:spLocks/>
                        </wps:cNvSpPr>
                        <wps:spPr bwMode="auto">
                          <a:xfrm>
                            <a:off x="4223" y="2003"/>
                            <a:ext cx="67" cy="2"/>
                          </a:xfrm>
                          <a:custGeom>
                            <a:avLst/>
                            <a:gdLst>
                              <a:gd name="T0" fmla="+- 0 4290 4223"/>
                              <a:gd name="T1" fmla="*/ T0 w 67"/>
                              <a:gd name="T2" fmla="+- 0 4223 4223"/>
                              <a:gd name="T3" fmla="*/ T2 w 67"/>
                              <a:gd name="T4" fmla="+- 0 4290 4223"/>
                              <a:gd name="T5" fmla="*/ T4 w 67"/>
                            </a:gdLst>
                            <a:ahLst/>
                            <a:cxnLst>
                              <a:cxn ang="0">
                                <a:pos x="T1" y="0"/>
                              </a:cxn>
                              <a:cxn ang="0">
                                <a:pos x="T3" y="0"/>
                              </a:cxn>
                              <a:cxn ang="0">
                                <a:pos x="T5" y="0"/>
                              </a:cxn>
                            </a:cxnLst>
                            <a:rect l="0" t="0" r="r" b="b"/>
                            <a:pathLst>
                              <a:path w="67">
                                <a:moveTo>
                                  <a:pt x="67" y="0"/>
                                </a:moveTo>
                                <a:lnTo>
                                  <a:pt x="0" y="0"/>
                                </a:lnTo>
                                <a:lnTo>
                                  <a:pt x="67" y="0"/>
                                </a:lnTo>
                                <a:close/>
                              </a:path>
                            </a:pathLst>
                          </a:custGeom>
                          <a:solidFill>
                            <a:srgbClr val="A6A6A6">
                              <a:alpha val="5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55" name="Freeform 1543"/>
                        <wps:cNvSpPr>
                          <a:spLocks/>
                        </wps:cNvSpPr>
                        <wps:spPr bwMode="auto">
                          <a:xfrm>
                            <a:off x="4223" y="2003"/>
                            <a:ext cx="67" cy="2"/>
                          </a:xfrm>
                          <a:custGeom>
                            <a:avLst/>
                            <a:gdLst>
                              <a:gd name="T0" fmla="+- 0 4223 4223"/>
                              <a:gd name="T1" fmla="*/ T0 w 67"/>
                              <a:gd name="T2" fmla="+- 0 4290 4223"/>
                              <a:gd name="T3" fmla="*/ T2 w 67"/>
                              <a:gd name="T4" fmla="+- 0 4223 4223"/>
                              <a:gd name="T5" fmla="*/ T4 w 67"/>
                            </a:gdLst>
                            <a:ahLst/>
                            <a:cxnLst>
                              <a:cxn ang="0">
                                <a:pos x="T1" y="0"/>
                              </a:cxn>
                              <a:cxn ang="0">
                                <a:pos x="T3" y="0"/>
                              </a:cxn>
                              <a:cxn ang="0">
                                <a:pos x="T5" y="0"/>
                              </a:cxn>
                            </a:cxnLst>
                            <a:rect l="0" t="0" r="r" b="b"/>
                            <a:pathLst>
                              <a:path w="67">
                                <a:moveTo>
                                  <a:pt x="0" y="0"/>
                                </a:moveTo>
                                <a:lnTo>
                                  <a:pt x="67"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56" name="Freeform 1542"/>
                        <wps:cNvSpPr>
                          <a:spLocks/>
                        </wps:cNvSpPr>
                        <wps:spPr bwMode="auto">
                          <a:xfrm>
                            <a:off x="4290" y="2003"/>
                            <a:ext cx="67" cy="2"/>
                          </a:xfrm>
                          <a:custGeom>
                            <a:avLst/>
                            <a:gdLst>
                              <a:gd name="T0" fmla="+- 0 4357 4290"/>
                              <a:gd name="T1" fmla="*/ T0 w 67"/>
                              <a:gd name="T2" fmla="+- 0 4290 4290"/>
                              <a:gd name="T3" fmla="*/ T2 w 67"/>
                              <a:gd name="T4" fmla="+- 0 4357 4290"/>
                              <a:gd name="T5" fmla="*/ T4 w 67"/>
                            </a:gdLst>
                            <a:ahLst/>
                            <a:cxnLst>
                              <a:cxn ang="0">
                                <a:pos x="T1" y="0"/>
                              </a:cxn>
                              <a:cxn ang="0">
                                <a:pos x="T3" y="0"/>
                              </a:cxn>
                              <a:cxn ang="0">
                                <a:pos x="T5" y="0"/>
                              </a:cxn>
                            </a:cxnLst>
                            <a:rect l="0" t="0" r="r" b="b"/>
                            <a:pathLst>
                              <a:path w="67">
                                <a:moveTo>
                                  <a:pt x="67" y="0"/>
                                </a:moveTo>
                                <a:lnTo>
                                  <a:pt x="0" y="0"/>
                                </a:lnTo>
                                <a:lnTo>
                                  <a:pt x="67" y="0"/>
                                </a:lnTo>
                                <a:close/>
                              </a:path>
                            </a:pathLst>
                          </a:custGeom>
                          <a:solidFill>
                            <a:srgbClr val="A6A6A6">
                              <a:alpha val="5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57" name="Freeform 1541"/>
                        <wps:cNvSpPr>
                          <a:spLocks/>
                        </wps:cNvSpPr>
                        <wps:spPr bwMode="auto">
                          <a:xfrm>
                            <a:off x="4290" y="2003"/>
                            <a:ext cx="67" cy="2"/>
                          </a:xfrm>
                          <a:custGeom>
                            <a:avLst/>
                            <a:gdLst>
                              <a:gd name="T0" fmla="+- 0 4290 4290"/>
                              <a:gd name="T1" fmla="*/ T0 w 67"/>
                              <a:gd name="T2" fmla="+- 0 4357 4290"/>
                              <a:gd name="T3" fmla="*/ T2 w 67"/>
                              <a:gd name="T4" fmla="+- 0 4290 4290"/>
                              <a:gd name="T5" fmla="*/ T4 w 67"/>
                            </a:gdLst>
                            <a:ahLst/>
                            <a:cxnLst>
                              <a:cxn ang="0">
                                <a:pos x="T1" y="0"/>
                              </a:cxn>
                              <a:cxn ang="0">
                                <a:pos x="T3" y="0"/>
                              </a:cxn>
                              <a:cxn ang="0">
                                <a:pos x="T5" y="0"/>
                              </a:cxn>
                            </a:cxnLst>
                            <a:rect l="0" t="0" r="r" b="b"/>
                            <a:pathLst>
                              <a:path w="67">
                                <a:moveTo>
                                  <a:pt x="0" y="0"/>
                                </a:moveTo>
                                <a:lnTo>
                                  <a:pt x="67"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58" name="Freeform 1540"/>
                        <wps:cNvSpPr>
                          <a:spLocks/>
                        </wps:cNvSpPr>
                        <wps:spPr bwMode="auto">
                          <a:xfrm>
                            <a:off x="4357" y="2003"/>
                            <a:ext cx="67" cy="2"/>
                          </a:xfrm>
                          <a:custGeom>
                            <a:avLst/>
                            <a:gdLst>
                              <a:gd name="T0" fmla="+- 0 4425 4358"/>
                              <a:gd name="T1" fmla="*/ T0 w 67"/>
                              <a:gd name="T2" fmla="+- 0 4358 4358"/>
                              <a:gd name="T3" fmla="*/ T2 w 67"/>
                              <a:gd name="T4" fmla="+- 0 4425 4358"/>
                              <a:gd name="T5" fmla="*/ T4 w 67"/>
                            </a:gdLst>
                            <a:ahLst/>
                            <a:cxnLst>
                              <a:cxn ang="0">
                                <a:pos x="T1" y="0"/>
                              </a:cxn>
                              <a:cxn ang="0">
                                <a:pos x="T3" y="0"/>
                              </a:cxn>
                              <a:cxn ang="0">
                                <a:pos x="T5" y="0"/>
                              </a:cxn>
                            </a:cxnLst>
                            <a:rect l="0" t="0" r="r" b="b"/>
                            <a:pathLst>
                              <a:path w="67">
                                <a:moveTo>
                                  <a:pt x="67" y="0"/>
                                </a:moveTo>
                                <a:lnTo>
                                  <a:pt x="0" y="0"/>
                                </a:lnTo>
                                <a:lnTo>
                                  <a:pt x="67" y="0"/>
                                </a:lnTo>
                                <a:close/>
                              </a:path>
                            </a:pathLst>
                          </a:custGeom>
                          <a:solidFill>
                            <a:srgbClr val="A6A6A6">
                              <a:alpha val="5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59" name="Freeform 1539"/>
                        <wps:cNvSpPr>
                          <a:spLocks/>
                        </wps:cNvSpPr>
                        <wps:spPr bwMode="auto">
                          <a:xfrm>
                            <a:off x="4357" y="2003"/>
                            <a:ext cx="67" cy="2"/>
                          </a:xfrm>
                          <a:custGeom>
                            <a:avLst/>
                            <a:gdLst>
                              <a:gd name="T0" fmla="+- 0 4358 4358"/>
                              <a:gd name="T1" fmla="*/ T0 w 67"/>
                              <a:gd name="T2" fmla="+- 0 4425 4358"/>
                              <a:gd name="T3" fmla="*/ T2 w 67"/>
                              <a:gd name="T4" fmla="+- 0 4358 4358"/>
                              <a:gd name="T5" fmla="*/ T4 w 67"/>
                            </a:gdLst>
                            <a:ahLst/>
                            <a:cxnLst>
                              <a:cxn ang="0">
                                <a:pos x="T1" y="0"/>
                              </a:cxn>
                              <a:cxn ang="0">
                                <a:pos x="T3" y="0"/>
                              </a:cxn>
                              <a:cxn ang="0">
                                <a:pos x="T5" y="0"/>
                              </a:cxn>
                            </a:cxnLst>
                            <a:rect l="0" t="0" r="r" b="b"/>
                            <a:pathLst>
                              <a:path w="67">
                                <a:moveTo>
                                  <a:pt x="0" y="0"/>
                                </a:moveTo>
                                <a:lnTo>
                                  <a:pt x="67"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60" name="Freeform 1538"/>
                        <wps:cNvSpPr>
                          <a:spLocks/>
                        </wps:cNvSpPr>
                        <wps:spPr bwMode="auto">
                          <a:xfrm>
                            <a:off x="4424" y="2003"/>
                            <a:ext cx="67" cy="2"/>
                          </a:xfrm>
                          <a:custGeom>
                            <a:avLst/>
                            <a:gdLst>
                              <a:gd name="T0" fmla="+- 0 4492 4425"/>
                              <a:gd name="T1" fmla="*/ T0 w 67"/>
                              <a:gd name="T2" fmla="+- 0 4425 4425"/>
                              <a:gd name="T3" fmla="*/ T2 w 67"/>
                              <a:gd name="T4" fmla="+- 0 4492 4425"/>
                              <a:gd name="T5" fmla="*/ T4 w 67"/>
                            </a:gdLst>
                            <a:ahLst/>
                            <a:cxnLst>
                              <a:cxn ang="0">
                                <a:pos x="T1" y="0"/>
                              </a:cxn>
                              <a:cxn ang="0">
                                <a:pos x="T3" y="0"/>
                              </a:cxn>
                              <a:cxn ang="0">
                                <a:pos x="T5" y="0"/>
                              </a:cxn>
                            </a:cxnLst>
                            <a:rect l="0" t="0" r="r" b="b"/>
                            <a:pathLst>
                              <a:path w="67">
                                <a:moveTo>
                                  <a:pt x="67" y="0"/>
                                </a:moveTo>
                                <a:lnTo>
                                  <a:pt x="0" y="0"/>
                                </a:lnTo>
                                <a:lnTo>
                                  <a:pt x="67" y="0"/>
                                </a:lnTo>
                                <a:close/>
                              </a:path>
                            </a:pathLst>
                          </a:custGeom>
                          <a:solidFill>
                            <a:srgbClr val="A6A6A6">
                              <a:alpha val="5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61" name="Freeform 1537"/>
                        <wps:cNvSpPr>
                          <a:spLocks/>
                        </wps:cNvSpPr>
                        <wps:spPr bwMode="auto">
                          <a:xfrm>
                            <a:off x="4424" y="2003"/>
                            <a:ext cx="67" cy="2"/>
                          </a:xfrm>
                          <a:custGeom>
                            <a:avLst/>
                            <a:gdLst>
                              <a:gd name="T0" fmla="+- 0 4425 4425"/>
                              <a:gd name="T1" fmla="*/ T0 w 67"/>
                              <a:gd name="T2" fmla="+- 0 4492 4425"/>
                              <a:gd name="T3" fmla="*/ T2 w 67"/>
                              <a:gd name="T4" fmla="+- 0 4425 4425"/>
                              <a:gd name="T5" fmla="*/ T4 w 67"/>
                            </a:gdLst>
                            <a:ahLst/>
                            <a:cxnLst>
                              <a:cxn ang="0">
                                <a:pos x="T1" y="0"/>
                              </a:cxn>
                              <a:cxn ang="0">
                                <a:pos x="T3" y="0"/>
                              </a:cxn>
                              <a:cxn ang="0">
                                <a:pos x="T5" y="0"/>
                              </a:cxn>
                            </a:cxnLst>
                            <a:rect l="0" t="0" r="r" b="b"/>
                            <a:pathLst>
                              <a:path w="67">
                                <a:moveTo>
                                  <a:pt x="0" y="0"/>
                                </a:moveTo>
                                <a:lnTo>
                                  <a:pt x="67"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62" name="Freeform 1536"/>
                        <wps:cNvSpPr>
                          <a:spLocks/>
                        </wps:cNvSpPr>
                        <wps:spPr bwMode="auto">
                          <a:xfrm>
                            <a:off x="4491" y="2003"/>
                            <a:ext cx="67" cy="2"/>
                          </a:xfrm>
                          <a:custGeom>
                            <a:avLst/>
                            <a:gdLst>
                              <a:gd name="T0" fmla="+- 0 4559 4492"/>
                              <a:gd name="T1" fmla="*/ T0 w 67"/>
                              <a:gd name="T2" fmla="+- 0 4492 4492"/>
                              <a:gd name="T3" fmla="*/ T2 w 67"/>
                              <a:gd name="T4" fmla="+- 0 4559 4492"/>
                              <a:gd name="T5" fmla="*/ T4 w 67"/>
                            </a:gdLst>
                            <a:ahLst/>
                            <a:cxnLst>
                              <a:cxn ang="0">
                                <a:pos x="T1" y="0"/>
                              </a:cxn>
                              <a:cxn ang="0">
                                <a:pos x="T3" y="0"/>
                              </a:cxn>
                              <a:cxn ang="0">
                                <a:pos x="T5" y="0"/>
                              </a:cxn>
                            </a:cxnLst>
                            <a:rect l="0" t="0" r="r" b="b"/>
                            <a:pathLst>
                              <a:path w="67">
                                <a:moveTo>
                                  <a:pt x="67" y="0"/>
                                </a:moveTo>
                                <a:lnTo>
                                  <a:pt x="0" y="0"/>
                                </a:lnTo>
                                <a:lnTo>
                                  <a:pt x="67" y="0"/>
                                </a:lnTo>
                                <a:close/>
                              </a:path>
                            </a:pathLst>
                          </a:custGeom>
                          <a:solidFill>
                            <a:srgbClr val="A6A6A6">
                              <a:alpha val="5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63" name="Freeform 1535"/>
                        <wps:cNvSpPr>
                          <a:spLocks/>
                        </wps:cNvSpPr>
                        <wps:spPr bwMode="auto">
                          <a:xfrm>
                            <a:off x="4491" y="2003"/>
                            <a:ext cx="67" cy="2"/>
                          </a:xfrm>
                          <a:custGeom>
                            <a:avLst/>
                            <a:gdLst>
                              <a:gd name="T0" fmla="+- 0 4492 4492"/>
                              <a:gd name="T1" fmla="*/ T0 w 67"/>
                              <a:gd name="T2" fmla="+- 0 4559 4492"/>
                              <a:gd name="T3" fmla="*/ T2 w 67"/>
                              <a:gd name="T4" fmla="+- 0 4492 4492"/>
                              <a:gd name="T5" fmla="*/ T4 w 67"/>
                            </a:gdLst>
                            <a:ahLst/>
                            <a:cxnLst>
                              <a:cxn ang="0">
                                <a:pos x="T1" y="0"/>
                              </a:cxn>
                              <a:cxn ang="0">
                                <a:pos x="T3" y="0"/>
                              </a:cxn>
                              <a:cxn ang="0">
                                <a:pos x="T5" y="0"/>
                              </a:cxn>
                            </a:cxnLst>
                            <a:rect l="0" t="0" r="r" b="b"/>
                            <a:pathLst>
                              <a:path w="67">
                                <a:moveTo>
                                  <a:pt x="0" y="0"/>
                                </a:moveTo>
                                <a:lnTo>
                                  <a:pt x="67"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64" name="Freeform 1534"/>
                        <wps:cNvSpPr>
                          <a:spLocks/>
                        </wps:cNvSpPr>
                        <wps:spPr bwMode="auto">
                          <a:xfrm>
                            <a:off x="4558" y="2003"/>
                            <a:ext cx="67" cy="2"/>
                          </a:xfrm>
                          <a:custGeom>
                            <a:avLst/>
                            <a:gdLst>
                              <a:gd name="T0" fmla="+- 0 4626 4559"/>
                              <a:gd name="T1" fmla="*/ T0 w 67"/>
                              <a:gd name="T2" fmla="+- 0 4559 4559"/>
                              <a:gd name="T3" fmla="*/ T2 w 67"/>
                              <a:gd name="T4" fmla="+- 0 4626 4559"/>
                              <a:gd name="T5" fmla="*/ T4 w 67"/>
                            </a:gdLst>
                            <a:ahLst/>
                            <a:cxnLst>
                              <a:cxn ang="0">
                                <a:pos x="T1" y="0"/>
                              </a:cxn>
                              <a:cxn ang="0">
                                <a:pos x="T3" y="0"/>
                              </a:cxn>
                              <a:cxn ang="0">
                                <a:pos x="T5" y="0"/>
                              </a:cxn>
                            </a:cxnLst>
                            <a:rect l="0" t="0" r="r" b="b"/>
                            <a:pathLst>
                              <a:path w="67">
                                <a:moveTo>
                                  <a:pt x="67" y="0"/>
                                </a:moveTo>
                                <a:lnTo>
                                  <a:pt x="0" y="0"/>
                                </a:lnTo>
                                <a:lnTo>
                                  <a:pt x="67" y="0"/>
                                </a:lnTo>
                                <a:close/>
                              </a:path>
                            </a:pathLst>
                          </a:custGeom>
                          <a:solidFill>
                            <a:srgbClr val="A6A6A6">
                              <a:alpha val="5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65" name="Freeform 1533"/>
                        <wps:cNvSpPr>
                          <a:spLocks/>
                        </wps:cNvSpPr>
                        <wps:spPr bwMode="auto">
                          <a:xfrm>
                            <a:off x="4558" y="2003"/>
                            <a:ext cx="67" cy="2"/>
                          </a:xfrm>
                          <a:custGeom>
                            <a:avLst/>
                            <a:gdLst>
                              <a:gd name="T0" fmla="+- 0 4559 4559"/>
                              <a:gd name="T1" fmla="*/ T0 w 67"/>
                              <a:gd name="T2" fmla="+- 0 4626 4559"/>
                              <a:gd name="T3" fmla="*/ T2 w 67"/>
                              <a:gd name="T4" fmla="+- 0 4559 4559"/>
                              <a:gd name="T5" fmla="*/ T4 w 67"/>
                            </a:gdLst>
                            <a:ahLst/>
                            <a:cxnLst>
                              <a:cxn ang="0">
                                <a:pos x="T1" y="0"/>
                              </a:cxn>
                              <a:cxn ang="0">
                                <a:pos x="T3" y="0"/>
                              </a:cxn>
                              <a:cxn ang="0">
                                <a:pos x="T5" y="0"/>
                              </a:cxn>
                            </a:cxnLst>
                            <a:rect l="0" t="0" r="r" b="b"/>
                            <a:pathLst>
                              <a:path w="67">
                                <a:moveTo>
                                  <a:pt x="0" y="0"/>
                                </a:moveTo>
                                <a:lnTo>
                                  <a:pt x="67"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66" name="Freeform 1532"/>
                        <wps:cNvSpPr>
                          <a:spLocks/>
                        </wps:cNvSpPr>
                        <wps:spPr bwMode="auto">
                          <a:xfrm>
                            <a:off x="4626" y="2003"/>
                            <a:ext cx="67" cy="2"/>
                          </a:xfrm>
                          <a:custGeom>
                            <a:avLst/>
                            <a:gdLst>
                              <a:gd name="T0" fmla="+- 0 4693 4626"/>
                              <a:gd name="T1" fmla="*/ T0 w 67"/>
                              <a:gd name="T2" fmla="+- 0 4626 4626"/>
                              <a:gd name="T3" fmla="*/ T2 w 67"/>
                              <a:gd name="T4" fmla="+- 0 4693 4626"/>
                              <a:gd name="T5" fmla="*/ T4 w 67"/>
                            </a:gdLst>
                            <a:ahLst/>
                            <a:cxnLst>
                              <a:cxn ang="0">
                                <a:pos x="T1" y="0"/>
                              </a:cxn>
                              <a:cxn ang="0">
                                <a:pos x="T3" y="0"/>
                              </a:cxn>
                              <a:cxn ang="0">
                                <a:pos x="T5" y="0"/>
                              </a:cxn>
                            </a:cxnLst>
                            <a:rect l="0" t="0" r="r" b="b"/>
                            <a:pathLst>
                              <a:path w="67">
                                <a:moveTo>
                                  <a:pt x="67" y="0"/>
                                </a:moveTo>
                                <a:lnTo>
                                  <a:pt x="0" y="0"/>
                                </a:lnTo>
                                <a:lnTo>
                                  <a:pt x="67" y="0"/>
                                </a:lnTo>
                                <a:close/>
                              </a:path>
                            </a:pathLst>
                          </a:custGeom>
                          <a:solidFill>
                            <a:srgbClr val="A6A6A6">
                              <a:alpha val="5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67" name="Freeform 1531"/>
                        <wps:cNvSpPr>
                          <a:spLocks/>
                        </wps:cNvSpPr>
                        <wps:spPr bwMode="auto">
                          <a:xfrm>
                            <a:off x="4626" y="2003"/>
                            <a:ext cx="67" cy="2"/>
                          </a:xfrm>
                          <a:custGeom>
                            <a:avLst/>
                            <a:gdLst>
                              <a:gd name="T0" fmla="+- 0 4626 4626"/>
                              <a:gd name="T1" fmla="*/ T0 w 67"/>
                              <a:gd name="T2" fmla="+- 0 4693 4626"/>
                              <a:gd name="T3" fmla="*/ T2 w 67"/>
                              <a:gd name="T4" fmla="+- 0 4626 4626"/>
                              <a:gd name="T5" fmla="*/ T4 w 67"/>
                            </a:gdLst>
                            <a:ahLst/>
                            <a:cxnLst>
                              <a:cxn ang="0">
                                <a:pos x="T1" y="0"/>
                              </a:cxn>
                              <a:cxn ang="0">
                                <a:pos x="T3" y="0"/>
                              </a:cxn>
                              <a:cxn ang="0">
                                <a:pos x="T5" y="0"/>
                              </a:cxn>
                            </a:cxnLst>
                            <a:rect l="0" t="0" r="r" b="b"/>
                            <a:pathLst>
                              <a:path w="67">
                                <a:moveTo>
                                  <a:pt x="0" y="0"/>
                                </a:moveTo>
                                <a:lnTo>
                                  <a:pt x="67"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68" name="Freeform 1530"/>
                        <wps:cNvSpPr>
                          <a:spLocks/>
                        </wps:cNvSpPr>
                        <wps:spPr bwMode="auto">
                          <a:xfrm>
                            <a:off x="4693" y="2003"/>
                            <a:ext cx="67" cy="2"/>
                          </a:xfrm>
                          <a:custGeom>
                            <a:avLst/>
                            <a:gdLst>
                              <a:gd name="T0" fmla="+- 0 4760 4693"/>
                              <a:gd name="T1" fmla="*/ T0 w 67"/>
                              <a:gd name="T2" fmla="+- 0 4693 4693"/>
                              <a:gd name="T3" fmla="*/ T2 w 67"/>
                              <a:gd name="T4" fmla="+- 0 4760 4693"/>
                              <a:gd name="T5" fmla="*/ T4 w 67"/>
                            </a:gdLst>
                            <a:ahLst/>
                            <a:cxnLst>
                              <a:cxn ang="0">
                                <a:pos x="T1" y="0"/>
                              </a:cxn>
                              <a:cxn ang="0">
                                <a:pos x="T3" y="0"/>
                              </a:cxn>
                              <a:cxn ang="0">
                                <a:pos x="T5" y="0"/>
                              </a:cxn>
                            </a:cxnLst>
                            <a:rect l="0" t="0" r="r" b="b"/>
                            <a:pathLst>
                              <a:path w="67">
                                <a:moveTo>
                                  <a:pt x="67" y="0"/>
                                </a:moveTo>
                                <a:lnTo>
                                  <a:pt x="0" y="0"/>
                                </a:lnTo>
                                <a:lnTo>
                                  <a:pt x="67" y="0"/>
                                </a:lnTo>
                                <a:close/>
                              </a:path>
                            </a:pathLst>
                          </a:custGeom>
                          <a:solidFill>
                            <a:srgbClr val="A6A6A6">
                              <a:alpha val="5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69" name="Freeform 1529"/>
                        <wps:cNvSpPr>
                          <a:spLocks/>
                        </wps:cNvSpPr>
                        <wps:spPr bwMode="auto">
                          <a:xfrm>
                            <a:off x="4693" y="2003"/>
                            <a:ext cx="67" cy="2"/>
                          </a:xfrm>
                          <a:custGeom>
                            <a:avLst/>
                            <a:gdLst>
                              <a:gd name="T0" fmla="+- 0 4693 4693"/>
                              <a:gd name="T1" fmla="*/ T0 w 67"/>
                              <a:gd name="T2" fmla="+- 0 4760 4693"/>
                              <a:gd name="T3" fmla="*/ T2 w 67"/>
                              <a:gd name="T4" fmla="+- 0 4693 4693"/>
                              <a:gd name="T5" fmla="*/ T4 w 67"/>
                            </a:gdLst>
                            <a:ahLst/>
                            <a:cxnLst>
                              <a:cxn ang="0">
                                <a:pos x="T1" y="0"/>
                              </a:cxn>
                              <a:cxn ang="0">
                                <a:pos x="T3" y="0"/>
                              </a:cxn>
                              <a:cxn ang="0">
                                <a:pos x="T5" y="0"/>
                              </a:cxn>
                            </a:cxnLst>
                            <a:rect l="0" t="0" r="r" b="b"/>
                            <a:pathLst>
                              <a:path w="67">
                                <a:moveTo>
                                  <a:pt x="0" y="0"/>
                                </a:moveTo>
                                <a:lnTo>
                                  <a:pt x="67"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70" name="Freeform 1528"/>
                        <wps:cNvSpPr>
                          <a:spLocks/>
                        </wps:cNvSpPr>
                        <wps:spPr bwMode="auto">
                          <a:xfrm>
                            <a:off x="4760" y="2003"/>
                            <a:ext cx="67" cy="2"/>
                          </a:xfrm>
                          <a:custGeom>
                            <a:avLst/>
                            <a:gdLst>
                              <a:gd name="T0" fmla="+- 0 4827 4760"/>
                              <a:gd name="T1" fmla="*/ T0 w 67"/>
                              <a:gd name="T2" fmla="+- 0 4760 4760"/>
                              <a:gd name="T3" fmla="*/ T2 w 67"/>
                              <a:gd name="T4" fmla="+- 0 4827 4760"/>
                              <a:gd name="T5" fmla="*/ T4 w 67"/>
                            </a:gdLst>
                            <a:ahLst/>
                            <a:cxnLst>
                              <a:cxn ang="0">
                                <a:pos x="T1" y="0"/>
                              </a:cxn>
                              <a:cxn ang="0">
                                <a:pos x="T3" y="0"/>
                              </a:cxn>
                              <a:cxn ang="0">
                                <a:pos x="T5" y="0"/>
                              </a:cxn>
                            </a:cxnLst>
                            <a:rect l="0" t="0" r="r" b="b"/>
                            <a:pathLst>
                              <a:path w="67">
                                <a:moveTo>
                                  <a:pt x="67" y="0"/>
                                </a:moveTo>
                                <a:lnTo>
                                  <a:pt x="0" y="0"/>
                                </a:lnTo>
                                <a:lnTo>
                                  <a:pt x="67" y="0"/>
                                </a:lnTo>
                                <a:close/>
                              </a:path>
                            </a:pathLst>
                          </a:custGeom>
                          <a:solidFill>
                            <a:srgbClr val="A6A6A6">
                              <a:alpha val="5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71" name="Freeform 1527"/>
                        <wps:cNvSpPr>
                          <a:spLocks/>
                        </wps:cNvSpPr>
                        <wps:spPr bwMode="auto">
                          <a:xfrm>
                            <a:off x="4760" y="2003"/>
                            <a:ext cx="67" cy="2"/>
                          </a:xfrm>
                          <a:custGeom>
                            <a:avLst/>
                            <a:gdLst>
                              <a:gd name="T0" fmla="+- 0 4760 4760"/>
                              <a:gd name="T1" fmla="*/ T0 w 67"/>
                              <a:gd name="T2" fmla="+- 0 4827 4760"/>
                              <a:gd name="T3" fmla="*/ T2 w 67"/>
                              <a:gd name="T4" fmla="+- 0 4760 4760"/>
                              <a:gd name="T5" fmla="*/ T4 w 67"/>
                            </a:gdLst>
                            <a:ahLst/>
                            <a:cxnLst>
                              <a:cxn ang="0">
                                <a:pos x="T1" y="0"/>
                              </a:cxn>
                              <a:cxn ang="0">
                                <a:pos x="T3" y="0"/>
                              </a:cxn>
                              <a:cxn ang="0">
                                <a:pos x="T5" y="0"/>
                              </a:cxn>
                            </a:cxnLst>
                            <a:rect l="0" t="0" r="r" b="b"/>
                            <a:pathLst>
                              <a:path w="67">
                                <a:moveTo>
                                  <a:pt x="0" y="0"/>
                                </a:moveTo>
                                <a:lnTo>
                                  <a:pt x="67"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72" name="Freeform 1526"/>
                        <wps:cNvSpPr>
                          <a:spLocks/>
                        </wps:cNvSpPr>
                        <wps:spPr bwMode="auto">
                          <a:xfrm>
                            <a:off x="4827" y="2003"/>
                            <a:ext cx="67" cy="2"/>
                          </a:xfrm>
                          <a:custGeom>
                            <a:avLst/>
                            <a:gdLst>
                              <a:gd name="T0" fmla="+- 0 4894 4827"/>
                              <a:gd name="T1" fmla="*/ T0 w 67"/>
                              <a:gd name="T2" fmla="+- 0 4827 4827"/>
                              <a:gd name="T3" fmla="*/ T2 w 67"/>
                              <a:gd name="T4" fmla="+- 0 4894 4827"/>
                              <a:gd name="T5" fmla="*/ T4 w 67"/>
                            </a:gdLst>
                            <a:ahLst/>
                            <a:cxnLst>
                              <a:cxn ang="0">
                                <a:pos x="T1" y="0"/>
                              </a:cxn>
                              <a:cxn ang="0">
                                <a:pos x="T3" y="0"/>
                              </a:cxn>
                              <a:cxn ang="0">
                                <a:pos x="T5" y="0"/>
                              </a:cxn>
                            </a:cxnLst>
                            <a:rect l="0" t="0" r="r" b="b"/>
                            <a:pathLst>
                              <a:path w="67">
                                <a:moveTo>
                                  <a:pt x="67" y="0"/>
                                </a:moveTo>
                                <a:lnTo>
                                  <a:pt x="0" y="0"/>
                                </a:lnTo>
                                <a:lnTo>
                                  <a:pt x="67" y="0"/>
                                </a:lnTo>
                                <a:close/>
                              </a:path>
                            </a:pathLst>
                          </a:custGeom>
                          <a:solidFill>
                            <a:srgbClr val="A6A6A6">
                              <a:alpha val="5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73" name="Freeform 1525"/>
                        <wps:cNvSpPr>
                          <a:spLocks/>
                        </wps:cNvSpPr>
                        <wps:spPr bwMode="auto">
                          <a:xfrm>
                            <a:off x="4827" y="2003"/>
                            <a:ext cx="67" cy="2"/>
                          </a:xfrm>
                          <a:custGeom>
                            <a:avLst/>
                            <a:gdLst>
                              <a:gd name="T0" fmla="+- 0 4827 4827"/>
                              <a:gd name="T1" fmla="*/ T0 w 67"/>
                              <a:gd name="T2" fmla="+- 0 4894 4827"/>
                              <a:gd name="T3" fmla="*/ T2 w 67"/>
                              <a:gd name="T4" fmla="+- 0 4827 4827"/>
                              <a:gd name="T5" fmla="*/ T4 w 67"/>
                            </a:gdLst>
                            <a:ahLst/>
                            <a:cxnLst>
                              <a:cxn ang="0">
                                <a:pos x="T1" y="0"/>
                              </a:cxn>
                              <a:cxn ang="0">
                                <a:pos x="T3" y="0"/>
                              </a:cxn>
                              <a:cxn ang="0">
                                <a:pos x="T5" y="0"/>
                              </a:cxn>
                            </a:cxnLst>
                            <a:rect l="0" t="0" r="r" b="b"/>
                            <a:pathLst>
                              <a:path w="67">
                                <a:moveTo>
                                  <a:pt x="0" y="0"/>
                                </a:moveTo>
                                <a:lnTo>
                                  <a:pt x="67"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74" name="Freeform 1524"/>
                        <wps:cNvSpPr>
                          <a:spLocks/>
                        </wps:cNvSpPr>
                        <wps:spPr bwMode="auto">
                          <a:xfrm>
                            <a:off x="4894" y="2003"/>
                            <a:ext cx="67" cy="2"/>
                          </a:xfrm>
                          <a:custGeom>
                            <a:avLst/>
                            <a:gdLst>
                              <a:gd name="T0" fmla="+- 0 4962 4895"/>
                              <a:gd name="T1" fmla="*/ T0 w 67"/>
                              <a:gd name="T2" fmla="+- 0 4895 4895"/>
                              <a:gd name="T3" fmla="*/ T2 w 67"/>
                              <a:gd name="T4" fmla="+- 0 4962 4895"/>
                              <a:gd name="T5" fmla="*/ T4 w 67"/>
                            </a:gdLst>
                            <a:ahLst/>
                            <a:cxnLst>
                              <a:cxn ang="0">
                                <a:pos x="T1" y="0"/>
                              </a:cxn>
                              <a:cxn ang="0">
                                <a:pos x="T3" y="0"/>
                              </a:cxn>
                              <a:cxn ang="0">
                                <a:pos x="T5" y="0"/>
                              </a:cxn>
                            </a:cxnLst>
                            <a:rect l="0" t="0" r="r" b="b"/>
                            <a:pathLst>
                              <a:path w="67">
                                <a:moveTo>
                                  <a:pt x="67" y="0"/>
                                </a:moveTo>
                                <a:lnTo>
                                  <a:pt x="0" y="0"/>
                                </a:lnTo>
                                <a:lnTo>
                                  <a:pt x="67" y="0"/>
                                </a:lnTo>
                                <a:close/>
                              </a:path>
                            </a:pathLst>
                          </a:custGeom>
                          <a:solidFill>
                            <a:srgbClr val="A6A6A6">
                              <a:alpha val="5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75" name="Freeform 1523"/>
                        <wps:cNvSpPr>
                          <a:spLocks/>
                        </wps:cNvSpPr>
                        <wps:spPr bwMode="auto">
                          <a:xfrm>
                            <a:off x="4894" y="2003"/>
                            <a:ext cx="67" cy="2"/>
                          </a:xfrm>
                          <a:custGeom>
                            <a:avLst/>
                            <a:gdLst>
                              <a:gd name="T0" fmla="+- 0 4895 4895"/>
                              <a:gd name="T1" fmla="*/ T0 w 67"/>
                              <a:gd name="T2" fmla="+- 0 4962 4895"/>
                              <a:gd name="T3" fmla="*/ T2 w 67"/>
                              <a:gd name="T4" fmla="+- 0 4895 4895"/>
                              <a:gd name="T5" fmla="*/ T4 w 67"/>
                            </a:gdLst>
                            <a:ahLst/>
                            <a:cxnLst>
                              <a:cxn ang="0">
                                <a:pos x="T1" y="0"/>
                              </a:cxn>
                              <a:cxn ang="0">
                                <a:pos x="T3" y="0"/>
                              </a:cxn>
                              <a:cxn ang="0">
                                <a:pos x="T5" y="0"/>
                              </a:cxn>
                            </a:cxnLst>
                            <a:rect l="0" t="0" r="r" b="b"/>
                            <a:pathLst>
                              <a:path w="67">
                                <a:moveTo>
                                  <a:pt x="0" y="0"/>
                                </a:moveTo>
                                <a:lnTo>
                                  <a:pt x="67"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76" name="Freeform 1522"/>
                        <wps:cNvSpPr>
                          <a:spLocks/>
                        </wps:cNvSpPr>
                        <wps:spPr bwMode="auto">
                          <a:xfrm>
                            <a:off x="4961" y="2003"/>
                            <a:ext cx="67" cy="2"/>
                          </a:xfrm>
                          <a:custGeom>
                            <a:avLst/>
                            <a:gdLst>
                              <a:gd name="T0" fmla="+- 0 5029 4962"/>
                              <a:gd name="T1" fmla="*/ T0 w 67"/>
                              <a:gd name="T2" fmla="+- 0 4962 4962"/>
                              <a:gd name="T3" fmla="*/ T2 w 67"/>
                              <a:gd name="T4" fmla="+- 0 5029 4962"/>
                              <a:gd name="T5" fmla="*/ T4 w 67"/>
                            </a:gdLst>
                            <a:ahLst/>
                            <a:cxnLst>
                              <a:cxn ang="0">
                                <a:pos x="T1" y="0"/>
                              </a:cxn>
                              <a:cxn ang="0">
                                <a:pos x="T3" y="0"/>
                              </a:cxn>
                              <a:cxn ang="0">
                                <a:pos x="T5" y="0"/>
                              </a:cxn>
                            </a:cxnLst>
                            <a:rect l="0" t="0" r="r" b="b"/>
                            <a:pathLst>
                              <a:path w="67">
                                <a:moveTo>
                                  <a:pt x="67" y="0"/>
                                </a:moveTo>
                                <a:lnTo>
                                  <a:pt x="0" y="0"/>
                                </a:lnTo>
                                <a:lnTo>
                                  <a:pt x="67" y="0"/>
                                </a:lnTo>
                                <a:close/>
                              </a:path>
                            </a:pathLst>
                          </a:custGeom>
                          <a:solidFill>
                            <a:srgbClr val="A6A6A6">
                              <a:alpha val="5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77" name="Freeform 1521"/>
                        <wps:cNvSpPr>
                          <a:spLocks/>
                        </wps:cNvSpPr>
                        <wps:spPr bwMode="auto">
                          <a:xfrm>
                            <a:off x="4961" y="2003"/>
                            <a:ext cx="67" cy="2"/>
                          </a:xfrm>
                          <a:custGeom>
                            <a:avLst/>
                            <a:gdLst>
                              <a:gd name="T0" fmla="+- 0 4962 4962"/>
                              <a:gd name="T1" fmla="*/ T0 w 67"/>
                              <a:gd name="T2" fmla="+- 0 5029 4962"/>
                              <a:gd name="T3" fmla="*/ T2 w 67"/>
                              <a:gd name="T4" fmla="+- 0 4962 4962"/>
                              <a:gd name="T5" fmla="*/ T4 w 67"/>
                            </a:gdLst>
                            <a:ahLst/>
                            <a:cxnLst>
                              <a:cxn ang="0">
                                <a:pos x="T1" y="0"/>
                              </a:cxn>
                              <a:cxn ang="0">
                                <a:pos x="T3" y="0"/>
                              </a:cxn>
                              <a:cxn ang="0">
                                <a:pos x="T5" y="0"/>
                              </a:cxn>
                            </a:cxnLst>
                            <a:rect l="0" t="0" r="r" b="b"/>
                            <a:pathLst>
                              <a:path w="67">
                                <a:moveTo>
                                  <a:pt x="0" y="0"/>
                                </a:moveTo>
                                <a:lnTo>
                                  <a:pt x="67"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78" name="Freeform 1520"/>
                        <wps:cNvSpPr>
                          <a:spLocks/>
                        </wps:cNvSpPr>
                        <wps:spPr bwMode="auto">
                          <a:xfrm>
                            <a:off x="5028" y="2003"/>
                            <a:ext cx="67" cy="2"/>
                          </a:xfrm>
                          <a:custGeom>
                            <a:avLst/>
                            <a:gdLst>
                              <a:gd name="T0" fmla="+- 0 5096 5029"/>
                              <a:gd name="T1" fmla="*/ T0 w 67"/>
                              <a:gd name="T2" fmla="+- 0 5029 5029"/>
                              <a:gd name="T3" fmla="*/ T2 w 67"/>
                              <a:gd name="T4" fmla="+- 0 5096 5029"/>
                              <a:gd name="T5" fmla="*/ T4 w 67"/>
                            </a:gdLst>
                            <a:ahLst/>
                            <a:cxnLst>
                              <a:cxn ang="0">
                                <a:pos x="T1" y="0"/>
                              </a:cxn>
                              <a:cxn ang="0">
                                <a:pos x="T3" y="0"/>
                              </a:cxn>
                              <a:cxn ang="0">
                                <a:pos x="T5" y="0"/>
                              </a:cxn>
                            </a:cxnLst>
                            <a:rect l="0" t="0" r="r" b="b"/>
                            <a:pathLst>
                              <a:path w="67">
                                <a:moveTo>
                                  <a:pt x="67" y="0"/>
                                </a:moveTo>
                                <a:lnTo>
                                  <a:pt x="0" y="0"/>
                                </a:lnTo>
                                <a:lnTo>
                                  <a:pt x="67" y="0"/>
                                </a:lnTo>
                                <a:close/>
                              </a:path>
                            </a:pathLst>
                          </a:custGeom>
                          <a:solidFill>
                            <a:srgbClr val="A6A6A6">
                              <a:alpha val="5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79" name="Freeform 1519"/>
                        <wps:cNvSpPr>
                          <a:spLocks/>
                        </wps:cNvSpPr>
                        <wps:spPr bwMode="auto">
                          <a:xfrm>
                            <a:off x="5028" y="2003"/>
                            <a:ext cx="67" cy="2"/>
                          </a:xfrm>
                          <a:custGeom>
                            <a:avLst/>
                            <a:gdLst>
                              <a:gd name="T0" fmla="+- 0 5029 5029"/>
                              <a:gd name="T1" fmla="*/ T0 w 67"/>
                              <a:gd name="T2" fmla="+- 0 5096 5029"/>
                              <a:gd name="T3" fmla="*/ T2 w 67"/>
                              <a:gd name="T4" fmla="+- 0 5029 5029"/>
                              <a:gd name="T5" fmla="*/ T4 w 67"/>
                            </a:gdLst>
                            <a:ahLst/>
                            <a:cxnLst>
                              <a:cxn ang="0">
                                <a:pos x="T1" y="0"/>
                              </a:cxn>
                              <a:cxn ang="0">
                                <a:pos x="T3" y="0"/>
                              </a:cxn>
                              <a:cxn ang="0">
                                <a:pos x="T5" y="0"/>
                              </a:cxn>
                            </a:cxnLst>
                            <a:rect l="0" t="0" r="r" b="b"/>
                            <a:pathLst>
                              <a:path w="67">
                                <a:moveTo>
                                  <a:pt x="0" y="0"/>
                                </a:moveTo>
                                <a:lnTo>
                                  <a:pt x="67"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80" name="Freeform 1518"/>
                        <wps:cNvSpPr>
                          <a:spLocks/>
                        </wps:cNvSpPr>
                        <wps:spPr bwMode="auto">
                          <a:xfrm>
                            <a:off x="5095" y="2003"/>
                            <a:ext cx="67" cy="2"/>
                          </a:xfrm>
                          <a:custGeom>
                            <a:avLst/>
                            <a:gdLst>
                              <a:gd name="T0" fmla="+- 0 5163 5096"/>
                              <a:gd name="T1" fmla="*/ T0 w 67"/>
                              <a:gd name="T2" fmla="+- 0 5096 5096"/>
                              <a:gd name="T3" fmla="*/ T2 w 67"/>
                              <a:gd name="T4" fmla="+- 0 5163 5096"/>
                              <a:gd name="T5" fmla="*/ T4 w 67"/>
                            </a:gdLst>
                            <a:ahLst/>
                            <a:cxnLst>
                              <a:cxn ang="0">
                                <a:pos x="T1" y="0"/>
                              </a:cxn>
                              <a:cxn ang="0">
                                <a:pos x="T3" y="0"/>
                              </a:cxn>
                              <a:cxn ang="0">
                                <a:pos x="T5" y="0"/>
                              </a:cxn>
                            </a:cxnLst>
                            <a:rect l="0" t="0" r="r" b="b"/>
                            <a:pathLst>
                              <a:path w="67">
                                <a:moveTo>
                                  <a:pt x="67" y="0"/>
                                </a:moveTo>
                                <a:lnTo>
                                  <a:pt x="0" y="0"/>
                                </a:lnTo>
                                <a:lnTo>
                                  <a:pt x="67" y="0"/>
                                </a:lnTo>
                                <a:close/>
                              </a:path>
                            </a:pathLst>
                          </a:custGeom>
                          <a:solidFill>
                            <a:srgbClr val="A6A6A6">
                              <a:alpha val="5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81" name="Freeform 1517"/>
                        <wps:cNvSpPr>
                          <a:spLocks/>
                        </wps:cNvSpPr>
                        <wps:spPr bwMode="auto">
                          <a:xfrm>
                            <a:off x="5095" y="2003"/>
                            <a:ext cx="67" cy="2"/>
                          </a:xfrm>
                          <a:custGeom>
                            <a:avLst/>
                            <a:gdLst>
                              <a:gd name="T0" fmla="+- 0 5096 5096"/>
                              <a:gd name="T1" fmla="*/ T0 w 67"/>
                              <a:gd name="T2" fmla="+- 0 5163 5096"/>
                              <a:gd name="T3" fmla="*/ T2 w 67"/>
                              <a:gd name="T4" fmla="+- 0 5096 5096"/>
                              <a:gd name="T5" fmla="*/ T4 w 67"/>
                            </a:gdLst>
                            <a:ahLst/>
                            <a:cxnLst>
                              <a:cxn ang="0">
                                <a:pos x="T1" y="0"/>
                              </a:cxn>
                              <a:cxn ang="0">
                                <a:pos x="T3" y="0"/>
                              </a:cxn>
                              <a:cxn ang="0">
                                <a:pos x="T5" y="0"/>
                              </a:cxn>
                            </a:cxnLst>
                            <a:rect l="0" t="0" r="r" b="b"/>
                            <a:pathLst>
                              <a:path w="67">
                                <a:moveTo>
                                  <a:pt x="0" y="0"/>
                                </a:moveTo>
                                <a:lnTo>
                                  <a:pt x="67"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82" name="Freeform 1516"/>
                        <wps:cNvSpPr>
                          <a:spLocks/>
                        </wps:cNvSpPr>
                        <wps:spPr bwMode="auto">
                          <a:xfrm>
                            <a:off x="5162" y="2003"/>
                            <a:ext cx="67" cy="2"/>
                          </a:xfrm>
                          <a:custGeom>
                            <a:avLst/>
                            <a:gdLst>
                              <a:gd name="T0" fmla="+- 0 5230 5163"/>
                              <a:gd name="T1" fmla="*/ T0 w 67"/>
                              <a:gd name="T2" fmla="+- 0 5163 5163"/>
                              <a:gd name="T3" fmla="*/ T2 w 67"/>
                              <a:gd name="T4" fmla="+- 0 5230 5163"/>
                              <a:gd name="T5" fmla="*/ T4 w 67"/>
                            </a:gdLst>
                            <a:ahLst/>
                            <a:cxnLst>
                              <a:cxn ang="0">
                                <a:pos x="T1" y="0"/>
                              </a:cxn>
                              <a:cxn ang="0">
                                <a:pos x="T3" y="0"/>
                              </a:cxn>
                              <a:cxn ang="0">
                                <a:pos x="T5" y="0"/>
                              </a:cxn>
                            </a:cxnLst>
                            <a:rect l="0" t="0" r="r" b="b"/>
                            <a:pathLst>
                              <a:path w="67">
                                <a:moveTo>
                                  <a:pt x="67" y="0"/>
                                </a:moveTo>
                                <a:lnTo>
                                  <a:pt x="0" y="0"/>
                                </a:lnTo>
                                <a:lnTo>
                                  <a:pt x="67" y="0"/>
                                </a:lnTo>
                                <a:close/>
                              </a:path>
                            </a:pathLst>
                          </a:custGeom>
                          <a:solidFill>
                            <a:srgbClr val="A6A6A6">
                              <a:alpha val="5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83" name="Freeform 1515"/>
                        <wps:cNvSpPr>
                          <a:spLocks/>
                        </wps:cNvSpPr>
                        <wps:spPr bwMode="auto">
                          <a:xfrm>
                            <a:off x="5162" y="2003"/>
                            <a:ext cx="67" cy="2"/>
                          </a:xfrm>
                          <a:custGeom>
                            <a:avLst/>
                            <a:gdLst>
                              <a:gd name="T0" fmla="+- 0 5163 5163"/>
                              <a:gd name="T1" fmla="*/ T0 w 67"/>
                              <a:gd name="T2" fmla="+- 0 5230 5163"/>
                              <a:gd name="T3" fmla="*/ T2 w 67"/>
                              <a:gd name="T4" fmla="+- 0 5163 5163"/>
                              <a:gd name="T5" fmla="*/ T4 w 67"/>
                            </a:gdLst>
                            <a:ahLst/>
                            <a:cxnLst>
                              <a:cxn ang="0">
                                <a:pos x="T1" y="0"/>
                              </a:cxn>
                              <a:cxn ang="0">
                                <a:pos x="T3" y="0"/>
                              </a:cxn>
                              <a:cxn ang="0">
                                <a:pos x="T5" y="0"/>
                              </a:cxn>
                            </a:cxnLst>
                            <a:rect l="0" t="0" r="r" b="b"/>
                            <a:pathLst>
                              <a:path w="67">
                                <a:moveTo>
                                  <a:pt x="0" y="0"/>
                                </a:moveTo>
                                <a:lnTo>
                                  <a:pt x="67"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84" name="Freeform 1514"/>
                        <wps:cNvSpPr>
                          <a:spLocks/>
                        </wps:cNvSpPr>
                        <wps:spPr bwMode="auto">
                          <a:xfrm>
                            <a:off x="5229" y="2003"/>
                            <a:ext cx="67" cy="2"/>
                          </a:xfrm>
                          <a:custGeom>
                            <a:avLst/>
                            <a:gdLst>
                              <a:gd name="T0" fmla="+- 0 5297 5230"/>
                              <a:gd name="T1" fmla="*/ T0 w 67"/>
                              <a:gd name="T2" fmla="+- 0 5230 5230"/>
                              <a:gd name="T3" fmla="*/ T2 w 67"/>
                              <a:gd name="T4" fmla="+- 0 5297 5230"/>
                              <a:gd name="T5" fmla="*/ T4 w 67"/>
                            </a:gdLst>
                            <a:ahLst/>
                            <a:cxnLst>
                              <a:cxn ang="0">
                                <a:pos x="T1" y="0"/>
                              </a:cxn>
                              <a:cxn ang="0">
                                <a:pos x="T3" y="0"/>
                              </a:cxn>
                              <a:cxn ang="0">
                                <a:pos x="T5" y="0"/>
                              </a:cxn>
                            </a:cxnLst>
                            <a:rect l="0" t="0" r="r" b="b"/>
                            <a:pathLst>
                              <a:path w="67">
                                <a:moveTo>
                                  <a:pt x="67" y="0"/>
                                </a:moveTo>
                                <a:lnTo>
                                  <a:pt x="0" y="0"/>
                                </a:lnTo>
                                <a:lnTo>
                                  <a:pt x="67" y="0"/>
                                </a:lnTo>
                                <a:close/>
                              </a:path>
                            </a:pathLst>
                          </a:custGeom>
                          <a:solidFill>
                            <a:srgbClr val="A6A6A6">
                              <a:alpha val="5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85" name="Freeform 1513"/>
                        <wps:cNvSpPr>
                          <a:spLocks/>
                        </wps:cNvSpPr>
                        <wps:spPr bwMode="auto">
                          <a:xfrm>
                            <a:off x="5229" y="2003"/>
                            <a:ext cx="67" cy="2"/>
                          </a:xfrm>
                          <a:custGeom>
                            <a:avLst/>
                            <a:gdLst>
                              <a:gd name="T0" fmla="+- 0 5230 5230"/>
                              <a:gd name="T1" fmla="*/ T0 w 67"/>
                              <a:gd name="T2" fmla="+- 0 5297 5230"/>
                              <a:gd name="T3" fmla="*/ T2 w 67"/>
                              <a:gd name="T4" fmla="+- 0 5230 5230"/>
                              <a:gd name="T5" fmla="*/ T4 w 67"/>
                            </a:gdLst>
                            <a:ahLst/>
                            <a:cxnLst>
                              <a:cxn ang="0">
                                <a:pos x="T1" y="0"/>
                              </a:cxn>
                              <a:cxn ang="0">
                                <a:pos x="T3" y="0"/>
                              </a:cxn>
                              <a:cxn ang="0">
                                <a:pos x="T5" y="0"/>
                              </a:cxn>
                            </a:cxnLst>
                            <a:rect l="0" t="0" r="r" b="b"/>
                            <a:pathLst>
                              <a:path w="67">
                                <a:moveTo>
                                  <a:pt x="0" y="0"/>
                                </a:moveTo>
                                <a:lnTo>
                                  <a:pt x="67"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86" name="Freeform 1512"/>
                        <wps:cNvSpPr>
                          <a:spLocks/>
                        </wps:cNvSpPr>
                        <wps:spPr bwMode="auto">
                          <a:xfrm>
                            <a:off x="5297" y="2003"/>
                            <a:ext cx="67" cy="2"/>
                          </a:xfrm>
                          <a:custGeom>
                            <a:avLst/>
                            <a:gdLst>
                              <a:gd name="T0" fmla="+- 0 5364 5297"/>
                              <a:gd name="T1" fmla="*/ T0 w 67"/>
                              <a:gd name="T2" fmla="+- 0 5297 5297"/>
                              <a:gd name="T3" fmla="*/ T2 w 67"/>
                              <a:gd name="T4" fmla="+- 0 5364 5297"/>
                              <a:gd name="T5" fmla="*/ T4 w 67"/>
                            </a:gdLst>
                            <a:ahLst/>
                            <a:cxnLst>
                              <a:cxn ang="0">
                                <a:pos x="T1" y="0"/>
                              </a:cxn>
                              <a:cxn ang="0">
                                <a:pos x="T3" y="0"/>
                              </a:cxn>
                              <a:cxn ang="0">
                                <a:pos x="T5" y="0"/>
                              </a:cxn>
                            </a:cxnLst>
                            <a:rect l="0" t="0" r="r" b="b"/>
                            <a:pathLst>
                              <a:path w="67">
                                <a:moveTo>
                                  <a:pt x="67" y="0"/>
                                </a:moveTo>
                                <a:lnTo>
                                  <a:pt x="0" y="0"/>
                                </a:lnTo>
                                <a:lnTo>
                                  <a:pt x="67" y="0"/>
                                </a:lnTo>
                                <a:close/>
                              </a:path>
                            </a:pathLst>
                          </a:custGeom>
                          <a:solidFill>
                            <a:srgbClr val="A6A6A6">
                              <a:alpha val="5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87" name="Freeform 1511"/>
                        <wps:cNvSpPr>
                          <a:spLocks/>
                        </wps:cNvSpPr>
                        <wps:spPr bwMode="auto">
                          <a:xfrm>
                            <a:off x="5297" y="2003"/>
                            <a:ext cx="67" cy="2"/>
                          </a:xfrm>
                          <a:custGeom>
                            <a:avLst/>
                            <a:gdLst>
                              <a:gd name="T0" fmla="+- 0 5297 5297"/>
                              <a:gd name="T1" fmla="*/ T0 w 67"/>
                              <a:gd name="T2" fmla="+- 0 5364 5297"/>
                              <a:gd name="T3" fmla="*/ T2 w 67"/>
                              <a:gd name="T4" fmla="+- 0 5297 5297"/>
                              <a:gd name="T5" fmla="*/ T4 w 67"/>
                            </a:gdLst>
                            <a:ahLst/>
                            <a:cxnLst>
                              <a:cxn ang="0">
                                <a:pos x="T1" y="0"/>
                              </a:cxn>
                              <a:cxn ang="0">
                                <a:pos x="T3" y="0"/>
                              </a:cxn>
                              <a:cxn ang="0">
                                <a:pos x="T5" y="0"/>
                              </a:cxn>
                            </a:cxnLst>
                            <a:rect l="0" t="0" r="r" b="b"/>
                            <a:pathLst>
                              <a:path w="67">
                                <a:moveTo>
                                  <a:pt x="0" y="0"/>
                                </a:moveTo>
                                <a:lnTo>
                                  <a:pt x="67"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88" name="Line 1510"/>
                        <wps:cNvCnPr>
                          <a:cxnSpLocks noChangeShapeType="1"/>
                        </wps:cNvCnPr>
                        <wps:spPr bwMode="auto">
                          <a:xfrm>
                            <a:off x="2410" y="2004"/>
                            <a:ext cx="3225" cy="0"/>
                          </a:xfrm>
                          <a:prstGeom prst="line">
                            <a:avLst/>
                          </a:prstGeom>
                          <a:noFill/>
                          <a:ln w="1359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89" name="Rectangle 1509"/>
                        <wps:cNvSpPr>
                          <a:spLocks noChangeArrowheads="1"/>
                        </wps:cNvSpPr>
                        <wps:spPr bwMode="auto">
                          <a:xfrm>
                            <a:off x="2399" y="111"/>
                            <a:ext cx="22" cy="1893"/>
                          </a:xfrm>
                          <a:prstGeom prst="rect">
                            <a:avLst/>
                          </a:prstGeom>
                          <a:solidFill>
                            <a:srgbClr val="000000">
                              <a:alpha val="5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90" name="Line 1508"/>
                        <wps:cNvCnPr>
                          <a:cxnSpLocks noChangeShapeType="1"/>
                        </wps:cNvCnPr>
                        <wps:spPr bwMode="auto">
                          <a:xfrm>
                            <a:off x="3205" y="2004"/>
                            <a:ext cx="0" cy="0"/>
                          </a:xfrm>
                          <a:prstGeom prst="line">
                            <a:avLst/>
                          </a:prstGeom>
                          <a:noFill/>
                          <a:ln w="13590">
                            <a:solidFill>
                              <a:srgbClr val="FF0000"/>
                            </a:solidFill>
                            <a:prstDash val="solid"/>
                            <a:round/>
                            <a:headEnd/>
                            <a:tailEnd/>
                          </a:ln>
                          <a:extLst>
                            <a:ext uri="{909E8E84-426E-40DD-AFC4-6F175D3DCCD1}">
                              <a14:hiddenFill xmlns:a14="http://schemas.microsoft.com/office/drawing/2010/main">
                                <a:noFill/>
                              </a14:hiddenFill>
                            </a:ext>
                          </a:extLst>
                        </wps:spPr>
                        <wps:bodyPr/>
                      </wps:wsp>
                      <wps:wsp>
                        <wps:cNvPr id="1591" name="Line 1507"/>
                        <wps:cNvCnPr>
                          <a:cxnSpLocks noChangeShapeType="1"/>
                        </wps:cNvCnPr>
                        <wps:spPr bwMode="auto">
                          <a:xfrm>
                            <a:off x="3338" y="2004"/>
                            <a:ext cx="0" cy="0"/>
                          </a:xfrm>
                          <a:prstGeom prst="line">
                            <a:avLst/>
                          </a:prstGeom>
                          <a:noFill/>
                          <a:ln w="13590">
                            <a:solidFill>
                              <a:srgbClr val="0000FF"/>
                            </a:solidFill>
                            <a:prstDash val="dash"/>
                            <a:round/>
                            <a:headEnd/>
                            <a:tailEnd/>
                          </a:ln>
                          <a:extLst>
                            <a:ext uri="{909E8E84-426E-40DD-AFC4-6F175D3DCCD1}">
                              <a14:hiddenFill xmlns:a14="http://schemas.microsoft.com/office/drawing/2010/main">
                                <a:noFill/>
                              </a14:hiddenFill>
                            </a:ext>
                          </a:extLst>
                        </wps:spPr>
                        <wps:bodyPr/>
                      </wps:wsp>
                      <wps:wsp>
                        <wps:cNvPr id="1592" name="Line 1506"/>
                        <wps:cNvCnPr>
                          <a:cxnSpLocks noChangeShapeType="1"/>
                        </wps:cNvCnPr>
                        <wps:spPr bwMode="auto">
                          <a:xfrm>
                            <a:off x="2410" y="2004"/>
                            <a:ext cx="3225" cy="0"/>
                          </a:xfrm>
                          <a:prstGeom prst="line">
                            <a:avLst/>
                          </a:prstGeom>
                          <a:noFill/>
                          <a:ln w="1359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93" name="AutoShape 1505"/>
                        <wps:cNvSpPr>
                          <a:spLocks/>
                        </wps:cNvSpPr>
                        <wps:spPr bwMode="auto">
                          <a:xfrm>
                            <a:off x="2487" y="2003"/>
                            <a:ext cx="2562" cy="55"/>
                          </a:xfrm>
                          <a:custGeom>
                            <a:avLst/>
                            <a:gdLst>
                              <a:gd name="T0" fmla="+- 0 2488 2488"/>
                              <a:gd name="T1" fmla="*/ T0 w 2562"/>
                              <a:gd name="T2" fmla="+- 0 2059 2004"/>
                              <a:gd name="T3" fmla="*/ 2059 h 55"/>
                              <a:gd name="T4" fmla="+- 0 2488 2488"/>
                              <a:gd name="T5" fmla="*/ T4 w 2562"/>
                              <a:gd name="T6" fmla="+- 0 2004 2004"/>
                              <a:gd name="T7" fmla="*/ 2004 h 55"/>
                              <a:gd name="T8" fmla="+- 0 3000 2488"/>
                              <a:gd name="T9" fmla="*/ T8 w 2562"/>
                              <a:gd name="T10" fmla="+- 0 2059 2004"/>
                              <a:gd name="T11" fmla="*/ 2059 h 55"/>
                              <a:gd name="T12" fmla="+- 0 3000 2488"/>
                              <a:gd name="T13" fmla="*/ T12 w 2562"/>
                              <a:gd name="T14" fmla="+- 0 2004 2004"/>
                              <a:gd name="T15" fmla="*/ 2004 h 55"/>
                              <a:gd name="T16" fmla="+- 0 3512 2488"/>
                              <a:gd name="T17" fmla="*/ T16 w 2562"/>
                              <a:gd name="T18" fmla="+- 0 2059 2004"/>
                              <a:gd name="T19" fmla="*/ 2059 h 55"/>
                              <a:gd name="T20" fmla="+- 0 3512 2488"/>
                              <a:gd name="T21" fmla="*/ T20 w 2562"/>
                              <a:gd name="T22" fmla="+- 0 2004 2004"/>
                              <a:gd name="T23" fmla="*/ 2004 h 55"/>
                              <a:gd name="T24" fmla="+- 0 4025 2488"/>
                              <a:gd name="T25" fmla="*/ T24 w 2562"/>
                              <a:gd name="T26" fmla="+- 0 2059 2004"/>
                              <a:gd name="T27" fmla="*/ 2059 h 55"/>
                              <a:gd name="T28" fmla="+- 0 4025 2488"/>
                              <a:gd name="T29" fmla="*/ T28 w 2562"/>
                              <a:gd name="T30" fmla="+- 0 2004 2004"/>
                              <a:gd name="T31" fmla="*/ 2004 h 55"/>
                              <a:gd name="T32" fmla="+- 0 4537 2488"/>
                              <a:gd name="T33" fmla="*/ T32 w 2562"/>
                              <a:gd name="T34" fmla="+- 0 2059 2004"/>
                              <a:gd name="T35" fmla="*/ 2059 h 55"/>
                              <a:gd name="T36" fmla="+- 0 4537 2488"/>
                              <a:gd name="T37" fmla="*/ T36 w 2562"/>
                              <a:gd name="T38" fmla="+- 0 2004 2004"/>
                              <a:gd name="T39" fmla="*/ 2004 h 55"/>
                              <a:gd name="T40" fmla="+- 0 5049 2488"/>
                              <a:gd name="T41" fmla="*/ T40 w 2562"/>
                              <a:gd name="T42" fmla="+- 0 2059 2004"/>
                              <a:gd name="T43" fmla="*/ 2059 h 55"/>
                              <a:gd name="T44" fmla="+- 0 5049 2488"/>
                              <a:gd name="T45" fmla="*/ T44 w 2562"/>
                              <a:gd name="T46" fmla="+- 0 2004 2004"/>
                              <a:gd name="T47" fmla="*/ 2004 h 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562" h="55">
                                <a:moveTo>
                                  <a:pt x="0" y="55"/>
                                </a:moveTo>
                                <a:lnTo>
                                  <a:pt x="0" y="0"/>
                                </a:lnTo>
                                <a:moveTo>
                                  <a:pt x="512" y="55"/>
                                </a:moveTo>
                                <a:lnTo>
                                  <a:pt x="512" y="0"/>
                                </a:lnTo>
                                <a:moveTo>
                                  <a:pt x="1024" y="55"/>
                                </a:moveTo>
                                <a:lnTo>
                                  <a:pt x="1024" y="0"/>
                                </a:lnTo>
                                <a:moveTo>
                                  <a:pt x="1537" y="55"/>
                                </a:moveTo>
                                <a:lnTo>
                                  <a:pt x="1537" y="0"/>
                                </a:lnTo>
                                <a:moveTo>
                                  <a:pt x="2049" y="55"/>
                                </a:moveTo>
                                <a:lnTo>
                                  <a:pt x="2049" y="0"/>
                                </a:lnTo>
                                <a:moveTo>
                                  <a:pt x="2561" y="55"/>
                                </a:moveTo>
                                <a:lnTo>
                                  <a:pt x="2561" y="0"/>
                                </a:lnTo>
                              </a:path>
                            </a:pathLst>
                          </a:custGeom>
                          <a:noFill/>
                          <a:ln w="13590">
                            <a:solidFill>
                              <a:srgbClr val="3333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94" name="Rectangle 1504"/>
                        <wps:cNvSpPr>
                          <a:spLocks noChangeArrowheads="1"/>
                        </wps:cNvSpPr>
                        <wps:spPr bwMode="auto">
                          <a:xfrm>
                            <a:off x="2399" y="111"/>
                            <a:ext cx="22" cy="189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95" name="AutoShape 1503"/>
                        <wps:cNvSpPr>
                          <a:spLocks/>
                        </wps:cNvSpPr>
                        <wps:spPr bwMode="auto">
                          <a:xfrm>
                            <a:off x="2354" y="111"/>
                            <a:ext cx="55" cy="1893"/>
                          </a:xfrm>
                          <a:custGeom>
                            <a:avLst/>
                            <a:gdLst>
                              <a:gd name="T0" fmla="+- 0 2355 2355"/>
                              <a:gd name="T1" fmla="*/ T0 w 55"/>
                              <a:gd name="T2" fmla="+- 0 2004 112"/>
                              <a:gd name="T3" fmla="*/ 2004 h 1893"/>
                              <a:gd name="T4" fmla="+- 0 2410 2355"/>
                              <a:gd name="T5" fmla="*/ T4 w 55"/>
                              <a:gd name="T6" fmla="+- 0 2004 112"/>
                              <a:gd name="T7" fmla="*/ 2004 h 1893"/>
                              <a:gd name="T8" fmla="+- 0 2355 2355"/>
                              <a:gd name="T9" fmla="*/ T8 w 55"/>
                              <a:gd name="T10" fmla="+- 0 1688 112"/>
                              <a:gd name="T11" fmla="*/ 1688 h 1893"/>
                              <a:gd name="T12" fmla="+- 0 2410 2355"/>
                              <a:gd name="T13" fmla="*/ T12 w 55"/>
                              <a:gd name="T14" fmla="+- 0 1688 112"/>
                              <a:gd name="T15" fmla="*/ 1688 h 1893"/>
                              <a:gd name="T16" fmla="+- 0 2355 2355"/>
                              <a:gd name="T17" fmla="*/ T16 w 55"/>
                              <a:gd name="T18" fmla="+- 0 1373 112"/>
                              <a:gd name="T19" fmla="*/ 1373 h 1893"/>
                              <a:gd name="T20" fmla="+- 0 2410 2355"/>
                              <a:gd name="T21" fmla="*/ T20 w 55"/>
                              <a:gd name="T22" fmla="+- 0 1373 112"/>
                              <a:gd name="T23" fmla="*/ 1373 h 1893"/>
                              <a:gd name="T24" fmla="+- 0 2355 2355"/>
                              <a:gd name="T25" fmla="*/ T24 w 55"/>
                              <a:gd name="T26" fmla="+- 0 1058 112"/>
                              <a:gd name="T27" fmla="*/ 1058 h 1893"/>
                              <a:gd name="T28" fmla="+- 0 2410 2355"/>
                              <a:gd name="T29" fmla="*/ T28 w 55"/>
                              <a:gd name="T30" fmla="+- 0 1058 112"/>
                              <a:gd name="T31" fmla="*/ 1058 h 1893"/>
                              <a:gd name="T32" fmla="+- 0 2355 2355"/>
                              <a:gd name="T33" fmla="*/ T32 w 55"/>
                              <a:gd name="T34" fmla="+- 0 742 112"/>
                              <a:gd name="T35" fmla="*/ 742 h 1893"/>
                              <a:gd name="T36" fmla="+- 0 2410 2355"/>
                              <a:gd name="T37" fmla="*/ T36 w 55"/>
                              <a:gd name="T38" fmla="+- 0 742 112"/>
                              <a:gd name="T39" fmla="*/ 742 h 1893"/>
                              <a:gd name="T40" fmla="+- 0 2355 2355"/>
                              <a:gd name="T41" fmla="*/ T40 w 55"/>
                              <a:gd name="T42" fmla="+- 0 427 112"/>
                              <a:gd name="T43" fmla="*/ 427 h 1893"/>
                              <a:gd name="T44" fmla="+- 0 2410 2355"/>
                              <a:gd name="T45" fmla="*/ T44 w 55"/>
                              <a:gd name="T46" fmla="+- 0 427 112"/>
                              <a:gd name="T47" fmla="*/ 427 h 1893"/>
                              <a:gd name="T48" fmla="+- 0 2355 2355"/>
                              <a:gd name="T49" fmla="*/ T48 w 55"/>
                              <a:gd name="T50" fmla="+- 0 112 112"/>
                              <a:gd name="T51" fmla="*/ 112 h 1893"/>
                              <a:gd name="T52" fmla="+- 0 2410 2355"/>
                              <a:gd name="T53" fmla="*/ T52 w 55"/>
                              <a:gd name="T54" fmla="+- 0 112 112"/>
                              <a:gd name="T55" fmla="*/ 112 h 18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55" h="1893">
                                <a:moveTo>
                                  <a:pt x="0" y="1892"/>
                                </a:moveTo>
                                <a:lnTo>
                                  <a:pt x="55" y="1892"/>
                                </a:lnTo>
                                <a:moveTo>
                                  <a:pt x="0" y="1576"/>
                                </a:moveTo>
                                <a:lnTo>
                                  <a:pt x="55" y="1576"/>
                                </a:lnTo>
                                <a:moveTo>
                                  <a:pt x="0" y="1261"/>
                                </a:moveTo>
                                <a:lnTo>
                                  <a:pt x="55" y="1261"/>
                                </a:lnTo>
                                <a:moveTo>
                                  <a:pt x="0" y="946"/>
                                </a:moveTo>
                                <a:lnTo>
                                  <a:pt x="55" y="946"/>
                                </a:lnTo>
                                <a:moveTo>
                                  <a:pt x="0" y="630"/>
                                </a:moveTo>
                                <a:lnTo>
                                  <a:pt x="55" y="630"/>
                                </a:lnTo>
                                <a:moveTo>
                                  <a:pt x="0" y="315"/>
                                </a:moveTo>
                                <a:lnTo>
                                  <a:pt x="55" y="315"/>
                                </a:lnTo>
                                <a:moveTo>
                                  <a:pt x="0" y="0"/>
                                </a:moveTo>
                                <a:lnTo>
                                  <a:pt x="55" y="0"/>
                                </a:lnTo>
                              </a:path>
                            </a:pathLst>
                          </a:custGeom>
                          <a:noFill/>
                          <a:ln w="13590">
                            <a:solidFill>
                              <a:srgbClr val="3333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96" name="Text Box 1502"/>
                        <wps:cNvSpPr txBox="1">
                          <a:spLocks noChangeArrowheads="1"/>
                        </wps:cNvSpPr>
                        <wps:spPr bwMode="auto">
                          <a:xfrm>
                            <a:off x="2354" y="100"/>
                            <a:ext cx="3280" cy="19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615088" w14:textId="77777777" w:rsidR="00C334C5" w:rsidRDefault="00C334C5">
                              <w:pPr>
                                <w:rPr>
                                  <w:sz w:val="12"/>
                                </w:rPr>
                              </w:pPr>
                            </w:p>
                            <w:p w14:paraId="105B66AC" w14:textId="77777777" w:rsidR="00C334C5" w:rsidRDefault="00C334C5">
                              <w:pPr>
                                <w:spacing w:before="6"/>
                                <w:rPr>
                                  <w:sz w:val="10"/>
                                </w:rPr>
                              </w:pPr>
                            </w:p>
                            <w:p w14:paraId="1D7E923A" w14:textId="77777777" w:rsidR="00C334C5" w:rsidRDefault="00C334C5">
                              <w:pPr>
                                <w:ind w:left="693"/>
                                <w:rPr>
                                  <w:rFonts w:ascii="Arial"/>
                                  <w:sz w:val="12"/>
                                </w:rPr>
                              </w:pPr>
                              <w:r>
                                <w:rPr>
                                  <w:rFonts w:ascii="Arial"/>
                                  <w:color w:val="FF0000"/>
                                  <w:sz w:val="12"/>
                                </w:rPr>
                                <w:t>Mirror</w:t>
                              </w:r>
                            </w:p>
                            <w:p w14:paraId="1BBC8853" w14:textId="77777777" w:rsidR="00C334C5" w:rsidRDefault="00C334C5">
                              <w:pPr>
                                <w:spacing w:before="5"/>
                                <w:rPr>
                                  <w:rFonts w:ascii="Arial"/>
                                  <w:sz w:val="15"/>
                                </w:rPr>
                              </w:pPr>
                            </w:p>
                            <w:p w14:paraId="2AC6960B" w14:textId="77777777" w:rsidR="00C334C5" w:rsidRDefault="00C334C5">
                              <w:pPr>
                                <w:ind w:left="806"/>
                                <w:rPr>
                                  <w:rFonts w:ascii="Arial"/>
                                  <w:sz w:val="12"/>
                                </w:rPr>
                              </w:pPr>
                              <w:r>
                                <w:rPr>
                                  <w:rFonts w:ascii="Arial"/>
                                  <w:color w:val="0000FF"/>
                                  <w:sz w:val="12"/>
                                </w:rPr>
                                <w:t>Parent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ABD3B26" id="Group 1501" o:spid="_x0000_s1427" style="position:absolute;left:0;text-align:left;margin-left:117.75pt;margin-top:5.05pt;width:164pt;height:97.9pt;z-index:15744512;mso-position-horizontal-relative:page" coordorigin="2355,101" coordsize="3280,19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">
                <v:rect id="Rectangle 1590" o:spid="_x0000_s1428" style="position:absolute;left:2680;top:1987;width:67;height: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" fillcolor="#a6a6a6" stroked="f">
                  <v:fill opacity="39321f"/>
                </v:rect>
                <v:rect id="Rectangle 1589" o:spid="_x0000_s1429" style="position:absolute;left:2680;top:1987;width:67;height: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" filled="f" strokeweight=".21pt"/>
                <v:rect id="Rectangle 1588" o:spid="_x0000_s1430" style="position:absolute;left:2747;top:1827;width:67;height:1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" fillcolor="#a6a6a6" stroked="f">
                  <v:fill opacity="39321f"/>
                </v:rect>
                <v:rect id="Rectangle 1587" o:spid="_x0000_s1431" style="position:absolute;left:2747;top:1827;width:67;height:1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" filled="f" strokeweight=".21pt"/>
                <v:rect id="Rectangle 1586" o:spid="_x0000_s1432" style="position:absolute;left:2814;top:1300;width:67;height: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" fillcolor="#a6a6a6" stroked="f">
                  <v:fill opacity="39321f"/>
                </v:rect>
                <v:rect id="Rectangle 1585" o:spid="_x0000_s1433" style="position:absolute;left:2814;top:1300;width:67;height: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" filled="f" strokeweight=".21pt"/>
                <v:rect id="Rectangle 1584" o:spid="_x0000_s1434" style="position:absolute;left:2881;top:881;width:67;height:11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" fillcolor="#a6a6a6" stroked="f">
                  <v:fill opacity="39321f"/>
                </v:rect>
                <v:rect id="Rectangle 1583" o:spid="_x0000_s1435" style="position:absolute;left:2881;top:881;width:67;height:11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" filled="f" strokeweight=".21pt"/>
                <v:rect id="Rectangle 1582" o:spid="_x0000_s1436" style="position:absolute;left:2948;top:1177;width:67;height:8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" fillcolor="#a6a6a6" stroked="f">
                  <v:fill opacity="39321f"/>
                </v:rect>
                <v:rect id="Rectangle 1581" o:spid="_x0000_s1437" style="position:absolute;left:2948;top:1177;width:67;height:8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" filled="f" strokeweight=".21pt"/>
                <v:rect id="Rectangle 1580" o:spid="_x0000_s1438" style="position:absolute;left:3015;top:1735;width:67;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" fillcolor="#a6a6a6" stroked="f">
                  <v:fill opacity="39321f"/>
                </v:rect>
                <v:rect id="Rectangle 1579" o:spid="_x0000_s1439" style="position:absolute;left:3015;top:1735;width:67;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" filled="f" strokeweight=".21pt"/>
                <v:rect id="Rectangle 1578" o:spid="_x0000_s1440" style="position:absolute;left:3082;top:1972;width:67;height: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" fillcolor="#a6a6a6" stroked="f">
                  <v:fill opacity="39321f"/>
                </v:rect>
                <v:rect id="Rectangle 1577" o:spid="_x0000_s1441" style="position:absolute;left:3082;top:1972;width:67;height: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" filled="f" strokeweight=".21pt"/>
                <v:rect id="Rectangle 1576" o:spid="_x0000_s1442" style="position:absolute;left:3149;top:1997;width:67;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" fillcolor="#a6a6a6" stroked="f">
                  <v:fill opacity="39321f"/>
                </v:rect>
                <v:rect id="Rectangle 1575" o:spid="_x0000_s1443" style="position:absolute;left:3149;top:1997;width:67;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" filled="f" strokeweight=".21pt"/>
                <v:rect id="Rectangle 1574" o:spid="_x0000_s1444" style="position:absolute;left:3217;top:2000;width:67;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" fillcolor="#a6a6a6" stroked="f">
                  <v:fill opacity="39321f"/>
                </v:rect>
                <v:rect id="Rectangle 1573" o:spid="_x0000_s1445" style="position:absolute;left:3217;top:2000;width:67;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" filled="f" strokeweight=".21pt"/>
                <v:shape id="Freeform 1572" o:spid="_x0000_s1446" style="position:absolute;left:3284;top:2003;width:67;height:2;visibility:visible;mso-wrap-style:square;v-text-anchor:top" coordsize="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" path="m67,l,,67,xe" fillcolor="#a6a6a6" stroked="f">
                  <v:fill opacity="39321f"/>
                  <v:path arrowok="t" o:connecttype="custom" o:connectlocs="67,0;0,0;67,0" o:connectangles="0,0,0"/>
                </v:shape>
                <v:shape id="Freeform 1571" o:spid="_x0000_s1447" style="position:absolute;left:3284;top:2003;width:67;height:2;visibility:visible;mso-wrap-style:square;v-text-anchor:top" coordsize="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" path="m,l67,,,xe" filled="f" strokeweight=".21pt">
                  <v:path arrowok="t" o:connecttype="custom" o:connectlocs="0,0;67,0;0,0" o:connectangles="0,0,0"/>
                </v:shape>
                <v:shape id="Freeform 1570" o:spid="_x0000_s1448" style="position:absolute;left:3351;top:2003;width:67;height:2;visibility:visible;mso-wrap-style:square;v-text-anchor:top" coordsize="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" path="m67,l,,67,xe" fillcolor="#a6a6a6" stroked="f">
                  <v:fill opacity="39321f"/>
                  <v:path arrowok="t" o:connecttype="custom" o:connectlocs="67,0;0,0;67,0" o:connectangles="0,0,0"/>
                </v:shape>
                <v:shape id="Freeform 1569" o:spid="_x0000_s1449" style="position:absolute;left:3351;top:2003;width:67;height:2;visibility:visible;mso-wrap-style:square;v-text-anchor:top" coordsize="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" path="m,l67,,,xe" filled="f" strokeweight=".21pt">
                  <v:path arrowok="t" o:connecttype="custom" o:connectlocs="0,0;67,0;0,0" o:connectangles="0,0,0"/>
                </v:shape>
                <v:shape id="Freeform 1568" o:spid="_x0000_s1450" style="position:absolute;left:3418;top:2003;width:67;height:2;visibility:visible;mso-wrap-style:square;v-text-anchor:top" coordsize="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" path="m67,l,,67,xe" fillcolor="#a6a6a6" stroked="f">
                  <v:fill opacity="39321f"/>
                  <v:path arrowok="t" o:connecttype="custom" o:connectlocs="67,0;0,0;67,0" o:connectangles="0,0,0"/>
                </v:shape>
                <v:shape id="Freeform 1567" o:spid="_x0000_s1451" style="position:absolute;left:3418;top:2003;width:67;height:2;visibility:visible;mso-wrap-style:square;v-text-anchor:top" coordsize="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" path="m,l67,,,xe" filled="f" strokeweight=".21pt">
                  <v:path arrowok="t" o:connecttype="custom" o:connectlocs="0,0;67,0;0,0" o:connectangles="0,0,0"/>
                </v:shape>
                <v:shape id="Freeform 1566" o:spid="_x0000_s1452" style="position:absolute;left:3485;top:2003;width:67;height:2;visibility:visible;mso-wrap-style:square;v-text-anchor:top" coordsize="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" path="m67,l,,67,xe" fillcolor="#a6a6a6" stroked="f">
                  <v:fill opacity="39321f"/>
                  <v:path arrowok="t" o:connecttype="custom" o:connectlocs="67,0;0,0;67,0" o:connectangles="0,0,0"/>
                </v:shape>
                <v:shape id="Freeform 1565" o:spid="_x0000_s1453" style="position:absolute;left:3485;top:2003;width:67;height:2;visibility:visible;mso-wrap-style:square;v-text-anchor:top" coordsize="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" path="m,l67,,,xe" filled="f" strokeweight=".21pt">
                  <v:path arrowok="t" o:connecttype="custom" o:connectlocs="0,0;67,0;0,0" o:connectangles="0,0,0"/>
                </v:shape>
                <v:shape id="Freeform 1564" o:spid="_x0000_s1454" style="position:absolute;left:3552;top:2003;width:67;height:2;visibility:visible;mso-wrap-style:square;v-text-anchor:top" coordsize="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" path="m67,l,,67,xe" fillcolor="#a6a6a6" stroked="f">
                  <v:fill opacity="39321f"/>
                  <v:path arrowok="t" o:connecttype="custom" o:connectlocs="67,0;0,0;67,0" o:connectangles="0,0,0"/>
                </v:shape>
                <v:shape id="Freeform 1563" o:spid="_x0000_s1455" style="position:absolute;left:3552;top:2003;width:67;height:2;visibility:visible;mso-wrap-style:square;v-text-anchor:top" coordsize="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" path="m,l67,,,xe" filled="f" strokeweight=".21pt">
                  <v:path arrowok="t" o:connecttype="custom" o:connectlocs="0,0;67,0;0,0" o:connectangles="0,0,0"/>
                </v:shape>
                <v:shape id="Freeform 1562" o:spid="_x0000_s1456" style="position:absolute;left:3619;top:2003;width:67;height:2;visibility:visible;mso-wrap-style:square;v-text-anchor:top" coordsize="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" path="m67,l,,67,xe" fillcolor="#a6a6a6" stroked="f">
                  <v:fill opacity="39321f"/>
                  <v:path arrowok="t" o:connecttype="custom" o:connectlocs="67,0;0,0;67,0" o:connectangles="0,0,0"/>
                </v:shape>
                <v:shape id="Freeform 1561" o:spid="_x0000_s1457" style="position:absolute;left:3619;top:2003;width:67;height:2;visibility:visible;mso-wrap-style:square;v-text-anchor:top" coordsize="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" path="m,l67,,,xe" filled="f" strokeweight=".21pt">
                  <v:path arrowok="t" o:connecttype="custom" o:connectlocs="0,0;67,0;0,0" o:connectangles="0,0,0"/>
                </v:shape>
                <v:shape id="Freeform 1560" o:spid="_x0000_s1458" style="position:absolute;left:3686;top:2003;width:67;height:2;visibility:visible;mso-wrap-style:square;v-text-anchor:top" coordsize="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" path="m67,l,,67,xe" fillcolor="#a6a6a6" stroked="f">
                  <v:fill opacity="39321f"/>
                  <v:path arrowok="t" o:connecttype="custom" o:connectlocs="67,0;0,0;67,0" o:connectangles="0,0,0"/>
                </v:shape>
                <v:shape id="Freeform 1559" o:spid="_x0000_s1459" style="position:absolute;left:3686;top:2003;width:67;height:2;visibility:visible;mso-wrap-style:square;v-text-anchor:top" coordsize="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" path="m,l67,,,xe" filled="f" strokeweight=".21pt">
                  <v:path arrowok="t" o:connecttype="custom" o:connectlocs="0,0;67,0;0,0" o:connectangles="0,0,0"/>
                </v:shape>
                <v:shape id="Freeform 1558" o:spid="_x0000_s1460" style="position:absolute;left:3753;top:2003;width:67;height:2;visibility:visible;mso-wrap-style:square;v-text-anchor:top" coordsize="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" path="m67,l,,67,xe" fillcolor="#a6a6a6" stroked="f">
                  <v:fill opacity="39321f"/>
                  <v:path arrowok="t" o:connecttype="custom" o:connectlocs="67,0;0,0;67,0" o:connectangles="0,0,0"/>
                </v:shape>
                <v:shape id="Freeform 1557" o:spid="_x0000_s1461" style="position:absolute;left:3753;top:2003;width:67;height:2;visibility:visible;mso-wrap-style:square;v-text-anchor:top" coordsize="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" path="m,l67,,,xe" filled="f" strokeweight=".21pt">
                  <v:path arrowok="t" o:connecttype="custom" o:connectlocs="0,0;67,0;0,0" o:connectangles="0,0,0"/>
                </v:shape>
                <v:shape id="Freeform 1556" o:spid="_x0000_s1462" style="position:absolute;left:3820;top:2003;width:67;height:2;visibility:visible;mso-wrap-style:square;v-text-anchor:top" coordsize="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" path="m67,l,,67,xe" fillcolor="#a6a6a6" stroked="f">
                  <v:fill opacity="39321f"/>
                  <v:path arrowok="t" o:connecttype="custom" o:connectlocs="67,0;0,0;67,0" o:connectangles="0,0,0"/>
                </v:shape>
                <v:shape id="Freeform 1555" o:spid="_x0000_s1463" style="position:absolute;left:3820;top:2003;width:67;height:2;visibility:visible;mso-wrap-style:square;v-text-anchor:top" coordsize="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" path="m,l67,,,xe" filled="f" strokeweight=".21pt">
                  <v:path arrowok="t" o:connecttype="custom" o:connectlocs="0,0;67,0;0,0" o:connectangles="0,0,0"/>
                </v:shape>
                <v:shape id="Freeform 1554" o:spid="_x0000_s1464" style="position:absolute;left:3887;top:2003;width:67;height:2;visibility:visible;mso-wrap-style:square;v-text-anchor:top" coordsize="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" path="m67,l,,67,xe" fillcolor="#a6a6a6" stroked="f">
                  <v:fill opacity="39321f"/>
                  <v:path arrowok="t" o:connecttype="custom" o:connectlocs="67,0;0,0;67,0" o:connectangles="0,0,0"/>
                </v:shape>
                <v:shape id="Freeform 1553" o:spid="_x0000_s1465" style="position:absolute;left:3887;top:2003;width:67;height:2;visibility:visible;mso-wrap-style:square;v-text-anchor:top" coordsize="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" path="m,l67,,,xe" filled="f" strokeweight=".21pt">
                  <v:path arrowok="t" o:connecttype="custom" o:connectlocs="0,0;67,0;0,0" o:connectangles="0,0,0"/>
                </v:shape>
                <v:shape id="Freeform 1552" o:spid="_x0000_s1466" style="position:absolute;left:3955;top:2003;width:67;height:2;visibility:visible;mso-wrap-style:square;v-text-anchor:top" coordsize="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" path="m67,l,,67,xe" fillcolor="#a6a6a6" stroked="f">
                  <v:fill opacity="39321f"/>
                  <v:path arrowok="t" o:connecttype="custom" o:connectlocs="67,0;0,0;67,0" o:connectangles="0,0,0"/>
                </v:shape>
                <v:shape id="Freeform 1551" o:spid="_x0000_s1467" style="position:absolute;left:3955;top:2003;width:67;height:2;visibility:visible;mso-wrap-style:square;v-text-anchor:top" coordsize="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" path="m,l67,,,xe" filled="f" strokeweight=".21pt">
                  <v:path arrowok="t" o:connecttype="custom" o:connectlocs="0,0;67,0;0,0" o:connectangles="0,0,0"/>
                </v:shape>
                <v:shape id="Freeform 1550" o:spid="_x0000_s1468" style="position:absolute;left:4022;top:2003;width:67;height:2;visibility:visible;mso-wrap-style:square;v-text-anchor:top" coordsize="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" path="m67,l,,67,xe" fillcolor="#a6a6a6" stroked="f">
                  <v:fill opacity="39321f"/>
                  <v:path arrowok="t" o:connecttype="custom" o:connectlocs="67,0;0,0;67,0" o:connectangles="0,0,0"/>
                </v:shape>
                <v:shape id="Freeform 1549" o:spid="_x0000_s1469" style="position:absolute;left:4022;top:2003;width:67;height:2;visibility:visible;mso-wrap-style:square;v-text-anchor:top" coordsize="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" path="m,l67,,,xe" filled="f" strokeweight=".21pt">
                  <v:path arrowok="t" o:connecttype="custom" o:connectlocs="0,0;67,0;0,0" o:connectangles="0,0,0"/>
                </v:shape>
                <v:shape id="Freeform 1548" o:spid="_x0000_s1470" style="position:absolute;left:4089;top:2003;width:67;height:2;visibility:visible;mso-wrap-style:square;v-text-anchor:top" coordsize="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" path="m67,l,,67,xe" fillcolor="#a6a6a6" stroked="f">
                  <v:fill opacity="39321f"/>
                  <v:path arrowok="t" o:connecttype="custom" o:connectlocs="67,0;0,0;67,0" o:connectangles="0,0,0"/>
                </v:shape>
                <v:shape id="Freeform 1547" o:spid="_x0000_s1471" style="position:absolute;left:4089;top:2003;width:67;height:2;visibility:visible;mso-wrap-style:square;v-text-anchor:top" coordsize="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" path="m,l67,,,xe" filled="f" strokeweight=".21pt">
                  <v:path arrowok="t" o:connecttype="custom" o:connectlocs="0,0;67,0;0,0" o:connectangles="0,0,0"/>
                </v:shape>
                <v:shape id="Freeform 1546" o:spid="_x0000_s1472" style="position:absolute;left:4156;top:2003;width:67;height:2;visibility:visible;mso-wrap-style:square;v-text-anchor:top" coordsize="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" path="m67,l,,67,xe" fillcolor="#a6a6a6" stroked="f">
                  <v:fill opacity="39321f"/>
                  <v:path arrowok="t" o:connecttype="custom" o:connectlocs="67,0;0,0;67,0" o:connectangles="0,0,0"/>
                </v:shape>
                <v:shape id="Freeform 1545" o:spid="_x0000_s1473" style="position:absolute;left:4156;top:2003;width:67;height:2;visibility:visible;mso-wrap-style:square;v-text-anchor:top" coordsize="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" path="m,l67,,,xe" filled="f" strokeweight=".21pt">
                  <v:path arrowok="t" o:connecttype="custom" o:connectlocs="0,0;67,0;0,0" o:connectangles="0,0,0"/>
                </v:shape>
                <v:shape id="Freeform 1544" o:spid="_x0000_s1474" style="position:absolute;left:4223;top:2003;width:67;height:2;visibility:visible;mso-wrap-style:square;v-text-anchor:top" coordsize="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" path="m67,l,,67,xe" fillcolor="#a6a6a6" stroked="f">
                  <v:fill opacity="39321f"/>
                  <v:path arrowok="t" o:connecttype="custom" o:connectlocs="67,0;0,0;67,0" o:connectangles="0,0,0"/>
                </v:shape>
                <v:shape id="Freeform 1543" o:spid="_x0000_s1475" style="position:absolute;left:4223;top:2003;width:67;height:2;visibility:visible;mso-wrap-style:square;v-text-anchor:top" coordsize="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" path="m,l67,,,xe" filled="f" strokeweight=".21pt">
                  <v:path arrowok="t" o:connecttype="custom" o:connectlocs="0,0;67,0;0,0" o:connectangles="0,0,0"/>
                </v:shape>
                <v:shape id="Freeform 1542" o:spid="_x0000_s1476" style="position:absolute;left:4290;top:2003;width:67;height:2;visibility:visible;mso-wrap-style:square;v-text-anchor:top" coordsize="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" path="m67,l,,67,xe" fillcolor="#a6a6a6" stroked="f">
                  <v:fill opacity="39321f"/>
                  <v:path arrowok="t" o:connecttype="custom" o:connectlocs="67,0;0,0;67,0" o:connectangles="0,0,0"/>
                </v:shape>
                <v:shape id="Freeform 1541" o:spid="_x0000_s1477" style="position:absolute;left:4290;top:2003;width:67;height:2;visibility:visible;mso-wrap-style:square;v-text-anchor:top" coordsize="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" path="m,l67,,,xe" filled="f" strokeweight=".21pt">
                  <v:path arrowok="t" o:connecttype="custom" o:connectlocs="0,0;67,0;0,0" o:connectangles="0,0,0"/>
                </v:shape>
                <v:shape id="Freeform 1540" o:spid="_x0000_s1478" style="position:absolute;left:4357;top:2003;width:67;height:2;visibility:visible;mso-wrap-style:square;v-text-anchor:top" coordsize="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" path="m67,l,,67,xe" fillcolor="#a6a6a6" stroked="f">
                  <v:fill opacity="39321f"/>
                  <v:path arrowok="t" o:connecttype="custom" o:connectlocs="67,0;0,0;67,0" o:connectangles="0,0,0"/>
                </v:shape>
                <v:shape id="Freeform 1539" o:spid="_x0000_s1479" style="position:absolute;left:4357;top:2003;width:67;height:2;visibility:visible;mso-wrap-style:square;v-text-anchor:top" coordsize="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" path="m,l67,,,xe" filled="f" strokeweight=".21pt">
                  <v:path arrowok="t" o:connecttype="custom" o:connectlocs="0,0;67,0;0,0" o:connectangles="0,0,0"/>
                </v:shape>
                <v:shape id="Freeform 1538" o:spid="_x0000_s1480" style="position:absolute;left:4424;top:2003;width:67;height:2;visibility:visible;mso-wrap-style:square;v-text-anchor:top" coordsize="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" path="m67,l,,67,xe" fillcolor="#a6a6a6" stroked="f">
                  <v:fill opacity="39321f"/>
                  <v:path arrowok="t" o:connecttype="custom" o:connectlocs="67,0;0,0;67,0" o:connectangles="0,0,0"/>
                </v:shape>
                <v:shape id="Freeform 1537" o:spid="_x0000_s1481" style="position:absolute;left:4424;top:2003;width:67;height:2;visibility:visible;mso-wrap-style:square;v-text-anchor:top" coordsize="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" path="m,l67,,,xe" filled="f" strokeweight=".21pt">
                  <v:path arrowok="t" o:connecttype="custom" o:connectlocs="0,0;67,0;0,0" o:connectangles="0,0,0"/>
                </v:shape>
                <v:shape id="Freeform 1536" o:spid="_x0000_s1482" style="position:absolute;left:4491;top:2003;width:67;height:2;visibility:visible;mso-wrap-style:square;v-text-anchor:top" coordsize="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" path="m67,l,,67,xe" fillcolor="#a6a6a6" stroked="f">
                  <v:fill opacity="39321f"/>
                  <v:path arrowok="t" o:connecttype="custom" o:connectlocs="67,0;0,0;67,0" o:connectangles="0,0,0"/>
                </v:shape>
                <v:shape id="Freeform 1535" o:spid="_x0000_s1483" style="position:absolute;left:4491;top:2003;width:67;height:2;visibility:visible;mso-wrap-style:square;v-text-anchor:top" coordsize="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" path="m,l67,,,xe" filled="f" strokeweight=".21pt">
                  <v:path arrowok="t" o:connecttype="custom" o:connectlocs="0,0;67,0;0,0" o:connectangles="0,0,0"/>
                </v:shape>
                <v:shape id="Freeform 1534" o:spid="_x0000_s1484" style="position:absolute;left:4558;top:2003;width:67;height:2;visibility:visible;mso-wrap-style:square;v-text-anchor:top" coordsize="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" path="m67,l,,67,xe" fillcolor="#a6a6a6" stroked="f">
                  <v:fill opacity="39321f"/>
                  <v:path arrowok="t" o:connecttype="custom" o:connectlocs="67,0;0,0;67,0" o:connectangles="0,0,0"/>
                </v:shape>
                <v:shape id="Freeform 1533" o:spid="_x0000_s1485" style="position:absolute;left:4558;top:2003;width:67;height:2;visibility:visible;mso-wrap-style:square;v-text-anchor:top" coordsize="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" path="m,l67,,,xe" filled="f" strokeweight=".21pt">
                  <v:path arrowok="t" o:connecttype="custom" o:connectlocs="0,0;67,0;0,0" o:connectangles="0,0,0"/>
                </v:shape>
                <v:shape id="Freeform 1532" o:spid="_x0000_s1486" style="position:absolute;left:4626;top:2003;width:67;height:2;visibility:visible;mso-wrap-style:square;v-text-anchor:top" coordsize="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" path="m67,l,,67,xe" fillcolor="#a6a6a6" stroked="f">
                  <v:fill opacity="39321f"/>
                  <v:path arrowok="t" o:connecttype="custom" o:connectlocs="67,0;0,0;67,0" o:connectangles="0,0,0"/>
                </v:shape>
                <v:shape id="Freeform 1531" o:spid="_x0000_s1487" style="position:absolute;left:4626;top:2003;width:67;height:2;visibility:visible;mso-wrap-style:square;v-text-anchor:top" coordsize="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" path="m,l67,,,xe" filled="f" strokeweight=".21pt">
                  <v:path arrowok="t" o:connecttype="custom" o:connectlocs="0,0;67,0;0,0" o:connectangles="0,0,0"/>
                </v:shape>
                <v:shape id="Freeform 1530" o:spid="_x0000_s1488" style="position:absolute;left:4693;top:2003;width:67;height:2;visibility:visible;mso-wrap-style:square;v-text-anchor:top" coordsize="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" path="m67,l,,67,xe" fillcolor="#a6a6a6" stroked="f">
                  <v:fill opacity="39321f"/>
                  <v:path arrowok="t" o:connecttype="custom" o:connectlocs="67,0;0,0;67,0" o:connectangles="0,0,0"/>
                </v:shape>
                <v:shape id="Freeform 1529" o:spid="_x0000_s1489" style="position:absolute;left:4693;top:2003;width:67;height:2;visibility:visible;mso-wrap-style:square;v-text-anchor:top" coordsize="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" path="m,l67,,,xe" filled="f" strokeweight=".21pt">
                  <v:path arrowok="t" o:connecttype="custom" o:connectlocs="0,0;67,0;0,0" o:connectangles="0,0,0"/>
                </v:shape>
                <v:shape id="Freeform 1528" o:spid="_x0000_s1490" style="position:absolute;left:4760;top:2003;width:67;height:2;visibility:visible;mso-wrap-style:square;v-text-anchor:top" coordsize="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" path="m67,l,,67,xe" fillcolor="#a6a6a6" stroked="f">
                  <v:fill opacity="39321f"/>
                  <v:path arrowok="t" o:connecttype="custom" o:connectlocs="67,0;0,0;67,0" o:connectangles="0,0,0"/>
                </v:shape>
                <v:shape id="Freeform 1527" o:spid="_x0000_s1491" style="position:absolute;left:4760;top:2003;width:67;height:2;visibility:visible;mso-wrap-style:square;v-text-anchor:top" coordsize="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" path="m,l67,,,xe" filled="f" strokeweight=".21pt">
                  <v:path arrowok="t" o:connecttype="custom" o:connectlocs="0,0;67,0;0,0" o:connectangles="0,0,0"/>
                </v:shape>
                <v:shape id="Freeform 1526" o:spid="_x0000_s1492" style="position:absolute;left:4827;top:2003;width:67;height:2;visibility:visible;mso-wrap-style:square;v-text-anchor:top" coordsize="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" path="m67,l,,67,xe" fillcolor="#a6a6a6" stroked="f">
                  <v:fill opacity="39321f"/>
                  <v:path arrowok="t" o:connecttype="custom" o:connectlocs="67,0;0,0;67,0" o:connectangles="0,0,0"/>
                </v:shape>
                <v:shape id="Freeform 1525" o:spid="_x0000_s1493" style="position:absolute;left:4827;top:2003;width:67;height:2;visibility:visible;mso-wrap-style:square;v-text-anchor:top" coordsize="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" path="m,l67,,,xe" filled="f" strokeweight=".21pt">
                  <v:path arrowok="t" o:connecttype="custom" o:connectlocs="0,0;67,0;0,0" o:connectangles="0,0,0"/>
                </v:shape>
                <v:shape id="Freeform 1524" o:spid="_x0000_s1494" style="position:absolute;left:4894;top:2003;width:67;height:2;visibility:visible;mso-wrap-style:square;v-text-anchor:top" coordsize="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" path="m67,l,,67,xe" fillcolor="#a6a6a6" stroked="f">
                  <v:fill opacity="39321f"/>
                  <v:path arrowok="t" o:connecttype="custom" o:connectlocs="67,0;0,0;67,0" o:connectangles="0,0,0"/>
                </v:shape>
                <v:shape id="Freeform 1523" o:spid="_x0000_s1495" style="position:absolute;left:4894;top:2003;width:67;height:2;visibility:visible;mso-wrap-style:square;v-text-anchor:top" coordsize="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" path="m,l67,,,xe" filled="f" strokeweight=".21pt">
                  <v:path arrowok="t" o:connecttype="custom" o:connectlocs="0,0;67,0;0,0" o:connectangles="0,0,0"/>
                </v:shape>
                <v:shape id="Freeform 1522" o:spid="_x0000_s1496" style="position:absolute;left:4961;top:2003;width:67;height:2;visibility:visible;mso-wrap-style:square;v-text-anchor:top" coordsize="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" path="m67,l,,67,xe" fillcolor="#a6a6a6" stroked="f">
                  <v:fill opacity="39321f"/>
                  <v:path arrowok="t" o:connecttype="custom" o:connectlocs="67,0;0,0;67,0" o:connectangles="0,0,0"/>
                </v:shape>
                <v:shape id="Freeform 1521" o:spid="_x0000_s1497" style="position:absolute;left:4961;top:2003;width:67;height:2;visibility:visible;mso-wrap-style:square;v-text-anchor:top" coordsize="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" path="m,l67,,,xe" filled="f" strokeweight=".21pt">
                  <v:path arrowok="t" o:connecttype="custom" o:connectlocs="0,0;67,0;0,0" o:connectangles="0,0,0"/>
                </v:shape>
                <v:shape id="Freeform 1520" o:spid="_x0000_s1498" style="position:absolute;left:5028;top:2003;width:67;height:2;visibility:visible;mso-wrap-style:square;v-text-anchor:top" coordsize="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" path="m67,l,,67,xe" fillcolor="#a6a6a6" stroked="f">
                  <v:fill opacity="39321f"/>
                  <v:path arrowok="t" o:connecttype="custom" o:connectlocs="67,0;0,0;67,0" o:connectangles="0,0,0"/>
                </v:shape>
                <v:shape id="Freeform 1519" o:spid="_x0000_s1499" style="position:absolute;left:5028;top:2003;width:67;height:2;visibility:visible;mso-wrap-style:square;v-text-anchor:top" coordsize="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" path="m,l67,,,xe" filled="f" strokeweight=".21pt">
                  <v:path arrowok="t" o:connecttype="custom" o:connectlocs="0,0;67,0;0,0" o:connectangles="0,0,0"/>
                </v:shape>
                <v:shape id="Freeform 1518" o:spid="_x0000_s1500" style="position:absolute;left:5095;top:2003;width:67;height:2;visibility:visible;mso-wrap-style:square;v-text-anchor:top" coordsize="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" path="m67,l,,67,xe" fillcolor="#a6a6a6" stroked="f">
                  <v:fill opacity="39321f"/>
                  <v:path arrowok="t" o:connecttype="custom" o:connectlocs="67,0;0,0;67,0" o:connectangles="0,0,0"/>
                </v:shape>
                <v:shape id="Freeform 1517" o:spid="_x0000_s1501" style="position:absolute;left:5095;top:2003;width:67;height:2;visibility:visible;mso-wrap-style:square;v-text-anchor:top" coordsize="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" path="m,l67,,,xe" filled="f" strokeweight=".21pt">
                  <v:path arrowok="t" o:connecttype="custom" o:connectlocs="0,0;67,0;0,0" o:connectangles="0,0,0"/>
                </v:shape>
                <v:shape id="Freeform 1516" o:spid="_x0000_s1502" style="position:absolute;left:5162;top:2003;width:67;height:2;visibility:visible;mso-wrap-style:square;v-text-anchor:top" coordsize="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" path="m67,l,,67,xe" fillcolor="#a6a6a6" stroked="f">
                  <v:fill opacity="39321f"/>
                  <v:path arrowok="t" o:connecttype="custom" o:connectlocs="67,0;0,0;67,0" o:connectangles="0,0,0"/>
                </v:shape>
                <v:shape id="Freeform 1515" o:spid="_x0000_s1503" style="position:absolute;left:5162;top:2003;width:67;height:2;visibility:visible;mso-wrap-style:square;v-text-anchor:top" coordsize="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" path="m,l67,,,xe" filled="f" strokeweight=".21pt">
                  <v:path arrowok="t" o:connecttype="custom" o:connectlocs="0,0;67,0;0,0" o:connectangles="0,0,0"/>
                </v:shape>
                <v:shape id="Freeform 1514" o:spid="_x0000_s1504" style="position:absolute;left:5229;top:2003;width:67;height:2;visibility:visible;mso-wrap-style:square;v-text-anchor:top" coordsize="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" path="m67,l,,67,xe" fillcolor="#a6a6a6" stroked="f">
                  <v:fill opacity="39321f"/>
                  <v:path arrowok="t" o:connecttype="custom" o:connectlocs="67,0;0,0;67,0" o:connectangles="0,0,0"/>
                </v:shape>
                <v:shape id="Freeform 1513" o:spid="_x0000_s1505" style="position:absolute;left:5229;top:2003;width:67;height:2;visibility:visible;mso-wrap-style:square;v-text-anchor:top" coordsize="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" path="m,l67,,,xe" filled="f" strokeweight=".21pt">
                  <v:path arrowok="t" o:connecttype="custom" o:connectlocs="0,0;67,0;0,0" o:connectangles="0,0,0"/>
                </v:shape>
                <v:shape id="Freeform 1512" o:spid="_x0000_s1506" style="position:absolute;left:5297;top:2003;width:67;height:2;visibility:visible;mso-wrap-style:square;v-text-anchor:top" coordsize="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" path="m67,l,,67,xe" fillcolor="#a6a6a6" stroked="f">
                  <v:fill opacity="39321f"/>
                  <v:path arrowok="t" o:connecttype="custom" o:connectlocs="67,0;0,0;67,0" o:connectangles="0,0,0"/>
                </v:shape>
                <v:shape id="Freeform 1511" o:spid="_x0000_s1507" style="position:absolute;left:5297;top:2003;width:67;height:2;visibility:visible;mso-wrap-style:square;v-text-anchor:top" coordsize="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" path="m,l67,,,xe" filled="f" strokeweight=".21pt">
                  <v:path arrowok="t" o:connecttype="custom" o:connectlocs="0,0;67,0;0,0" o:connectangles="0,0,0"/>
                </v:shape>
                <v:line id="Line 1510" o:spid="_x0000_s1508" style="position:absolute;visibility:visible;mso-wrap-style:square" from="2410,2004" to="5635,2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" strokeweight=".3775mm"/>
                <v:rect id="Rectangle 1509" o:spid="_x0000_s1509" style="position:absolute;left:2399;top:111;width:22;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" fillcolor="black" stroked="f">
                  <v:fill opacity="39321f"/>
                </v:rect>
                <v:line id="Line 1508" o:spid="_x0000_s1510" style="position:absolute;visibility:visible;mso-wrap-style:square" from="3205,2004" to="3205,2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" strokecolor="red" strokeweight=".3775mm"/>
                <v:line id="Line 1507" o:spid="_x0000_s1511" style="position:absolute;visibility:visible;mso-wrap-style:square" from="3338,2004" to="3338,2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" strokecolor="blue" strokeweight=".3775mm">
                  <v:stroke dashstyle="dash"/>
                </v:line>
                <v:line id="Line 1506" o:spid="_x0000_s1512" style="position:absolute;visibility:visible;mso-wrap-style:square" from="2410,2004" to="5635,2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" strokeweight=".3775mm"/>
                <v:shape id="AutoShape 1505" o:spid="_x0000_s1513" style="position:absolute;left:2487;top:2003;width:2562;height:55;visibility:visible;mso-wrap-style:square;v-text-anchor:top" coordsize="256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" path="m,55l,m512,55l512,t512,55l1024,t513,55l1537,t512,55l2049,t512,55l2561,e" filled="f" strokecolor="#333" strokeweight=".3775mm">
                  <v:path arrowok="t" o:connecttype="custom" o:connectlocs="0,2059;0,2004;512,2059;512,2004;1024,2059;1024,2004;1537,2059;1537,2004;2049,2059;2049,2004;2561,2059;2561,2004" o:connectangles="0,0,0,0,0,0,0,0,0,0,0,0"/>
                </v:shape>
                <v:rect id="Rectangle 1504" o:spid="_x0000_s1514" style="position:absolute;left:2399;top:111;width:22;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" fillcolor="black" stroked="f"/>
                <v:shape id="AutoShape 1503" o:spid="_x0000_s1515" style="position:absolute;left:2354;top:111;width:55;height:1893;visibility:visible;mso-wrap-style:square;v-text-anchor:top" coordsize="55,1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" path="m,1892r55,m,1576r55,m,1261r55,m,946r55,m,630r55,m,315r55,m,l55,e" filled="f" strokecolor="#333" strokeweight=".3775mm">
                  <v:path arrowok="t" o:connecttype="custom" o:connectlocs="0,2004;55,2004;0,1688;55,1688;0,1373;55,1373;0,1058;55,1058;0,742;55,742;0,427;55,427;0,112;55,112" o:connectangles="0,0,0,0,0,0,0,0,0,0,0,0,0,0"/>
                </v:shape>
                <v:shape id="Text Box 1502" o:spid="_x0000_s1516" type="#_x0000_t202" style="position:absolute;left:2354;top:100;width:3280;height:19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" filled="f" stroked="f">
                  <v:textbox inset="0,0,0,0">
                    <w:txbxContent>
                      <w:p w14:paraId="60615088" w14:textId="77777777" w:rsidR="00C334C5" w:rsidRDefault="00C334C5">
                        <w:pPr>
                          <w:rPr>
                            <w:sz w:val="12"/>
                          </w:rPr>
                        </w:pPr>
                      </w:p>
                      <w:p w14:paraId="105B66AC" w14:textId="77777777" w:rsidR="00C334C5" w:rsidRDefault="00C334C5">
                        <w:pPr>
                          <w:spacing w:before="6"/>
                          <w:rPr>
                            <w:sz w:val="10"/>
                          </w:rPr>
                        </w:pPr>
                      </w:p>
                      <w:p w14:paraId="1D7E923A" w14:textId="77777777" w:rsidR="00C334C5" w:rsidRDefault="00C334C5">
                        <w:pPr>
                          <w:ind w:left="693"/>
                          <w:rPr>
                            <w:rFonts w:ascii="Arial"/>
                            <w:sz w:val="12"/>
                          </w:rPr>
                        </w:pPr>
                        <w:r>
                          <w:rPr>
                            <w:rFonts w:ascii="Arial"/>
                            <w:color w:val="FF0000"/>
                            <w:sz w:val="12"/>
                          </w:rPr>
                          <w:t>Mirror</w:t>
                        </w:r>
                      </w:p>
                      <w:p w14:paraId="1BBC8853" w14:textId="77777777" w:rsidR="00C334C5" w:rsidRDefault="00C334C5">
                        <w:pPr>
                          <w:spacing w:before="5"/>
                          <w:rPr>
                            <w:rFonts w:ascii="Arial"/>
                            <w:sz w:val="15"/>
                          </w:rPr>
                        </w:pPr>
                      </w:p>
                      <w:p w14:paraId="2AC6960B" w14:textId="77777777" w:rsidR="00C334C5" w:rsidRDefault="00C334C5">
                        <w:pPr>
                          <w:ind w:left="806"/>
                          <w:rPr>
                            <w:rFonts w:ascii="Arial"/>
                            <w:sz w:val="12"/>
                          </w:rPr>
                        </w:pPr>
                        <w:r>
                          <w:rPr>
                            <w:rFonts w:ascii="Arial"/>
                            <w:color w:val="0000FF"/>
                            <w:sz w:val="12"/>
                          </w:rPr>
                          <w:t>Parent</w:t>
                        </w:r>
                      </w:p>
                    </w:txbxContent>
                  </v:textbox>
                </v:shape>
                <w10:wrap anchorx="page"/>
              </v:group>
            </w:pict>
          </mc:Fallback>
        </mc:AlternateContent>
      </w:r>
      <w:r w:rsidR="00DC0BFC">
        <w:rPr>
          <w:rFonts w:ascii="Arial"/>
          <w:color w:val="4D4D4D"/>
          <w:sz w:val="16"/>
        </w:rPr>
        <w:t>600</w:t>
      </w:r>
    </w:p>
    <w:p w14:paraId="5E53F571" w14:textId="77777777" w:rsidR="00BB4C49" w:rsidRDefault="00DC0BFC">
      <w:pPr>
        <w:spacing w:before="132"/>
        <w:ind w:right="375"/>
        <w:jc w:val="right"/>
        <w:rPr>
          <w:rFonts w:ascii="Arial"/>
          <w:sz w:val="16"/>
        </w:rPr>
      </w:pPr>
      <w:r>
        <w:rPr>
          <w:rFonts w:ascii="Arial"/>
          <w:color w:val="4D4D4D"/>
          <w:sz w:val="16"/>
        </w:rPr>
        <w:t>500</w:t>
      </w:r>
    </w:p>
    <w:p w14:paraId="55FBD37B" w14:textId="77777777" w:rsidR="00BB4C49" w:rsidRDefault="00DC0BFC">
      <w:pPr>
        <w:spacing w:before="131"/>
        <w:ind w:right="375"/>
        <w:jc w:val="right"/>
        <w:rPr>
          <w:rFonts w:ascii="Arial"/>
          <w:sz w:val="16"/>
        </w:rPr>
      </w:pPr>
      <w:r>
        <w:rPr>
          <w:rFonts w:ascii="Arial"/>
          <w:color w:val="4D4D4D"/>
          <w:sz w:val="16"/>
        </w:rPr>
        <w:t>400</w:t>
      </w:r>
    </w:p>
    <w:p w14:paraId="38ECF0F2" w14:textId="77777777" w:rsidR="00BB4C49" w:rsidRDefault="00DC0BFC">
      <w:pPr>
        <w:spacing w:before="131"/>
        <w:ind w:right="375"/>
        <w:jc w:val="right"/>
        <w:rPr>
          <w:rFonts w:ascii="Arial"/>
          <w:sz w:val="16"/>
        </w:rPr>
      </w:pPr>
      <w:r>
        <w:rPr>
          <w:rFonts w:ascii="Arial"/>
          <w:color w:val="4D4D4D"/>
          <w:sz w:val="16"/>
        </w:rPr>
        <w:t>300</w:t>
      </w:r>
    </w:p>
    <w:p w14:paraId="74E456E4" w14:textId="77777777" w:rsidR="00BB4C49" w:rsidRDefault="00DC0BFC">
      <w:pPr>
        <w:spacing w:before="132"/>
        <w:ind w:right="375"/>
        <w:jc w:val="right"/>
        <w:rPr>
          <w:rFonts w:ascii="Arial"/>
          <w:sz w:val="16"/>
        </w:rPr>
      </w:pPr>
      <w:r>
        <w:rPr>
          <w:rFonts w:ascii="Arial"/>
          <w:color w:val="4D4D4D"/>
          <w:sz w:val="16"/>
        </w:rPr>
        <w:t>200</w:t>
      </w:r>
    </w:p>
    <w:p w14:paraId="76E66701" w14:textId="77777777" w:rsidR="00BB4C49" w:rsidRDefault="00DC0BFC">
      <w:pPr>
        <w:spacing w:before="131"/>
        <w:ind w:right="375"/>
        <w:jc w:val="right"/>
        <w:rPr>
          <w:rFonts w:ascii="Arial"/>
          <w:sz w:val="16"/>
        </w:rPr>
      </w:pPr>
      <w:r>
        <w:rPr>
          <w:rFonts w:ascii="Arial"/>
          <w:color w:val="4D4D4D"/>
          <w:sz w:val="16"/>
        </w:rPr>
        <w:t>100</w:t>
      </w:r>
    </w:p>
    <w:p w14:paraId="000A8D13" w14:textId="77777777" w:rsidR="00BB4C49" w:rsidRDefault="00DC0BFC">
      <w:pPr>
        <w:spacing w:before="131" w:line="183" w:lineRule="exact"/>
        <w:ind w:right="374"/>
        <w:jc w:val="right"/>
        <w:rPr>
          <w:rFonts w:ascii="Arial"/>
          <w:sz w:val="16"/>
        </w:rPr>
      </w:pPr>
      <w:r>
        <w:rPr>
          <w:rFonts w:ascii="Arial"/>
          <w:color w:val="4D4D4D"/>
          <w:sz w:val="16"/>
        </w:rPr>
        <w:t>0</w:t>
      </w:r>
    </w:p>
    <w:p w14:paraId="2FD2C12F" w14:textId="77777777" w:rsidR="00BB4C49" w:rsidRDefault="00DC0BFC">
      <w:pPr>
        <w:spacing w:before="63"/>
        <w:ind w:left="1104"/>
        <w:rPr>
          <w:rFonts w:ascii="Arial"/>
          <w:b/>
        </w:rPr>
      </w:pPr>
      <w:r>
        <w:br w:type="column"/>
      </w:r>
      <w:r>
        <w:rPr>
          <w:rFonts w:ascii="Arial"/>
          <w:b/>
        </w:rPr>
        <w:t>B</w:t>
      </w:r>
    </w:p>
    <w:p w14:paraId="4349F327" w14:textId="77777777" w:rsidR="00BB4C49" w:rsidRDefault="00BB4C49">
      <w:pPr>
        <w:pStyle w:val="BodyText"/>
        <w:rPr>
          <w:rFonts w:ascii="Arial"/>
          <w:b/>
          <w:sz w:val="22"/>
        </w:rPr>
      </w:pPr>
    </w:p>
    <w:p w14:paraId="070206CC" w14:textId="77777777" w:rsidR="00BB4C49" w:rsidRDefault="00BB4C49">
      <w:pPr>
        <w:pStyle w:val="BodyText"/>
        <w:rPr>
          <w:rFonts w:ascii="Arial"/>
          <w:b/>
          <w:sz w:val="22"/>
        </w:rPr>
      </w:pPr>
    </w:p>
    <w:p w14:paraId="73CB7B99" w14:textId="77777777" w:rsidR="00BB4C49" w:rsidRDefault="00BB4C49">
      <w:pPr>
        <w:pStyle w:val="BodyText"/>
        <w:rPr>
          <w:rFonts w:ascii="Arial"/>
          <w:b/>
          <w:sz w:val="22"/>
        </w:rPr>
      </w:pPr>
    </w:p>
    <w:p w14:paraId="6051A553" w14:textId="77777777" w:rsidR="00BB4C49" w:rsidRDefault="00144D41">
      <w:pPr>
        <w:spacing w:before="183"/>
        <w:ind w:left="4249"/>
        <w:rPr>
          <w:rFonts w:ascii="Arial"/>
          <w:sz w:val="20"/>
        </w:rPr>
      </w:pPr>
      <w:r>
        <w:rPr>
          <w:noProof/>
        </w:rPr>
        <mc:AlternateContent>
          <mc:Choice Requires="wpg">
            <w:drawing>
              <wp:anchor distT="0" distB="0" distL="114300" distR="114300" simplePos="0" relativeHeight="15745024" behindDoc="0" locked="0" layoutInCell="1" allowOverlap="1" wp14:anchorId="74F1F3CC" wp14:editId="0122D93E">
                <wp:simplePos x="0" y="0"/>
                <wp:positionH relativeFrom="page">
                  <wp:posOffset>3754120</wp:posOffset>
                </wp:positionH>
                <wp:positionV relativeFrom="paragraph">
                  <wp:posOffset>-411480</wp:posOffset>
                </wp:positionV>
                <wp:extent cx="2054860" cy="1209040"/>
                <wp:effectExtent l="0" t="0" r="0" b="0"/>
                <wp:wrapNone/>
                <wp:docPr id="1421" name="Group 14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54860" cy="1209040"/>
                          <a:chOff x="5912" y="-648"/>
                          <a:chExt cx="3236" cy="1904"/>
                        </a:xfrm>
                      </wpg:grpSpPr>
                      <wps:wsp>
                        <wps:cNvPr id="1422" name="Freeform 1500"/>
                        <wps:cNvSpPr>
                          <a:spLocks/>
                        </wps:cNvSpPr>
                        <wps:spPr bwMode="auto">
                          <a:xfrm>
                            <a:off x="6193" y="1244"/>
                            <a:ext cx="67" cy="2"/>
                          </a:xfrm>
                          <a:custGeom>
                            <a:avLst/>
                            <a:gdLst>
                              <a:gd name="T0" fmla="+- 0 6260 6193"/>
                              <a:gd name="T1" fmla="*/ T0 w 67"/>
                              <a:gd name="T2" fmla="+- 0 6193 6193"/>
                              <a:gd name="T3" fmla="*/ T2 w 67"/>
                              <a:gd name="T4" fmla="+- 0 6260 6193"/>
                              <a:gd name="T5" fmla="*/ T4 w 67"/>
                            </a:gdLst>
                            <a:ahLst/>
                            <a:cxnLst>
                              <a:cxn ang="0">
                                <a:pos x="T1" y="0"/>
                              </a:cxn>
                              <a:cxn ang="0">
                                <a:pos x="T3" y="0"/>
                              </a:cxn>
                              <a:cxn ang="0">
                                <a:pos x="T5" y="0"/>
                              </a:cxn>
                            </a:cxnLst>
                            <a:rect l="0" t="0" r="r" b="b"/>
                            <a:pathLst>
                              <a:path w="67">
                                <a:moveTo>
                                  <a:pt x="67" y="0"/>
                                </a:moveTo>
                                <a:lnTo>
                                  <a:pt x="0" y="0"/>
                                </a:lnTo>
                                <a:lnTo>
                                  <a:pt x="67" y="0"/>
                                </a:lnTo>
                                <a:close/>
                              </a:path>
                            </a:pathLst>
                          </a:custGeom>
                          <a:solidFill>
                            <a:srgbClr val="A6A6A6">
                              <a:alpha val="5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23" name="Freeform 1499"/>
                        <wps:cNvSpPr>
                          <a:spLocks/>
                        </wps:cNvSpPr>
                        <wps:spPr bwMode="auto">
                          <a:xfrm>
                            <a:off x="6193" y="1244"/>
                            <a:ext cx="67" cy="2"/>
                          </a:xfrm>
                          <a:custGeom>
                            <a:avLst/>
                            <a:gdLst>
                              <a:gd name="T0" fmla="+- 0 6193 6193"/>
                              <a:gd name="T1" fmla="*/ T0 w 67"/>
                              <a:gd name="T2" fmla="+- 0 6260 6193"/>
                              <a:gd name="T3" fmla="*/ T2 w 67"/>
                              <a:gd name="T4" fmla="+- 0 6193 6193"/>
                              <a:gd name="T5" fmla="*/ T4 w 67"/>
                            </a:gdLst>
                            <a:ahLst/>
                            <a:cxnLst>
                              <a:cxn ang="0">
                                <a:pos x="T1" y="0"/>
                              </a:cxn>
                              <a:cxn ang="0">
                                <a:pos x="T3" y="0"/>
                              </a:cxn>
                              <a:cxn ang="0">
                                <a:pos x="T5" y="0"/>
                              </a:cxn>
                            </a:cxnLst>
                            <a:rect l="0" t="0" r="r" b="b"/>
                            <a:pathLst>
                              <a:path w="67">
                                <a:moveTo>
                                  <a:pt x="0" y="0"/>
                                </a:moveTo>
                                <a:lnTo>
                                  <a:pt x="67"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24" name="Freeform 1498"/>
                        <wps:cNvSpPr>
                          <a:spLocks/>
                        </wps:cNvSpPr>
                        <wps:spPr bwMode="auto">
                          <a:xfrm>
                            <a:off x="6260" y="1244"/>
                            <a:ext cx="67" cy="2"/>
                          </a:xfrm>
                          <a:custGeom>
                            <a:avLst/>
                            <a:gdLst>
                              <a:gd name="T0" fmla="+- 0 6327 6260"/>
                              <a:gd name="T1" fmla="*/ T0 w 67"/>
                              <a:gd name="T2" fmla="+- 0 6260 6260"/>
                              <a:gd name="T3" fmla="*/ T2 w 67"/>
                              <a:gd name="T4" fmla="+- 0 6327 6260"/>
                              <a:gd name="T5" fmla="*/ T4 w 67"/>
                            </a:gdLst>
                            <a:ahLst/>
                            <a:cxnLst>
                              <a:cxn ang="0">
                                <a:pos x="T1" y="0"/>
                              </a:cxn>
                              <a:cxn ang="0">
                                <a:pos x="T3" y="0"/>
                              </a:cxn>
                              <a:cxn ang="0">
                                <a:pos x="T5" y="0"/>
                              </a:cxn>
                            </a:cxnLst>
                            <a:rect l="0" t="0" r="r" b="b"/>
                            <a:pathLst>
                              <a:path w="67">
                                <a:moveTo>
                                  <a:pt x="67" y="0"/>
                                </a:moveTo>
                                <a:lnTo>
                                  <a:pt x="0" y="0"/>
                                </a:lnTo>
                                <a:lnTo>
                                  <a:pt x="67" y="0"/>
                                </a:lnTo>
                                <a:close/>
                              </a:path>
                            </a:pathLst>
                          </a:custGeom>
                          <a:solidFill>
                            <a:srgbClr val="A6A6A6">
                              <a:alpha val="5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25" name="Freeform 1497"/>
                        <wps:cNvSpPr>
                          <a:spLocks/>
                        </wps:cNvSpPr>
                        <wps:spPr bwMode="auto">
                          <a:xfrm>
                            <a:off x="6260" y="1244"/>
                            <a:ext cx="67" cy="2"/>
                          </a:xfrm>
                          <a:custGeom>
                            <a:avLst/>
                            <a:gdLst>
                              <a:gd name="T0" fmla="+- 0 6260 6260"/>
                              <a:gd name="T1" fmla="*/ T0 w 67"/>
                              <a:gd name="T2" fmla="+- 0 6327 6260"/>
                              <a:gd name="T3" fmla="*/ T2 w 67"/>
                              <a:gd name="T4" fmla="+- 0 6260 6260"/>
                              <a:gd name="T5" fmla="*/ T4 w 67"/>
                            </a:gdLst>
                            <a:ahLst/>
                            <a:cxnLst>
                              <a:cxn ang="0">
                                <a:pos x="T1" y="0"/>
                              </a:cxn>
                              <a:cxn ang="0">
                                <a:pos x="T3" y="0"/>
                              </a:cxn>
                              <a:cxn ang="0">
                                <a:pos x="T5" y="0"/>
                              </a:cxn>
                            </a:cxnLst>
                            <a:rect l="0" t="0" r="r" b="b"/>
                            <a:pathLst>
                              <a:path w="67">
                                <a:moveTo>
                                  <a:pt x="0" y="0"/>
                                </a:moveTo>
                                <a:lnTo>
                                  <a:pt x="67"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26" name="Freeform 1496"/>
                        <wps:cNvSpPr>
                          <a:spLocks/>
                        </wps:cNvSpPr>
                        <wps:spPr bwMode="auto">
                          <a:xfrm>
                            <a:off x="6327" y="1244"/>
                            <a:ext cx="67" cy="2"/>
                          </a:xfrm>
                          <a:custGeom>
                            <a:avLst/>
                            <a:gdLst>
                              <a:gd name="T0" fmla="+- 0 6394 6327"/>
                              <a:gd name="T1" fmla="*/ T0 w 67"/>
                              <a:gd name="T2" fmla="+- 0 6327 6327"/>
                              <a:gd name="T3" fmla="*/ T2 w 67"/>
                              <a:gd name="T4" fmla="+- 0 6394 6327"/>
                              <a:gd name="T5" fmla="*/ T4 w 67"/>
                            </a:gdLst>
                            <a:ahLst/>
                            <a:cxnLst>
                              <a:cxn ang="0">
                                <a:pos x="T1" y="0"/>
                              </a:cxn>
                              <a:cxn ang="0">
                                <a:pos x="T3" y="0"/>
                              </a:cxn>
                              <a:cxn ang="0">
                                <a:pos x="T5" y="0"/>
                              </a:cxn>
                            </a:cxnLst>
                            <a:rect l="0" t="0" r="r" b="b"/>
                            <a:pathLst>
                              <a:path w="67">
                                <a:moveTo>
                                  <a:pt x="67" y="0"/>
                                </a:moveTo>
                                <a:lnTo>
                                  <a:pt x="0" y="0"/>
                                </a:lnTo>
                                <a:lnTo>
                                  <a:pt x="67" y="0"/>
                                </a:lnTo>
                                <a:close/>
                              </a:path>
                            </a:pathLst>
                          </a:custGeom>
                          <a:solidFill>
                            <a:srgbClr val="A6A6A6">
                              <a:alpha val="5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27" name="Freeform 1495"/>
                        <wps:cNvSpPr>
                          <a:spLocks/>
                        </wps:cNvSpPr>
                        <wps:spPr bwMode="auto">
                          <a:xfrm>
                            <a:off x="6327" y="1244"/>
                            <a:ext cx="67" cy="2"/>
                          </a:xfrm>
                          <a:custGeom>
                            <a:avLst/>
                            <a:gdLst>
                              <a:gd name="T0" fmla="+- 0 6327 6327"/>
                              <a:gd name="T1" fmla="*/ T0 w 67"/>
                              <a:gd name="T2" fmla="+- 0 6394 6327"/>
                              <a:gd name="T3" fmla="*/ T2 w 67"/>
                              <a:gd name="T4" fmla="+- 0 6327 6327"/>
                              <a:gd name="T5" fmla="*/ T4 w 67"/>
                            </a:gdLst>
                            <a:ahLst/>
                            <a:cxnLst>
                              <a:cxn ang="0">
                                <a:pos x="T1" y="0"/>
                              </a:cxn>
                              <a:cxn ang="0">
                                <a:pos x="T3" y="0"/>
                              </a:cxn>
                              <a:cxn ang="0">
                                <a:pos x="T5" y="0"/>
                              </a:cxn>
                            </a:cxnLst>
                            <a:rect l="0" t="0" r="r" b="b"/>
                            <a:pathLst>
                              <a:path w="67">
                                <a:moveTo>
                                  <a:pt x="0" y="0"/>
                                </a:moveTo>
                                <a:lnTo>
                                  <a:pt x="67"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28" name="Freeform 1494"/>
                        <wps:cNvSpPr>
                          <a:spLocks/>
                        </wps:cNvSpPr>
                        <wps:spPr bwMode="auto">
                          <a:xfrm>
                            <a:off x="6394" y="1244"/>
                            <a:ext cx="67" cy="2"/>
                          </a:xfrm>
                          <a:custGeom>
                            <a:avLst/>
                            <a:gdLst>
                              <a:gd name="T0" fmla="+- 0 6461 6394"/>
                              <a:gd name="T1" fmla="*/ T0 w 67"/>
                              <a:gd name="T2" fmla="+- 0 6394 6394"/>
                              <a:gd name="T3" fmla="*/ T2 w 67"/>
                              <a:gd name="T4" fmla="+- 0 6461 6394"/>
                              <a:gd name="T5" fmla="*/ T4 w 67"/>
                            </a:gdLst>
                            <a:ahLst/>
                            <a:cxnLst>
                              <a:cxn ang="0">
                                <a:pos x="T1" y="0"/>
                              </a:cxn>
                              <a:cxn ang="0">
                                <a:pos x="T3" y="0"/>
                              </a:cxn>
                              <a:cxn ang="0">
                                <a:pos x="T5" y="0"/>
                              </a:cxn>
                            </a:cxnLst>
                            <a:rect l="0" t="0" r="r" b="b"/>
                            <a:pathLst>
                              <a:path w="67">
                                <a:moveTo>
                                  <a:pt x="67" y="0"/>
                                </a:moveTo>
                                <a:lnTo>
                                  <a:pt x="0" y="0"/>
                                </a:lnTo>
                                <a:lnTo>
                                  <a:pt x="67" y="0"/>
                                </a:lnTo>
                                <a:close/>
                              </a:path>
                            </a:pathLst>
                          </a:custGeom>
                          <a:solidFill>
                            <a:srgbClr val="A6A6A6">
                              <a:alpha val="5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29" name="Freeform 1493"/>
                        <wps:cNvSpPr>
                          <a:spLocks/>
                        </wps:cNvSpPr>
                        <wps:spPr bwMode="auto">
                          <a:xfrm>
                            <a:off x="6394" y="1244"/>
                            <a:ext cx="67" cy="2"/>
                          </a:xfrm>
                          <a:custGeom>
                            <a:avLst/>
                            <a:gdLst>
                              <a:gd name="T0" fmla="+- 0 6394 6394"/>
                              <a:gd name="T1" fmla="*/ T0 w 67"/>
                              <a:gd name="T2" fmla="+- 0 6461 6394"/>
                              <a:gd name="T3" fmla="*/ T2 w 67"/>
                              <a:gd name="T4" fmla="+- 0 6394 6394"/>
                              <a:gd name="T5" fmla="*/ T4 w 67"/>
                            </a:gdLst>
                            <a:ahLst/>
                            <a:cxnLst>
                              <a:cxn ang="0">
                                <a:pos x="T1" y="0"/>
                              </a:cxn>
                              <a:cxn ang="0">
                                <a:pos x="T3" y="0"/>
                              </a:cxn>
                              <a:cxn ang="0">
                                <a:pos x="T5" y="0"/>
                              </a:cxn>
                            </a:cxnLst>
                            <a:rect l="0" t="0" r="r" b="b"/>
                            <a:pathLst>
                              <a:path w="67">
                                <a:moveTo>
                                  <a:pt x="0" y="0"/>
                                </a:moveTo>
                                <a:lnTo>
                                  <a:pt x="67"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30" name="Freeform 1492"/>
                        <wps:cNvSpPr>
                          <a:spLocks/>
                        </wps:cNvSpPr>
                        <wps:spPr bwMode="auto">
                          <a:xfrm>
                            <a:off x="6461" y="1244"/>
                            <a:ext cx="67" cy="2"/>
                          </a:xfrm>
                          <a:custGeom>
                            <a:avLst/>
                            <a:gdLst>
                              <a:gd name="T0" fmla="+- 0 6528 6461"/>
                              <a:gd name="T1" fmla="*/ T0 w 67"/>
                              <a:gd name="T2" fmla="+- 0 6461 6461"/>
                              <a:gd name="T3" fmla="*/ T2 w 67"/>
                              <a:gd name="T4" fmla="+- 0 6528 6461"/>
                              <a:gd name="T5" fmla="*/ T4 w 67"/>
                            </a:gdLst>
                            <a:ahLst/>
                            <a:cxnLst>
                              <a:cxn ang="0">
                                <a:pos x="T1" y="0"/>
                              </a:cxn>
                              <a:cxn ang="0">
                                <a:pos x="T3" y="0"/>
                              </a:cxn>
                              <a:cxn ang="0">
                                <a:pos x="T5" y="0"/>
                              </a:cxn>
                            </a:cxnLst>
                            <a:rect l="0" t="0" r="r" b="b"/>
                            <a:pathLst>
                              <a:path w="67">
                                <a:moveTo>
                                  <a:pt x="67" y="0"/>
                                </a:moveTo>
                                <a:lnTo>
                                  <a:pt x="0" y="0"/>
                                </a:lnTo>
                                <a:lnTo>
                                  <a:pt x="67" y="0"/>
                                </a:lnTo>
                                <a:close/>
                              </a:path>
                            </a:pathLst>
                          </a:custGeom>
                          <a:solidFill>
                            <a:srgbClr val="A6A6A6">
                              <a:alpha val="5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31" name="Freeform 1491"/>
                        <wps:cNvSpPr>
                          <a:spLocks/>
                        </wps:cNvSpPr>
                        <wps:spPr bwMode="auto">
                          <a:xfrm>
                            <a:off x="6461" y="1244"/>
                            <a:ext cx="67" cy="2"/>
                          </a:xfrm>
                          <a:custGeom>
                            <a:avLst/>
                            <a:gdLst>
                              <a:gd name="T0" fmla="+- 0 6461 6461"/>
                              <a:gd name="T1" fmla="*/ T0 w 67"/>
                              <a:gd name="T2" fmla="+- 0 6528 6461"/>
                              <a:gd name="T3" fmla="*/ T2 w 67"/>
                              <a:gd name="T4" fmla="+- 0 6461 6461"/>
                              <a:gd name="T5" fmla="*/ T4 w 67"/>
                            </a:gdLst>
                            <a:ahLst/>
                            <a:cxnLst>
                              <a:cxn ang="0">
                                <a:pos x="T1" y="0"/>
                              </a:cxn>
                              <a:cxn ang="0">
                                <a:pos x="T3" y="0"/>
                              </a:cxn>
                              <a:cxn ang="0">
                                <a:pos x="T5" y="0"/>
                              </a:cxn>
                            </a:cxnLst>
                            <a:rect l="0" t="0" r="r" b="b"/>
                            <a:pathLst>
                              <a:path w="67">
                                <a:moveTo>
                                  <a:pt x="0" y="0"/>
                                </a:moveTo>
                                <a:lnTo>
                                  <a:pt x="67"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32" name="Freeform 1490"/>
                        <wps:cNvSpPr>
                          <a:spLocks/>
                        </wps:cNvSpPr>
                        <wps:spPr bwMode="auto">
                          <a:xfrm>
                            <a:off x="6528" y="1244"/>
                            <a:ext cx="67" cy="2"/>
                          </a:xfrm>
                          <a:custGeom>
                            <a:avLst/>
                            <a:gdLst>
                              <a:gd name="T0" fmla="+- 0 6596 6529"/>
                              <a:gd name="T1" fmla="*/ T0 w 67"/>
                              <a:gd name="T2" fmla="+- 0 6529 6529"/>
                              <a:gd name="T3" fmla="*/ T2 w 67"/>
                              <a:gd name="T4" fmla="+- 0 6596 6529"/>
                              <a:gd name="T5" fmla="*/ T4 w 67"/>
                            </a:gdLst>
                            <a:ahLst/>
                            <a:cxnLst>
                              <a:cxn ang="0">
                                <a:pos x="T1" y="0"/>
                              </a:cxn>
                              <a:cxn ang="0">
                                <a:pos x="T3" y="0"/>
                              </a:cxn>
                              <a:cxn ang="0">
                                <a:pos x="T5" y="0"/>
                              </a:cxn>
                            </a:cxnLst>
                            <a:rect l="0" t="0" r="r" b="b"/>
                            <a:pathLst>
                              <a:path w="67">
                                <a:moveTo>
                                  <a:pt x="67" y="0"/>
                                </a:moveTo>
                                <a:lnTo>
                                  <a:pt x="0" y="0"/>
                                </a:lnTo>
                                <a:lnTo>
                                  <a:pt x="67" y="0"/>
                                </a:lnTo>
                                <a:close/>
                              </a:path>
                            </a:pathLst>
                          </a:custGeom>
                          <a:solidFill>
                            <a:srgbClr val="A6A6A6">
                              <a:alpha val="5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33" name="Freeform 1489"/>
                        <wps:cNvSpPr>
                          <a:spLocks/>
                        </wps:cNvSpPr>
                        <wps:spPr bwMode="auto">
                          <a:xfrm>
                            <a:off x="6528" y="1244"/>
                            <a:ext cx="67" cy="2"/>
                          </a:xfrm>
                          <a:custGeom>
                            <a:avLst/>
                            <a:gdLst>
                              <a:gd name="T0" fmla="+- 0 6529 6529"/>
                              <a:gd name="T1" fmla="*/ T0 w 67"/>
                              <a:gd name="T2" fmla="+- 0 6596 6529"/>
                              <a:gd name="T3" fmla="*/ T2 w 67"/>
                              <a:gd name="T4" fmla="+- 0 6529 6529"/>
                              <a:gd name="T5" fmla="*/ T4 w 67"/>
                            </a:gdLst>
                            <a:ahLst/>
                            <a:cxnLst>
                              <a:cxn ang="0">
                                <a:pos x="T1" y="0"/>
                              </a:cxn>
                              <a:cxn ang="0">
                                <a:pos x="T3" y="0"/>
                              </a:cxn>
                              <a:cxn ang="0">
                                <a:pos x="T5" y="0"/>
                              </a:cxn>
                            </a:cxnLst>
                            <a:rect l="0" t="0" r="r" b="b"/>
                            <a:pathLst>
                              <a:path w="67">
                                <a:moveTo>
                                  <a:pt x="0" y="0"/>
                                </a:moveTo>
                                <a:lnTo>
                                  <a:pt x="67"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34" name="Freeform 1488"/>
                        <wps:cNvSpPr>
                          <a:spLocks/>
                        </wps:cNvSpPr>
                        <wps:spPr bwMode="auto">
                          <a:xfrm>
                            <a:off x="6595" y="1244"/>
                            <a:ext cx="67" cy="2"/>
                          </a:xfrm>
                          <a:custGeom>
                            <a:avLst/>
                            <a:gdLst>
                              <a:gd name="T0" fmla="+- 0 6663 6596"/>
                              <a:gd name="T1" fmla="*/ T0 w 67"/>
                              <a:gd name="T2" fmla="+- 0 6596 6596"/>
                              <a:gd name="T3" fmla="*/ T2 w 67"/>
                              <a:gd name="T4" fmla="+- 0 6663 6596"/>
                              <a:gd name="T5" fmla="*/ T4 w 67"/>
                            </a:gdLst>
                            <a:ahLst/>
                            <a:cxnLst>
                              <a:cxn ang="0">
                                <a:pos x="T1" y="0"/>
                              </a:cxn>
                              <a:cxn ang="0">
                                <a:pos x="T3" y="0"/>
                              </a:cxn>
                              <a:cxn ang="0">
                                <a:pos x="T5" y="0"/>
                              </a:cxn>
                            </a:cxnLst>
                            <a:rect l="0" t="0" r="r" b="b"/>
                            <a:pathLst>
                              <a:path w="67">
                                <a:moveTo>
                                  <a:pt x="67" y="0"/>
                                </a:moveTo>
                                <a:lnTo>
                                  <a:pt x="0" y="0"/>
                                </a:lnTo>
                                <a:lnTo>
                                  <a:pt x="67" y="0"/>
                                </a:lnTo>
                                <a:close/>
                              </a:path>
                            </a:pathLst>
                          </a:custGeom>
                          <a:solidFill>
                            <a:srgbClr val="A6A6A6">
                              <a:alpha val="5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35" name="Freeform 1487"/>
                        <wps:cNvSpPr>
                          <a:spLocks/>
                        </wps:cNvSpPr>
                        <wps:spPr bwMode="auto">
                          <a:xfrm>
                            <a:off x="6595" y="1244"/>
                            <a:ext cx="67" cy="2"/>
                          </a:xfrm>
                          <a:custGeom>
                            <a:avLst/>
                            <a:gdLst>
                              <a:gd name="T0" fmla="+- 0 6596 6596"/>
                              <a:gd name="T1" fmla="*/ T0 w 67"/>
                              <a:gd name="T2" fmla="+- 0 6663 6596"/>
                              <a:gd name="T3" fmla="*/ T2 w 67"/>
                              <a:gd name="T4" fmla="+- 0 6596 6596"/>
                              <a:gd name="T5" fmla="*/ T4 w 67"/>
                            </a:gdLst>
                            <a:ahLst/>
                            <a:cxnLst>
                              <a:cxn ang="0">
                                <a:pos x="T1" y="0"/>
                              </a:cxn>
                              <a:cxn ang="0">
                                <a:pos x="T3" y="0"/>
                              </a:cxn>
                              <a:cxn ang="0">
                                <a:pos x="T5" y="0"/>
                              </a:cxn>
                            </a:cxnLst>
                            <a:rect l="0" t="0" r="r" b="b"/>
                            <a:pathLst>
                              <a:path w="67">
                                <a:moveTo>
                                  <a:pt x="0" y="0"/>
                                </a:moveTo>
                                <a:lnTo>
                                  <a:pt x="67"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36" name="Freeform 1486"/>
                        <wps:cNvSpPr>
                          <a:spLocks/>
                        </wps:cNvSpPr>
                        <wps:spPr bwMode="auto">
                          <a:xfrm>
                            <a:off x="6662" y="1244"/>
                            <a:ext cx="67" cy="2"/>
                          </a:xfrm>
                          <a:custGeom>
                            <a:avLst/>
                            <a:gdLst>
                              <a:gd name="T0" fmla="+- 0 6730 6663"/>
                              <a:gd name="T1" fmla="*/ T0 w 67"/>
                              <a:gd name="T2" fmla="+- 0 6663 6663"/>
                              <a:gd name="T3" fmla="*/ T2 w 67"/>
                              <a:gd name="T4" fmla="+- 0 6730 6663"/>
                              <a:gd name="T5" fmla="*/ T4 w 67"/>
                            </a:gdLst>
                            <a:ahLst/>
                            <a:cxnLst>
                              <a:cxn ang="0">
                                <a:pos x="T1" y="0"/>
                              </a:cxn>
                              <a:cxn ang="0">
                                <a:pos x="T3" y="0"/>
                              </a:cxn>
                              <a:cxn ang="0">
                                <a:pos x="T5" y="0"/>
                              </a:cxn>
                            </a:cxnLst>
                            <a:rect l="0" t="0" r="r" b="b"/>
                            <a:pathLst>
                              <a:path w="67">
                                <a:moveTo>
                                  <a:pt x="67" y="0"/>
                                </a:moveTo>
                                <a:lnTo>
                                  <a:pt x="0" y="0"/>
                                </a:lnTo>
                                <a:lnTo>
                                  <a:pt x="67" y="0"/>
                                </a:lnTo>
                                <a:close/>
                              </a:path>
                            </a:pathLst>
                          </a:custGeom>
                          <a:solidFill>
                            <a:srgbClr val="A6A6A6">
                              <a:alpha val="5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37" name="Freeform 1485"/>
                        <wps:cNvSpPr>
                          <a:spLocks/>
                        </wps:cNvSpPr>
                        <wps:spPr bwMode="auto">
                          <a:xfrm>
                            <a:off x="6662" y="1244"/>
                            <a:ext cx="67" cy="2"/>
                          </a:xfrm>
                          <a:custGeom>
                            <a:avLst/>
                            <a:gdLst>
                              <a:gd name="T0" fmla="+- 0 6663 6663"/>
                              <a:gd name="T1" fmla="*/ T0 w 67"/>
                              <a:gd name="T2" fmla="+- 0 6730 6663"/>
                              <a:gd name="T3" fmla="*/ T2 w 67"/>
                              <a:gd name="T4" fmla="+- 0 6663 6663"/>
                              <a:gd name="T5" fmla="*/ T4 w 67"/>
                            </a:gdLst>
                            <a:ahLst/>
                            <a:cxnLst>
                              <a:cxn ang="0">
                                <a:pos x="T1" y="0"/>
                              </a:cxn>
                              <a:cxn ang="0">
                                <a:pos x="T3" y="0"/>
                              </a:cxn>
                              <a:cxn ang="0">
                                <a:pos x="T5" y="0"/>
                              </a:cxn>
                            </a:cxnLst>
                            <a:rect l="0" t="0" r="r" b="b"/>
                            <a:pathLst>
                              <a:path w="67">
                                <a:moveTo>
                                  <a:pt x="0" y="0"/>
                                </a:moveTo>
                                <a:lnTo>
                                  <a:pt x="67"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38" name="Freeform 1484"/>
                        <wps:cNvSpPr>
                          <a:spLocks/>
                        </wps:cNvSpPr>
                        <wps:spPr bwMode="auto">
                          <a:xfrm>
                            <a:off x="6729" y="1244"/>
                            <a:ext cx="67" cy="2"/>
                          </a:xfrm>
                          <a:custGeom>
                            <a:avLst/>
                            <a:gdLst>
                              <a:gd name="T0" fmla="+- 0 6797 6730"/>
                              <a:gd name="T1" fmla="*/ T0 w 67"/>
                              <a:gd name="T2" fmla="+- 0 6730 6730"/>
                              <a:gd name="T3" fmla="*/ T2 w 67"/>
                              <a:gd name="T4" fmla="+- 0 6797 6730"/>
                              <a:gd name="T5" fmla="*/ T4 w 67"/>
                            </a:gdLst>
                            <a:ahLst/>
                            <a:cxnLst>
                              <a:cxn ang="0">
                                <a:pos x="T1" y="0"/>
                              </a:cxn>
                              <a:cxn ang="0">
                                <a:pos x="T3" y="0"/>
                              </a:cxn>
                              <a:cxn ang="0">
                                <a:pos x="T5" y="0"/>
                              </a:cxn>
                            </a:cxnLst>
                            <a:rect l="0" t="0" r="r" b="b"/>
                            <a:pathLst>
                              <a:path w="67">
                                <a:moveTo>
                                  <a:pt x="67" y="0"/>
                                </a:moveTo>
                                <a:lnTo>
                                  <a:pt x="0" y="0"/>
                                </a:lnTo>
                                <a:lnTo>
                                  <a:pt x="67" y="0"/>
                                </a:lnTo>
                                <a:close/>
                              </a:path>
                            </a:pathLst>
                          </a:custGeom>
                          <a:solidFill>
                            <a:srgbClr val="A6A6A6">
                              <a:alpha val="5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39" name="Freeform 1483"/>
                        <wps:cNvSpPr>
                          <a:spLocks/>
                        </wps:cNvSpPr>
                        <wps:spPr bwMode="auto">
                          <a:xfrm>
                            <a:off x="6729" y="1244"/>
                            <a:ext cx="67" cy="2"/>
                          </a:xfrm>
                          <a:custGeom>
                            <a:avLst/>
                            <a:gdLst>
                              <a:gd name="T0" fmla="+- 0 6730 6730"/>
                              <a:gd name="T1" fmla="*/ T0 w 67"/>
                              <a:gd name="T2" fmla="+- 0 6797 6730"/>
                              <a:gd name="T3" fmla="*/ T2 w 67"/>
                              <a:gd name="T4" fmla="+- 0 6730 6730"/>
                              <a:gd name="T5" fmla="*/ T4 w 67"/>
                            </a:gdLst>
                            <a:ahLst/>
                            <a:cxnLst>
                              <a:cxn ang="0">
                                <a:pos x="T1" y="0"/>
                              </a:cxn>
                              <a:cxn ang="0">
                                <a:pos x="T3" y="0"/>
                              </a:cxn>
                              <a:cxn ang="0">
                                <a:pos x="T5" y="0"/>
                              </a:cxn>
                            </a:cxnLst>
                            <a:rect l="0" t="0" r="r" b="b"/>
                            <a:pathLst>
                              <a:path w="67">
                                <a:moveTo>
                                  <a:pt x="0" y="0"/>
                                </a:moveTo>
                                <a:lnTo>
                                  <a:pt x="67"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40" name="Freeform 1482"/>
                        <wps:cNvSpPr>
                          <a:spLocks/>
                        </wps:cNvSpPr>
                        <wps:spPr bwMode="auto">
                          <a:xfrm>
                            <a:off x="6797" y="1244"/>
                            <a:ext cx="67" cy="2"/>
                          </a:xfrm>
                          <a:custGeom>
                            <a:avLst/>
                            <a:gdLst>
                              <a:gd name="T0" fmla="+- 0 6864 6797"/>
                              <a:gd name="T1" fmla="*/ T0 w 67"/>
                              <a:gd name="T2" fmla="+- 0 6797 6797"/>
                              <a:gd name="T3" fmla="*/ T2 w 67"/>
                              <a:gd name="T4" fmla="+- 0 6864 6797"/>
                              <a:gd name="T5" fmla="*/ T4 w 67"/>
                            </a:gdLst>
                            <a:ahLst/>
                            <a:cxnLst>
                              <a:cxn ang="0">
                                <a:pos x="T1" y="0"/>
                              </a:cxn>
                              <a:cxn ang="0">
                                <a:pos x="T3" y="0"/>
                              </a:cxn>
                              <a:cxn ang="0">
                                <a:pos x="T5" y="0"/>
                              </a:cxn>
                            </a:cxnLst>
                            <a:rect l="0" t="0" r="r" b="b"/>
                            <a:pathLst>
                              <a:path w="67">
                                <a:moveTo>
                                  <a:pt x="67" y="0"/>
                                </a:moveTo>
                                <a:lnTo>
                                  <a:pt x="0" y="0"/>
                                </a:lnTo>
                                <a:lnTo>
                                  <a:pt x="67" y="0"/>
                                </a:lnTo>
                                <a:close/>
                              </a:path>
                            </a:pathLst>
                          </a:custGeom>
                          <a:solidFill>
                            <a:srgbClr val="A6A6A6">
                              <a:alpha val="5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41" name="Freeform 1481"/>
                        <wps:cNvSpPr>
                          <a:spLocks/>
                        </wps:cNvSpPr>
                        <wps:spPr bwMode="auto">
                          <a:xfrm>
                            <a:off x="6797" y="1244"/>
                            <a:ext cx="67" cy="2"/>
                          </a:xfrm>
                          <a:custGeom>
                            <a:avLst/>
                            <a:gdLst>
                              <a:gd name="T0" fmla="+- 0 6797 6797"/>
                              <a:gd name="T1" fmla="*/ T0 w 67"/>
                              <a:gd name="T2" fmla="+- 0 6864 6797"/>
                              <a:gd name="T3" fmla="*/ T2 w 67"/>
                              <a:gd name="T4" fmla="+- 0 6797 6797"/>
                              <a:gd name="T5" fmla="*/ T4 w 67"/>
                            </a:gdLst>
                            <a:ahLst/>
                            <a:cxnLst>
                              <a:cxn ang="0">
                                <a:pos x="T1" y="0"/>
                              </a:cxn>
                              <a:cxn ang="0">
                                <a:pos x="T3" y="0"/>
                              </a:cxn>
                              <a:cxn ang="0">
                                <a:pos x="T5" y="0"/>
                              </a:cxn>
                            </a:cxnLst>
                            <a:rect l="0" t="0" r="r" b="b"/>
                            <a:pathLst>
                              <a:path w="67">
                                <a:moveTo>
                                  <a:pt x="0" y="0"/>
                                </a:moveTo>
                                <a:lnTo>
                                  <a:pt x="67"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42" name="Rectangle 1480"/>
                        <wps:cNvSpPr>
                          <a:spLocks noChangeArrowheads="1"/>
                        </wps:cNvSpPr>
                        <wps:spPr bwMode="auto">
                          <a:xfrm>
                            <a:off x="6864" y="1241"/>
                            <a:ext cx="67" cy="4"/>
                          </a:xfrm>
                          <a:prstGeom prst="rect">
                            <a:avLst/>
                          </a:prstGeom>
                          <a:solidFill>
                            <a:srgbClr val="A6A6A6">
                              <a:alpha val="5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43" name="Rectangle 1479"/>
                        <wps:cNvSpPr>
                          <a:spLocks noChangeArrowheads="1"/>
                        </wps:cNvSpPr>
                        <wps:spPr bwMode="auto">
                          <a:xfrm>
                            <a:off x="6864" y="1241"/>
                            <a:ext cx="67" cy="4"/>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44" name="Rectangle 1478"/>
                        <wps:cNvSpPr>
                          <a:spLocks noChangeArrowheads="1"/>
                        </wps:cNvSpPr>
                        <wps:spPr bwMode="auto">
                          <a:xfrm>
                            <a:off x="6931" y="1238"/>
                            <a:ext cx="67" cy="7"/>
                          </a:xfrm>
                          <a:prstGeom prst="rect">
                            <a:avLst/>
                          </a:prstGeom>
                          <a:solidFill>
                            <a:srgbClr val="A6A6A6">
                              <a:alpha val="5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45" name="Rectangle 1477"/>
                        <wps:cNvSpPr>
                          <a:spLocks noChangeArrowheads="1"/>
                        </wps:cNvSpPr>
                        <wps:spPr bwMode="auto">
                          <a:xfrm>
                            <a:off x="6931" y="1238"/>
                            <a:ext cx="67" cy="7"/>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46" name="Rectangle 1476"/>
                        <wps:cNvSpPr>
                          <a:spLocks noChangeArrowheads="1"/>
                        </wps:cNvSpPr>
                        <wps:spPr bwMode="auto">
                          <a:xfrm>
                            <a:off x="6998" y="1229"/>
                            <a:ext cx="67" cy="16"/>
                          </a:xfrm>
                          <a:prstGeom prst="rect">
                            <a:avLst/>
                          </a:prstGeom>
                          <a:solidFill>
                            <a:srgbClr val="A6A6A6">
                              <a:alpha val="5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47" name="Rectangle 1475"/>
                        <wps:cNvSpPr>
                          <a:spLocks noChangeArrowheads="1"/>
                        </wps:cNvSpPr>
                        <wps:spPr bwMode="auto">
                          <a:xfrm>
                            <a:off x="6998" y="1229"/>
                            <a:ext cx="67" cy="16"/>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48" name="Rectangle 1474"/>
                        <wps:cNvSpPr>
                          <a:spLocks noChangeArrowheads="1"/>
                        </wps:cNvSpPr>
                        <wps:spPr bwMode="auto">
                          <a:xfrm>
                            <a:off x="7065" y="1200"/>
                            <a:ext cx="67" cy="45"/>
                          </a:xfrm>
                          <a:prstGeom prst="rect">
                            <a:avLst/>
                          </a:prstGeom>
                          <a:solidFill>
                            <a:srgbClr val="A6A6A6">
                              <a:alpha val="5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49" name="Rectangle 1473"/>
                        <wps:cNvSpPr>
                          <a:spLocks noChangeArrowheads="1"/>
                        </wps:cNvSpPr>
                        <wps:spPr bwMode="auto">
                          <a:xfrm>
                            <a:off x="7065" y="1200"/>
                            <a:ext cx="67" cy="45"/>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50" name="Rectangle 1472"/>
                        <wps:cNvSpPr>
                          <a:spLocks noChangeArrowheads="1"/>
                        </wps:cNvSpPr>
                        <wps:spPr bwMode="auto">
                          <a:xfrm>
                            <a:off x="7132" y="1184"/>
                            <a:ext cx="67" cy="60"/>
                          </a:xfrm>
                          <a:prstGeom prst="rect">
                            <a:avLst/>
                          </a:prstGeom>
                          <a:solidFill>
                            <a:srgbClr val="A6A6A6">
                              <a:alpha val="5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51" name="Rectangle 1471"/>
                        <wps:cNvSpPr>
                          <a:spLocks noChangeArrowheads="1"/>
                        </wps:cNvSpPr>
                        <wps:spPr bwMode="auto">
                          <a:xfrm>
                            <a:off x="7132" y="1184"/>
                            <a:ext cx="67" cy="60"/>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52" name="Rectangle 1470"/>
                        <wps:cNvSpPr>
                          <a:spLocks noChangeArrowheads="1"/>
                        </wps:cNvSpPr>
                        <wps:spPr bwMode="auto">
                          <a:xfrm>
                            <a:off x="7199" y="1175"/>
                            <a:ext cx="67" cy="70"/>
                          </a:xfrm>
                          <a:prstGeom prst="rect">
                            <a:avLst/>
                          </a:prstGeom>
                          <a:solidFill>
                            <a:srgbClr val="A6A6A6">
                              <a:alpha val="5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53" name="Rectangle 1469"/>
                        <wps:cNvSpPr>
                          <a:spLocks noChangeArrowheads="1"/>
                        </wps:cNvSpPr>
                        <wps:spPr bwMode="auto">
                          <a:xfrm>
                            <a:off x="7199" y="1175"/>
                            <a:ext cx="67" cy="70"/>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54" name="Rectangle 1468"/>
                        <wps:cNvSpPr>
                          <a:spLocks noChangeArrowheads="1"/>
                        </wps:cNvSpPr>
                        <wps:spPr bwMode="auto">
                          <a:xfrm>
                            <a:off x="7266" y="1184"/>
                            <a:ext cx="67" cy="60"/>
                          </a:xfrm>
                          <a:prstGeom prst="rect">
                            <a:avLst/>
                          </a:prstGeom>
                          <a:solidFill>
                            <a:srgbClr val="A6A6A6">
                              <a:alpha val="5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55" name="Rectangle 1467"/>
                        <wps:cNvSpPr>
                          <a:spLocks noChangeArrowheads="1"/>
                        </wps:cNvSpPr>
                        <wps:spPr bwMode="auto">
                          <a:xfrm>
                            <a:off x="7266" y="1184"/>
                            <a:ext cx="67" cy="60"/>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56" name="Rectangle 1466"/>
                        <wps:cNvSpPr>
                          <a:spLocks noChangeArrowheads="1"/>
                        </wps:cNvSpPr>
                        <wps:spPr bwMode="auto">
                          <a:xfrm>
                            <a:off x="7333" y="1159"/>
                            <a:ext cx="67" cy="86"/>
                          </a:xfrm>
                          <a:prstGeom prst="rect">
                            <a:avLst/>
                          </a:prstGeom>
                          <a:solidFill>
                            <a:srgbClr val="A6A6A6">
                              <a:alpha val="5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57" name="Rectangle 1465"/>
                        <wps:cNvSpPr>
                          <a:spLocks noChangeArrowheads="1"/>
                        </wps:cNvSpPr>
                        <wps:spPr bwMode="auto">
                          <a:xfrm>
                            <a:off x="7333" y="1159"/>
                            <a:ext cx="67" cy="86"/>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58" name="Rectangle 1464"/>
                        <wps:cNvSpPr>
                          <a:spLocks noChangeArrowheads="1"/>
                        </wps:cNvSpPr>
                        <wps:spPr bwMode="auto">
                          <a:xfrm>
                            <a:off x="7400" y="1106"/>
                            <a:ext cx="67" cy="139"/>
                          </a:xfrm>
                          <a:prstGeom prst="rect">
                            <a:avLst/>
                          </a:prstGeom>
                          <a:solidFill>
                            <a:srgbClr val="A6A6A6">
                              <a:alpha val="5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59" name="Rectangle 1463"/>
                        <wps:cNvSpPr>
                          <a:spLocks noChangeArrowheads="1"/>
                        </wps:cNvSpPr>
                        <wps:spPr bwMode="auto">
                          <a:xfrm>
                            <a:off x="7400" y="1106"/>
                            <a:ext cx="67" cy="139"/>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60" name="Rectangle 1462"/>
                        <wps:cNvSpPr>
                          <a:spLocks noChangeArrowheads="1"/>
                        </wps:cNvSpPr>
                        <wps:spPr bwMode="auto">
                          <a:xfrm>
                            <a:off x="7468" y="1169"/>
                            <a:ext cx="67" cy="76"/>
                          </a:xfrm>
                          <a:prstGeom prst="rect">
                            <a:avLst/>
                          </a:prstGeom>
                          <a:solidFill>
                            <a:srgbClr val="A6A6A6">
                              <a:alpha val="5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61" name="Rectangle 1461"/>
                        <wps:cNvSpPr>
                          <a:spLocks noChangeArrowheads="1"/>
                        </wps:cNvSpPr>
                        <wps:spPr bwMode="auto">
                          <a:xfrm>
                            <a:off x="7468" y="1169"/>
                            <a:ext cx="67" cy="76"/>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62" name="Rectangle 1460"/>
                        <wps:cNvSpPr>
                          <a:spLocks noChangeArrowheads="1"/>
                        </wps:cNvSpPr>
                        <wps:spPr bwMode="auto">
                          <a:xfrm>
                            <a:off x="7535" y="1102"/>
                            <a:ext cx="67" cy="142"/>
                          </a:xfrm>
                          <a:prstGeom prst="rect">
                            <a:avLst/>
                          </a:prstGeom>
                          <a:solidFill>
                            <a:srgbClr val="A6A6A6">
                              <a:alpha val="5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63" name="Rectangle 1459"/>
                        <wps:cNvSpPr>
                          <a:spLocks noChangeArrowheads="1"/>
                        </wps:cNvSpPr>
                        <wps:spPr bwMode="auto">
                          <a:xfrm>
                            <a:off x="7535" y="1102"/>
                            <a:ext cx="67" cy="142"/>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64" name="Rectangle 1458"/>
                        <wps:cNvSpPr>
                          <a:spLocks noChangeArrowheads="1"/>
                        </wps:cNvSpPr>
                        <wps:spPr bwMode="auto">
                          <a:xfrm>
                            <a:off x="7602" y="1071"/>
                            <a:ext cx="67" cy="174"/>
                          </a:xfrm>
                          <a:prstGeom prst="rect">
                            <a:avLst/>
                          </a:prstGeom>
                          <a:solidFill>
                            <a:srgbClr val="A6A6A6">
                              <a:alpha val="5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65" name="Rectangle 1457"/>
                        <wps:cNvSpPr>
                          <a:spLocks noChangeArrowheads="1"/>
                        </wps:cNvSpPr>
                        <wps:spPr bwMode="auto">
                          <a:xfrm>
                            <a:off x="7602" y="1071"/>
                            <a:ext cx="67" cy="174"/>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66" name="Rectangle 1456"/>
                        <wps:cNvSpPr>
                          <a:spLocks noChangeArrowheads="1"/>
                        </wps:cNvSpPr>
                        <wps:spPr bwMode="auto">
                          <a:xfrm>
                            <a:off x="7669" y="951"/>
                            <a:ext cx="67" cy="294"/>
                          </a:xfrm>
                          <a:prstGeom prst="rect">
                            <a:avLst/>
                          </a:prstGeom>
                          <a:solidFill>
                            <a:srgbClr val="A6A6A6">
                              <a:alpha val="5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67" name="Rectangle 1455"/>
                        <wps:cNvSpPr>
                          <a:spLocks noChangeArrowheads="1"/>
                        </wps:cNvSpPr>
                        <wps:spPr bwMode="auto">
                          <a:xfrm>
                            <a:off x="7669" y="951"/>
                            <a:ext cx="67" cy="294"/>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68" name="Rectangle 1454"/>
                        <wps:cNvSpPr>
                          <a:spLocks noChangeArrowheads="1"/>
                        </wps:cNvSpPr>
                        <wps:spPr bwMode="auto">
                          <a:xfrm>
                            <a:off x="7736" y="992"/>
                            <a:ext cx="67" cy="253"/>
                          </a:xfrm>
                          <a:prstGeom prst="rect">
                            <a:avLst/>
                          </a:prstGeom>
                          <a:solidFill>
                            <a:srgbClr val="A6A6A6">
                              <a:alpha val="5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69" name="Rectangle 1453"/>
                        <wps:cNvSpPr>
                          <a:spLocks noChangeArrowheads="1"/>
                        </wps:cNvSpPr>
                        <wps:spPr bwMode="auto">
                          <a:xfrm>
                            <a:off x="7736" y="992"/>
                            <a:ext cx="67" cy="253"/>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70" name="Rectangle 1452"/>
                        <wps:cNvSpPr>
                          <a:spLocks noChangeArrowheads="1"/>
                        </wps:cNvSpPr>
                        <wps:spPr bwMode="auto">
                          <a:xfrm>
                            <a:off x="7803" y="923"/>
                            <a:ext cx="67" cy="322"/>
                          </a:xfrm>
                          <a:prstGeom prst="rect">
                            <a:avLst/>
                          </a:prstGeom>
                          <a:solidFill>
                            <a:srgbClr val="A6A6A6">
                              <a:alpha val="5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71" name="Rectangle 1451"/>
                        <wps:cNvSpPr>
                          <a:spLocks noChangeArrowheads="1"/>
                        </wps:cNvSpPr>
                        <wps:spPr bwMode="auto">
                          <a:xfrm>
                            <a:off x="7803" y="923"/>
                            <a:ext cx="67" cy="322"/>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72" name="Rectangle 1450"/>
                        <wps:cNvSpPr>
                          <a:spLocks noChangeArrowheads="1"/>
                        </wps:cNvSpPr>
                        <wps:spPr bwMode="auto">
                          <a:xfrm>
                            <a:off x="7870" y="879"/>
                            <a:ext cx="67" cy="366"/>
                          </a:xfrm>
                          <a:prstGeom prst="rect">
                            <a:avLst/>
                          </a:prstGeom>
                          <a:solidFill>
                            <a:srgbClr val="A6A6A6">
                              <a:alpha val="5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73" name="Rectangle 1449"/>
                        <wps:cNvSpPr>
                          <a:spLocks noChangeArrowheads="1"/>
                        </wps:cNvSpPr>
                        <wps:spPr bwMode="auto">
                          <a:xfrm>
                            <a:off x="7870" y="879"/>
                            <a:ext cx="67" cy="366"/>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74" name="Rectangle 1448"/>
                        <wps:cNvSpPr>
                          <a:spLocks noChangeArrowheads="1"/>
                        </wps:cNvSpPr>
                        <wps:spPr bwMode="auto">
                          <a:xfrm>
                            <a:off x="7937" y="957"/>
                            <a:ext cx="67" cy="288"/>
                          </a:xfrm>
                          <a:prstGeom prst="rect">
                            <a:avLst/>
                          </a:prstGeom>
                          <a:solidFill>
                            <a:srgbClr val="A6A6A6">
                              <a:alpha val="5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75" name="Rectangle 1447"/>
                        <wps:cNvSpPr>
                          <a:spLocks noChangeArrowheads="1"/>
                        </wps:cNvSpPr>
                        <wps:spPr bwMode="auto">
                          <a:xfrm>
                            <a:off x="7937" y="957"/>
                            <a:ext cx="67" cy="288"/>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76" name="Rectangle 1446"/>
                        <wps:cNvSpPr>
                          <a:spLocks noChangeArrowheads="1"/>
                        </wps:cNvSpPr>
                        <wps:spPr bwMode="auto">
                          <a:xfrm>
                            <a:off x="8004" y="980"/>
                            <a:ext cx="67" cy="265"/>
                          </a:xfrm>
                          <a:prstGeom prst="rect">
                            <a:avLst/>
                          </a:prstGeom>
                          <a:solidFill>
                            <a:srgbClr val="A6A6A6">
                              <a:alpha val="5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77" name="Rectangle 1445"/>
                        <wps:cNvSpPr>
                          <a:spLocks noChangeArrowheads="1"/>
                        </wps:cNvSpPr>
                        <wps:spPr bwMode="auto">
                          <a:xfrm>
                            <a:off x="8004" y="980"/>
                            <a:ext cx="67" cy="265"/>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78" name="Rectangle 1444"/>
                        <wps:cNvSpPr>
                          <a:spLocks noChangeArrowheads="1"/>
                        </wps:cNvSpPr>
                        <wps:spPr bwMode="auto">
                          <a:xfrm>
                            <a:off x="8071" y="1093"/>
                            <a:ext cx="67" cy="152"/>
                          </a:xfrm>
                          <a:prstGeom prst="rect">
                            <a:avLst/>
                          </a:prstGeom>
                          <a:solidFill>
                            <a:srgbClr val="A6A6A6">
                              <a:alpha val="5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79" name="Rectangle 1443"/>
                        <wps:cNvSpPr>
                          <a:spLocks noChangeArrowheads="1"/>
                        </wps:cNvSpPr>
                        <wps:spPr bwMode="auto">
                          <a:xfrm>
                            <a:off x="8071" y="1093"/>
                            <a:ext cx="67" cy="152"/>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80" name="Rectangle 1442"/>
                        <wps:cNvSpPr>
                          <a:spLocks noChangeArrowheads="1"/>
                        </wps:cNvSpPr>
                        <wps:spPr bwMode="auto">
                          <a:xfrm>
                            <a:off x="8138" y="1112"/>
                            <a:ext cx="67" cy="133"/>
                          </a:xfrm>
                          <a:prstGeom prst="rect">
                            <a:avLst/>
                          </a:prstGeom>
                          <a:solidFill>
                            <a:srgbClr val="A6A6A6">
                              <a:alpha val="5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81" name="Rectangle 1441"/>
                        <wps:cNvSpPr>
                          <a:spLocks noChangeArrowheads="1"/>
                        </wps:cNvSpPr>
                        <wps:spPr bwMode="auto">
                          <a:xfrm>
                            <a:off x="8138" y="1112"/>
                            <a:ext cx="67" cy="133"/>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82" name="Rectangle 1440"/>
                        <wps:cNvSpPr>
                          <a:spLocks noChangeArrowheads="1"/>
                        </wps:cNvSpPr>
                        <wps:spPr bwMode="auto">
                          <a:xfrm>
                            <a:off x="8206" y="1125"/>
                            <a:ext cx="67" cy="120"/>
                          </a:xfrm>
                          <a:prstGeom prst="rect">
                            <a:avLst/>
                          </a:prstGeom>
                          <a:solidFill>
                            <a:srgbClr val="A6A6A6">
                              <a:alpha val="5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83" name="Rectangle 1439"/>
                        <wps:cNvSpPr>
                          <a:spLocks noChangeArrowheads="1"/>
                        </wps:cNvSpPr>
                        <wps:spPr bwMode="auto">
                          <a:xfrm>
                            <a:off x="8206" y="1125"/>
                            <a:ext cx="67" cy="120"/>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84" name="Rectangle 1438"/>
                        <wps:cNvSpPr>
                          <a:spLocks noChangeArrowheads="1"/>
                        </wps:cNvSpPr>
                        <wps:spPr bwMode="auto">
                          <a:xfrm>
                            <a:off x="8273" y="1213"/>
                            <a:ext cx="67" cy="32"/>
                          </a:xfrm>
                          <a:prstGeom prst="rect">
                            <a:avLst/>
                          </a:prstGeom>
                          <a:solidFill>
                            <a:srgbClr val="A6A6A6">
                              <a:alpha val="5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85" name="Rectangle 1437"/>
                        <wps:cNvSpPr>
                          <a:spLocks noChangeArrowheads="1"/>
                        </wps:cNvSpPr>
                        <wps:spPr bwMode="auto">
                          <a:xfrm>
                            <a:off x="8273" y="1213"/>
                            <a:ext cx="67" cy="32"/>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86" name="Rectangle 1436"/>
                        <wps:cNvSpPr>
                          <a:spLocks noChangeArrowheads="1"/>
                        </wps:cNvSpPr>
                        <wps:spPr bwMode="auto">
                          <a:xfrm>
                            <a:off x="8340" y="1207"/>
                            <a:ext cx="67" cy="38"/>
                          </a:xfrm>
                          <a:prstGeom prst="rect">
                            <a:avLst/>
                          </a:prstGeom>
                          <a:solidFill>
                            <a:srgbClr val="A6A6A6">
                              <a:alpha val="5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87" name="Rectangle 1435"/>
                        <wps:cNvSpPr>
                          <a:spLocks noChangeArrowheads="1"/>
                        </wps:cNvSpPr>
                        <wps:spPr bwMode="auto">
                          <a:xfrm>
                            <a:off x="8340" y="1207"/>
                            <a:ext cx="67" cy="38"/>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88" name="Rectangle 1434"/>
                        <wps:cNvSpPr>
                          <a:spLocks noChangeArrowheads="1"/>
                        </wps:cNvSpPr>
                        <wps:spPr bwMode="auto">
                          <a:xfrm>
                            <a:off x="8407" y="1232"/>
                            <a:ext cx="67" cy="13"/>
                          </a:xfrm>
                          <a:prstGeom prst="rect">
                            <a:avLst/>
                          </a:prstGeom>
                          <a:solidFill>
                            <a:srgbClr val="A6A6A6">
                              <a:alpha val="5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89" name="Rectangle 1433"/>
                        <wps:cNvSpPr>
                          <a:spLocks noChangeArrowheads="1"/>
                        </wps:cNvSpPr>
                        <wps:spPr bwMode="auto">
                          <a:xfrm>
                            <a:off x="8407" y="1232"/>
                            <a:ext cx="67" cy="13"/>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90" name="Rectangle 1432"/>
                        <wps:cNvSpPr>
                          <a:spLocks noChangeArrowheads="1"/>
                        </wps:cNvSpPr>
                        <wps:spPr bwMode="auto">
                          <a:xfrm>
                            <a:off x="8474" y="1241"/>
                            <a:ext cx="67" cy="4"/>
                          </a:xfrm>
                          <a:prstGeom prst="rect">
                            <a:avLst/>
                          </a:prstGeom>
                          <a:solidFill>
                            <a:srgbClr val="A6A6A6">
                              <a:alpha val="5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91" name="Rectangle 1431"/>
                        <wps:cNvSpPr>
                          <a:spLocks noChangeArrowheads="1"/>
                        </wps:cNvSpPr>
                        <wps:spPr bwMode="auto">
                          <a:xfrm>
                            <a:off x="8474" y="1241"/>
                            <a:ext cx="67" cy="4"/>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92" name="Freeform 1430"/>
                        <wps:cNvSpPr>
                          <a:spLocks/>
                        </wps:cNvSpPr>
                        <wps:spPr bwMode="auto">
                          <a:xfrm>
                            <a:off x="8541" y="1244"/>
                            <a:ext cx="67" cy="2"/>
                          </a:xfrm>
                          <a:custGeom>
                            <a:avLst/>
                            <a:gdLst>
                              <a:gd name="T0" fmla="+- 0 8609 8542"/>
                              <a:gd name="T1" fmla="*/ T0 w 67"/>
                              <a:gd name="T2" fmla="+- 0 8542 8542"/>
                              <a:gd name="T3" fmla="*/ T2 w 67"/>
                              <a:gd name="T4" fmla="+- 0 8609 8542"/>
                              <a:gd name="T5" fmla="*/ T4 w 67"/>
                            </a:gdLst>
                            <a:ahLst/>
                            <a:cxnLst>
                              <a:cxn ang="0">
                                <a:pos x="T1" y="0"/>
                              </a:cxn>
                              <a:cxn ang="0">
                                <a:pos x="T3" y="0"/>
                              </a:cxn>
                              <a:cxn ang="0">
                                <a:pos x="T5" y="0"/>
                              </a:cxn>
                            </a:cxnLst>
                            <a:rect l="0" t="0" r="r" b="b"/>
                            <a:pathLst>
                              <a:path w="67">
                                <a:moveTo>
                                  <a:pt x="67" y="0"/>
                                </a:moveTo>
                                <a:lnTo>
                                  <a:pt x="0" y="0"/>
                                </a:lnTo>
                                <a:lnTo>
                                  <a:pt x="67" y="0"/>
                                </a:lnTo>
                                <a:close/>
                              </a:path>
                            </a:pathLst>
                          </a:custGeom>
                          <a:solidFill>
                            <a:srgbClr val="A6A6A6">
                              <a:alpha val="5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3" name="Freeform 1429"/>
                        <wps:cNvSpPr>
                          <a:spLocks/>
                        </wps:cNvSpPr>
                        <wps:spPr bwMode="auto">
                          <a:xfrm>
                            <a:off x="8541" y="1244"/>
                            <a:ext cx="67" cy="2"/>
                          </a:xfrm>
                          <a:custGeom>
                            <a:avLst/>
                            <a:gdLst>
                              <a:gd name="T0" fmla="+- 0 8542 8542"/>
                              <a:gd name="T1" fmla="*/ T0 w 67"/>
                              <a:gd name="T2" fmla="+- 0 8609 8542"/>
                              <a:gd name="T3" fmla="*/ T2 w 67"/>
                              <a:gd name="T4" fmla="+- 0 8542 8542"/>
                              <a:gd name="T5" fmla="*/ T4 w 67"/>
                            </a:gdLst>
                            <a:ahLst/>
                            <a:cxnLst>
                              <a:cxn ang="0">
                                <a:pos x="T1" y="0"/>
                              </a:cxn>
                              <a:cxn ang="0">
                                <a:pos x="T3" y="0"/>
                              </a:cxn>
                              <a:cxn ang="0">
                                <a:pos x="T5" y="0"/>
                              </a:cxn>
                            </a:cxnLst>
                            <a:rect l="0" t="0" r="r" b="b"/>
                            <a:pathLst>
                              <a:path w="67">
                                <a:moveTo>
                                  <a:pt x="0" y="0"/>
                                </a:moveTo>
                                <a:lnTo>
                                  <a:pt x="67"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94" name="Freeform 1428"/>
                        <wps:cNvSpPr>
                          <a:spLocks/>
                        </wps:cNvSpPr>
                        <wps:spPr bwMode="auto">
                          <a:xfrm>
                            <a:off x="8608" y="1244"/>
                            <a:ext cx="67" cy="2"/>
                          </a:xfrm>
                          <a:custGeom>
                            <a:avLst/>
                            <a:gdLst>
                              <a:gd name="T0" fmla="+- 0 8676 8609"/>
                              <a:gd name="T1" fmla="*/ T0 w 67"/>
                              <a:gd name="T2" fmla="+- 0 8609 8609"/>
                              <a:gd name="T3" fmla="*/ T2 w 67"/>
                              <a:gd name="T4" fmla="+- 0 8676 8609"/>
                              <a:gd name="T5" fmla="*/ T4 w 67"/>
                            </a:gdLst>
                            <a:ahLst/>
                            <a:cxnLst>
                              <a:cxn ang="0">
                                <a:pos x="T1" y="0"/>
                              </a:cxn>
                              <a:cxn ang="0">
                                <a:pos x="T3" y="0"/>
                              </a:cxn>
                              <a:cxn ang="0">
                                <a:pos x="T5" y="0"/>
                              </a:cxn>
                            </a:cxnLst>
                            <a:rect l="0" t="0" r="r" b="b"/>
                            <a:pathLst>
                              <a:path w="67">
                                <a:moveTo>
                                  <a:pt x="67" y="0"/>
                                </a:moveTo>
                                <a:lnTo>
                                  <a:pt x="0" y="0"/>
                                </a:lnTo>
                                <a:lnTo>
                                  <a:pt x="67" y="0"/>
                                </a:lnTo>
                                <a:close/>
                              </a:path>
                            </a:pathLst>
                          </a:custGeom>
                          <a:solidFill>
                            <a:srgbClr val="A6A6A6">
                              <a:alpha val="5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5" name="Freeform 1427"/>
                        <wps:cNvSpPr>
                          <a:spLocks/>
                        </wps:cNvSpPr>
                        <wps:spPr bwMode="auto">
                          <a:xfrm>
                            <a:off x="8608" y="1244"/>
                            <a:ext cx="67" cy="2"/>
                          </a:xfrm>
                          <a:custGeom>
                            <a:avLst/>
                            <a:gdLst>
                              <a:gd name="T0" fmla="+- 0 8609 8609"/>
                              <a:gd name="T1" fmla="*/ T0 w 67"/>
                              <a:gd name="T2" fmla="+- 0 8676 8609"/>
                              <a:gd name="T3" fmla="*/ T2 w 67"/>
                              <a:gd name="T4" fmla="+- 0 8609 8609"/>
                              <a:gd name="T5" fmla="*/ T4 w 67"/>
                            </a:gdLst>
                            <a:ahLst/>
                            <a:cxnLst>
                              <a:cxn ang="0">
                                <a:pos x="T1" y="0"/>
                              </a:cxn>
                              <a:cxn ang="0">
                                <a:pos x="T3" y="0"/>
                              </a:cxn>
                              <a:cxn ang="0">
                                <a:pos x="T5" y="0"/>
                              </a:cxn>
                            </a:cxnLst>
                            <a:rect l="0" t="0" r="r" b="b"/>
                            <a:pathLst>
                              <a:path w="67">
                                <a:moveTo>
                                  <a:pt x="0" y="0"/>
                                </a:moveTo>
                                <a:lnTo>
                                  <a:pt x="67"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96" name="Rectangle 1426"/>
                        <wps:cNvSpPr>
                          <a:spLocks noChangeArrowheads="1"/>
                        </wps:cNvSpPr>
                        <wps:spPr bwMode="auto">
                          <a:xfrm>
                            <a:off x="8675" y="1241"/>
                            <a:ext cx="67" cy="4"/>
                          </a:xfrm>
                          <a:prstGeom prst="rect">
                            <a:avLst/>
                          </a:prstGeom>
                          <a:solidFill>
                            <a:srgbClr val="A6A6A6">
                              <a:alpha val="5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97" name="Rectangle 1425"/>
                        <wps:cNvSpPr>
                          <a:spLocks noChangeArrowheads="1"/>
                        </wps:cNvSpPr>
                        <wps:spPr bwMode="auto">
                          <a:xfrm>
                            <a:off x="8675" y="1241"/>
                            <a:ext cx="67" cy="4"/>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98" name="Freeform 1424"/>
                        <wps:cNvSpPr>
                          <a:spLocks/>
                        </wps:cNvSpPr>
                        <wps:spPr bwMode="auto">
                          <a:xfrm>
                            <a:off x="8742" y="1244"/>
                            <a:ext cx="67" cy="2"/>
                          </a:xfrm>
                          <a:custGeom>
                            <a:avLst/>
                            <a:gdLst>
                              <a:gd name="T0" fmla="+- 0 8810 8743"/>
                              <a:gd name="T1" fmla="*/ T0 w 67"/>
                              <a:gd name="T2" fmla="+- 0 8743 8743"/>
                              <a:gd name="T3" fmla="*/ T2 w 67"/>
                              <a:gd name="T4" fmla="+- 0 8810 8743"/>
                              <a:gd name="T5" fmla="*/ T4 w 67"/>
                            </a:gdLst>
                            <a:ahLst/>
                            <a:cxnLst>
                              <a:cxn ang="0">
                                <a:pos x="T1" y="0"/>
                              </a:cxn>
                              <a:cxn ang="0">
                                <a:pos x="T3" y="0"/>
                              </a:cxn>
                              <a:cxn ang="0">
                                <a:pos x="T5" y="0"/>
                              </a:cxn>
                            </a:cxnLst>
                            <a:rect l="0" t="0" r="r" b="b"/>
                            <a:pathLst>
                              <a:path w="67">
                                <a:moveTo>
                                  <a:pt x="67" y="0"/>
                                </a:moveTo>
                                <a:lnTo>
                                  <a:pt x="0" y="0"/>
                                </a:lnTo>
                                <a:lnTo>
                                  <a:pt x="67" y="0"/>
                                </a:lnTo>
                                <a:close/>
                              </a:path>
                            </a:pathLst>
                          </a:custGeom>
                          <a:solidFill>
                            <a:srgbClr val="A6A6A6">
                              <a:alpha val="5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9" name="Freeform 1423"/>
                        <wps:cNvSpPr>
                          <a:spLocks/>
                        </wps:cNvSpPr>
                        <wps:spPr bwMode="auto">
                          <a:xfrm>
                            <a:off x="8742" y="1244"/>
                            <a:ext cx="67" cy="2"/>
                          </a:xfrm>
                          <a:custGeom>
                            <a:avLst/>
                            <a:gdLst>
                              <a:gd name="T0" fmla="+- 0 8743 8743"/>
                              <a:gd name="T1" fmla="*/ T0 w 67"/>
                              <a:gd name="T2" fmla="+- 0 8810 8743"/>
                              <a:gd name="T3" fmla="*/ T2 w 67"/>
                              <a:gd name="T4" fmla="+- 0 8743 8743"/>
                              <a:gd name="T5" fmla="*/ T4 w 67"/>
                            </a:gdLst>
                            <a:ahLst/>
                            <a:cxnLst>
                              <a:cxn ang="0">
                                <a:pos x="T1" y="0"/>
                              </a:cxn>
                              <a:cxn ang="0">
                                <a:pos x="T3" y="0"/>
                              </a:cxn>
                              <a:cxn ang="0">
                                <a:pos x="T5" y="0"/>
                              </a:cxn>
                            </a:cxnLst>
                            <a:rect l="0" t="0" r="r" b="b"/>
                            <a:pathLst>
                              <a:path w="67">
                                <a:moveTo>
                                  <a:pt x="0" y="0"/>
                                </a:moveTo>
                                <a:lnTo>
                                  <a:pt x="67"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00" name="Rectangle 1422"/>
                        <wps:cNvSpPr>
                          <a:spLocks noChangeArrowheads="1"/>
                        </wps:cNvSpPr>
                        <wps:spPr bwMode="auto">
                          <a:xfrm>
                            <a:off x="8809" y="1241"/>
                            <a:ext cx="67" cy="4"/>
                          </a:xfrm>
                          <a:prstGeom prst="rect">
                            <a:avLst/>
                          </a:prstGeom>
                          <a:solidFill>
                            <a:srgbClr val="A6A6A6">
                              <a:alpha val="5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01" name="Rectangle 1421"/>
                        <wps:cNvSpPr>
                          <a:spLocks noChangeArrowheads="1"/>
                        </wps:cNvSpPr>
                        <wps:spPr bwMode="auto">
                          <a:xfrm>
                            <a:off x="8809" y="1241"/>
                            <a:ext cx="67" cy="4"/>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02" name="AutoShape 1420"/>
                        <wps:cNvSpPr>
                          <a:spLocks/>
                        </wps:cNvSpPr>
                        <wps:spPr bwMode="auto">
                          <a:xfrm>
                            <a:off x="5922" y="-648"/>
                            <a:ext cx="3225" cy="1893"/>
                          </a:xfrm>
                          <a:custGeom>
                            <a:avLst/>
                            <a:gdLst>
                              <a:gd name="T0" fmla="+- 0 5923 5923"/>
                              <a:gd name="T1" fmla="*/ T0 w 3225"/>
                              <a:gd name="T2" fmla="+- 0 1245 -648"/>
                              <a:gd name="T3" fmla="*/ 1245 h 1893"/>
                              <a:gd name="T4" fmla="+- 0 9148 5923"/>
                              <a:gd name="T5" fmla="*/ T4 w 3225"/>
                              <a:gd name="T6" fmla="+- 0 1245 -648"/>
                              <a:gd name="T7" fmla="*/ 1245 h 1893"/>
                              <a:gd name="T8" fmla="+- 0 5923 5923"/>
                              <a:gd name="T9" fmla="*/ T8 w 3225"/>
                              <a:gd name="T10" fmla="+- 0 1245 -648"/>
                              <a:gd name="T11" fmla="*/ 1245 h 1893"/>
                              <a:gd name="T12" fmla="+- 0 5923 5923"/>
                              <a:gd name="T13" fmla="*/ T12 w 3225"/>
                              <a:gd name="T14" fmla="+- 0 -648 -648"/>
                              <a:gd name="T15" fmla="*/ -648 h 1893"/>
                            </a:gdLst>
                            <a:ahLst/>
                            <a:cxnLst>
                              <a:cxn ang="0">
                                <a:pos x="T1" y="T3"/>
                              </a:cxn>
                              <a:cxn ang="0">
                                <a:pos x="T5" y="T7"/>
                              </a:cxn>
                              <a:cxn ang="0">
                                <a:pos x="T9" y="T11"/>
                              </a:cxn>
                              <a:cxn ang="0">
                                <a:pos x="T13" y="T15"/>
                              </a:cxn>
                            </a:cxnLst>
                            <a:rect l="0" t="0" r="r" b="b"/>
                            <a:pathLst>
                              <a:path w="3225" h="1893">
                                <a:moveTo>
                                  <a:pt x="0" y="1893"/>
                                </a:moveTo>
                                <a:lnTo>
                                  <a:pt x="3225" y="1893"/>
                                </a:lnTo>
                                <a:moveTo>
                                  <a:pt x="0" y="1893"/>
                                </a:moveTo>
                                <a:lnTo>
                                  <a:pt x="0" y="0"/>
                                </a:lnTo>
                              </a:path>
                            </a:pathLst>
                          </a:custGeom>
                          <a:noFill/>
                          <a:ln w="1359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03" name="Line 1419"/>
                        <wps:cNvCnPr>
                          <a:cxnSpLocks noChangeShapeType="1"/>
                        </wps:cNvCnPr>
                        <wps:spPr bwMode="auto">
                          <a:xfrm>
                            <a:off x="7271" y="1245"/>
                            <a:ext cx="0" cy="0"/>
                          </a:xfrm>
                          <a:prstGeom prst="line">
                            <a:avLst/>
                          </a:prstGeom>
                          <a:noFill/>
                          <a:ln w="13590">
                            <a:solidFill>
                              <a:srgbClr val="FF0000"/>
                            </a:solidFill>
                            <a:prstDash val="solid"/>
                            <a:round/>
                            <a:headEnd/>
                            <a:tailEnd/>
                          </a:ln>
                          <a:extLst>
                            <a:ext uri="{909E8E84-426E-40DD-AFC4-6F175D3DCCD1}">
                              <a14:hiddenFill xmlns:a14="http://schemas.microsoft.com/office/drawing/2010/main">
                                <a:noFill/>
                              </a14:hiddenFill>
                            </a:ext>
                          </a:extLst>
                        </wps:spPr>
                        <wps:bodyPr/>
                      </wps:wsp>
                      <wps:wsp>
                        <wps:cNvPr id="1504" name="Line 1418"/>
                        <wps:cNvCnPr>
                          <a:cxnSpLocks noChangeShapeType="1"/>
                        </wps:cNvCnPr>
                        <wps:spPr bwMode="auto">
                          <a:xfrm>
                            <a:off x="6544" y="1245"/>
                            <a:ext cx="0" cy="0"/>
                          </a:xfrm>
                          <a:prstGeom prst="line">
                            <a:avLst/>
                          </a:prstGeom>
                          <a:noFill/>
                          <a:ln w="13590">
                            <a:solidFill>
                              <a:srgbClr val="0000FF"/>
                            </a:solidFill>
                            <a:prstDash val="dash"/>
                            <a:round/>
                            <a:headEnd/>
                            <a:tailEnd/>
                          </a:ln>
                          <a:extLst>
                            <a:ext uri="{909E8E84-426E-40DD-AFC4-6F175D3DCCD1}">
                              <a14:hiddenFill xmlns:a14="http://schemas.microsoft.com/office/drawing/2010/main">
                                <a:noFill/>
                              </a14:hiddenFill>
                            </a:ext>
                          </a:extLst>
                        </wps:spPr>
                        <wps:bodyPr/>
                      </wps:wsp>
                      <wps:wsp>
                        <wps:cNvPr id="1505" name="Text Box 1417"/>
                        <wps:cNvSpPr txBox="1">
                          <a:spLocks noChangeArrowheads="1"/>
                        </wps:cNvSpPr>
                        <wps:spPr bwMode="auto">
                          <a:xfrm>
                            <a:off x="7114" y="-335"/>
                            <a:ext cx="334" cy="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288A16" w14:textId="77777777" w:rsidR="00C334C5" w:rsidRDefault="00C334C5">
                              <w:pPr>
                                <w:spacing w:line="118" w:lineRule="exact"/>
                                <w:rPr>
                                  <w:rFonts w:ascii="Arial"/>
                                  <w:sz w:val="12"/>
                                </w:rPr>
                              </w:pPr>
                              <w:r>
                                <w:rPr>
                                  <w:rFonts w:ascii="Arial"/>
                                  <w:color w:val="FF0000"/>
                                  <w:sz w:val="12"/>
                                </w:rPr>
                                <w:t>Mirror</w:t>
                              </w:r>
                            </w:p>
                          </w:txbxContent>
                        </wps:txbx>
                        <wps:bodyPr rot="0" vert="horz" wrap="square" lIns="0" tIns="0" rIns="0" bIns="0" anchor="t" anchorCtr="0" upright="1">
                          <a:noAutofit/>
                        </wps:bodyPr>
                      </wps:wsp>
                      <wps:wsp>
                        <wps:cNvPr id="1506" name="Text Box 1416"/>
                        <wps:cNvSpPr txBox="1">
                          <a:spLocks noChangeArrowheads="1"/>
                        </wps:cNvSpPr>
                        <wps:spPr bwMode="auto">
                          <a:xfrm>
                            <a:off x="6367" y="-20"/>
                            <a:ext cx="374" cy="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8F046D" w14:textId="77777777" w:rsidR="00C334C5" w:rsidRDefault="00C334C5">
                              <w:pPr>
                                <w:spacing w:line="118" w:lineRule="exact"/>
                                <w:rPr>
                                  <w:rFonts w:ascii="Arial"/>
                                  <w:sz w:val="12"/>
                                </w:rPr>
                              </w:pPr>
                              <w:r>
                                <w:rPr>
                                  <w:rFonts w:ascii="Arial"/>
                                  <w:color w:val="0000FF"/>
                                  <w:sz w:val="12"/>
                                </w:rPr>
                                <w:t>Parent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4F1F3CC" id="Group 1415" o:spid="_x0000_s1517" style="position:absolute;left:0;text-align:left;margin-left:295.6pt;margin-top:-32.4pt;width:161.8pt;height:95.2pt;z-index:15745024;mso-position-horizontal-relative:page" coordorigin="5912,-648" coordsize="3236,19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">
                <v:shape id="Freeform 1500" o:spid="_x0000_s1518" style="position:absolute;left:6193;top:1244;width:67;height:2;visibility:visible;mso-wrap-style:square;v-text-anchor:top" coordsize="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" path="m67,l,,67,xe" fillcolor="#a6a6a6" stroked="f">
                  <v:fill opacity="39321f"/>
                  <v:path arrowok="t" o:connecttype="custom" o:connectlocs="67,0;0,0;67,0" o:connectangles="0,0,0"/>
                </v:shape>
                <v:shape id="Freeform 1499" o:spid="_x0000_s1519" style="position:absolute;left:6193;top:1244;width:67;height:2;visibility:visible;mso-wrap-style:square;v-text-anchor:top" coordsize="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" path="m,l67,,,xe" filled="f" strokeweight=".21pt">
                  <v:path arrowok="t" o:connecttype="custom" o:connectlocs="0,0;67,0;0,0" o:connectangles="0,0,0"/>
                </v:shape>
                <v:shape id="Freeform 1498" o:spid="_x0000_s1520" style="position:absolute;left:6260;top:1244;width:67;height:2;visibility:visible;mso-wrap-style:square;v-text-anchor:top" coordsize="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" path="m67,l,,67,xe" fillcolor="#a6a6a6" stroked="f">
                  <v:fill opacity="39321f"/>
                  <v:path arrowok="t" o:connecttype="custom" o:connectlocs="67,0;0,0;67,0" o:connectangles="0,0,0"/>
                </v:shape>
                <v:shape id="Freeform 1497" o:spid="_x0000_s1521" style="position:absolute;left:6260;top:1244;width:67;height:2;visibility:visible;mso-wrap-style:square;v-text-anchor:top" coordsize="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" path="m,l67,,,xe" filled="f" strokeweight=".21pt">
                  <v:path arrowok="t" o:connecttype="custom" o:connectlocs="0,0;67,0;0,0" o:connectangles="0,0,0"/>
                </v:shape>
                <v:shape id="Freeform 1496" o:spid="_x0000_s1522" style="position:absolute;left:6327;top:1244;width:67;height:2;visibility:visible;mso-wrap-style:square;v-text-anchor:top" coordsize="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" path="m67,l,,67,xe" fillcolor="#a6a6a6" stroked="f">
                  <v:fill opacity="39321f"/>
                  <v:path arrowok="t" o:connecttype="custom" o:connectlocs="67,0;0,0;67,0" o:connectangles="0,0,0"/>
                </v:shape>
                <v:shape id="Freeform 1495" o:spid="_x0000_s1523" style="position:absolute;left:6327;top:1244;width:67;height:2;visibility:visible;mso-wrap-style:square;v-text-anchor:top" coordsize="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" path="m,l67,,,xe" filled="f" strokeweight=".21pt">
                  <v:path arrowok="t" o:connecttype="custom" o:connectlocs="0,0;67,0;0,0" o:connectangles="0,0,0"/>
                </v:shape>
                <v:shape id="Freeform 1494" o:spid="_x0000_s1524" style="position:absolute;left:6394;top:1244;width:67;height:2;visibility:visible;mso-wrap-style:square;v-text-anchor:top" coordsize="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" path="m67,l,,67,xe" fillcolor="#a6a6a6" stroked="f">
                  <v:fill opacity="39321f"/>
                  <v:path arrowok="t" o:connecttype="custom" o:connectlocs="67,0;0,0;67,0" o:connectangles="0,0,0"/>
                </v:shape>
                <v:shape id="Freeform 1493" o:spid="_x0000_s1525" style="position:absolute;left:6394;top:1244;width:67;height:2;visibility:visible;mso-wrap-style:square;v-text-anchor:top" coordsize="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" path="m,l67,,,xe" filled="f" strokeweight=".21pt">
                  <v:path arrowok="t" o:connecttype="custom" o:connectlocs="0,0;67,0;0,0" o:connectangles="0,0,0"/>
                </v:shape>
                <v:shape id="Freeform 1492" o:spid="_x0000_s1526" style="position:absolute;left:6461;top:1244;width:67;height:2;visibility:visible;mso-wrap-style:square;v-text-anchor:top" coordsize="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" path="m67,l,,67,xe" fillcolor="#a6a6a6" stroked="f">
                  <v:fill opacity="39321f"/>
                  <v:path arrowok="t" o:connecttype="custom" o:connectlocs="67,0;0,0;67,0" o:connectangles="0,0,0"/>
                </v:shape>
                <v:shape id="Freeform 1491" o:spid="_x0000_s1527" style="position:absolute;left:6461;top:1244;width:67;height:2;visibility:visible;mso-wrap-style:square;v-text-anchor:top" coordsize="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" path="m,l67,,,xe" filled="f" strokeweight=".21pt">
                  <v:path arrowok="t" o:connecttype="custom" o:connectlocs="0,0;67,0;0,0" o:connectangles="0,0,0"/>
                </v:shape>
                <v:shape id="Freeform 1490" o:spid="_x0000_s1528" style="position:absolute;left:6528;top:1244;width:67;height:2;visibility:visible;mso-wrap-style:square;v-text-anchor:top" coordsize="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" path="m67,l,,67,xe" fillcolor="#a6a6a6" stroked="f">
                  <v:fill opacity="39321f"/>
                  <v:path arrowok="t" o:connecttype="custom" o:connectlocs="67,0;0,0;67,0" o:connectangles="0,0,0"/>
                </v:shape>
                <v:shape id="Freeform 1489" o:spid="_x0000_s1529" style="position:absolute;left:6528;top:1244;width:67;height:2;visibility:visible;mso-wrap-style:square;v-text-anchor:top" coordsize="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" path="m,l67,,,xe" filled="f" strokeweight=".21pt">
                  <v:path arrowok="t" o:connecttype="custom" o:connectlocs="0,0;67,0;0,0" o:connectangles="0,0,0"/>
                </v:shape>
                <v:shape id="Freeform 1488" o:spid="_x0000_s1530" style="position:absolute;left:6595;top:1244;width:67;height:2;visibility:visible;mso-wrap-style:square;v-text-anchor:top" coordsize="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" path="m67,l,,67,xe" fillcolor="#a6a6a6" stroked="f">
                  <v:fill opacity="39321f"/>
                  <v:path arrowok="t" o:connecttype="custom" o:connectlocs="67,0;0,0;67,0" o:connectangles="0,0,0"/>
                </v:shape>
                <v:shape id="Freeform 1487" o:spid="_x0000_s1531" style="position:absolute;left:6595;top:1244;width:67;height:2;visibility:visible;mso-wrap-style:square;v-text-anchor:top" coordsize="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" path="m,l67,,,xe" filled="f" strokeweight=".21pt">
                  <v:path arrowok="t" o:connecttype="custom" o:connectlocs="0,0;67,0;0,0" o:connectangles="0,0,0"/>
                </v:shape>
                <v:shape id="Freeform 1486" o:spid="_x0000_s1532" style="position:absolute;left:6662;top:1244;width:67;height:2;visibility:visible;mso-wrap-style:square;v-text-anchor:top" coordsize="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" path="m67,l,,67,xe" fillcolor="#a6a6a6" stroked="f">
                  <v:fill opacity="39321f"/>
                  <v:path arrowok="t" o:connecttype="custom" o:connectlocs="67,0;0,0;67,0" o:connectangles="0,0,0"/>
                </v:shape>
                <v:shape id="Freeform 1485" o:spid="_x0000_s1533" style="position:absolute;left:6662;top:1244;width:67;height:2;visibility:visible;mso-wrap-style:square;v-text-anchor:top" coordsize="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" path="m,l67,,,xe" filled="f" strokeweight=".21pt">
                  <v:path arrowok="t" o:connecttype="custom" o:connectlocs="0,0;67,0;0,0" o:connectangles="0,0,0"/>
                </v:shape>
                <v:shape id="Freeform 1484" o:spid="_x0000_s1534" style="position:absolute;left:6729;top:1244;width:67;height:2;visibility:visible;mso-wrap-style:square;v-text-anchor:top" coordsize="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" path="m67,l,,67,xe" fillcolor="#a6a6a6" stroked="f">
                  <v:fill opacity="39321f"/>
                  <v:path arrowok="t" o:connecttype="custom" o:connectlocs="67,0;0,0;67,0" o:connectangles="0,0,0"/>
                </v:shape>
                <v:shape id="Freeform 1483" o:spid="_x0000_s1535" style="position:absolute;left:6729;top:1244;width:67;height:2;visibility:visible;mso-wrap-style:square;v-text-anchor:top" coordsize="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" path="m,l67,,,xe" filled="f" strokeweight=".21pt">
                  <v:path arrowok="t" o:connecttype="custom" o:connectlocs="0,0;67,0;0,0" o:connectangles="0,0,0"/>
                </v:shape>
                <v:shape id="Freeform 1482" o:spid="_x0000_s1536" style="position:absolute;left:6797;top:1244;width:67;height:2;visibility:visible;mso-wrap-style:square;v-text-anchor:top" coordsize="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" path="m67,l,,67,xe" fillcolor="#a6a6a6" stroked="f">
                  <v:fill opacity="39321f"/>
                  <v:path arrowok="t" o:connecttype="custom" o:connectlocs="67,0;0,0;67,0" o:connectangles="0,0,0"/>
                </v:shape>
                <v:shape id="Freeform 1481" o:spid="_x0000_s1537" style="position:absolute;left:6797;top:1244;width:67;height:2;visibility:visible;mso-wrap-style:square;v-text-anchor:top" coordsize="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" path="m,l67,,,xe" filled="f" strokeweight=".21pt">
                  <v:path arrowok="t" o:connecttype="custom" o:connectlocs="0,0;67,0;0,0" o:connectangles="0,0,0"/>
                </v:shape>
                <v:rect id="Rectangle 1480" o:spid="_x0000_s1538" style="position:absolute;left:6864;top:1241;width:67;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" fillcolor="#a6a6a6" stroked="f">
                  <v:fill opacity="39321f"/>
                </v:rect>
                <v:rect id="Rectangle 1479" o:spid="_x0000_s1539" style="position:absolute;left:6864;top:1241;width:67;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" filled="f" strokeweight=".21pt"/>
                <v:rect id="Rectangle 1478" o:spid="_x0000_s1540" style="position:absolute;left:6931;top:1238;width:67;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" fillcolor="#a6a6a6" stroked="f">
                  <v:fill opacity="39321f"/>
                </v:rect>
                <v:rect id="Rectangle 1477" o:spid="_x0000_s1541" style="position:absolute;left:6931;top:1238;width:67;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" filled="f" strokeweight=".21pt"/>
                <v:rect id="Rectangle 1476" o:spid="_x0000_s1542" style="position:absolute;left:6998;top:1229;width:67;height: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" fillcolor="#a6a6a6" stroked="f">
                  <v:fill opacity="39321f"/>
                </v:rect>
                <v:rect id="Rectangle 1475" o:spid="_x0000_s1543" style="position:absolute;left:6998;top:1229;width:67;height: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" filled="f" strokeweight=".21pt"/>
                <v:rect id="Rectangle 1474" o:spid="_x0000_s1544" style="position:absolute;left:7065;top:1200;width:67;height: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" fillcolor="#a6a6a6" stroked="f">
                  <v:fill opacity="39321f"/>
                </v:rect>
                <v:rect id="Rectangle 1473" o:spid="_x0000_s1545" style="position:absolute;left:7065;top:1200;width:67;height: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" filled="f" strokeweight=".21pt"/>
                <v:rect id="Rectangle 1472" o:spid="_x0000_s1546" style="position:absolute;left:7132;top:1184;width:67;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" fillcolor="#a6a6a6" stroked="f">
                  <v:fill opacity="39321f"/>
                </v:rect>
                <v:rect id="Rectangle 1471" o:spid="_x0000_s1547" style="position:absolute;left:7132;top:1184;width:67;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" filled="f" strokeweight=".21pt"/>
                <v:rect id="Rectangle 1470" o:spid="_x0000_s1548" style="position:absolute;left:7199;top:1175;width:67;height: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" fillcolor="#a6a6a6" stroked="f">
                  <v:fill opacity="39321f"/>
                </v:rect>
                <v:rect id="Rectangle 1469" o:spid="_x0000_s1549" style="position:absolute;left:7199;top:1175;width:67;height: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" filled="f" strokeweight=".21pt"/>
                <v:rect id="Rectangle 1468" o:spid="_x0000_s1550" style="position:absolute;left:7266;top:1184;width:67;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" fillcolor="#a6a6a6" stroked="f">
                  <v:fill opacity="39321f"/>
                </v:rect>
                <v:rect id="Rectangle 1467" o:spid="_x0000_s1551" style="position:absolute;left:7266;top:1184;width:67;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" filled="f" strokeweight=".21pt"/>
                <v:rect id="Rectangle 1466" o:spid="_x0000_s1552" style="position:absolute;left:7333;top:1159;width:67;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" fillcolor="#a6a6a6" stroked="f">
                  <v:fill opacity="39321f"/>
                </v:rect>
                <v:rect id="Rectangle 1465" o:spid="_x0000_s1553" style="position:absolute;left:7333;top:1159;width:67;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" filled="f" strokeweight=".21pt"/>
                <v:rect id="Rectangle 1464" o:spid="_x0000_s1554" style="position:absolute;left:7400;top:1106;width:67;height: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" fillcolor="#a6a6a6" stroked="f">
                  <v:fill opacity="39321f"/>
                </v:rect>
                <v:rect id="Rectangle 1463" o:spid="_x0000_s1555" style="position:absolute;left:7400;top:1106;width:67;height: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" filled="f" strokeweight=".21pt"/>
                <v:rect id="Rectangle 1462" o:spid="_x0000_s1556" style="position:absolute;left:7468;top:1169;width:67;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" fillcolor="#a6a6a6" stroked="f">
                  <v:fill opacity="39321f"/>
                </v:rect>
                <v:rect id="Rectangle 1461" o:spid="_x0000_s1557" style="position:absolute;left:7468;top:1169;width:67;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" filled="f" strokeweight=".21pt"/>
                <v:rect id="Rectangle 1460" o:spid="_x0000_s1558" style="position:absolute;left:7535;top:1102;width:67;height:1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" fillcolor="#a6a6a6" stroked="f">
                  <v:fill opacity="39321f"/>
                </v:rect>
                <v:rect id="Rectangle 1459" o:spid="_x0000_s1559" style="position:absolute;left:7535;top:1102;width:67;height:1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" filled="f" strokeweight=".21pt"/>
                <v:rect id="Rectangle 1458" o:spid="_x0000_s1560" style="position:absolute;left:7602;top:1071;width:67;height:1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" fillcolor="#a6a6a6" stroked="f">
                  <v:fill opacity="39321f"/>
                </v:rect>
                <v:rect id="Rectangle 1457" o:spid="_x0000_s1561" style="position:absolute;left:7602;top:1071;width:67;height:1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" filled="f" strokeweight=".21pt"/>
                <v:rect id="Rectangle 1456" o:spid="_x0000_s1562" style="position:absolute;left:7669;top:951;width:67;height:2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" fillcolor="#a6a6a6" stroked="f">
                  <v:fill opacity="39321f"/>
                </v:rect>
                <v:rect id="Rectangle 1455" o:spid="_x0000_s1563" style="position:absolute;left:7669;top:951;width:67;height:2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" filled="f" strokeweight=".21pt"/>
                <v:rect id="Rectangle 1454" o:spid="_x0000_s1564" style="position:absolute;left:7736;top:992;width:67;height:2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" fillcolor="#a6a6a6" stroked="f">
                  <v:fill opacity="39321f"/>
                </v:rect>
                <v:rect id="Rectangle 1453" o:spid="_x0000_s1565" style="position:absolute;left:7736;top:992;width:67;height:2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" filled="f" strokeweight=".21pt"/>
                <v:rect id="Rectangle 1452" o:spid="_x0000_s1566" style="position:absolute;left:7803;top:923;width:67;height: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" fillcolor="#a6a6a6" stroked="f">
                  <v:fill opacity="39321f"/>
                </v:rect>
                <v:rect id="Rectangle 1451" o:spid="_x0000_s1567" style="position:absolute;left:7803;top:923;width:67;height: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" filled="f" strokeweight=".21pt"/>
                <v:rect id="Rectangle 1450" o:spid="_x0000_s1568" style="position:absolute;left:7870;top:879;width:67;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" fillcolor="#a6a6a6" stroked="f">
                  <v:fill opacity="39321f"/>
                </v:rect>
                <v:rect id="Rectangle 1449" o:spid="_x0000_s1569" style="position:absolute;left:7870;top:879;width:67;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" filled="f" strokeweight=".21pt"/>
                <v:rect id="Rectangle 1448" o:spid="_x0000_s1570" style="position:absolute;left:7937;top:957;width:67;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" fillcolor="#a6a6a6" stroked="f">
                  <v:fill opacity="39321f"/>
                </v:rect>
                <v:rect id="Rectangle 1447" o:spid="_x0000_s1571" style="position:absolute;left:7937;top:957;width:67;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" filled="f" strokeweight=".21pt"/>
                <v:rect id="Rectangle 1446" o:spid="_x0000_s1572" style="position:absolute;left:8004;top:980;width:67;height: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" fillcolor="#a6a6a6" stroked="f">
                  <v:fill opacity="39321f"/>
                </v:rect>
                <v:rect id="Rectangle 1445" o:spid="_x0000_s1573" style="position:absolute;left:8004;top:980;width:67;height: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" filled="f" strokeweight=".21pt"/>
                <v:rect id="Rectangle 1444" o:spid="_x0000_s1574" style="position:absolute;left:8071;top:1093;width:67;height: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" fillcolor="#a6a6a6" stroked="f">
                  <v:fill opacity="39321f"/>
                </v:rect>
                <v:rect id="Rectangle 1443" o:spid="_x0000_s1575" style="position:absolute;left:8071;top:1093;width:67;height: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" filled="f" strokeweight=".21pt"/>
                <v:rect id="Rectangle 1442" o:spid="_x0000_s1576" style="position:absolute;left:8138;top:1112;width:67;height:1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" fillcolor="#a6a6a6" stroked="f">
                  <v:fill opacity="39321f"/>
                </v:rect>
                <v:rect id="Rectangle 1441" o:spid="_x0000_s1577" style="position:absolute;left:8138;top:1112;width:67;height:1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" filled="f" strokeweight=".21pt"/>
                <v:rect id="Rectangle 1440" o:spid="_x0000_s1578" style="position:absolute;left:8206;top:1125;width:67;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" fillcolor="#a6a6a6" stroked="f">
                  <v:fill opacity="39321f"/>
                </v:rect>
                <v:rect id="Rectangle 1439" o:spid="_x0000_s1579" style="position:absolute;left:8206;top:1125;width:67;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" filled="f" strokeweight=".21pt"/>
                <v:rect id="Rectangle 1438" o:spid="_x0000_s1580" style="position:absolute;left:8273;top:1213;width:67;height: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" fillcolor="#a6a6a6" stroked="f">
                  <v:fill opacity="39321f"/>
                </v:rect>
                <v:rect id="Rectangle 1437" o:spid="_x0000_s1581" style="position:absolute;left:8273;top:1213;width:67;height: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" filled="f" strokeweight=".21pt"/>
                <v:rect id="Rectangle 1436" o:spid="_x0000_s1582" style="position:absolute;left:8340;top:1207;width:67;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" fillcolor="#a6a6a6" stroked="f">
                  <v:fill opacity="39321f"/>
                </v:rect>
                <v:rect id="Rectangle 1435" o:spid="_x0000_s1583" style="position:absolute;left:8340;top:1207;width:67;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" filled="f" strokeweight=".21pt"/>
                <v:rect id="Rectangle 1434" o:spid="_x0000_s1584" style="position:absolute;left:8407;top:1232;width:67;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" fillcolor="#a6a6a6" stroked="f">
                  <v:fill opacity="39321f"/>
                </v:rect>
                <v:rect id="Rectangle 1433" o:spid="_x0000_s1585" style="position:absolute;left:8407;top:1232;width:67;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" filled="f" strokeweight=".21pt"/>
                <v:rect id="Rectangle 1432" o:spid="_x0000_s1586" style="position:absolute;left:8474;top:1241;width:67;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" fillcolor="#a6a6a6" stroked="f">
                  <v:fill opacity="39321f"/>
                </v:rect>
                <v:rect id="Rectangle 1431" o:spid="_x0000_s1587" style="position:absolute;left:8474;top:1241;width:67;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" filled="f" strokeweight=".21pt"/>
                <v:shape id="Freeform 1430" o:spid="_x0000_s1588" style="position:absolute;left:8541;top:1244;width:67;height:2;visibility:visible;mso-wrap-style:square;v-text-anchor:top" coordsize="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" path="m67,l,,67,xe" fillcolor="#a6a6a6" stroked="f">
                  <v:fill opacity="39321f"/>
                  <v:path arrowok="t" o:connecttype="custom" o:connectlocs="67,0;0,0;67,0" o:connectangles="0,0,0"/>
                </v:shape>
                <v:shape id="Freeform 1429" o:spid="_x0000_s1589" style="position:absolute;left:8541;top:1244;width:67;height:2;visibility:visible;mso-wrap-style:square;v-text-anchor:top" coordsize="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" path="m,l67,,,xe" filled="f" strokeweight=".21pt">
                  <v:path arrowok="t" o:connecttype="custom" o:connectlocs="0,0;67,0;0,0" o:connectangles="0,0,0"/>
                </v:shape>
                <v:shape id="Freeform 1428" o:spid="_x0000_s1590" style="position:absolute;left:8608;top:1244;width:67;height:2;visibility:visible;mso-wrap-style:square;v-text-anchor:top" coordsize="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" path="m67,l,,67,xe" fillcolor="#a6a6a6" stroked="f">
                  <v:fill opacity="39321f"/>
                  <v:path arrowok="t" o:connecttype="custom" o:connectlocs="67,0;0,0;67,0" o:connectangles="0,0,0"/>
                </v:shape>
                <v:shape id="Freeform 1427" o:spid="_x0000_s1591" style="position:absolute;left:8608;top:1244;width:67;height:2;visibility:visible;mso-wrap-style:square;v-text-anchor:top" coordsize="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" path="m,l67,,,xe" filled="f" strokeweight=".21pt">
                  <v:path arrowok="t" o:connecttype="custom" o:connectlocs="0,0;67,0;0,0" o:connectangles="0,0,0"/>
                </v:shape>
                <v:rect id="Rectangle 1426" o:spid="_x0000_s1592" style="position:absolute;left:8675;top:1241;width:67;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" fillcolor="#a6a6a6" stroked="f">
                  <v:fill opacity="39321f"/>
                </v:rect>
                <v:rect id="Rectangle 1425" o:spid="_x0000_s1593" style="position:absolute;left:8675;top:1241;width:67;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" filled="f" strokeweight=".21pt"/>
                <v:shape id="Freeform 1424" o:spid="_x0000_s1594" style="position:absolute;left:8742;top:1244;width:67;height:2;visibility:visible;mso-wrap-style:square;v-text-anchor:top" coordsize="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" path="m67,l,,67,xe" fillcolor="#a6a6a6" stroked="f">
                  <v:fill opacity="39321f"/>
                  <v:path arrowok="t" o:connecttype="custom" o:connectlocs="67,0;0,0;67,0" o:connectangles="0,0,0"/>
                </v:shape>
                <v:shape id="Freeform 1423" o:spid="_x0000_s1595" style="position:absolute;left:8742;top:1244;width:67;height:2;visibility:visible;mso-wrap-style:square;v-text-anchor:top" coordsize="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" path="m,l67,,,xe" filled="f" strokeweight=".21pt">
                  <v:path arrowok="t" o:connecttype="custom" o:connectlocs="0,0;67,0;0,0" o:connectangles="0,0,0"/>
                </v:shape>
                <v:rect id="Rectangle 1422" o:spid="_x0000_s1596" style="position:absolute;left:8809;top:1241;width:67;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" fillcolor="#a6a6a6" stroked="f">
                  <v:fill opacity="39321f"/>
                </v:rect>
                <v:rect id="Rectangle 1421" o:spid="_x0000_s1597" style="position:absolute;left:8809;top:1241;width:67;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" filled="f" strokeweight=".21pt"/>
                <v:shape id="AutoShape 1420" o:spid="_x0000_s1598" style="position:absolute;left:5922;top:-648;width:3225;height:1893;visibility:visible;mso-wrap-style:square;v-text-anchor:top" coordsize="3225,1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" path="m,1893r3225,m,1893l,e" filled="f" strokeweight=".3775mm">
                  <v:path arrowok="t" o:connecttype="custom" o:connectlocs="0,1245;3225,1245;0,1245;0,-648" o:connectangles="0,0,0,0"/>
                </v:shape>
                <v:line id="Line 1419" o:spid="_x0000_s1599" style="position:absolute;visibility:visible;mso-wrap-style:square" from="7271,1245" to="7271,1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" strokecolor="red" strokeweight=".3775mm"/>
                <v:line id="Line 1418" o:spid="_x0000_s1600" style="position:absolute;visibility:visible;mso-wrap-style:square" from="6544,1245" to="6544,1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" strokecolor="blue" strokeweight=".3775mm">
                  <v:stroke dashstyle="dash"/>
                </v:line>
                <v:shape id="Text Box 1417" o:spid="_x0000_s1601" type="#_x0000_t202" style="position:absolute;left:7114;top:-335;width:334;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" filled="f" stroked="f">
                  <v:textbox inset="0,0,0,0">
                    <w:txbxContent>
                      <w:p w14:paraId="33288A16" w14:textId="77777777" w:rsidR="00C334C5" w:rsidRDefault="00C334C5">
                        <w:pPr>
                          <w:spacing w:line="118" w:lineRule="exact"/>
                          <w:rPr>
                            <w:rFonts w:ascii="Arial"/>
                            <w:sz w:val="12"/>
                          </w:rPr>
                        </w:pPr>
                        <w:r>
                          <w:rPr>
                            <w:rFonts w:ascii="Arial"/>
                            <w:color w:val="FF0000"/>
                            <w:sz w:val="12"/>
                          </w:rPr>
                          <w:t>Mirror</w:t>
                        </w:r>
                      </w:p>
                    </w:txbxContent>
                  </v:textbox>
                </v:shape>
                <v:shape id="Text Box 1416" o:spid="_x0000_s1602" type="#_x0000_t202" style="position:absolute;left:6367;top:-20;width:374;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" filled="f" stroked="f">
                  <v:textbox inset="0,0,0,0">
                    <w:txbxContent>
                      <w:p w14:paraId="648F046D" w14:textId="77777777" w:rsidR="00C334C5" w:rsidRDefault="00C334C5">
                        <w:pPr>
                          <w:spacing w:line="118" w:lineRule="exact"/>
                          <w:rPr>
                            <w:rFonts w:ascii="Arial"/>
                            <w:sz w:val="12"/>
                          </w:rPr>
                        </w:pPr>
                        <w:r>
                          <w:rPr>
                            <w:rFonts w:ascii="Arial"/>
                            <w:color w:val="0000FF"/>
                            <w:sz w:val="12"/>
                          </w:rPr>
                          <w:t>Parent</w:t>
                        </w:r>
                      </w:p>
                    </w:txbxContent>
                  </v:textbox>
                </v:shape>
                <w10:wrap anchorx="page"/>
              </v:group>
            </w:pict>
          </mc:Fallback>
        </mc:AlternateContent>
      </w:r>
      <w:r w:rsidR="00DC0BFC">
        <w:rPr>
          <w:rFonts w:ascii="Arial"/>
          <w:sz w:val="20"/>
        </w:rPr>
        <w:t>Single</w:t>
      </w:r>
      <w:r w:rsidR="00DC0BFC">
        <w:rPr>
          <w:rFonts w:ascii="Arial"/>
          <w:spacing w:val="-6"/>
          <w:sz w:val="20"/>
        </w:rPr>
        <w:t xml:space="preserve"> </w:t>
      </w:r>
      <w:r w:rsidR="00DC0BFC">
        <w:rPr>
          <w:rFonts w:ascii="Arial"/>
          <w:sz w:val="20"/>
        </w:rPr>
        <w:t>Authors</w:t>
      </w:r>
    </w:p>
    <w:p w14:paraId="37404E06" w14:textId="77777777" w:rsidR="00BB4C49" w:rsidRDefault="00BB4C49">
      <w:pPr>
        <w:pStyle w:val="BodyText"/>
        <w:rPr>
          <w:rFonts w:ascii="Arial"/>
          <w:sz w:val="20"/>
        </w:rPr>
      </w:pPr>
    </w:p>
    <w:p w14:paraId="38FE1319" w14:textId="77777777" w:rsidR="00BB4C49" w:rsidRDefault="00BB4C49">
      <w:pPr>
        <w:pStyle w:val="BodyText"/>
        <w:rPr>
          <w:rFonts w:ascii="Arial"/>
          <w:sz w:val="20"/>
        </w:rPr>
      </w:pPr>
    </w:p>
    <w:p w14:paraId="062F7489" w14:textId="77777777" w:rsidR="00BB4C49" w:rsidRDefault="00BB4C49">
      <w:pPr>
        <w:pStyle w:val="BodyText"/>
        <w:rPr>
          <w:rFonts w:ascii="Arial"/>
          <w:sz w:val="20"/>
        </w:rPr>
      </w:pPr>
    </w:p>
    <w:p w14:paraId="65966610" w14:textId="77777777" w:rsidR="00BB4C49" w:rsidRDefault="00BB4C49">
      <w:pPr>
        <w:pStyle w:val="BodyText"/>
        <w:rPr>
          <w:rFonts w:ascii="Arial"/>
          <w:sz w:val="20"/>
        </w:rPr>
      </w:pPr>
    </w:p>
    <w:p w14:paraId="55D659CA" w14:textId="77777777" w:rsidR="00BB4C49" w:rsidRDefault="00144D41">
      <w:pPr>
        <w:spacing w:before="124"/>
        <w:ind w:left="1104"/>
        <w:rPr>
          <w:rFonts w:ascii="Arial"/>
          <w:b/>
        </w:rPr>
      </w:pPr>
      <w:r>
        <w:rPr>
          <w:noProof/>
        </w:rPr>
        <mc:AlternateContent>
          <mc:Choice Requires="wpg">
            <w:drawing>
              <wp:anchor distT="0" distB="0" distL="114300" distR="114300" simplePos="0" relativeHeight="15745536" behindDoc="0" locked="0" layoutInCell="1" allowOverlap="1" wp14:anchorId="30F4C404" wp14:editId="3910928A">
                <wp:simplePos x="0" y="0"/>
                <wp:positionH relativeFrom="page">
                  <wp:posOffset>3754120</wp:posOffset>
                </wp:positionH>
                <wp:positionV relativeFrom="paragraph">
                  <wp:posOffset>309880</wp:posOffset>
                </wp:positionV>
                <wp:extent cx="2054860" cy="1236980"/>
                <wp:effectExtent l="0" t="0" r="0" b="0"/>
                <wp:wrapNone/>
                <wp:docPr id="1334" name="Group 13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54860" cy="1236980"/>
                          <a:chOff x="5912" y="488"/>
                          <a:chExt cx="3236" cy="1948"/>
                        </a:xfrm>
                      </wpg:grpSpPr>
                      <wps:wsp>
                        <wps:cNvPr id="1335" name="Freeform 1414"/>
                        <wps:cNvSpPr>
                          <a:spLocks/>
                        </wps:cNvSpPr>
                        <wps:spPr bwMode="auto">
                          <a:xfrm>
                            <a:off x="6193" y="2380"/>
                            <a:ext cx="67" cy="2"/>
                          </a:xfrm>
                          <a:custGeom>
                            <a:avLst/>
                            <a:gdLst>
                              <a:gd name="T0" fmla="+- 0 6260 6193"/>
                              <a:gd name="T1" fmla="*/ T0 w 67"/>
                              <a:gd name="T2" fmla="+- 0 6193 6193"/>
                              <a:gd name="T3" fmla="*/ T2 w 67"/>
                              <a:gd name="T4" fmla="+- 0 6260 6193"/>
                              <a:gd name="T5" fmla="*/ T4 w 67"/>
                            </a:gdLst>
                            <a:ahLst/>
                            <a:cxnLst>
                              <a:cxn ang="0">
                                <a:pos x="T1" y="0"/>
                              </a:cxn>
                              <a:cxn ang="0">
                                <a:pos x="T3" y="0"/>
                              </a:cxn>
                              <a:cxn ang="0">
                                <a:pos x="T5" y="0"/>
                              </a:cxn>
                            </a:cxnLst>
                            <a:rect l="0" t="0" r="r" b="b"/>
                            <a:pathLst>
                              <a:path w="67">
                                <a:moveTo>
                                  <a:pt x="67" y="0"/>
                                </a:moveTo>
                                <a:lnTo>
                                  <a:pt x="0" y="0"/>
                                </a:lnTo>
                                <a:lnTo>
                                  <a:pt x="67" y="0"/>
                                </a:lnTo>
                                <a:close/>
                              </a:path>
                            </a:pathLst>
                          </a:custGeom>
                          <a:solidFill>
                            <a:srgbClr val="A6A6A6">
                              <a:alpha val="5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36" name="Freeform 1413"/>
                        <wps:cNvSpPr>
                          <a:spLocks/>
                        </wps:cNvSpPr>
                        <wps:spPr bwMode="auto">
                          <a:xfrm>
                            <a:off x="6193" y="2380"/>
                            <a:ext cx="67" cy="2"/>
                          </a:xfrm>
                          <a:custGeom>
                            <a:avLst/>
                            <a:gdLst>
                              <a:gd name="T0" fmla="+- 0 6193 6193"/>
                              <a:gd name="T1" fmla="*/ T0 w 67"/>
                              <a:gd name="T2" fmla="+- 0 6260 6193"/>
                              <a:gd name="T3" fmla="*/ T2 w 67"/>
                              <a:gd name="T4" fmla="+- 0 6193 6193"/>
                              <a:gd name="T5" fmla="*/ T4 w 67"/>
                            </a:gdLst>
                            <a:ahLst/>
                            <a:cxnLst>
                              <a:cxn ang="0">
                                <a:pos x="T1" y="0"/>
                              </a:cxn>
                              <a:cxn ang="0">
                                <a:pos x="T3" y="0"/>
                              </a:cxn>
                              <a:cxn ang="0">
                                <a:pos x="T5" y="0"/>
                              </a:cxn>
                            </a:cxnLst>
                            <a:rect l="0" t="0" r="r" b="b"/>
                            <a:pathLst>
                              <a:path w="67">
                                <a:moveTo>
                                  <a:pt x="0" y="0"/>
                                </a:moveTo>
                                <a:lnTo>
                                  <a:pt x="67"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7" name="Freeform 1412"/>
                        <wps:cNvSpPr>
                          <a:spLocks/>
                        </wps:cNvSpPr>
                        <wps:spPr bwMode="auto">
                          <a:xfrm>
                            <a:off x="6260" y="2380"/>
                            <a:ext cx="67" cy="2"/>
                          </a:xfrm>
                          <a:custGeom>
                            <a:avLst/>
                            <a:gdLst>
                              <a:gd name="T0" fmla="+- 0 6327 6260"/>
                              <a:gd name="T1" fmla="*/ T0 w 67"/>
                              <a:gd name="T2" fmla="+- 0 6260 6260"/>
                              <a:gd name="T3" fmla="*/ T2 w 67"/>
                              <a:gd name="T4" fmla="+- 0 6327 6260"/>
                              <a:gd name="T5" fmla="*/ T4 w 67"/>
                            </a:gdLst>
                            <a:ahLst/>
                            <a:cxnLst>
                              <a:cxn ang="0">
                                <a:pos x="T1" y="0"/>
                              </a:cxn>
                              <a:cxn ang="0">
                                <a:pos x="T3" y="0"/>
                              </a:cxn>
                              <a:cxn ang="0">
                                <a:pos x="T5" y="0"/>
                              </a:cxn>
                            </a:cxnLst>
                            <a:rect l="0" t="0" r="r" b="b"/>
                            <a:pathLst>
                              <a:path w="67">
                                <a:moveTo>
                                  <a:pt x="67" y="0"/>
                                </a:moveTo>
                                <a:lnTo>
                                  <a:pt x="0" y="0"/>
                                </a:lnTo>
                                <a:lnTo>
                                  <a:pt x="67" y="0"/>
                                </a:lnTo>
                                <a:close/>
                              </a:path>
                            </a:pathLst>
                          </a:custGeom>
                          <a:solidFill>
                            <a:srgbClr val="A6A6A6">
                              <a:alpha val="5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38" name="Freeform 1411"/>
                        <wps:cNvSpPr>
                          <a:spLocks/>
                        </wps:cNvSpPr>
                        <wps:spPr bwMode="auto">
                          <a:xfrm>
                            <a:off x="6260" y="2380"/>
                            <a:ext cx="67" cy="2"/>
                          </a:xfrm>
                          <a:custGeom>
                            <a:avLst/>
                            <a:gdLst>
                              <a:gd name="T0" fmla="+- 0 6260 6260"/>
                              <a:gd name="T1" fmla="*/ T0 w 67"/>
                              <a:gd name="T2" fmla="+- 0 6327 6260"/>
                              <a:gd name="T3" fmla="*/ T2 w 67"/>
                              <a:gd name="T4" fmla="+- 0 6260 6260"/>
                              <a:gd name="T5" fmla="*/ T4 w 67"/>
                            </a:gdLst>
                            <a:ahLst/>
                            <a:cxnLst>
                              <a:cxn ang="0">
                                <a:pos x="T1" y="0"/>
                              </a:cxn>
                              <a:cxn ang="0">
                                <a:pos x="T3" y="0"/>
                              </a:cxn>
                              <a:cxn ang="0">
                                <a:pos x="T5" y="0"/>
                              </a:cxn>
                            </a:cxnLst>
                            <a:rect l="0" t="0" r="r" b="b"/>
                            <a:pathLst>
                              <a:path w="67">
                                <a:moveTo>
                                  <a:pt x="0" y="0"/>
                                </a:moveTo>
                                <a:lnTo>
                                  <a:pt x="67"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9" name="Freeform 1410"/>
                        <wps:cNvSpPr>
                          <a:spLocks/>
                        </wps:cNvSpPr>
                        <wps:spPr bwMode="auto">
                          <a:xfrm>
                            <a:off x="6327" y="2380"/>
                            <a:ext cx="67" cy="2"/>
                          </a:xfrm>
                          <a:custGeom>
                            <a:avLst/>
                            <a:gdLst>
                              <a:gd name="T0" fmla="+- 0 6394 6327"/>
                              <a:gd name="T1" fmla="*/ T0 w 67"/>
                              <a:gd name="T2" fmla="+- 0 6327 6327"/>
                              <a:gd name="T3" fmla="*/ T2 w 67"/>
                              <a:gd name="T4" fmla="+- 0 6394 6327"/>
                              <a:gd name="T5" fmla="*/ T4 w 67"/>
                            </a:gdLst>
                            <a:ahLst/>
                            <a:cxnLst>
                              <a:cxn ang="0">
                                <a:pos x="T1" y="0"/>
                              </a:cxn>
                              <a:cxn ang="0">
                                <a:pos x="T3" y="0"/>
                              </a:cxn>
                              <a:cxn ang="0">
                                <a:pos x="T5" y="0"/>
                              </a:cxn>
                            </a:cxnLst>
                            <a:rect l="0" t="0" r="r" b="b"/>
                            <a:pathLst>
                              <a:path w="67">
                                <a:moveTo>
                                  <a:pt x="67" y="0"/>
                                </a:moveTo>
                                <a:lnTo>
                                  <a:pt x="0" y="0"/>
                                </a:lnTo>
                                <a:lnTo>
                                  <a:pt x="67" y="0"/>
                                </a:lnTo>
                                <a:close/>
                              </a:path>
                            </a:pathLst>
                          </a:custGeom>
                          <a:solidFill>
                            <a:srgbClr val="A6A6A6">
                              <a:alpha val="5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40" name="Freeform 1409"/>
                        <wps:cNvSpPr>
                          <a:spLocks/>
                        </wps:cNvSpPr>
                        <wps:spPr bwMode="auto">
                          <a:xfrm>
                            <a:off x="6327" y="2380"/>
                            <a:ext cx="67" cy="2"/>
                          </a:xfrm>
                          <a:custGeom>
                            <a:avLst/>
                            <a:gdLst>
                              <a:gd name="T0" fmla="+- 0 6327 6327"/>
                              <a:gd name="T1" fmla="*/ T0 w 67"/>
                              <a:gd name="T2" fmla="+- 0 6394 6327"/>
                              <a:gd name="T3" fmla="*/ T2 w 67"/>
                              <a:gd name="T4" fmla="+- 0 6327 6327"/>
                              <a:gd name="T5" fmla="*/ T4 w 67"/>
                            </a:gdLst>
                            <a:ahLst/>
                            <a:cxnLst>
                              <a:cxn ang="0">
                                <a:pos x="T1" y="0"/>
                              </a:cxn>
                              <a:cxn ang="0">
                                <a:pos x="T3" y="0"/>
                              </a:cxn>
                              <a:cxn ang="0">
                                <a:pos x="T5" y="0"/>
                              </a:cxn>
                            </a:cxnLst>
                            <a:rect l="0" t="0" r="r" b="b"/>
                            <a:pathLst>
                              <a:path w="67">
                                <a:moveTo>
                                  <a:pt x="0" y="0"/>
                                </a:moveTo>
                                <a:lnTo>
                                  <a:pt x="67"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41" name="Freeform 1408"/>
                        <wps:cNvSpPr>
                          <a:spLocks/>
                        </wps:cNvSpPr>
                        <wps:spPr bwMode="auto">
                          <a:xfrm>
                            <a:off x="6394" y="2380"/>
                            <a:ext cx="67" cy="2"/>
                          </a:xfrm>
                          <a:custGeom>
                            <a:avLst/>
                            <a:gdLst>
                              <a:gd name="T0" fmla="+- 0 6461 6394"/>
                              <a:gd name="T1" fmla="*/ T0 w 67"/>
                              <a:gd name="T2" fmla="+- 0 6394 6394"/>
                              <a:gd name="T3" fmla="*/ T2 w 67"/>
                              <a:gd name="T4" fmla="+- 0 6461 6394"/>
                              <a:gd name="T5" fmla="*/ T4 w 67"/>
                            </a:gdLst>
                            <a:ahLst/>
                            <a:cxnLst>
                              <a:cxn ang="0">
                                <a:pos x="T1" y="0"/>
                              </a:cxn>
                              <a:cxn ang="0">
                                <a:pos x="T3" y="0"/>
                              </a:cxn>
                              <a:cxn ang="0">
                                <a:pos x="T5" y="0"/>
                              </a:cxn>
                            </a:cxnLst>
                            <a:rect l="0" t="0" r="r" b="b"/>
                            <a:pathLst>
                              <a:path w="67">
                                <a:moveTo>
                                  <a:pt x="67" y="0"/>
                                </a:moveTo>
                                <a:lnTo>
                                  <a:pt x="0" y="0"/>
                                </a:lnTo>
                                <a:lnTo>
                                  <a:pt x="67" y="0"/>
                                </a:lnTo>
                                <a:close/>
                              </a:path>
                            </a:pathLst>
                          </a:custGeom>
                          <a:solidFill>
                            <a:srgbClr val="A6A6A6">
                              <a:alpha val="5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42" name="Freeform 1407"/>
                        <wps:cNvSpPr>
                          <a:spLocks/>
                        </wps:cNvSpPr>
                        <wps:spPr bwMode="auto">
                          <a:xfrm>
                            <a:off x="6394" y="2380"/>
                            <a:ext cx="67" cy="2"/>
                          </a:xfrm>
                          <a:custGeom>
                            <a:avLst/>
                            <a:gdLst>
                              <a:gd name="T0" fmla="+- 0 6394 6394"/>
                              <a:gd name="T1" fmla="*/ T0 w 67"/>
                              <a:gd name="T2" fmla="+- 0 6461 6394"/>
                              <a:gd name="T3" fmla="*/ T2 w 67"/>
                              <a:gd name="T4" fmla="+- 0 6394 6394"/>
                              <a:gd name="T5" fmla="*/ T4 w 67"/>
                            </a:gdLst>
                            <a:ahLst/>
                            <a:cxnLst>
                              <a:cxn ang="0">
                                <a:pos x="T1" y="0"/>
                              </a:cxn>
                              <a:cxn ang="0">
                                <a:pos x="T3" y="0"/>
                              </a:cxn>
                              <a:cxn ang="0">
                                <a:pos x="T5" y="0"/>
                              </a:cxn>
                            </a:cxnLst>
                            <a:rect l="0" t="0" r="r" b="b"/>
                            <a:pathLst>
                              <a:path w="67">
                                <a:moveTo>
                                  <a:pt x="0" y="0"/>
                                </a:moveTo>
                                <a:lnTo>
                                  <a:pt x="67"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43" name="Freeform 1406"/>
                        <wps:cNvSpPr>
                          <a:spLocks/>
                        </wps:cNvSpPr>
                        <wps:spPr bwMode="auto">
                          <a:xfrm>
                            <a:off x="6461" y="2380"/>
                            <a:ext cx="67" cy="2"/>
                          </a:xfrm>
                          <a:custGeom>
                            <a:avLst/>
                            <a:gdLst>
                              <a:gd name="T0" fmla="+- 0 6528 6461"/>
                              <a:gd name="T1" fmla="*/ T0 w 67"/>
                              <a:gd name="T2" fmla="+- 0 6461 6461"/>
                              <a:gd name="T3" fmla="*/ T2 w 67"/>
                              <a:gd name="T4" fmla="+- 0 6528 6461"/>
                              <a:gd name="T5" fmla="*/ T4 w 67"/>
                            </a:gdLst>
                            <a:ahLst/>
                            <a:cxnLst>
                              <a:cxn ang="0">
                                <a:pos x="T1" y="0"/>
                              </a:cxn>
                              <a:cxn ang="0">
                                <a:pos x="T3" y="0"/>
                              </a:cxn>
                              <a:cxn ang="0">
                                <a:pos x="T5" y="0"/>
                              </a:cxn>
                            </a:cxnLst>
                            <a:rect l="0" t="0" r="r" b="b"/>
                            <a:pathLst>
                              <a:path w="67">
                                <a:moveTo>
                                  <a:pt x="67" y="0"/>
                                </a:moveTo>
                                <a:lnTo>
                                  <a:pt x="0" y="0"/>
                                </a:lnTo>
                                <a:lnTo>
                                  <a:pt x="67" y="0"/>
                                </a:lnTo>
                                <a:close/>
                              </a:path>
                            </a:pathLst>
                          </a:custGeom>
                          <a:solidFill>
                            <a:srgbClr val="A6A6A6">
                              <a:alpha val="5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44" name="Freeform 1405"/>
                        <wps:cNvSpPr>
                          <a:spLocks/>
                        </wps:cNvSpPr>
                        <wps:spPr bwMode="auto">
                          <a:xfrm>
                            <a:off x="6461" y="2380"/>
                            <a:ext cx="67" cy="2"/>
                          </a:xfrm>
                          <a:custGeom>
                            <a:avLst/>
                            <a:gdLst>
                              <a:gd name="T0" fmla="+- 0 6461 6461"/>
                              <a:gd name="T1" fmla="*/ T0 w 67"/>
                              <a:gd name="T2" fmla="+- 0 6528 6461"/>
                              <a:gd name="T3" fmla="*/ T2 w 67"/>
                              <a:gd name="T4" fmla="+- 0 6461 6461"/>
                              <a:gd name="T5" fmla="*/ T4 w 67"/>
                            </a:gdLst>
                            <a:ahLst/>
                            <a:cxnLst>
                              <a:cxn ang="0">
                                <a:pos x="T1" y="0"/>
                              </a:cxn>
                              <a:cxn ang="0">
                                <a:pos x="T3" y="0"/>
                              </a:cxn>
                              <a:cxn ang="0">
                                <a:pos x="T5" y="0"/>
                              </a:cxn>
                            </a:cxnLst>
                            <a:rect l="0" t="0" r="r" b="b"/>
                            <a:pathLst>
                              <a:path w="67">
                                <a:moveTo>
                                  <a:pt x="0" y="0"/>
                                </a:moveTo>
                                <a:lnTo>
                                  <a:pt x="67"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45" name="Freeform 1404"/>
                        <wps:cNvSpPr>
                          <a:spLocks/>
                        </wps:cNvSpPr>
                        <wps:spPr bwMode="auto">
                          <a:xfrm>
                            <a:off x="6528" y="2380"/>
                            <a:ext cx="67" cy="2"/>
                          </a:xfrm>
                          <a:custGeom>
                            <a:avLst/>
                            <a:gdLst>
                              <a:gd name="T0" fmla="+- 0 6596 6529"/>
                              <a:gd name="T1" fmla="*/ T0 w 67"/>
                              <a:gd name="T2" fmla="+- 0 6529 6529"/>
                              <a:gd name="T3" fmla="*/ T2 w 67"/>
                              <a:gd name="T4" fmla="+- 0 6596 6529"/>
                              <a:gd name="T5" fmla="*/ T4 w 67"/>
                            </a:gdLst>
                            <a:ahLst/>
                            <a:cxnLst>
                              <a:cxn ang="0">
                                <a:pos x="T1" y="0"/>
                              </a:cxn>
                              <a:cxn ang="0">
                                <a:pos x="T3" y="0"/>
                              </a:cxn>
                              <a:cxn ang="0">
                                <a:pos x="T5" y="0"/>
                              </a:cxn>
                            </a:cxnLst>
                            <a:rect l="0" t="0" r="r" b="b"/>
                            <a:pathLst>
                              <a:path w="67">
                                <a:moveTo>
                                  <a:pt x="67" y="0"/>
                                </a:moveTo>
                                <a:lnTo>
                                  <a:pt x="0" y="0"/>
                                </a:lnTo>
                                <a:lnTo>
                                  <a:pt x="67" y="0"/>
                                </a:lnTo>
                                <a:close/>
                              </a:path>
                            </a:pathLst>
                          </a:custGeom>
                          <a:solidFill>
                            <a:srgbClr val="A6A6A6">
                              <a:alpha val="5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46" name="Freeform 1403"/>
                        <wps:cNvSpPr>
                          <a:spLocks/>
                        </wps:cNvSpPr>
                        <wps:spPr bwMode="auto">
                          <a:xfrm>
                            <a:off x="6528" y="2380"/>
                            <a:ext cx="67" cy="2"/>
                          </a:xfrm>
                          <a:custGeom>
                            <a:avLst/>
                            <a:gdLst>
                              <a:gd name="T0" fmla="+- 0 6529 6529"/>
                              <a:gd name="T1" fmla="*/ T0 w 67"/>
                              <a:gd name="T2" fmla="+- 0 6596 6529"/>
                              <a:gd name="T3" fmla="*/ T2 w 67"/>
                              <a:gd name="T4" fmla="+- 0 6529 6529"/>
                              <a:gd name="T5" fmla="*/ T4 w 67"/>
                            </a:gdLst>
                            <a:ahLst/>
                            <a:cxnLst>
                              <a:cxn ang="0">
                                <a:pos x="T1" y="0"/>
                              </a:cxn>
                              <a:cxn ang="0">
                                <a:pos x="T3" y="0"/>
                              </a:cxn>
                              <a:cxn ang="0">
                                <a:pos x="T5" y="0"/>
                              </a:cxn>
                            </a:cxnLst>
                            <a:rect l="0" t="0" r="r" b="b"/>
                            <a:pathLst>
                              <a:path w="67">
                                <a:moveTo>
                                  <a:pt x="0" y="0"/>
                                </a:moveTo>
                                <a:lnTo>
                                  <a:pt x="67"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47" name="Freeform 1402"/>
                        <wps:cNvSpPr>
                          <a:spLocks/>
                        </wps:cNvSpPr>
                        <wps:spPr bwMode="auto">
                          <a:xfrm>
                            <a:off x="6595" y="2380"/>
                            <a:ext cx="67" cy="2"/>
                          </a:xfrm>
                          <a:custGeom>
                            <a:avLst/>
                            <a:gdLst>
                              <a:gd name="T0" fmla="+- 0 6663 6596"/>
                              <a:gd name="T1" fmla="*/ T0 w 67"/>
                              <a:gd name="T2" fmla="+- 0 6596 6596"/>
                              <a:gd name="T3" fmla="*/ T2 w 67"/>
                              <a:gd name="T4" fmla="+- 0 6663 6596"/>
                              <a:gd name="T5" fmla="*/ T4 w 67"/>
                            </a:gdLst>
                            <a:ahLst/>
                            <a:cxnLst>
                              <a:cxn ang="0">
                                <a:pos x="T1" y="0"/>
                              </a:cxn>
                              <a:cxn ang="0">
                                <a:pos x="T3" y="0"/>
                              </a:cxn>
                              <a:cxn ang="0">
                                <a:pos x="T5" y="0"/>
                              </a:cxn>
                            </a:cxnLst>
                            <a:rect l="0" t="0" r="r" b="b"/>
                            <a:pathLst>
                              <a:path w="67">
                                <a:moveTo>
                                  <a:pt x="67" y="0"/>
                                </a:moveTo>
                                <a:lnTo>
                                  <a:pt x="0" y="0"/>
                                </a:lnTo>
                                <a:lnTo>
                                  <a:pt x="67" y="0"/>
                                </a:lnTo>
                                <a:close/>
                              </a:path>
                            </a:pathLst>
                          </a:custGeom>
                          <a:solidFill>
                            <a:srgbClr val="A6A6A6">
                              <a:alpha val="5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48" name="Freeform 1401"/>
                        <wps:cNvSpPr>
                          <a:spLocks/>
                        </wps:cNvSpPr>
                        <wps:spPr bwMode="auto">
                          <a:xfrm>
                            <a:off x="6595" y="2380"/>
                            <a:ext cx="67" cy="2"/>
                          </a:xfrm>
                          <a:custGeom>
                            <a:avLst/>
                            <a:gdLst>
                              <a:gd name="T0" fmla="+- 0 6596 6596"/>
                              <a:gd name="T1" fmla="*/ T0 w 67"/>
                              <a:gd name="T2" fmla="+- 0 6663 6596"/>
                              <a:gd name="T3" fmla="*/ T2 w 67"/>
                              <a:gd name="T4" fmla="+- 0 6596 6596"/>
                              <a:gd name="T5" fmla="*/ T4 w 67"/>
                            </a:gdLst>
                            <a:ahLst/>
                            <a:cxnLst>
                              <a:cxn ang="0">
                                <a:pos x="T1" y="0"/>
                              </a:cxn>
                              <a:cxn ang="0">
                                <a:pos x="T3" y="0"/>
                              </a:cxn>
                              <a:cxn ang="0">
                                <a:pos x="T5" y="0"/>
                              </a:cxn>
                            </a:cxnLst>
                            <a:rect l="0" t="0" r="r" b="b"/>
                            <a:pathLst>
                              <a:path w="67">
                                <a:moveTo>
                                  <a:pt x="0" y="0"/>
                                </a:moveTo>
                                <a:lnTo>
                                  <a:pt x="67"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49" name="Freeform 1400"/>
                        <wps:cNvSpPr>
                          <a:spLocks/>
                        </wps:cNvSpPr>
                        <wps:spPr bwMode="auto">
                          <a:xfrm>
                            <a:off x="6662" y="2380"/>
                            <a:ext cx="67" cy="2"/>
                          </a:xfrm>
                          <a:custGeom>
                            <a:avLst/>
                            <a:gdLst>
                              <a:gd name="T0" fmla="+- 0 6730 6663"/>
                              <a:gd name="T1" fmla="*/ T0 w 67"/>
                              <a:gd name="T2" fmla="+- 0 6663 6663"/>
                              <a:gd name="T3" fmla="*/ T2 w 67"/>
                              <a:gd name="T4" fmla="+- 0 6730 6663"/>
                              <a:gd name="T5" fmla="*/ T4 w 67"/>
                            </a:gdLst>
                            <a:ahLst/>
                            <a:cxnLst>
                              <a:cxn ang="0">
                                <a:pos x="T1" y="0"/>
                              </a:cxn>
                              <a:cxn ang="0">
                                <a:pos x="T3" y="0"/>
                              </a:cxn>
                              <a:cxn ang="0">
                                <a:pos x="T5" y="0"/>
                              </a:cxn>
                            </a:cxnLst>
                            <a:rect l="0" t="0" r="r" b="b"/>
                            <a:pathLst>
                              <a:path w="67">
                                <a:moveTo>
                                  <a:pt x="67" y="0"/>
                                </a:moveTo>
                                <a:lnTo>
                                  <a:pt x="0" y="0"/>
                                </a:lnTo>
                                <a:lnTo>
                                  <a:pt x="67" y="0"/>
                                </a:lnTo>
                                <a:close/>
                              </a:path>
                            </a:pathLst>
                          </a:custGeom>
                          <a:solidFill>
                            <a:srgbClr val="A6A6A6">
                              <a:alpha val="5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50" name="Freeform 1399"/>
                        <wps:cNvSpPr>
                          <a:spLocks/>
                        </wps:cNvSpPr>
                        <wps:spPr bwMode="auto">
                          <a:xfrm>
                            <a:off x="6662" y="2380"/>
                            <a:ext cx="67" cy="2"/>
                          </a:xfrm>
                          <a:custGeom>
                            <a:avLst/>
                            <a:gdLst>
                              <a:gd name="T0" fmla="+- 0 6663 6663"/>
                              <a:gd name="T1" fmla="*/ T0 w 67"/>
                              <a:gd name="T2" fmla="+- 0 6730 6663"/>
                              <a:gd name="T3" fmla="*/ T2 w 67"/>
                              <a:gd name="T4" fmla="+- 0 6663 6663"/>
                              <a:gd name="T5" fmla="*/ T4 w 67"/>
                            </a:gdLst>
                            <a:ahLst/>
                            <a:cxnLst>
                              <a:cxn ang="0">
                                <a:pos x="T1" y="0"/>
                              </a:cxn>
                              <a:cxn ang="0">
                                <a:pos x="T3" y="0"/>
                              </a:cxn>
                              <a:cxn ang="0">
                                <a:pos x="T5" y="0"/>
                              </a:cxn>
                            </a:cxnLst>
                            <a:rect l="0" t="0" r="r" b="b"/>
                            <a:pathLst>
                              <a:path w="67">
                                <a:moveTo>
                                  <a:pt x="0" y="0"/>
                                </a:moveTo>
                                <a:lnTo>
                                  <a:pt x="67"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51" name="Freeform 1398"/>
                        <wps:cNvSpPr>
                          <a:spLocks/>
                        </wps:cNvSpPr>
                        <wps:spPr bwMode="auto">
                          <a:xfrm>
                            <a:off x="6729" y="2380"/>
                            <a:ext cx="67" cy="2"/>
                          </a:xfrm>
                          <a:custGeom>
                            <a:avLst/>
                            <a:gdLst>
                              <a:gd name="T0" fmla="+- 0 6797 6730"/>
                              <a:gd name="T1" fmla="*/ T0 w 67"/>
                              <a:gd name="T2" fmla="+- 0 6730 6730"/>
                              <a:gd name="T3" fmla="*/ T2 w 67"/>
                              <a:gd name="T4" fmla="+- 0 6797 6730"/>
                              <a:gd name="T5" fmla="*/ T4 w 67"/>
                            </a:gdLst>
                            <a:ahLst/>
                            <a:cxnLst>
                              <a:cxn ang="0">
                                <a:pos x="T1" y="0"/>
                              </a:cxn>
                              <a:cxn ang="0">
                                <a:pos x="T3" y="0"/>
                              </a:cxn>
                              <a:cxn ang="0">
                                <a:pos x="T5" y="0"/>
                              </a:cxn>
                            </a:cxnLst>
                            <a:rect l="0" t="0" r="r" b="b"/>
                            <a:pathLst>
                              <a:path w="67">
                                <a:moveTo>
                                  <a:pt x="67" y="0"/>
                                </a:moveTo>
                                <a:lnTo>
                                  <a:pt x="0" y="0"/>
                                </a:lnTo>
                                <a:lnTo>
                                  <a:pt x="67" y="0"/>
                                </a:lnTo>
                                <a:close/>
                              </a:path>
                            </a:pathLst>
                          </a:custGeom>
                          <a:solidFill>
                            <a:srgbClr val="A6A6A6">
                              <a:alpha val="5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52" name="Freeform 1397"/>
                        <wps:cNvSpPr>
                          <a:spLocks/>
                        </wps:cNvSpPr>
                        <wps:spPr bwMode="auto">
                          <a:xfrm>
                            <a:off x="6729" y="2380"/>
                            <a:ext cx="67" cy="2"/>
                          </a:xfrm>
                          <a:custGeom>
                            <a:avLst/>
                            <a:gdLst>
                              <a:gd name="T0" fmla="+- 0 6730 6730"/>
                              <a:gd name="T1" fmla="*/ T0 w 67"/>
                              <a:gd name="T2" fmla="+- 0 6797 6730"/>
                              <a:gd name="T3" fmla="*/ T2 w 67"/>
                              <a:gd name="T4" fmla="+- 0 6730 6730"/>
                              <a:gd name="T5" fmla="*/ T4 w 67"/>
                            </a:gdLst>
                            <a:ahLst/>
                            <a:cxnLst>
                              <a:cxn ang="0">
                                <a:pos x="T1" y="0"/>
                              </a:cxn>
                              <a:cxn ang="0">
                                <a:pos x="T3" y="0"/>
                              </a:cxn>
                              <a:cxn ang="0">
                                <a:pos x="T5" y="0"/>
                              </a:cxn>
                            </a:cxnLst>
                            <a:rect l="0" t="0" r="r" b="b"/>
                            <a:pathLst>
                              <a:path w="67">
                                <a:moveTo>
                                  <a:pt x="0" y="0"/>
                                </a:moveTo>
                                <a:lnTo>
                                  <a:pt x="67"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53" name="Freeform 1396"/>
                        <wps:cNvSpPr>
                          <a:spLocks/>
                        </wps:cNvSpPr>
                        <wps:spPr bwMode="auto">
                          <a:xfrm>
                            <a:off x="6797" y="2380"/>
                            <a:ext cx="67" cy="2"/>
                          </a:xfrm>
                          <a:custGeom>
                            <a:avLst/>
                            <a:gdLst>
                              <a:gd name="T0" fmla="+- 0 6864 6797"/>
                              <a:gd name="T1" fmla="*/ T0 w 67"/>
                              <a:gd name="T2" fmla="+- 0 6797 6797"/>
                              <a:gd name="T3" fmla="*/ T2 w 67"/>
                              <a:gd name="T4" fmla="+- 0 6864 6797"/>
                              <a:gd name="T5" fmla="*/ T4 w 67"/>
                            </a:gdLst>
                            <a:ahLst/>
                            <a:cxnLst>
                              <a:cxn ang="0">
                                <a:pos x="T1" y="0"/>
                              </a:cxn>
                              <a:cxn ang="0">
                                <a:pos x="T3" y="0"/>
                              </a:cxn>
                              <a:cxn ang="0">
                                <a:pos x="T5" y="0"/>
                              </a:cxn>
                            </a:cxnLst>
                            <a:rect l="0" t="0" r="r" b="b"/>
                            <a:pathLst>
                              <a:path w="67">
                                <a:moveTo>
                                  <a:pt x="67" y="0"/>
                                </a:moveTo>
                                <a:lnTo>
                                  <a:pt x="0" y="0"/>
                                </a:lnTo>
                                <a:lnTo>
                                  <a:pt x="67" y="0"/>
                                </a:lnTo>
                                <a:close/>
                              </a:path>
                            </a:pathLst>
                          </a:custGeom>
                          <a:solidFill>
                            <a:srgbClr val="A6A6A6">
                              <a:alpha val="5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54" name="Freeform 1395"/>
                        <wps:cNvSpPr>
                          <a:spLocks/>
                        </wps:cNvSpPr>
                        <wps:spPr bwMode="auto">
                          <a:xfrm>
                            <a:off x="6797" y="2380"/>
                            <a:ext cx="67" cy="2"/>
                          </a:xfrm>
                          <a:custGeom>
                            <a:avLst/>
                            <a:gdLst>
                              <a:gd name="T0" fmla="+- 0 6797 6797"/>
                              <a:gd name="T1" fmla="*/ T0 w 67"/>
                              <a:gd name="T2" fmla="+- 0 6864 6797"/>
                              <a:gd name="T3" fmla="*/ T2 w 67"/>
                              <a:gd name="T4" fmla="+- 0 6797 6797"/>
                              <a:gd name="T5" fmla="*/ T4 w 67"/>
                            </a:gdLst>
                            <a:ahLst/>
                            <a:cxnLst>
                              <a:cxn ang="0">
                                <a:pos x="T1" y="0"/>
                              </a:cxn>
                              <a:cxn ang="0">
                                <a:pos x="T3" y="0"/>
                              </a:cxn>
                              <a:cxn ang="0">
                                <a:pos x="T5" y="0"/>
                              </a:cxn>
                            </a:cxnLst>
                            <a:rect l="0" t="0" r="r" b="b"/>
                            <a:pathLst>
                              <a:path w="67">
                                <a:moveTo>
                                  <a:pt x="0" y="0"/>
                                </a:moveTo>
                                <a:lnTo>
                                  <a:pt x="67"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55" name="Freeform 1394"/>
                        <wps:cNvSpPr>
                          <a:spLocks/>
                        </wps:cNvSpPr>
                        <wps:spPr bwMode="auto">
                          <a:xfrm>
                            <a:off x="6864" y="2380"/>
                            <a:ext cx="67" cy="2"/>
                          </a:xfrm>
                          <a:custGeom>
                            <a:avLst/>
                            <a:gdLst>
                              <a:gd name="T0" fmla="+- 0 6931 6864"/>
                              <a:gd name="T1" fmla="*/ T0 w 67"/>
                              <a:gd name="T2" fmla="+- 0 6864 6864"/>
                              <a:gd name="T3" fmla="*/ T2 w 67"/>
                              <a:gd name="T4" fmla="+- 0 6931 6864"/>
                              <a:gd name="T5" fmla="*/ T4 w 67"/>
                            </a:gdLst>
                            <a:ahLst/>
                            <a:cxnLst>
                              <a:cxn ang="0">
                                <a:pos x="T1" y="0"/>
                              </a:cxn>
                              <a:cxn ang="0">
                                <a:pos x="T3" y="0"/>
                              </a:cxn>
                              <a:cxn ang="0">
                                <a:pos x="T5" y="0"/>
                              </a:cxn>
                            </a:cxnLst>
                            <a:rect l="0" t="0" r="r" b="b"/>
                            <a:pathLst>
                              <a:path w="67">
                                <a:moveTo>
                                  <a:pt x="67" y="0"/>
                                </a:moveTo>
                                <a:lnTo>
                                  <a:pt x="0" y="0"/>
                                </a:lnTo>
                                <a:lnTo>
                                  <a:pt x="67" y="0"/>
                                </a:lnTo>
                                <a:close/>
                              </a:path>
                            </a:pathLst>
                          </a:custGeom>
                          <a:solidFill>
                            <a:srgbClr val="A6A6A6">
                              <a:alpha val="5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56" name="Freeform 1393"/>
                        <wps:cNvSpPr>
                          <a:spLocks/>
                        </wps:cNvSpPr>
                        <wps:spPr bwMode="auto">
                          <a:xfrm>
                            <a:off x="6864" y="2380"/>
                            <a:ext cx="67" cy="2"/>
                          </a:xfrm>
                          <a:custGeom>
                            <a:avLst/>
                            <a:gdLst>
                              <a:gd name="T0" fmla="+- 0 6864 6864"/>
                              <a:gd name="T1" fmla="*/ T0 w 67"/>
                              <a:gd name="T2" fmla="+- 0 6931 6864"/>
                              <a:gd name="T3" fmla="*/ T2 w 67"/>
                              <a:gd name="T4" fmla="+- 0 6864 6864"/>
                              <a:gd name="T5" fmla="*/ T4 w 67"/>
                            </a:gdLst>
                            <a:ahLst/>
                            <a:cxnLst>
                              <a:cxn ang="0">
                                <a:pos x="T1" y="0"/>
                              </a:cxn>
                              <a:cxn ang="0">
                                <a:pos x="T3" y="0"/>
                              </a:cxn>
                              <a:cxn ang="0">
                                <a:pos x="T5" y="0"/>
                              </a:cxn>
                            </a:cxnLst>
                            <a:rect l="0" t="0" r="r" b="b"/>
                            <a:pathLst>
                              <a:path w="67">
                                <a:moveTo>
                                  <a:pt x="0" y="0"/>
                                </a:moveTo>
                                <a:lnTo>
                                  <a:pt x="67"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57" name="Freeform 1392"/>
                        <wps:cNvSpPr>
                          <a:spLocks/>
                        </wps:cNvSpPr>
                        <wps:spPr bwMode="auto">
                          <a:xfrm>
                            <a:off x="6931" y="2380"/>
                            <a:ext cx="67" cy="2"/>
                          </a:xfrm>
                          <a:custGeom>
                            <a:avLst/>
                            <a:gdLst>
                              <a:gd name="T0" fmla="+- 0 6998 6931"/>
                              <a:gd name="T1" fmla="*/ T0 w 67"/>
                              <a:gd name="T2" fmla="+- 0 6931 6931"/>
                              <a:gd name="T3" fmla="*/ T2 w 67"/>
                              <a:gd name="T4" fmla="+- 0 6998 6931"/>
                              <a:gd name="T5" fmla="*/ T4 w 67"/>
                            </a:gdLst>
                            <a:ahLst/>
                            <a:cxnLst>
                              <a:cxn ang="0">
                                <a:pos x="T1" y="0"/>
                              </a:cxn>
                              <a:cxn ang="0">
                                <a:pos x="T3" y="0"/>
                              </a:cxn>
                              <a:cxn ang="0">
                                <a:pos x="T5" y="0"/>
                              </a:cxn>
                            </a:cxnLst>
                            <a:rect l="0" t="0" r="r" b="b"/>
                            <a:pathLst>
                              <a:path w="67">
                                <a:moveTo>
                                  <a:pt x="67" y="0"/>
                                </a:moveTo>
                                <a:lnTo>
                                  <a:pt x="0" y="0"/>
                                </a:lnTo>
                                <a:lnTo>
                                  <a:pt x="67" y="0"/>
                                </a:lnTo>
                                <a:close/>
                              </a:path>
                            </a:pathLst>
                          </a:custGeom>
                          <a:solidFill>
                            <a:srgbClr val="A6A6A6">
                              <a:alpha val="5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58" name="Freeform 1391"/>
                        <wps:cNvSpPr>
                          <a:spLocks/>
                        </wps:cNvSpPr>
                        <wps:spPr bwMode="auto">
                          <a:xfrm>
                            <a:off x="6931" y="2380"/>
                            <a:ext cx="67" cy="2"/>
                          </a:xfrm>
                          <a:custGeom>
                            <a:avLst/>
                            <a:gdLst>
                              <a:gd name="T0" fmla="+- 0 6931 6931"/>
                              <a:gd name="T1" fmla="*/ T0 w 67"/>
                              <a:gd name="T2" fmla="+- 0 6998 6931"/>
                              <a:gd name="T3" fmla="*/ T2 w 67"/>
                              <a:gd name="T4" fmla="+- 0 6931 6931"/>
                              <a:gd name="T5" fmla="*/ T4 w 67"/>
                            </a:gdLst>
                            <a:ahLst/>
                            <a:cxnLst>
                              <a:cxn ang="0">
                                <a:pos x="T1" y="0"/>
                              </a:cxn>
                              <a:cxn ang="0">
                                <a:pos x="T3" y="0"/>
                              </a:cxn>
                              <a:cxn ang="0">
                                <a:pos x="T5" y="0"/>
                              </a:cxn>
                            </a:cxnLst>
                            <a:rect l="0" t="0" r="r" b="b"/>
                            <a:pathLst>
                              <a:path w="67">
                                <a:moveTo>
                                  <a:pt x="0" y="0"/>
                                </a:moveTo>
                                <a:lnTo>
                                  <a:pt x="67"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59" name="Freeform 1390"/>
                        <wps:cNvSpPr>
                          <a:spLocks/>
                        </wps:cNvSpPr>
                        <wps:spPr bwMode="auto">
                          <a:xfrm>
                            <a:off x="6998" y="2380"/>
                            <a:ext cx="67" cy="2"/>
                          </a:xfrm>
                          <a:custGeom>
                            <a:avLst/>
                            <a:gdLst>
                              <a:gd name="T0" fmla="+- 0 7065 6998"/>
                              <a:gd name="T1" fmla="*/ T0 w 67"/>
                              <a:gd name="T2" fmla="+- 0 6998 6998"/>
                              <a:gd name="T3" fmla="*/ T2 w 67"/>
                              <a:gd name="T4" fmla="+- 0 7065 6998"/>
                              <a:gd name="T5" fmla="*/ T4 w 67"/>
                            </a:gdLst>
                            <a:ahLst/>
                            <a:cxnLst>
                              <a:cxn ang="0">
                                <a:pos x="T1" y="0"/>
                              </a:cxn>
                              <a:cxn ang="0">
                                <a:pos x="T3" y="0"/>
                              </a:cxn>
                              <a:cxn ang="0">
                                <a:pos x="T5" y="0"/>
                              </a:cxn>
                            </a:cxnLst>
                            <a:rect l="0" t="0" r="r" b="b"/>
                            <a:pathLst>
                              <a:path w="67">
                                <a:moveTo>
                                  <a:pt x="67" y="0"/>
                                </a:moveTo>
                                <a:lnTo>
                                  <a:pt x="0" y="0"/>
                                </a:lnTo>
                                <a:lnTo>
                                  <a:pt x="67" y="0"/>
                                </a:lnTo>
                                <a:close/>
                              </a:path>
                            </a:pathLst>
                          </a:custGeom>
                          <a:solidFill>
                            <a:srgbClr val="A6A6A6">
                              <a:alpha val="5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60" name="Freeform 1389"/>
                        <wps:cNvSpPr>
                          <a:spLocks/>
                        </wps:cNvSpPr>
                        <wps:spPr bwMode="auto">
                          <a:xfrm>
                            <a:off x="6998" y="2380"/>
                            <a:ext cx="67" cy="2"/>
                          </a:xfrm>
                          <a:custGeom>
                            <a:avLst/>
                            <a:gdLst>
                              <a:gd name="T0" fmla="+- 0 6998 6998"/>
                              <a:gd name="T1" fmla="*/ T0 w 67"/>
                              <a:gd name="T2" fmla="+- 0 7065 6998"/>
                              <a:gd name="T3" fmla="*/ T2 w 67"/>
                              <a:gd name="T4" fmla="+- 0 6998 6998"/>
                              <a:gd name="T5" fmla="*/ T4 w 67"/>
                            </a:gdLst>
                            <a:ahLst/>
                            <a:cxnLst>
                              <a:cxn ang="0">
                                <a:pos x="T1" y="0"/>
                              </a:cxn>
                              <a:cxn ang="0">
                                <a:pos x="T3" y="0"/>
                              </a:cxn>
                              <a:cxn ang="0">
                                <a:pos x="T5" y="0"/>
                              </a:cxn>
                            </a:cxnLst>
                            <a:rect l="0" t="0" r="r" b="b"/>
                            <a:pathLst>
                              <a:path w="67">
                                <a:moveTo>
                                  <a:pt x="0" y="0"/>
                                </a:moveTo>
                                <a:lnTo>
                                  <a:pt x="67"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61" name="Freeform 1388"/>
                        <wps:cNvSpPr>
                          <a:spLocks/>
                        </wps:cNvSpPr>
                        <wps:spPr bwMode="auto">
                          <a:xfrm>
                            <a:off x="7065" y="2380"/>
                            <a:ext cx="67" cy="2"/>
                          </a:xfrm>
                          <a:custGeom>
                            <a:avLst/>
                            <a:gdLst>
                              <a:gd name="T0" fmla="+- 0 7132 7065"/>
                              <a:gd name="T1" fmla="*/ T0 w 67"/>
                              <a:gd name="T2" fmla="+- 0 7065 7065"/>
                              <a:gd name="T3" fmla="*/ T2 w 67"/>
                              <a:gd name="T4" fmla="+- 0 7132 7065"/>
                              <a:gd name="T5" fmla="*/ T4 w 67"/>
                            </a:gdLst>
                            <a:ahLst/>
                            <a:cxnLst>
                              <a:cxn ang="0">
                                <a:pos x="T1" y="0"/>
                              </a:cxn>
                              <a:cxn ang="0">
                                <a:pos x="T3" y="0"/>
                              </a:cxn>
                              <a:cxn ang="0">
                                <a:pos x="T5" y="0"/>
                              </a:cxn>
                            </a:cxnLst>
                            <a:rect l="0" t="0" r="r" b="b"/>
                            <a:pathLst>
                              <a:path w="67">
                                <a:moveTo>
                                  <a:pt x="67" y="0"/>
                                </a:moveTo>
                                <a:lnTo>
                                  <a:pt x="0" y="0"/>
                                </a:lnTo>
                                <a:lnTo>
                                  <a:pt x="67" y="0"/>
                                </a:lnTo>
                                <a:close/>
                              </a:path>
                            </a:pathLst>
                          </a:custGeom>
                          <a:solidFill>
                            <a:srgbClr val="A6A6A6">
                              <a:alpha val="5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62" name="Freeform 1387"/>
                        <wps:cNvSpPr>
                          <a:spLocks/>
                        </wps:cNvSpPr>
                        <wps:spPr bwMode="auto">
                          <a:xfrm>
                            <a:off x="7065" y="2380"/>
                            <a:ext cx="67" cy="2"/>
                          </a:xfrm>
                          <a:custGeom>
                            <a:avLst/>
                            <a:gdLst>
                              <a:gd name="T0" fmla="+- 0 7065 7065"/>
                              <a:gd name="T1" fmla="*/ T0 w 67"/>
                              <a:gd name="T2" fmla="+- 0 7132 7065"/>
                              <a:gd name="T3" fmla="*/ T2 w 67"/>
                              <a:gd name="T4" fmla="+- 0 7065 7065"/>
                              <a:gd name="T5" fmla="*/ T4 w 67"/>
                            </a:gdLst>
                            <a:ahLst/>
                            <a:cxnLst>
                              <a:cxn ang="0">
                                <a:pos x="T1" y="0"/>
                              </a:cxn>
                              <a:cxn ang="0">
                                <a:pos x="T3" y="0"/>
                              </a:cxn>
                              <a:cxn ang="0">
                                <a:pos x="T5" y="0"/>
                              </a:cxn>
                            </a:cxnLst>
                            <a:rect l="0" t="0" r="r" b="b"/>
                            <a:pathLst>
                              <a:path w="67">
                                <a:moveTo>
                                  <a:pt x="0" y="0"/>
                                </a:moveTo>
                                <a:lnTo>
                                  <a:pt x="67"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63" name="Freeform 1386"/>
                        <wps:cNvSpPr>
                          <a:spLocks/>
                        </wps:cNvSpPr>
                        <wps:spPr bwMode="auto">
                          <a:xfrm>
                            <a:off x="7132" y="2380"/>
                            <a:ext cx="67" cy="2"/>
                          </a:xfrm>
                          <a:custGeom>
                            <a:avLst/>
                            <a:gdLst>
                              <a:gd name="T0" fmla="+- 0 7199 7132"/>
                              <a:gd name="T1" fmla="*/ T0 w 67"/>
                              <a:gd name="T2" fmla="+- 0 7132 7132"/>
                              <a:gd name="T3" fmla="*/ T2 w 67"/>
                              <a:gd name="T4" fmla="+- 0 7199 7132"/>
                              <a:gd name="T5" fmla="*/ T4 w 67"/>
                            </a:gdLst>
                            <a:ahLst/>
                            <a:cxnLst>
                              <a:cxn ang="0">
                                <a:pos x="T1" y="0"/>
                              </a:cxn>
                              <a:cxn ang="0">
                                <a:pos x="T3" y="0"/>
                              </a:cxn>
                              <a:cxn ang="0">
                                <a:pos x="T5" y="0"/>
                              </a:cxn>
                            </a:cxnLst>
                            <a:rect l="0" t="0" r="r" b="b"/>
                            <a:pathLst>
                              <a:path w="67">
                                <a:moveTo>
                                  <a:pt x="67" y="0"/>
                                </a:moveTo>
                                <a:lnTo>
                                  <a:pt x="0" y="0"/>
                                </a:lnTo>
                                <a:lnTo>
                                  <a:pt x="67" y="0"/>
                                </a:lnTo>
                                <a:close/>
                              </a:path>
                            </a:pathLst>
                          </a:custGeom>
                          <a:solidFill>
                            <a:srgbClr val="A6A6A6">
                              <a:alpha val="5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64" name="Freeform 1385"/>
                        <wps:cNvSpPr>
                          <a:spLocks/>
                        </wps:cNvSpPr>
                        <wps:spPr bwMode="auto">
                          <a:xfrm>
                            <a:off x="7132" y="2380"/>
                            <a:ext cx="67" cy="2"/>
                          </a:xfrm>
                          <a:custGeom>
                            <a:avLst/>
                            <a:gdLst>
                              <a:gd name="T0" fmla="+- 0 7132 7132"/>
                              <a:gd name="T1" fmla="*/ T0 w 67"/>
                              <a:gd name="T2" fmla="+- 0 7199 7132"/>
                              <a:gd name="T3" fmla="*/ T2 w 67"/>
                              <a:gd name="T4" fmla="+- 0 7132 7132"/>
                              <a:gd name="T5" fmla="*/ T4 w 67"/>
                            </a:gdLst>
                            <a:ahLst/>
                            <a:cxnLst>
                              <a:cxn ang="0">
                                <a:pos x="T1" y="0"/>
                              </a:cxn>
                              <a:cxn ang="0">
                                <a:pos x="T3" y="0"/>
                              </a:cxn>
                              <a:cxn ang="0">
                                <a:pos x="T5" y="0"/>
                              </a:cxn>
                            </a:cxnLst>
                            <a:rect l="0" t="0" r="r" b="b"/>
                            <a:pathLst>
                              <a:path w="67">
                                <a:moveTo>
                                  <a:pt x="0" y="0"/>
                                </a:moveTo>
                                <a:lnTo>
                                  <a:pt x="67"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65" name="Freeform 1384"/>
                        <wps:cNvSpPr>
                          <a:spLocks/>
                        </wps:cNvSpPr>
                        <wps:spPr bwMode="auto">
                          <a:xfrm>
                            <a:off x="7199" y="2380"/>
                            <a:ext cx="67" cy="2"/>
                          </a:xfrm>
                          <a:custGeom>
                            <a:avLst/>
                            <a:gdLst>
                              <a:gd name="T0" fmla="+- 0 7267 7200"/>
                              <a:gd name="T1" fmla="*/ T0 w 67"/>
                              <a:gd name="T2" fmla="+- 0 7200 7200"/>
                              <a:gd name="T3" fmla="*/ T2 w 67"/>
                              <a:gd name="T4" fmla="+- 0 7267 7200"/>
                              <a:gd name="T5" fmla="*/ T4 w 67"/>
                            </a:gdLst>
                            <a:ahLst/>
                            <a:cxnLst>
                              <a:cxn ang="0">
                                <a:pos x="T1" y="0"/>
                              </a:cxn>
                              <a:cxn ang="0">
                                <a:pos x="T3" y="0"/>
                              </a:cxn>
                              <a:cxn ang="0">
                                <a:pos x="T5" y="0"/>
                              </a:cxn>
                            </a:cxnLst>
                            <a:rect l="0" t="0" r="r" b="b"/>
                            <a:pathLst>
                              <a:path w="67">
                                <a:moveTo>
                                  <a:pt x="67" y="0"/>
                                </a:moveTo>
                                <a:lnTo>
                                  <a:pt x="0" y="0"/>
                                </a:lnTo>
                                <a:lnTo>
                                  <a:pt x="67" y="0"/>
                                </a:lnTo>
                                <a:close/>
                              </a:path>
                            </a:pathLst>
                          </a:custGeom>
                          <a:solidFill>
                            <a:srgbClr val="A6A6A6">
                              <a:alpha val="5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66" name="Freeform 1383"/>
                        <wps:cNvSpPr>
                          <a:spLocks/>
                        </wps:cNvSpPr>
                        <wps:spPr bwMode="auto">
                          <a:xfrm>
                            <a:off x="7199" y="2380"/>
                            <a:ext cx="67" cy="2"/>
                          </a:xfrm>
                          <a:custGeom>
                            <a:avLst/>
                            <a:gdLst>
                              <a:gd name="T0" fmla="+- 0 7200 7200"/>
                              <a:gd name="T1" fmla="*/ T0 w 67"/>
                              <a:gd name="T2" fmla="+- 0 7267 7200"/>
                              <a:gd name="T3" fmla="*/ T2 w 67"/>
                              <a:gd name="T4" fmla="+- 0 7200 7200"/>
                              <a:gd name="T5" fmla="*/ T4 w 67"/>
                            </a:gdLst>
                            <a:ahLst/>
                            <a:cxnLst>
                              <a:cxn ang="0">
                                <a:pos x="T1" y="0"/>
                              </a:cxn>
                              <a:cxn ang="0">
                                <a:pos x="T3" y="0"/>
                              </a:cxn>
                              <a:cxn ang="0">
                                <a:pos x="T5" y="0"/>
                              </a:cxn>
                            </a:cxnLst>
                            <a:rect l="0" t="0" r="r" b="b"/>
                            <a:pathLst>
                              <a:path w="67">
                                <a:moveTo>
                                  <a:pt x="0" y="0"/>
                                </a:moveTo>
                                <a:lnTo>
                                  <a:pt x="67"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67" name="Freeform 1382"/>
                        <wps:cNvSpPr>
                          <a:spLocks/>
                        </wps:cNvSpPr>
                        <wps:spPr bwMode="auto">
                          <a:xfrm>
                            <a:off x="7266" y="2380"/>
                            <a:ext cx="67" cy="2"/>
                          </a:xfrm>
                          <a:custGeom>
                            <a:avLst/>
                            <a:gdLst>
                              <a:gd name="T0" fmla="+- 0 7334 7267"/>
                              <a:gd name="T1" fmla="*/ T0 w 67"/>
                              <a:gd name="T2" fmla="+- 0 7267 7267"/>
                              <a:gd name="T3" fmla="*/ T2 w 67"/>
                              <a:gd name="T4" fmla="+- 0 7334 7267"/>
                              <a:gd name="T5" fmla="*/ T4 w 67"/>
                            </a:gdLst>
                            <a:ahLst/>
                            <a:cxnLst>
                              <a:cxn ang="0">
                                <a:pos x="T1" y="0"/>
                              </a:cxn>
                              <a:cxn ang="0">
                                <a:pos x="T3" y="0"/>
                              </a:cxn>
                              <a:cxn ang="0">
                                <a:pos x="T5" y="0"/>
                              </a:cxn>
                            </a:cxnLst>
                            <a:rect l="0" t="0" r="r" b="b"/>
                            <a:pathLst>
                              <a:path w="67">
                                <a:moveTo>
                                  <a:pt x="67" y="0"/>
                                </a:moveTo>
                                <a:lnTo>
                                  <a:pt x="0" y="0"/>
                                </a:lnTo>
                                <a:lnTo>
                                  <a:pt x="67" y="0"/>
                                </a:lnTo>
                                <a:close/>
                              </a:path>
                            </a:pathLst>
                          </a:custGeom>
                          <a:solidFill>
                            <a:srgbClr val="A6A6A6">
                              <a:alpha val="5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68" name="Freeform 1381"/>
                        <wps:cNvSpPr>
                          <a:spLocks/>
                        </wps:cNvSpPr>
                        <wps:spPr bwMode="auto">
                          <a:xfrm>
                            <a:off x="7266" y="2380"/>
                            <a:ext cx="67" cy="2"/>
                          </a:xfrm>
                          <a:custGeom>
                            <a:avLst/>
                            <a:gdLst>
                              <a:gd name="T0" fmla="+- 0 7267 7267"/>
                              <a:gd name="T1" fmla="*/ T0 w 67"/>
                              <a:gd name="T2" fmla="+- 0 7334 7267"/>
                              <a:gd name="T3" fmla="*/ T2 w 67"/>
                              <a:gd name="T4" fmla="+- 0 7267 7267"/>
                              <a:gd name="T5" fmla="*/ T4 w 67"/>
                            </a:gdLst>
                            <a:ahLst/>
                            <a:cxnLst>
                              <a:cxn ang="0">
                                <a:pos x="T1" y="0"/>
                              </a:cxn>
                              <a:cxn ang="0">
                                <a:pos x="T3" y="0"/>
                              </a:cxn>
                              <a:cxn ang="0">
                                <a:pos x="T5" y="0"/>
                              </a:cxn>
                            </a:cxnLst>
                            <a:rect l="0" t="0" r="r" b="b"/>
                            <a:pathLst>
                              <a:path w="67">
                                <a:moveTo>
                                  <a:pt x="0" y="0"/>
                                </a:moveTo>
                                <a:lnTo>
                                  <a:pt x="67"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69" name="Freeform 1380"/>
                        <wps:cNvSpPr>
                          <a:spLocks/>
                        </wps:cNvSpPr>
                        <wps:spPr bwMode="auto">
                          <a:xfrm>
                            <a:off x="7333" y="2380"/>
                            <a:ext cx="67" cy="2"/>
                          </a:xfrm>
                          <a:custGeom>
                            <a:avLst/>
                            <a:gdLst>
                              <a:gd name="T0" fmla="+- 0 7401 7334"/>
                              <a:gd name="T1" fmla="*/ T0 w 67"/>
                              <a:gd name="T2" fmla="+- 0 7334 7334"/>
                              <a:gd name="T3" fmla="*/ T2 w 67"/>
                              <a:gd name="T4" fmla="+- 0 7401 7334"/>
                              <a:gd name="T5" fmla="*/ T4 w 67"/>
                            </a:gdLst>
                            <a:ahLst/>
                            <a:cxnLst>
                              <a:cxn ang="0">
                                <a:pos x="T1" y="0"/>
                              </a:cxn>
                              <a:cxn ang="0">
                                <a:pos x="T3" y="0"/>
                              </a:cxn>
                              <a:cxn ang="0">
                                <a:pos x="T5" y="0"/>
                              </a:cxn>
                            </a:cxnLst>
                            <a:rect l="0" t="0" r="r" b="b"/>
                            <a:pathLst>
                              <a:path w="67">
                                <a:moveTo>
                                  <a:pt x="67" y="0"/>
                                </a:moveTo>
                                <a:lnTo>
                                  <a:pt x="0" y="0"/>
                                </a:lnTo>
                                <a:lnTo>
                                  <a:pt x="67" y="0"/>
                                </a:lnTo>
                                <a:close/>
                              </a:path>
                            </a:pathLst>
                          </a:custGeom>
                          <a:solidFill>
                            <a:srgbClr val="A6A6A6">
                              <a:alpha val="5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70" name="Freeform 1379"/>
                        <wps:cNvSpPr>
                          <a:spLocks/>
                        </wps:cNvSpPr>
                        <wps:spPr bwMode="auto">
                          <a:xfrm>
                            <a:off x="7333" y="2380"/>
                            <a:ext cx="67" cy="2"/>
                          </a:xfrm>
                          <a:custGeom>
                            <a:avLst/>
                            <a:gdLst>
                              <a:gd name="T0" fmla="+- 0 7334 7334"/>
                              <a:gd name="T1" fmla="*/ T0 w 67"/>
                              <a:gd name="T2" fmla="+- 0 7401 7334"/>
                              <a:gd name="T3" fmla="*/ T2 w 67"/>
                              <a:gd name="T4" fmla="+- 0 7334 7334"/>
                              <a:gd name="T5" fmla="*/ T4 w 67"/>
                            </a:gdLst>
                            <a:ahLst/>
                            <a:cxnLst>
                              <a:cxn ang="0">
                                <a:pos x="T1" y="0"/>
                              </a:cxn>
                              <a:cxn ang="0">
                                <a:pos x="T3" y="0"/>
                              </a:cxn>
                              <a:cxn ang="0">
                                <a:pos x="T5" y="0"/>
                              </a:cxn>
                            </a:cxnLst>
                            <a:rect l="0" t="0" r="r" b="b"/>
                            <a:pathLst>
                              <a:path w="67">
                                <a:moveTo>
                                  <a:pt x="0" y="0"/>
                                </a:moveTo>
                                <a:lnTo>
                                  <a:pt x="67"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71" name="Freeform 1378"/>
                        <wps:cNvSpPr>
                          <a:spLocks/>
                        </wps:cNvSpPr>
                        <wps:spPr bwMode="auto">
                          <a:xfrm>
                            <a:off x="7400" y="2380"/>
                            <a:ext cx="67" cy="2"/>
                          </a:xfrm>
                          <a:custGeom>
                            <a:avLst/>
                            <a:gdLst>
                              <a:gd name="T0" fmla="+- 0 7468 7401"/>
                              <a:gd name="T1" fmla="*/ T0 w 67"/>
                              <a:gd name="T2" fmla="+- 0 7401 7401"/>
                              <a:gd name="T3" fmla="*/ T2 w 67"/>
                              <a:gd name="T4" fmla="+- 0 7468 7401"/>
                              <a:gd name="T5" fmla="*/ T4 w 67"/>
                            </a:gdLst>
                            <a:ahLst/>
                            <a:cxnLst>
                              <a:cxn ang="0">
                                <a:pos x="T1" y="0"/>
                              </a:cxn>
                              <a:cxn ang="0">
                                <a:pos x="T3" y="0"/>
                              </a:cxn>
                              <a:cxn ang="0">
                                <a:pos x="T5" y="0"/>
                              </a:cxn>
                            </a:cxnLst>
                            <a:rect l="0" t="0" r="r" b="b"/>
                            <a:pathLst>
                              <a:path w="67">
                                <a:moveTo>
                                  <a:pt x="67" y="0"/>
                                </a:moveTo>
                                <a:lnTo>
                                  <a:pt x="0" y="0"/>
                                </a:lnTo>
                                <a:lnTo>
                                  <a:pt x="67" y="0"/>
                                </a:lnTo>
                                <a:close/>
                              </a:path>
                            </a:pathLst>
                          </a:custGeom>
                          <a:solidFill>
                            <a:srgbClr val="A6A6A6">
                              <a:alpha val="5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72" name="Freeform 1377"/>
                        <wps:cNvSpPr>
                          <a:spLocks/>
                        </wps:cNvSpPr>
                        <wps:spPr bwMode="auto">
                          <a:xfrm>
                            <a:off x="7400" y="2380"/>
                            <a:ext cx="67" cy="2"/>
                          </a:xfrm>
                          <a:custGeom>
                            <a:avLst/>
                            <a:gdLst>
                              <a:gd name="T0" fmla="+- 0 7401 7401"/>
                              <a:gd name="T1" fmla="*/ T0 w 67"/>
                              <a:gd name="T2" fmla="+- 0 7468 7401"/>
                              <a:gd name="T3" fmla="*/ T2 w 67"/>
                              <a:gd name="T4" fmla="+- 0 7401 7401"/>
                              <a:gd name="T5" fmla="*/ T4 w 67"/>
                            </a:gdLst>
                            <a:ahLst/>
                            <a:cxnLst>
                              <a:cxn ang="0">
                                <a:pos x="T1" y="0"/>
                              </a:cxn>
                              <a:cxn ang="0">
                                <a:pos x="T3" y="0"/>
                              </a:cxn>
                              <a:cxn ang="0">
                                <a:pos x="T5" y="0"/>
                              </a:cxn>
                            </a:cxnLst>
                            <a:rect l="0" t="0" r="r" b="b"/>
                            <a:pathLst>
                              <a:path w="67">
                                <a:moveTo>
                                  <a:pt x="0" y="0"/>
                                </a:moveTo>
                                <a:lnTo>
                                  <a:pt x="67"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73" name="Freeform 1376"/>
                        <wps:cNvSpPr>
                          <a:spLocks/>
                        </wps:cNvSpPr>
                        <wps:spPr bwMode="auto">
                          <a:xfrm>
                            <a:off x="7468" y="2380"/>
                            <a:ext cx="67" cy="2"/>
                          </a:xfrm>
                          <a:custGeom>
                            <a:avLst/>
                            <a:gdLst>
                              <a:gd name="T0" fmla="+- 0 7535 7468"/>
                              <a:gd name="T1" fmla="*/ T0 w 67"/>
                              <a:gd name="T2" fmla="+- 0 7468 7468"/>
                              <a:gd name="T3" fmla="*/ T2 w 67"/>
                              <a:gd name="T4" fmla="+- 0 7535 7468"/>
                              <a:gd name="T5" fmla="*/ T4 w 67"/>
                            </a:gdLst>
                            <a:ahLst/>
                            <a:cxnLst>
                              <a:cxn ang="0">
                                <a:pos x="T1" y="0"/>
                              </a:cxn>
                              <a:cxn ang="0">
                                <a:pos x="T3" y="0"/>
                              </a:cxn>
                              <a:cxn ang="0">
                                <a:pos x="T5" y="0"/>
                              </a:cxn>
                            </a:cxnLst>
                            <a:rect l="0" t="0" r="r" b="b"/>
                            <a:pathLst>
                              <a:path w="67">
                                <a:moveTo>
                                  <a:pt x="67" y="0"/>
                                </a:moveTo>
                                <a:lnTo>
                                  <a:pt x="0" y="0"/>
                                </a:lnTo>
                                <a:lnTo>
                                  <a:pt x="67" y="0"/>
                                </a:lnTo>
                                <a:close/>
                              </a:path>
                            </a:pathLst>
                          </a:custGeom>
                          <a:solidFill>
                            <a:srgbClr val="A6A6A6">
                              <a:alpha val="5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74" name="Freeform 1375"/>
                        <wps:cNvSpPr>
                          <a:spLocks/>
                        </wps:cNvSpPr>
                        <wps:spPr bwMode="auto">
                          <a:xfrm>
                            <a:off x="7468" y="2380"/>
                            <a:ext cx="67" cy="2"/>
                          </a:xfrm>
                          <a:custGeom>
                            <a:avLst/>
                            <a:gdLst>
                              <a:gd name="T0" fmla="+- 0 7468 7468"/>
                              <a:gd name="T1" fmla="*/ T0 w 67"/>
                              <a:gd name="T2" fmla="+- 0 7535 7468"/>
                              <a:gd name="T3" fmla="*/ T2 w 67"/>
                              <a:gd name="T4" fmla="+- 0 7468 7468"/>
                              <a:gd name="T5" fmla="*/ T4 w 67"/>
                            </a:gdLst>
                            <a:ahLst/>
                            <a:cxnLst>
                              <a:cxn ang="0">
                                <a:pos x="T1" y="0"/>
                              </a:cxn>
                              <a:cxn ang="0">
                                <a:pos x="T3" y="0"/>
                              </a:cxn>
                              <a:cxn ang="0">
                                <a:pos x="T5" y="0"/>
                              </a:cxn>
                            </a:cxnLst>
                            <a:rect l="0" t="0" r="r" b="b"/>
                            <a:pathLst>
                              <a:path w="67">
                                <a:moveTo>
                                  <a:pt x="0" y="0"/>
                                </a:moveTo>
                                <a:lnTo>
                                  <a:pt x="67"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75" name="Rectangle 1374"/>
                        <wps:cNvSpPr>
                          <a:spLocks noChangeArrowheads="1"/>
                        </wps:cNvSpPr>
                        <wps:spPr bwMode="auto">
                          <a:xfrm>
                            <a:off x="7535" y="2377"/>
                            <a:ext cx="67" cy="4"/>
                          </a:xfrm>
                          <a:prstGeom prst="rect">
                            <a:avLst/>
                          </a:prstGeom>
                          <a:solidFill>
                            <a:srgbClr val="A6A6A6">
                              <a:alpha val="5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76" name="Rectangle 1373"/>
                        <wps:cNvSpPr>
                          <a:spLocks noChangeArrowheads="1"/>
                        </wps:cNvSpPr>
                        <wps:spPr bwMode="auto">
                          <a:xfrm>
                            <a:off x="7535" y="2377"/>
                            <a:ext cx="67" cy="4"/>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77" name="Rectangle 1372"/>
                        <wps:cNvSpPr>
                          <a:spLocks noChangeArrowheads="1"/>
                        </wps:cNvSpPr>
                        <wps:spPr bwMode="auto">
                          <a:xfrm>
                            <a:off x="7602" y="2361"/>
                            <a:ext cx="67" cy="19"/>
                          </a:xfrm>
                          <a:prstGeom prst="rect">
                            <a:avLst/>
                          </a:prstGeom>
                          <a:solidFill>
                            <a:srgbClr val="A6A6A6">
                              <a:alpha val="5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78" name="Rectangle 1371"/>
                        <wps:cNvSpPr>
                          <a:spLocks noChangeArrowheads="1"/>
                        </wps:cNvSpPr>
                        <wps:spPr bwMode="auto">
                          <a:xfrm>
                            <a:off x="7602" y="2361"/>
                            <a:ext cx="67" cy="19"/>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79" name="Rectangle 1370"/>
                        <wps:cNvSpPr>
                          <a:spLocks noChangeArrowheads="1"/>
                        </wps:cNvSpPr>
                        <wps:spPr bwMode="auto">
                          <a:xfrm>
                            <a:off x="7669" y="2305"/>
                            <a:ext cx="67" cy="76"/>
                          </a:xfrm>
                          <a:prstGeom prst="rect">
                            <a:avLst/>
                          </a:prstGeom>
                          <a:solidFill>
                            <a:srgbClr val="A6A6A6">
                              <a:alpha val="5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80" name="Rectangle 1369"/>
                        <wps:cNvSpPr>
                          <a:spLocks noChangeArrowheads="1"/>
                        </wps:cNvSpPr>
                        <wps:spPr bwMode="auto">
                          <a:xfrm>
                            <a:off x="7669" y="2305"/>
                            <a:ext cx="67" cy="76"/>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81" name="Rectangle 1368"/>
                        <wps:cNvSpPr>
                          <a:spLocks noChangeArrowheads="1"/>
                        </wps:cNvSpPr>
                        <wps:spPr bwMode="auto">
                          <a:xfrm>
                            <a:off x="7736" y="2226"/>
                            <a:ext cx="67" cy="155"/>
                          </a:xfrm>
                          <a:prstGeom prst="rect">
                            <a:avLst/>
                          </a:prstGeom>
                          <a:solidFill>
                            <a:srgbClr val="A6A6A6">
                              <a:alpha val="5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82" name="Rectangle 1367"/>
                        <wps:cNvSpPr>
                          <a:spLocks noChangeArrowheads="1"/>
                        </wps:cNvSpPr>
                        <wps:spPr bwMode="auto">
                          <a:xfrm>
                            <a:off x="7736" y="2226"/>
                            <a:ext cx="67" cy="155"/>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83" name="Rectangle 1366"/>
                        <wps:cNvSpPr>
                          <a:spLocks noChangeArrowheads="1"/>
                        </wps:cNvSpPr>
                        <wps:spPr bwMode="auto">
                          <a:xfrm>
                            <a:off x="7803" y="2119"/>
                            <a:ext cx="67" cy="262"/>
                          </a:xfrm>
                          <a:prstGeom prst="rect">
                            <a:avLst/>
                          </a:prstGeom>
                          <a:solidFill>
                            <a:srgbClr val="A6A6A6">
                              <a:alpha val="5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84" name="Rectangle 1365"/>
                        <wps:cNvSpPr>
                          <a:spLocks noChangeArrowheads="1"/>
                        </wps:cNvSpPr>
                        <wps:spPr bwMode="auto">
                          <a:xfrm>
                            <a:off x="7803" y="2119"/>
                            <a:ext cx="67" cy="262"/>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85" name="Rectangle 1364"/>
                        <wps:cNvSpPr>
                          <a:spLocks noChangeArrowheads="1"/>
                        </wps:cNvSpPr>
                        <wps:spPr bwMode="auto">
                          <a:xfrm>
                            <a:off x="7870" y="1829"/>
                            <a:ext cx="67" cy="552"/>
                          </a:xfrm>
                          <a:prstGeom prst="rect">
                            <a:avLst/>
                          </a:prstGeom>
                          <a:solidFill>
                            <a:srgbClr val="A6A6A6">
                              <a:alpha val="5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86" name="Rectangle 1363"/>
                        <wps:cNvSpPr>
                          <a:spLocks noChangeArrowheads="1"/>
                        </wps:cNvSpPr>
                        <wps:spPr bwMode="auto">
                          <a:xfrm>
                            <a:off x="7870" y="1829"/>
                            <a:ext cx="67" cy="552"/>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87" name="Rectangle 1362"/>
                        <wps:cNvSpPr>
                          <a:spLocks noChangeArrowheads="1"/>
                        </wps:cNvSpPr>
                        <wps:spPr bwMode="auto">
                          <a:xfrm>
                            <a:off x="7937" y="1816"/>
                            <a:ext cx="67" cy="565"/>
                          </a:xfrm>
                          <a:prstGeom prst="rect">
                            <a:avLst/>
                          </a:prstGeom>
                          <a:solidFill>
                            <a:srgbClr val="A6A6A6">
                              <a:alpha val="5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88" name="Rectangle 1361"/>
                        <wps:cNvSpPr>
                          <a:spLocks noChangeArrowheads="1"/>
                        </wps:cNvSpPr>
                        <wps:spPr bwMode="auto">
                          <a:xfrm>
                            <a:off x="7937" y="1816"/>
                            <a:ext cx="67" cy="565"/>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89" name="Rectangle 1360"/>
                        <wps:cNvSpPr>
                          <a:spLocks noChangeArrowheads="1"/>
                        </wps:cNvSpPr>
                        <wps:spPr bwMode="auto">
                          <a:xfrm>
                            <a:off x="8004" y="1825"/>
                            <a:ext cx="67" cy="556"/>
                          </a:xfrm>
                          <a:prstGeom prst="rect">
                            <a:avLst/>
                          </a:prstGeom>
                          <a:solidFill>
                            <a:srgbClr val="A6A6A6">
                              <a:alpha val="5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90" name="Rectangle 1359"/>
                        <wps:cNvSpPr>
                          <a:spLocks noChangeArrowheads="1"/>
                        </wps:cNvSpPr>
                        <wps:spPr bwMode="auto">
                          <a:xfrm>
                            <a:off x="8004" y="1825"/>
                            <a:ext cx="67" cy="556"/>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91" name="Rectangle 1358"/>
                        <wps:cNvSpPr>
                          <a:spLocks noChangeArrowheads="1"/>
                        </wps:cNvSpPr>
                        <wps:spPr bwMode="auto">
                          <a:xfrm>
                            <a:off x="8071" y="1917"/>
                            <a:ext cx="67" cy="464"/>
                          </a:xfrm>
                          <a:prstGeom prst="rect">
                            <a:avLst/>
                          </a:prstGeom>
                          <a:solidFill>
                            <a:srgbClr val="A6A6A6">
                              <a:alpha val="5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92" name="Rectangle 1357"/>
                        <wps:cNvSpPr>
                          <a:spLocks noChangeArrowheads="1"/>
                        </wps:cNvSpPr>
                        <wps:spPr bwMode="auto">
                          <a:xfrm>
                            <a:off x="8071" y="1917"/>
                            <a:ext cx="67" cy="464"/>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93" name="Rectangle 1356"/>
                        <wps:cNvSpPr>
                          <a:spLocks noChangeArrowheads="1"/>
                        </wps:cNvSpPr>
                        <wps:spPr bwMode="auto">
                          <a:xfrm>
                            <a:off x="8138" y="2122"/>
                            <a:ext cx="67" cy="259"/>
                          </a:xfrm>
                          <a:prstGeom prst="rect">
                            <a:avLst/>
                          </a:prstGeom>
                          <a:solidFill>
                            <a:srgbClr val="A6A6A6">
                              <a:alpha val="5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94" name="Rectangle 1355"/>
                        <wps:cNvSpPr>
                          <a:spLocks noChangeArrowheads="1"/>
                        </wps:cNvSpPr>
                        <wps:spPr bwMode="auto">
                          <a:xfrm>
                            <a:off x="8138" y="2122"/>
                            <a:ext cx="67" cy="259"/>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95" name="Rectangle 1354"/>
                        <wps:cNvSpPr>
                          <a:spLocks noChangeArrowheads="1"/>
                        </wps:cNvSpPr>
                        <wps:spPr bwMode="auto">
                          <a:xfrm>
                            <a:off x="8206" y="2235"/>
                            <a:ext cx="67" cy="145"/>
                          </a:xfrm>
                          <a:prstGeom prst="rect">
                            <a:avLst/>
                          </a:prstGeom>
                          <a:solidFill>
                            <a:srgbClr val="A6A6A6">
                              <a:alpha val="5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96" name="Rectangle 1353"/>
                        <wps:cNvSpPr>
                          <a:spLocks noChangeArrowheads="1"/>
                        </wps:cNvSpPr>
                        <wps:spPr bwMode="auto">
                          <a:xfrm>
                            <a:off x="8206" y="2235"/>
                            <a:ext cx="67" cy="145"/>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97" name="Rectangle 1352"/>
                        <wps:cNvSpPr>
                          <a:spLocks noChangeArrowheads="1"/>
                        </wps:cNvSpPr>
                        <wps:spPr bwMode="auto">
                          <a:xfrm>
                            <a:off x="8273" y="2305"/>
                            <a:ext cx="67" cy="76"/>
                          </a:xfrm>
                          <a:prstGeom prst="rect">
                            <a:avLst/>
                          </a:prstGeom>
                          <a:solidFill>
                            <a:srgbClr val="A6A6A6">
                              <a:alpha val="5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98" name="Rectangle 1351"/>
                        <wps:cNvSpPr>
                          <a:spLocks noChangeArrowheads="1"/>
                        </wps:cNvSpPr>
                        <wps:spPr bwMode="auto">
                          <a:xfrm>
                            <a:off x="8273" y="2305"/>
                            <a:ext cx="67" cy="76"/>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99" name="Rectangle 1350"/>
                        <wps:cNvSpPr>
                          <a:spLocks noChangeArrowheads="1"/>
                        </wps:cNvSpPr>
                        <wps:spPr bwMode="auto">
                          <a:xfrm>
                            <a:off x="8340" y="2358"/>
                            <a:ext cx="67" cy="22"/>
                          </a:xfrm>
                          <a:prstGeom prst="rect">
                            <a:avLst/>
                          </a:prstGeom>
                          <a:solidFill>
                            <a:srgbClr val="A6A6A6">
                              <a:alpha val="5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0" name="Rectangle 1349"/>
                        <wps:cNvSpPr>
                          <a:spLocks noChangeArrowheads="1"/>
                        </wps:cNvSpPr>
                        <wps:spPr bwMode="auto">
                          <a:xfrm>
                            <a:off x="8340" y="2358"/>
                            <a:ext cx="67" cy="22"/>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01" name="Freeform 1348"/>
                        <wps:cNvSpPr>
                          <a:spLocks/>
                        </wps:cNvSpPr>
                        <wps:spPr bwMode="auto">
                          <a:xfrm>
                            <a:off x="8407" y="2380"/>
                            <a:ext cx="67" cy="2"/>
                          </a:xfrm>
                          <a:custGeom>
                            <a:avLst/>
                            <a:gdLst>
                              <a:gd name="T0" fmla="+- 0 8474 8407"/>
                              <a:gd name="T1" fmla="*/ T0 w 67"/>
                              <a:gd name="T2" fmla="+- 0 8407 8407"/>
                              <a:gd name="T3" fmla="*/ T2 w 67"/>
                              <a:gd name="T4" fmla="+- 0 8474 8407"/>
                              <a:gd name="T5" fmla="*/ T4 w 67"/>
                            </a:gdLst>
                            <a:ahLst/>
                            <a:cxnLst>
                              <a:cxn ang="0">
                                <a:pos x="T1" y="0"/>
                              </a:cxn>
                              <a:cxn ang="0">
                                <a:pos x="T3" y="0"/>
                              </a:cxn>
                              <a:cxn ang="0">
                                <a:pos x="T5" y="0"/>
                              </a:cxn>
                            </a:cxnLst>
                            <a:rect l="0" t="0" r="r" b="b"/>
                            <a:pathLst>
                              <a:path w="67">
                                <a:moveTo>
                                  <a:pt x="67" y="0"/>
                                </a:moveTo>
                                <a:lnTo>
                                  <a:pt x="0" y="0"/>
                                </a:lnTo>
                                <a:lnTo>
                                  <a:pt x="67" y="0"/>
                                </a:lnTo>
                                <a:close/>
                              </a:path>
                            </a:pathLst>
                          </a:custGeom>
                          <a:solidFill>
                            <a:srgbClr val="A6A6A6">
                              <a:alpha val="5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02" name="Freeform 1347"/>
                        <wps:cNvSpPr>
                          <a:spLocks/>
                        </wps:cNvSpPr>
                        <wps:spPr bwMode="auto">
                          <a:xfrm>
                            <a:off x="8407" y="2380"/>
                            <a:ext cx="67" cy="2"/>
                          </a:xfrm>
                          <a:custGeom>
                            <a:avLst/>
                            <a:gdLst>
                              <a:gd name="T0" fmla="+- 0 8407 8407"/>
                              <a:gd name="T1" fmla="*/ T0 w 67"/>
                              <a:gd name="T2" fmla="+- 0 8474 8407"/>
                              <a:gd name="T3" fmla="*/ T2 w 67"/>
                              <a:gd name="T4" fmla="+- 0 8407 8407"/>
                              <a:gd name="T5" fmla="*/ T4 w 67"/>
                            </a:gdLst>
                            <a:ahLst/>
                            <a:cxnLst>
                              <a:cxn ang="0">
                                <a:pos x="T1" y="0"/>
                              </a:cxn>
                              <a:cxn ang="0">
                                <a:pos x="T3" y="0"/>
                              </a:cxn>
                              <a:cxn ang="0">
                                <a:pos x="T5" y="0"/>
                              </a:cxn>
                            </a:cxnLst>
                            <a:rect l="0" t="0" r="r" b="b"/>
                            <a:pathLst>
                              <a:path w="67">
                                <a:moveTo>
                                  <a:pt x="0" y="0"/>
                                </a:moveTo>
                                <a:lnTo>
                                  <a:pt x="67"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03" name="Freeform 1346"/>
                        <wps:cNvSpPr>
                          <a:spLocks/>
                        </wps:cNvSpPr>
                        <wps:spPr bwMode="auto">
                          <a:xfrm>
                            <a:off x="8474" y="2380"/>
                            <a:ext cx="67" cy="2"/>
                          </a:xfrm>
                          <a:custGeom>
                            <a:avLst/>
                            <a:gdLst>
                              <a:gd name="T0" fmla="+- 0 8542 8475"/>
                              <a:gd name="T1" fmla="*/ T0 w 67"/>
                              <a:gd name="T2" fmla="+- 0 8475 8475"/>
                              <a:gd name="T3" fmla="*/ T2 w 67"/>
                              <a:gd name="T4" fmla="+- 0 8542 8475"/>
                              <a:gd name="T5" fmla="*/ T4 w 67"/>
                            </a:gdLst>
                            <a:ahLst/>
                            <a:cxnLst>
                              <a:cxn ang="0">
                                <a:pos x="T1" y="0"/>
                              </a:cxn>
                              <a:cxn ang="0">
                                <a:pos x="T3" y="0"/>
                              </a:cxn>
                              <a:cxn ang="0">
                                <a:pos x="T5" y="0"/>
                              </a:cxn>
                            </a:cxnLst>
                            <a:rect l="0" t="0" r="r" b="b"/>
                            <a:pathLst>
                              <a:path w="67">
                                <a:moveTo>
                                  <a:pt x="67" y="0"/>
                                </a:moveTo>
                                <a:lnTo>
                                  <a:pt x="0" y="0"/>
                                </a:lnTo>
                                <a:lnTo>
                                  <a:pt x="67" y="0"/>
                                </a:lnTo>
                                <a:close/>
                              </a:path>
                            </a:pathLst>
                          </a:custGeom>
                          <a:solidFill>
                            <a:srgbClr val="A6A6A6">
                              <a:alpha val="5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04" name="Freeform 1345"/>
                        <wps:cNvSpPr>
                          <a:spLocks/>
                        </wps:cNvSpPr>
                        <wps:spPr bwMode="auto">
                          <a:xfrm>
                            <a:off x="8474" y="2380"/>
                            <a:ext cx="67" cy="2"/>
                          </a:xfrm>
                          <a:custGeom>
                            <a:avLst/>
                            <a:gdLst>
                              <a:gd name="T0" fmla="+- 0 8475 8475"/>
                              <a:gd name="T1" fmla="*/ T0 w 67"/>
                              <a:gd name="T2" fmla="+- 0 8542 8475"/>
                              <a:gd name="T3" fmla="*/ T2 w 67"/>
                              <a:gd name="T4" fmla="+- 0 8475 8475"/>
                              <a:gd name="T5" fmla="*/ T4 w 67"/>
                            </a:gdLst>
                            <a:ahLst/>
                            <a:cxnLst>
                              <a:cxn ang="0">
                                <a:pos x="T1" y="0"/>
                              </a:cxn>
                              <a:cxn ang="0">
                                <a:pos x="T3" y="0"/>
                              </a:cxn>
                              <a:cxn ang="0">
                                <a:pos x="T5" y="0"/>
                              </a:cxn>
                            </a:cxnLst>
                            <a:rect l="0" t="0" r="r" b="b"/>
                            <a:pathLst>
                              <a:path w="67">
                                <a:moveTo>
                                  <a:pt x="0" y="0"/>
                                </a:moveTo>
                                <a:lnTo>
                                  <a:pt x="67"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05" name="Rectangle 1344"/>
                        <wps:cNvSpPr>
                          <a:spLocks noChangeArrowheads="1"/>
                        </wps:cNvSpPr>
                        <wps:spPr bwMode="auto">
                          <a:xfrm>
                            <a:off x="8541" y="2377"/>
                            <a:ext cx="67" cy="4"/>
                          </a:xfrm>
                          <a:prstGeom prst="rect">
                            <a:avLst/>
                          </a:prstGeom>
                          <a:solidFill>
                            <a:srgbClr val="A6A6A6">
                              <a:alpha val="5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6" name="Rectangle 1343"/>
                        <wps:cNvSpPr>
                          <a:spLocks noChangeArrowheads="1"/>
                        </wps:cNvSpPr>
                        <wps:spPr bwMode="auto">
                          <a:xfrm>
                            <a:off x="8541" y="2377"/>
                            <a:ext cx="67" cy="4"/>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07" name="Freeform 1342"/>
                        <wps:cNvSpPr>
                          <a:spLocks/>
                        </wps:cNvSpPr>
                        <wps:spPr bwMode="auto">
                          <a:xfrm>
                            <a:off x="8608" y="2380"/>
                            <a:ext cx="67" cy="2"/>
                          </a:xfrm>
                          <a:custGeom>
                            <a:avLst/>
                            <a:gdLst>
                              <a:gd name="T0" fmla="+- 0 8676 8609"/>
                              <a:gd name="T1" fmla="*/ T0 w 67"/>
                              <a:gd name="T2" fmla="+- 0 8609 8609"/>
                              <a:gd name="T3" fmla="*/ T2 w 67"/>
                              <a:gd name="T4" fmla="+- 0 8676 8609"/>
                              <a:gd name="T5" fmla="*/ T4 w 67"/>
                            </a:gdLst>
                            <a:ahLst/>
                            <a:cxnLst>
                              <a:cxn ang="0">
                                <a:pos x="T1" y="0"/>
                              </a:cxn>
                              <a:cxn ang="0">
                                <a:pos x="T3" y="0"/>
                              </a:cxn>
                              <a:cxn ang="0">
                                <a:pos x="T5" y="0"/>
                              </a:cxn>
                            </a:cxnLst>
                            <a:rect l="0" t="0" r="r" b="b"/>
                            <a:pathLst>
                              <a:path w="67">
                                <a:moveTo>
                                  <a:pt x="67" y="0"/>
                                </a:moveTo>
                                <a:lnTo>
                                  <a:pt x="0" y="0"/>
                                </a:lnTo>
                                <a:lnTo>
                                  <a:pt x="67" y="0"/>
                                </a:lnTo>
                                <a:close/>
                              </a:path>
                            </a:pathLst>
                          </a:custGeom>
                          <a:solidFill>
                            <a:srgbClr val="A6A6A6">
                              <a:alpha val="5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08" name="Freeform 1341"/>
                        <wps:cNvSpPr>
                          <a:spLocks/>
                        </wps:cNvSpPr>
                        <wps:spPr bwMode="auto">
                          <a:xfrm>
                            <a:off x="8608" y="2380"/>
                            <a:ext cx="67" cy="2"/>
                          </a:xfrm>
                          <a:custGeom>
                            <a:avLst/>
                            <a:gdLst>
                              <a:gd name="T0" fmla="+- 0 8609 8609"/>
                              <a:gd name="T1" fmla="*/ T0 w 67"/>
                              <a:gd name="T2" fmla="+- 0 8676 8609"/>
                              <a:gd name="T3" fmla="*/ T2 w 67"/>
                              <a:gd name="T4" fmla="+- 0 8609 8609"/>
                              <a:gd name="T5" fmla="*/ T4 w 67"/>
                            </a:gdLst>
                            <a:ahLst/>
                            <a:cxnLst>
                              <a:cxn ang="0">
                                <a:pos x="T1" y="0"/>
                              </a:cxn>
                              <a:cxn ang="0">
                                <a:pos x="T3" y="0"/>
                              </a:cxn>
                              <a:cxn ang="0">
                                <a:pos x="T5" y="0"/>
                              </a:cxn>
                            </a:cxnLst>
                            <a:rect l="0" t="0" r="r" b="b"/>
                            <a:pathLst>
                              <a:path w="67">
                                <a:moveTo>
                                  <a:pt x="0" y="0"/>
                                </a:moveTo>
                                <a:lnTo>
                                  <a:pt x="67"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09" name="Freeform 1340"/>
                        <wps:cNvSpPr>
                          <a:spLocks/>
                        </wps:cNvSpPr>
                        <wps:spPr bwMode="auto">
                          <a:xfrm>
                            <a:off x="8675" y="2380"/>
                            <a:ext cx="67" cy="2"/>
                          </a:xfrm>
                          <a:custGeom>
                            <a:avLst/>
                            <a:gdLst>
                              <a:gd name="T0" fmla="+- 0 8743 8676"/>
                              <a:gd name="T1" fmla="*/ T0 w 67"/>
                              <a:gd name="T2" fmla="+- 0 8676 8676"/>
                              <a:gd name="T3" fmla="*/ T2 w 67"/>
                              <a:gd name="T4" fmla="+- 0 8743 8676"/>
                              <a:gd name="T5" fmla="*/ T4 w 67"/>
                            </a:gdLst>
                            <a:ahLst/>
                            <a:cxnLst>
                              <a:cxn ang="0">
                                <a:pos x="T1" y="0"/>
                              </a:cxn>
                              <a:cxn ang="0">
                                <a:pos x="T3" y="0"/>
                              </a:cxn>
                              <a:cxn ang="0">
                                <a:pos x="T5" y="0"/>
                              </a:cxn>
                            </a:cxnLst>
                            <a:rect l="0" t="0" r="r" b="b"/>
                            <a:pathLst>
                              <a:path w="67">
                                <a:moveTo>
                                  <a:pt x="67" y="0"/>
                                </a:moveTo>
                                <a:lnTo>
                                  <a:pt x="0" y="0"/>
                                </a:lnTo>
                                <a:lnTo>
                                  <a:pt x="67" y="0"/>
                                </a:lnTo>
                                <a:close/>
                              </a:path>
                            </a:pathLst>
                          </a:custGeom>
                          <a:solidFill>
                            <a:srgbClr val="A6A6A6">
                              <a:alpha val="5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0" name="Freeform 1339"/>
                        <wps:cNvSpPr>
                          <a:spLocks/>
                        </wps:cNvSpPr>
                        <wps:spPr bwMode="auto">
                          <a:xfrm>
                            <a:off x="8675" y="2380"/>
                            <a:ext cx="67" cy="2"/>
                          </a:xfrm>
                          <a:custGeom>
                            <a:avLst/>
                            <a:gdLst>
                              <a:gd name="T0" fmla="+- 0 8676 8676"/>
                              <a:gd name="T1" fmla="*/ T0 w 67"/>
                              <a:gd name="T2" fmla="+- 0 8743 8676"/>
                              <a:gd name="T3" fmla="*/ T2 w 67"/>
                              <a:gd name="T4" fmla="+- 0 8676 8676"/>
                              <a:gd name="T5" fmla="*/ T4 w 67"/>
                            </a:gdLst>
                            <a:ahLst/>
                            <a:cxnLst>
                              <a:cxn ang="0">
                                <a:pos x="T1" y="0"/>
                              </a:cxn>
                              <a:cxn ang="0">
                                <a:pos x="T3" y="0"/>
                              </a:cxn>
                              <a:cxn ang="0">
                                <a:pos x="T5" y="0"/>
                              </a:cxn>
                            </a:cxnLst>
                            <a:rect l="0" t="0" r="r" b="b"/>
                            <a:pathLst>
                              <a:path w="67">
                                <a:moveTo>
                                  <a:pt x="0" y="0"/>
                                </a:moveTo>
                                <a:lnTo>
                                  <a:pt x="67"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11" name="Freeform 1338"/>
                        <wps:cNvSpPr>
                          <a:spLocks/>
                        </wps:cNvSpPr>
                        <wps:spPr bwMode="auto">
                          <a:xfrm>
                            <a:off x="8742" y="2380"/>
                            <a:ext cx="67" cy="2"/>
                          </a:xfrm>
                          <a:custGeom>
                            <a:avLst/>
                            <a:gdLst>
                              <a:gd name="T0" fmla="+- 0 8810 8743"/>
                              <a:gd name="T1" fmla="*/ T0 w 67"/>
                              <a:gd name="T2" fmla="+- 0 8743 8743"/>
                              <a:gd name="T3" fmla="*/ T2 w 67"/>
                              <a:gd name="T4" fmla="+- 0 8810 8743"/>
                              <a:gd name="T5" fmla="*/ T4 w 67"/>
                            </a:gdLst>
                            <a:ahLst/>
                            <a:cxnLst>
                              <a:cxn ang="0">
                                <a:pos x="T1" y="0"/>
                              </a:cxn>
                              <a:cxn ang="0">
                                <a:pos x="T3" y="0"/>
                              </a:cxn>
                              <a:cxn ang="0">
                                <a:pos x="T5" y="0"/>
                              </a:cxn>
                            </a:cxnLst>
                            <a:rect l="0" t="0" r="r" b="b"/>
                            <a:pathLst>
                              <a:path w="67">
                                <a:moveTo>
                                  <a:pt x="67" y="0"/>
                                </a:moveTo>
                                <a:lnTo>
                                  <a:pt x="0" y="0"/>
                                </a:lnTo>
                                <a:lnTo>
                                  <a:pt x="67" y="0"/>
                                </a:lnTo>
                                <a:close/>
                              </a:path>
                            </a:pathLst>
                          </a:custGeom>
                          <a:solidFill>
                            <a:srgbClr val="A6A6A6">
                              <a:alpha val="5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2" name="Freeform 1337"/>
                        <wps:cNvSpPr>
                          <a:spLocks/>
                        </wps:cNvSpPr>
                        <wps:spPr bwMode="auto">
                          <a:xfrm>
                            <a:off x="8742" y="2380"/>
                            <a:ext cx="67" cy="2"/>
                          </a:xfrm>
                          <a:custGeom>
                            <a:avLst/>
                            <a:gdLst>
                              <a:gd name="T0" fmla="+- 0 8743 8743"/>
                              <a:gd name="T1" fmla="*/ T0 w 67"/>
                              <a:gd name="T2" fmla="+- 0 8810 8743"/>
                              <a:gd name="T3" fmla="*/ T2 w 67"/>
                              <a:gd name="T4" fmla="+- 0 8743 8743"/>
                              <a:gd name="T5" fmla="*/ T4 w 67"/>
                            </a:gdLst>
                            <a:ahLst/>
                            <a:cxnLst>
                              <a:cxn ang="0">
                                <a:pos x="T1" y="0"/>
                              </a:cxn>
                              <a:cxn ang="0">
                                <a:pos x="T3" y="0"/>
                              </a:cxn>
                              <a:cxn ang="0">
                                <a:pos x="T5" y="0"/>
                              </a:cxn>
                            </a:cxnLst>
                            <a:rect l="0" t="0" r="r" b="b"/>
                            <a:pathLst>
                              <a:path w="67">
                                <a:moveTo>
                                  <a:pt x="0" y="0"/>
                                </a:moveTo>
                                <a:lnTo>
                                  <a:pt x="67"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13" name="Freeform 1336"/>
                        <wps:cNvSpPr>
                          <a:spLocks/>
                        </wps:cNvSpPr>
                        <wps:spPr bwMode="auto">
                          <a:xfrm>
                            <a:off x="8809" y="2380"/>
                            <a:ext cx="67" cy="2"/>
                          </a:xfrm>
                          <a:custGeom>
                            <a:avLst/>
                            <a:gdLst>
                              <a:gd name="T0" fmla="+- 0 8877 8810"/>
                              <a:gd name="T1" fmla="*/ T0 w 67"/>
                              <a:gd name="T2" fmla="+- 0 8810 8810"/>
                              <a:gd name="T3" fmla="*/ T2 w 67"/>
                              <a:gd name="T4" fmla="+- 0 8877 8810"/>
                              <a:gd name="T5" fmla="*/ T4 w 67"/>
                            </a:gdLst>
                            <a:ahLst/>
                            <a:cxnLst>
                              <a:cxn ang="0">
                                <a:pos x="T1" y="0"/>
                              </a:cxn>
                              <a:cxn ang="0">
                                <a:pos x="T3" y="0"/>
                              </a:cxn>
                              <a:cxn ang="0">
                                <a:pos x="T5" y="0"/>
                              </a:cxn>
                            </a:cxnLst>
                            <a:rect l="0" t="0" r="r" b="b"/>
                            <a:pathLst>
                              <a:path w="67">
                                <a:moveTo>
                                  <a:pt x="67" y="0"/>
                                </a:moveTo>
                                <a:lnTo>
                                  <a:pt x="0" y="0"/>
                                </a:lnTo>
                                <a:lnTo>
                                  <a:pt x="67" y="0"/>
                                </a:lnTo>
                                <a:close/>
                              </a:path>
                            </a:pathLst>
                          </a:custGeom>
                          <a:solidFill>
                            <a:srgbClr val="A6A6A6">
                              <a:alpha val="5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4" name="Freeform 1335"/>
                        <wps:cNvSpPr>
                          <a:spLocks/>
                        </wps:cNvSpPr>
                        <wps:spPr bwMode="auto">
                          <a:xfrm>
                            <a:off x="8809" y="2380"/>
                            <a:ext cx="67" cy="2"/>
                          </a:xfrm>
                          <a:custGeom>
                            <a:avLst/>
                            <a:gdLst>
                              <a:gd name="T0" fmla="+- 0 8810 8810"/>
                              <a:gd name="T1" fmla="*/ T0 w 67"/>
                              <a:gd name="T2" fmla="+- 0 8877 8810"/>
                              <a:gd name="T3" fmla="*/ T2 w 67"/>
                              <a:gd name="T4" fmla="+- 0 8810 8810"/>
                              <a:gd name="T5" fmla="*/ T4 w 67"/>
                            </a:gdLst>
                            <a:ahLst/>
                            <a:cxnLst>
                              <a:cxn ang="0">
                                <a:pos x="T1" y="0"/>
                              </a:cxn>
                              <a:cxn ang="0">
                                <a:pos x="T3" y="0"/>
                              </a:cxn>
                              <a:cxn ang="0">
                                <a:pos x="T5" y="0"/>
                              </a:cxn>
                            </a:cxnLst>
                            <a:rect l="0" t="0" r="r" b="b"/>
                            <a:pathLst>
                              <a:path w="67">
                                <a:moveTo>
                                  <a:pt x="0" y="0"/>
                                </a:moveTo>
                                <a:lnTo>
                                  <a:pt x="67"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15" name="AutoShape 1334"/>
                        <wps:cNvSpPr>
                          <a:spLocks/>
                        </wps:cNvSpPr>
                        <wps:spPr bwMode="auto">
                          <a:xfrm>
                            <a:off x="5922" y="488"/>
                            <a:ext cx="3225" cy="1893"/>
                          </a:xfrm>
                          <a:custGeom>
                            <a:avLst/>
                            <a:gdLst>
                              <a:gd name="T0" fmla="+- 0 5923 5923"/>
                              <a:gd name="T1" fmla="*/ T0 w 3225"/>
                              <a:gd name="T2" fmla="+- 0 2381 488"/>
                              <a:gd name="T3" fmla="*/ 2381 h 1893"/>
                              <a:gd name="T4" fmla="+- 0 9148 5923"/>
                              <a:gd name="T5" fmla="*/ T4 w 3225"/>
                              <a:gd name="T6" fmla="+- 0 2381 488"/>
                              <a:gd name="T7" fmla="*/ 2381 h 1893"/>
                              <a:gd name="T8" fmla="+- 0 5923 5923"/>
                              <a:gd name="T9" fmla="*/ T8 w 3225"/>
                              <a:gd name="T10" fmla="+- 0 2381 488"/>
                              <a:gd name="T11" fmla="*/ 2381 h 1893"/>
                              <a:gd name="T12" fmla="+- 0 5923 5923"/>
                              <a:gd name="T13" fmla="*/ T12 w 3225"/>
                              <a:gd name="T14" fmla="+- 0 488 488"/>
                              <a:gd name="T15" fmla="*/ 488 h 1893"/>
                            </a:gdLst>
                            <a:ahLst/>
                            <a:cxnLst>
                              <a:cxn ang="0">
                                <a:pos x="T1" y="T3"/>
                              </a:cxn>
                              <a:cxn ang="0">
                                <a:pos x="T5" y="T7"/>
                              </a:cxn>
                              <a:cxn ang="0">
                                <a:pos x="T9" y="T11"/>
                              </a:cxn>
                              <a:cxn ang="0">
                                <a:pos x="T13" y="T15"/>
                              </a:cxn>
                            </a:cxnLst>
                            <a:rect l="0" t="0" r="r" b="b"/>
                            <a:pathLst>
                              <a:path w="3225" h="1893">
                                <a:moveTo>
                                  <a:pt x="0" y="1893"/>
                                </a:moveTo>
                                <a:lnTo>
                                  <a:pt x="3225" y="1893"/>
                                </a:lnTo>
                                <a:moveTo>
                                  <a:pt x="0" y="1893"/>
                                </a:moveTo>
                                <a:lnTo>
                                  <a:pt x="0" y="0"/>
                                </a:lnTo>
                              </a:path>
                            </a:pathLst>
                          </a:custGeom>
                          <a:noFill/>
                          <a:ln w="1359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16" name="Line 1333"/>
                        <wps:cNvCnPr>
                          <a:cxnSpLocks noChangeShapeType="1"/>
                        </wps:cNvCnPr>
                        <wps:spPr bwMode="auto">
                          <a:xfrm>
                            <a:off x="7302" y="2381"/>
                            <a:ext cx="0" cy="0"/>
                          </a:xfrm>
                          <a:prstGeom prst="line">
                            <a:avLst/>
                          </a:prstGeom>
                          <a:noFill/>
                          <a:ln w="13590">
                            <a:solidFill>
                              <a:srgbClr val="FF0000"/>
                            </a:solidFill>
                            <a:prstDash val="solid"/>
                            <a:round/>
                            <a:headEnd/>
                            <a:tailEnd/>
                          </a:ln>
                          <a:extLst>
                            <a:ext uri="{909E8E84-426E-40DD-AFC4-6F175D3DCCD1}">
                              <a14:hiddenFill xmlns:a14="http://schemas.microsoft.com/office/drawing/2010/main">
                                <a:noFill/>
                              </a14:hiddenFill>
                            </a:ext>
                          </a:extLst>
                        </wps:spPr>
                        <wps:bodyPr/>
                      </wps:wsp>
                      <wps:wsp>
                        <wps:cNvPr id="1417" name="Line 1332"/>
                        <wps:cNvCnPr>
                          <a:cxnSpLocks noChangeShapeType="1"/>
                        </wps:cNvCnPr>
                        <wps:spPr bwMode="auto">
                          <a:xfrm>
                            <a:off x="7179" y="2381"/>
                            <a:ext cx="0" cy="0"/>
                          </a:xfrm>
                          <a:prstGeom prst="line">
                            <a:avLst/>
                          </a:prstGeom>
                          <a:noFill/>
                          <a:ln w="13590">
                            <a:solidFill>
                              <a:srgbClr val="0000FF"/>
                            </a:solidFill>
                            <a:prstDash val="dash"/>
                            <a:round/>
                            <a:headEnd/>
                            <a:tailEnd/>
                          </a:ln>
                          <a:extLst>
                            <a:ext uri="{909E8E84-426E-40DD-AFC4-6F175D3DCCD1}">
                              <a14:hiddenFill xmlns:a14="http://schemas.microsoft.com/office/drawing/2010/main">
                                <a:noFill/>
                              </a14:hiddenFill>
                            </a:ext>
                          </a:extLst>
                        </wps:spPr>
                        <wps:bodyPr/>
                      </wps:wsp>
                      <wps:wsp>
                        <wps:cNvPr id="1418" name="Line 1331"/>
                        <wps:cNvCnPr>
                          <a:cxnSpLocks noChangeShapeType="1"/>
                        </wps:cNvCnPr>
                        <wps:spPr bwMode="auto">
                          <a:xfrm>
                            <a:off x="5923" y="2381"/>
                            <a:ext cx="3225" cy="0"/>
                          </a:xfrm>
                          <a:prstGeom prst="line">
                            <a:avLst/>
                          </a:prstGeom>
                          <a:noFill/>
                          <a:ln w="1359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19" name="AutoShape 1330"/>
                        <wps:cNvSpPr>
                          <a:spLocks/>
                        </wps:cNvSpPr>
                        <wps:spPr bwMode="auto">
                          <a:xfrm>
                            <a:off x="6000" y="2381"/>
                            <a:ext cx="2562" cy="55"/>
                          </a:xfrm>
                          <a:custGeom>
                            <a:avLst/>
                            <a:gdLst>
                              <a:gd name="T0" fmla="+- 0 6001 6001"/>
                              <a:gd name="T1" fmla="*/ T0 w 2562"/>
                              <a:gd name="T2" fmla="+- 0 2436 2381"/>
                              <a:gd name="T3" fmla="*/ 2436 h 55"/>
                              <a:gd name="T4" fmla="+- 0 6001 6001"/>
                              <a:gd name="T5" fmla="*/ T4 w 2562"/>
                              <a:gd name="T6" fmla="+- 0 2381 2381"/>
                              <a:gd name="T7" fmla="*/ 2381 h 55"/>
                              <a:gd name="T8" fmla="+- 0 6513 6001"/>
                              <a:gd name="T9" fmla="*/ T8 w 2562"/>
                              <a:gd name="T10" fmla="+- 0 2436 2381"/>
                              <a:gd name="T11" fmla="*/ 2436 h 55"/>
                              <a:gd name="T12" fmla="+- 0 6513 6001"/>
                              <a:gd name="T13" fmla="*/ T12 w 2562"/>
                              <a:gd name="T14" fmla="+- 0 2381 2381"/>
                              <a:gd name="T15" fmla="*/ 2381 h 55"/>
                              <a:gd name="T16" fmla="+- 0 7025 6001"/>
                              <a:gd name="T17" fmla="*/ T16 w 2562"/>
                              <a:gd name="T18" fmla="+- 0 2436 2381"/>
                              <a:gd name="T19" fmla="*/ 2436 h 55"/>
                              <a:gd name="T20" fmla="+- 0 7025 6001"/>
                              <a:gd name="T21" fmla="*/ T20 w 2562"/>
                              <a:gd name="T22" fmla="+- 0 2381 2381"/>
                              <a:gd name="T23" fmla="*/ 2381 h 55"/>
                              <a:gd name="T24" fmla="+- 0 7538 6001"/>
                              <a:gd name="T25" fmla="*/ T24 w 2562"/>
                              <a:gd name="T26" fmla="+- 0 2436 2381"/>
                              <a:gd name="T27" fmla="*/ 2436 h 55"/>
                              <a:gd name="T28" fmla="+- 0 7538 6001"/>
                              <a:gd name="T29" fmla="*/ T28 w 2562"/>
                              <a:gd name="T30" fmla="+- 0 2381 2381"/>
                              <a:gd name="T31" fmla="*/ 2381 h 55"/>
                              <a:gd name="T32" fmla="+- 0 8050 6001"/>
                              <a:gd name="T33" fmla="*/ T32 w 2562"/>
                              <a:gd name="T34" fmla="+- 0 2436 2381"/>
                              <a:gd name="T35" fmla="*/ 2436 h 55"/>
                              <a:gd name="T36" fmla="+- 0 8050 6001"/>
                              <a:gd name="T37" fmla="*/ T36 w 2562"/>
                              <a:gd name="T38" fmla="+- 0 2381 2381"/>
                              <a:gd name="T39" fmla="*/ 2381 h 55"/>
                              <a:gd name="T40" fmla="+- 0 8562 6001"/>
                              <a:gd name="T41" fmla="*/ T40 w 2562"/>
                              <a:gd name="T42" fmla="+- 0 2436 2381"/>
                              <a:gd name="T43" fmla="*/ 2436 h 55"/>
                              <a:gd name="T44" fmla="+- 0 8562 6001"/>
                              <a:gd name="T45" fmla="*/ T44 w 2562"/>
                              <a:gd name="T46" fmla="+- 0 2381 2381"/>
                              <a:gd name="T47" fmla="*/ 2381 h 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562" h="55">
                                <a:moveTo>
                                  <a:pt x="0" y="55"/>
                                </a:moveTo>
                                <a:lnTo>
                                  <a:pt x="0" y="0"/>
                                </a:lnTo>
                                <a:moveTo>
                                  <a:pt x="512" y="55"/>
                                </a:moveTo>
                                <a:lnTo>
                                  <a:pt x="512" y="0"/>
                                </a:lnTo>
                                <a:moveTo>
                                  <a:pt x="1024" y="55"/>
                                </a:moveTo>
                                <a:lnTo>
                                  <a:pt x="1024" y="0"/>
                                </a:lnTo>
                                <a:moveTo>
                                  <a:pt x="1537" y="55"/>
                                </a:moveTo>
                                <a:lnTo>
                                  <a:pt x="1537" y="0"/>
                                </a:lnTo>
                                <a:moveTo>
                                  <a:pt x="2049" y="55"/>
                                </a:moveTo>
                                <a:lnTo>
                                  <a:pt x="2049" y="0"/>
                                </a:lnTo>
                                <a:moveTo>
                                  <a:pt x="2561" y="55"/>
                                </a:moveTo>
                                <a:lnTo>
                                  <a:pt x="2561" y="0"/>
                                </a:lnTo>
                              </a:path>
                            </a:pathLst>
                          </a:custGeom>
                          <a:noFill/>
                          <a:ln w="13590">
                            <a:solidFill>
                              <a:srgbClr val="3333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20" name="Text Box 1329"/>
                        <wps:cNvSpPr txBox="1">
                          <a:spLocks noChangeArrowheads="1"/>
                        </wps:cNvSpPr>
                        <wps:spPr bwMode="auto">
                          <a:xfrm>
                            <a:off x="5911" y="488"/>
                            <a:ext cx="3236" cy="19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92D070" w14:textId="77777777" w:rsidR="00C334C5" w:rsidRDefault="00C334C5">
                              <w:pPr>
                                <w:rPr>
                                  <w:sz w:val="12"/>
                                </w:rPr>
                              </w:pPr>
                            </w:p>
                            <w:p w14:paraId="7C5334EC" w14:textId="77777777" w:rsidR="00C334C5" w:rsidRDefault="00C334C5">
                              <w:pPr>
                                <w:spacing w:before="9"/>
                                <w:rPr>
                                  <w:sz w:val="9"/>
                                </w:rPr>
                              </w:pPr>
                            </w:p>
                            <w:p w14:paraId="1F223294" w14:textId="77777777" w:rsidR="00C334C5" w:rsidRDefault="00C334C5">
                              <w:pPr>
                                <w:spacing w:line="549" w:lineRule="auto"/>
                                <w:ind w:left="1069" w:right="1670" w:firstLine="163"/>
                                <w:rPr>
                                  <w:rFonts w:ascii="Arial"/>
                                  <w:sz w:val="12"/>
                                </w:rPr>
                              </w:pPr>
                              <w:r>
                                <w:rPr>
                                  <w:rFonts w:ascii="Arial"/>
                                  <w:color w:val="FF0000"/>
                                  <w:sz w:val="12"/>
                                </w:rPr>
                                <w:t>Mirror</w:t>
                              </w:r>
                              <w:r>
                                <w:rPr>
                                  <w:rFonts w:ascii="Arial"/>
                                  <w:color w:val="FF0000"/>
                                  <w:spacing w:val="-31"/>
                                  <w:sz w:val="12"/>
                                </w:rPr>
                                <w:t xml:space="preserve"> </w:t>
                              </w:r>
                              <w:r>
                                <w:rPr>
                                  <w:rFonts w:ascii="Arial"/>
                                  <w:color w:val="0000FF"/>
                                  <w:sz w:val="12"/>
                                </w:rPr>
                                <w:t>Parent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0F4C404" id="Group 1328" o:spid="_x0000_s1603" style="position:absolute;left:0;text-align:left;margin-left:295.6pt;margin-top:24.4pt;width:161.8pt;height:97.4pt;z-index:15745536;mso-position-horizontal-relative:page" coordorigin="5912,488" coordsize="3236,19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">
                <v:shape id="Freeform 1414" o:spid="_x0000_s1604" style="position:absolute;left:6193;top:2380;width:67;height:2;visibility:visible;mso-wrap-style:square;v-text-anchor:top" coordsize="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" path="m67,l,,67,xe" fillcolor="#a6a6a6" stroked="f">
                  <v:fill opacity="39321f"/>
                  <v:path arrowok="t" o:connecttype="custom" o:connectlocs="67,0;0,0;67,0" o:connectangles="0,0,0"/>
                </v:shape>
                <v:shape id="Freeform 1413" o:spid="_x0000_s1605" style="position:absolute;left:6193;top:2380;width:67;height:2;visibility:visible;mso-wrap-style:square;v-text-anchor:top" coordsize="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" path="m,l67,,,xe" filled="f" strokeweight=".21pt">
                  <v:path arrowok="t" o:connecttype="custom" o:connectlocs="0,0;67,0;0,0" o:connectangles="0,0,0"/>
                </v:shape>
                <v:shape id="Freeform 1412" o:spid="_x0000_s1606" style="position:absolute;left:6260;top:2380;width:67;height:2;visibility:visible;mso-wrap-style:square;v-text-anchor:top" coordsize="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" path="m67,l,,67,xe" fillcolor="#a6a6a6" stroked="f">
                  <v:fill opacity="39321f"/>
                  <v:path arrowok="t" o:connecttype="custom" o:connectlocs="67,0;0,0;67,0" o:connectangles="0,0,0"/>
                </v:shape>
                <v:shape id="Freeform 1411" o:spid="_x0000_s1607" style="position:absolute;left:6260;top:2380;width:67;height:2;visibility:visible;mso-wrap-style:square;v-text-anchor:top" coordsize="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" path="m,l67,,,xe" filled="f" strokeweight=".21pt">
                  <v:path arrowok="t" o:connecttype="custom" o:connectlocs="0,0;67,0;0,0" o:connectangles="0,0,0"/>
                </v:shape>
                <v:shape id="Freeform 1410" o:spid="_x0000_s1608" style="position:absolute;left:6327;top:2380;width:67;height:2;visibility:visible;mso-wrap-style:square;v-text-anchor:top" coordsize="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" path="m67,l,,67,xe" fillcolor="#a6a6a6" stroked="f">
                  <v:fill opacity="39321f"/>
                  <v:path arrowok="t" o:connecttype="custom" o:connectlocs="67,0;0,0;67,0" o:connectangles="0,0,0"/>
                </v:shape>
                <v:shape id="Freeform 1409" o:spid="_x0000_s1609" style="position:absolute;left:6327;top:2380;width:67;height:2;visibility:visible;mso-wrap-style:square;v-text-anchor:top" coordsize="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" path="m,l67,,,xe" filled="f" strokeweight=".21pt">
                  <v:path arrowok="t" o:connecttype="custom" o:connectlocs="0,0;67,0;0,0" o:connectangles="0,0,0"/>
                </v:shape>
                <v:shape id="Freeform 1408" o:spid="_x0000_s1610" style="position:absolute;left:6394;top:2380;width:67;height:2;visibility:visible;mso-wrap-style:square;v-text-anchor:top" coordsize="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" path="m67,l,,67,xe" fillcolor="#a6a6a6" stroked="f">
                  <v:fill opacity="39321f"/>
                  <v:path arrowok="t" o:connecttype="custom" o:connectlocs="67,0;0,0;67,0" o:connectangles="0,0,0"/>
                </v:shape>
                <v:shape id="Freeform 1407" o:spid="_x0000_s1611" style="position:absolute;left:6394;top:2380;width:67;height:2;visibility:visible;mso-wrap-style:square;v-text-anchor:top" coordsize="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" path="m,l67,,,xe" filled="f" strokeweight=".21pt">
                  <v:path arrowok="t" o:connecttype="custom" o:connectlocs="0,0;67,0;0,0" o:connectangles="0,0,0"/>
                </v:shape>
                <v:shape id="Freeform 1406" o:spid="_x0000_s1612" style="position:absolute;left:6461;top:2380;width:67;height:2;visibility:visible;mso-wrap-style:square;v-text-anchor:top" coordsize="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" path="m67,l,,67,xe" fillcolor="#a6a6a6" stroked="f">
                  <v:fill opacity="39321f"/>
                  <v:path arrowok="t" o:connecttype="custom" o:connectlocs="67,0;0,0;67,0" o:connectangles="0,0,0"/>
                </v:shape>
                <v:shape id="Freeform 1405" o:spid="_x0000_s1613" style="position:absolute;left:6461;top:2380;width:67;height:2;visibility:visible;mso-wrap-style:square;v-text-anchor:top" coordsize="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" path="m,l67,,,xe" filled="f" strokeweight=".21pt">
                  <v:path arrowok="t" o:connecttype="custom" o:connectlocs="0,0;67,0;0,0" o:connectangles="0,0,0"/>
                </v:shape>
                <v:shape id="Freeform 1404" o:spid="_x0000_s1614" style="position:absolute;left:6528;top:2380;width:67;height:2;visibility:visible;mso-wrap-style:square;v-text-anchor:top" coordsize="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" path="m67,l,,67,xe" fillcolor="#a6a6a6" stroked="f">
                  <v:fill opacity="39321f"/>
                  <v:path arrowok="t" o:connecttype="custom" o:connectlocs="67,0;0,0;67,0" o:connectangles="0,0,0"/>
                </v:shape>
                <v:shape id="Freeform 1403" o:spid="_x0000_s1615" style="position:absolute;left:6528;top:2380;width:67;height:2;visibility:visible;mso-wrap-style:square;v-text-anchor:top" coordsize="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" path="m,l67,,,xe" filled="f" strokeweight=".21pt">
                  <v:path arrowok="t" o:connecttype="custom" o:connectlocs="0,0;67,0;0,0" o:connectangles="0,0,0"/>
                </v:shape>
                <v:shape id="Freeform 1402" o:spid="_x0000_s1616" style="position:absolute;left:6595;top:2380;width:67;height:2;visibility:visible;mso-wrap-style:square;v-text-anchor:top" coordsize="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" path="m67,l,,67,xe" fillcolor="#a6a6a6" stroked="f">
                  <v:fill opacity="39321f"/>
                  <v:path arrowok="t" o:connecttype="custom" o:connectlocs="67,0;0,0;67,0" o:connectangles="0,0,0"/>
                </v:shape>
                <v:shape id="Freeform 1401" o:spid="_x0000_s1617" style="position:absolute;left:6595;top:2380;width:67;height:2;visibility:visible;mso-wrap-style:square;v-text-anchor:top" coordsize="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" path="m,l67,,,xe" filled="f" strokeweight=".21pt">
                  <v:path arrowok="t" o:connecttype="custom" o:connectlocs="0,0;67,0;0,0" o:connectangles="0,0,0"/>
                </v:shape>
                <v:shape id="Freeform 1400" o:spid="_x0000_s1618" style="position:absolute;left:6662;top:2380;width:67;height:2;visibility:visible;mso-wrap-style:square;v-text-anchor:top" coordsize="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" path="m67,l,,67,xe" fillcolor="#a6a6a6" stroked="f">
                  <v:fill opacity="39321f"/>
                  <v:path arrowok="t" o:connecttype="custom" o:connectlocs="67,0;0,0;67,0" o:connectangles="0,0,0"/>
                </v:shape>
                <v:shape id="Freeform 1399" o:spid="_x0000_s1619" style="position:absolute;left:6662;top:2380;width:67;height:2;visibility:visible;mso-wrap-style:square;v-text-anchor:top" coordsize="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" path="m,l67,,,xe" filled="f" strokeweight=".21pt">
                  <v:path arrowok="t" o:connecttype="custom" o:connectlocs="0,0;67,0;0,0" o:connectangles="0,0,0"/>
                </v:shape>
                <v:shape id="Freeform 1398" o:spid="_x0000_s1620" style="position:absolute;left:6729;top:2380;width:67;height:2;visibility:visible;mso-wrap-style:square;v-text-anchor:top" coordsize="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" path="m67,l,,67,xe" fillcolor="#a6a6a6" stroked="f">
                  <v:fill opacity="39321f"/>
                  <v:path arrowok="t" o:connecttype="custom" o:connectlocs="67,0;0,0;67,0" o:connectangles="0,0,0"/>
                </v:shape>
                <v:shape id="Freeform 1397" o:spid="_x0000_s1621" style="position:absolute;left:6729;top:2380;width:67;height:2;visibility:visible;mso-wrap-style:square;v-text-anchor:top" coordsize="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" path="m,l67,,,xe" filled="f" strokeweight=".21pt">
                  <v:path arrowok="t" o:connecttype="custom" o:connectlocs="0,0;67,0;0,0" o:connectangles="0,0,0"/>
                </v:shape>
                <v:shape id="Freeform 1396" o:spid="_x0000_s1622" style="position:absolute;left:6797;top:2380;width:67;height:2;visibility:visible;mso-wrap-style:square;v-text-anchor:top" coordsize="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" path="m67,l,,67,xe" fillcolor="#a6a6a6" stroked="f">
                  <v:fill opacity="39321f"/>
                  <v:path arrowok="t" o:connecttype="custom" o:connectlocs="67,0;0,0;67,0" o:connectangles="0,0,0"/>
                </v:shape>
                <v:shape id="Freeform 1395" o:spid="_x0000_s1623" style="position:absolute;left:6797;top:2380;width:67;height:2;visibility:visible;mso-wrap-style:square;v-text-anchor:top" coordsize="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" path="m,l67,,,xe" filled="f" strokeweight=".21pt">
                  <v:path arrowok="t" o:connecttype="custom" o:connectlocs="0,0;67,0;0,0" o:connectangles="0,0,0"/>
                </v:shape>
                <v:shape id="Freeform 1394" o:spid="_x0000_s1624" style="position:absolute;left:6864;top:2380;width:67;height:2;visibility:visible;mso-wrap-style:square;v-text-anchor:top" coordsize="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" path="m67,l,,67,xe" fillcolor="#a6a6a6" stroked="f">
                  <v:fill opacity="39321f"/>
                  <v:path arrowok="t" o:connecttype="custom" o:connectlocs="67,0;0,0;67,0" o:connectangles="0,0,0"/>
                </v:shape>
                <v:shape id="Freeform 1393" o:spid="_x0000_s1625" style="position:absolute;left:6864;top:2380;width:67;height:2;visibility:visible;mso-wrap-style:square;v-text-anchor:top" coordsize="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" path="m,l67,,,xe" filled="f" strokeweight=".21pt">
                  <v:path arrowok="t" o:connecttype="custom" o:connectlocs="0,0;67,0;0,0" o:connectangles="0,0,0"/>
                </v:shape>
                <v:shape id="Freeform 1392" o:spid="_x0000_s1626" style="position:absolute;left:6931;top:2380;width:67;height:2;visibility:visible;mso-wrap-style:square;v-text-anchor:top" coordsize="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" path="m67,l,,67,xe" fillcolor="#a6a6a6" stroked="f">
                  <v:fill opacity="39321f"/>
                  <v:path arrowok="t" o:connecttype="custom" o:connectlocs="67,0;0,0;67,0" o:connectangles="0,0,0"/>
                </v:shape>
                <v:shape id="Freeform 1391" o:spid="_x0000_s1627" style="position:absolute;left:6931;top:2380;width:67;height:2;visibility:visible;mso-wrap-style:square;v-text-anchor:top" coordsize="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" path="m,l67,,,xe" filled="f" strokeweight=".21pt">
                  <v:path arrowok="t" o:connecttype="custom" o:connectlocs="0,0;67,0;0,0" o:connectangles="0,0,0"/>
                </v:shape>
                <v:shape id="Freeform 1390" o:spid="_x0000_s1628" style="position:absolute;left:6998;top:2380;width:67;height:2;visibility:visible;mso-wrap-style:square;v-text-anchor:top" coordsize="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" path="m67,l,,67,xe" fillcolor="#a6a6a6" stroked="f">
                  <v:fill opacity="39321f"/>
                  <v:path arrowok="t" o:connecttype="custom" o:connectlocs="67,0;0,0;67,0" o:connectangles="0,0,0"/>
                </v:shape>
                <v:shape id="Freeform 1389" o:spid="_x0000_s1629" style="position:absolute;left:6998;top:2380;width:67;height:2;visibility:visible;mso-wrap-style:square;v-text-anchor:top" coordsize="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" path="m,l67,,,xe" filled="f" strokeweight=".21pt">
                  <v:path arrowok="t" o:connecttype="custom" o:connectlocs="0,0;67,0;0,0" o:connectangles="0,0,0"/>
                </v:shape>
                <v:shape id="Freeform 1388" o:spid="_x0000_s1630" style="position:absolute;left:7065;top:2380;width:67;height:2;visibility:visible;mso-wrap-style:square;v-text-anchor:top" coordsize="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" path="m67,l,,67,xe" fillcolor="#a6a6a6" stroked="f">
                  <v:fill opacity="39321f"/>
                  <v:path arrowok="t" o:connecttype="custom" o:connectlocs="67,0;0,0;67,0" o:connectangles="0,0,0"/>
                </v:shape>
                <v:shape id="Freeform 1387" o:spid="_x0000_s1631" style="position:absolute;left:7065;top:2380;width:67;height:2;visibility:visible;mso-wrap-style:square;v-text-anchor:top" coordsize="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" path="m,l67,,,xe" filled="f" strokeweight=".21pt">
                  <v:path arrowok="t" o:connecttype="custom" o:connectlocs="0,0;67,0;0,0" o:connectangles="0,0,0"/>
                </v:shape>
                <v:shape id="Freeform 1386" o:spid="_x0000_s1632" style="position:absolute;left:7132;top:2380;width:67;height:2;visibility:visible;mso-wrap-style:square;v-text-anchor:top" coordsize="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" path="m67,l,,67,xe" fillcolor="#a6a6a6" stroked="f">
                  <v:fill opacity="39321f"/>
                  <v:path arrowok="t" o:connecttype="custom" o:connectlocs="67,0;0,0;67,0" o:connectangles="0,0,0"/>
                </v:shape>
                <v:shape id="Freeform 1385" o:spid="_x0000_s1633" style="position:absolute;left:7132;top:2380;width:67;height:2;visibility:visible;mso-wrap-style:square;v-text-anchor:top" coordsize="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" path="m,l67,,,xe" filled="f" strokeweight=".21pt">
                  <v:path arrowok="t" o:connecttype="custom" o:connectlocs="0,0;67,0;0,0" o:connectangles="0,0,0"/>
                </v:shape>
                <v:shape id="Freeform 1384" o:spid="_x0000_s1634" style="position:absolute;left:7199;top:2380;width:67;height:2;visibility:visible;mso-wrap-style:square;v-text-anchor:top" coordsize="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" path="m67,l,,67,xe" fillcolor="#a6a6a6" stroked="f">
                  <v:fill opacity="39321f"/>
                  <v:path arrowok="t" o:connecttype="custom" o:connectlocs="67,0;0,0;67,0" o:connectangles="0,0,0"/>
                </v:shape>
                <v:shape id="Freeform 1383" o:spid="_x0000_s1635" style="position:absolute;left:7199;top:2380;width:67;height:2;visibility:visible;mso-wrap-style:square;v-text-anchor:top" coordsize="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" path="m,l67,,,xe" filled="f" strokeweight=".21pt">
                  <v:path arrowok="t" o:connecttype="custom" o:connectlocs="0,0;67,0;0,0" o:connectangles="0,0,0"/>
                </v:shape>
                <v:shape id="Freeform 1382" o:spid="_x0000_s1636" style="position:absolute;left:7266;top:2380;width:67;height:2;visibility:visible;mso-wrap-style:square;v-text-anchor:top" coordsize="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" path="m67,l,,67,xe" fillcolor="#a6a6a6" stroked="f">
                  <v:fill opacity="39321f"/>
                  <v:path arrowok="t" o:connecttype="custom" o:connectlocs="67,0;0,0;67,0" o:connectangles="0,0,0"/>
                </v:shape>
                <v:shape id="Freeform 1381" o:spid="_x0000_s1637" style="position:absolute;left:7266;top:2380;width:67;height:2;visibility:visible;mso-wrap-style:square;v-text-anchor:top" coordsize="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" path="m,l67,,,xe" filled="f" strokeweight=".21pt">
                  <v:path arrowok="t" o:connecttype="custom" o:connectlocs="0,0;67,0;0,0" o:connectangles="0,0,0"/>
                </v:shape>
                <v:shape id="Freeform 1380" o:spid="_x0000_s1638" style="position:absolute;left:7333;top:2380;width:67;height:2;visibility:visible;mso-wrap-style:square;v-text-anchor:top" coordsize="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" path="m67,l,,67,xe" fillcolor="#a6a6a6" stroked="f">
                  <v:fill opacity="39321f"/>
                  <v:path arrowok="t" o:connecttype="custom" o:connectlocs="67,0;0,0;67,0" o:connectangles="0,0,0"/>
                </v:shape>
                <v:shape id="Freeform 1379" o:spid="_x0000_s1639" style="position:absolute;left:7333;top:2380;width:67;height:2;visibility:visible;mso-wrap-style:square;v-text-anchor:top" coordsize="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" path="m,l67,,,xe" filled="f" strokeweight=".21pt">
                  <v:path arrowok="t" o:connecttype="custom" o:connectlocs="0,0;67,0;0,0" o:connectangles="0,0,0"/>
                </v:shape>
                <v:shape id="Freeform 1378" o:spid="_x0000_s1640" style="position:absolute;left:7400;top:2380;width:67;height:2;visibility:visible;mso-wrap-style:square;v-text-anchor:top" coordsize="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" path="m67,l,,67,xe" fillcolor="#a6a6a6" stroked="f">
                  <v:fill opacity="39321f"/>
                  <v:path arrowok="t" o:connecttype="custom" o:connectlocs="67,0;0,0;67,0" o:connectangles="0,0,0"/>
                </v:shape>
                <v:shape id="Freeform 1377" o:spid="_x0000_s1641" style="position:absolute;left:7400;top:2380;width:67;height:2;visibility:visible;mso-wrap-style:square;v-text-anchor:top" coordsize="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" path="m,l67,,,xe" filled="f" strokeweight=".21pt">
                  <v:path arrowok="t" o:connecttype="custom" o:connectlocs="0,0;67,0;0,0" o:connectangles="0,0,0"/>
                </v:shape>
                <v:shape id="Freeform 1376" o:spid="_x0000_s1642" style="position:absolute;left:7468;top:2380;width:67;height:2;visibility:visible;mso-wrap-style:square;v-text-anchor:top" coordsize="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" path="m67,l,,67,xe" fillcolor="#a6a6a6" stroked="f">
                  <v:fill opacity="39321f"/>
                  <v:path arrowok="t" o:connecttype="custom" o:connectlocs="67,0;0,0;67,0" o:connectangles="0,0,0"/>
                </v:shape>
                <v:shape id="Freeform 1375" o:spid="_x0000_s1643" style="position:absolute;left:7468;top:2380;width:67;height:2;visibility:visible;mso-wrap-style:square;v-text-anchor:top" coordsize="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" path="m,l67,,,xe" filled="f" strokeweight=".21pt">
                  <v:path arrowok="t" o:connecttype="custom" o:connectlocs="0,0;67,0;0,0" o:connectangles="0,0,0"/>
                </v:shape>
                <v:rect id="Rectangle 1374" o:spid="_x0000_s1644" style="position:absolute;left:7535;top:2377;width:67;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" fillcolor="#a6a6a6" stroked="f">
                  <v:fill opacity="39321f"/>
                </v:rect>
                <v:rect id="Rectangle 1373" o:spid="_x0000_s1645" style="position:absolute;left:7535;top:2377;width:67;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" filled="f" strokeweight=".21pt"/>
                <v:rect id="Rectangle 1372" o:spid="_x0000_s1646" style="position:absolute;left:7602;top:2361;width:67;height: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" fillcolor="#a6a6a6" stroked="f">
                  <v:fill opacity="39321f"/>
                </v:rect>
                <v:rect id="Rectangle 1371" o:spid="_x0000_s1647" style="position:absolute;left:7602;top:2361;width:67;height: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" filled="f" strokeweight=".21pt"/>
                <v:rect id="Rectangle 1370" o:spid="_x0000_s1648" style="position:absolute;left:7669;top:2305;width:67;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" fillcolor="#a6a6a6" stroked="f">
                  <v:fill opacity="39321f"/>
                </v:rect>
                <v:rect id="Rectangle 1369" o:spid="_x0000_s1649" style="position:absolute;left:7669;top:2305;width:67;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" filled="f" strokeweight=".21pt"/>
                <v:rect id="Rectangle 1368" o:spid="_x0000_s1650" style="position:absolute;left:7736;top:2226;width:67;height: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" fillcolor="#a6a6a6" stroked="f">
                  <v:fill opacity="39321f"/>
                </v:rect>
                <v:rect id="Rectangle 1367" o:spid="_x0000_s1651" style="position:absolute;left:7736;top:2226;width:67;height: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" filled="f" strokeweight=".21pt"/>
                <v:rect id="Rectangle 1366" o:spid="_x0000_s1652" style="position:absolute;left:7803;top:2119;width:67;height: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" fillcolor="#a6a6a6" stroked="f">
                  <v:fill opacity="39321f"/>
                </v:rect>
                <v:rect id="Rectangle 1365" o:spid="_x0000_s1653" style="position:absolute;left:7803;top:2119;width:67;height: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" filled="f" strokeweight=".21pt"/>
                <v:rect id="Rectangle 1364" o:spid="_x0000_s1654" style="position:absolute;left:7870;top:1829;width:67;height:5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" fillcolor="#a6a6a6" stroked="f">
                  <v:fill opacity="39321f"/>
                </v:rect>
                <v:rect id="Rectangle 1363" o:spid="_x0000_s1655" style="position:absolute;left:7870;top:1829;width:67;height:5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" filled="f" strokeweight=".21pt"/>
                <v:rect id="Rectangle 1362" o:spid="_x0000_s1656" style="position:absolute;left:7937;top:1816;width:67;height: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" fillcolor="#a6a6a6" stroked="f">
                  <v:fill opacity="39321f"/>
                </v:rect>
                <v:rect id="Rectangle 1361" o:spid="_x0000_s1657" style="position:absolute;left:7937;top:1816;width:67;height: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" filled="f" strokeweight=".21pt"/>
                <v:rect id="Rectangle 1360" o:spid="_x0000_s1658" style="position:absolute;left:8004;top:1825;width:67;height: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" fillcolor="#a6a6a6" stroked="f">
                  <v:fill opacity="39321f"/>
                </v:rect>
                <v:rect id="Rectangle 1359" o:spid="_x0000_s1659" style="position:absolute;left:8004;top:1825;width:67;height: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" filled="f" strokeweight=".21pt"/>
                <v:rect id="Rectangle 1358" o:spid="_x0000_s1660" style="position:absolute;left:8071;top:1917;width:67;height: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" fillcolor="#a6a6a6" stroked="f">
                  <v:fill opacity="39321f"/>
                </v:rect>
                <v:rect id="Rectangle 1357" o:spid="_x0000_s1661" style="position:absolute;left:8071;top:1917;width:67;height: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" filled="f" strokeweight=".21pt"/>
                <v:rect id="Rectangle 1356" o:spid="_x0000_s1662" style="position:absolute;left:8138;top:2122;width:67;height: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" fillcolor="#a6a6a6" stroked="f">
                  <v:fill opacity="39321f"/>
                </v:rect>
                <v:rect id="Rectangle 1355" o:spid="_x0000_s1663" style="position:absolute;left:8138;top:2122;width:67;height: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" filled="f" strokeweight=".21pt"/>
                <v:rect id="Rectangle 1354" o:spid="_x0000_s1664" style="position:absolute;left:8206;top:2235;width:67;height:1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" fillcolor="#a6a6a6" stroked="f">
                  <v:fill opacity="39321f"/>
                </v:rect>
                <v:rect id="Rectangle 1353" o:spid="_x0000_s1665" style="position:absolute;left:8206;top:2235;width:67;height:1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" filled="f" strokeweight=".21pt"/>
                <v:rect id="Rectangle 1352" o:spid="_x0000_s1666" style="position:absolute;left:8273;top:2305;width:67;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" fillcolor="#a6a6a6" stroked="f">
                  <v:fill opacity="39321f"/>
                </v:rect>
                <v:rect id="Rectangle 1351" o:spid="_x0000_s1667" style="position:absolute;left:8273;top:2305;width:67;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" filled="f" strokeweight=".21pt"/>
                <v:rect id="Rectangle 1350" o:spid="_x0000_s1668" style="position:absolute;left:8340;top:2358;width:67;height: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" fillcolor="#a6a6a6" stroked="f">
                  <v:fill opacity="39321f"/>
                </v:rect>
                <v:rect id="Rectangle 1349" o:spid="_x0000_s1669" style="position:absolute;left:8340;top:2358;width:67;height: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" filled="f" strokeweight=".21pt"/>
                <v:shape id="Freeform 1348" o:spid="_x0000_s1670" style="position:absolute;left:8407;top:2380;width:67;height:2;visibility:visible;mso-wrap-style:square;v-text-anchor:top" coordsize="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" path="m67,l,,67,xe" fillcolor="#a6a6a6" stroked="f">
                  <v:fill opacity="39321f"/>
                  <v:path arrowok="t" o:connecttype="custom" o:connectlocs="67,0;0,0;67,0" o:connectangles="0,0,0"/>
                </v:shape>
                <v:shape id="Freeform 1347" o:spid="_x0000_s1671" style="position:absolute;left:8407;top:2380;width:67;height:2;visibility:visible;mso-wrap-style:square;v-text-anchor:top" coordsize="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" path="m,l67,,,xe" filled="f" strokeweight=".21pt">
                  <v:path arrowok="t" o:connecttype="custom" o:connectlocs="0,0;67,0;0,0" o:connectangles="0,0,0"/>
                </v:shape>
                <v:shape id="Freeform 1346" o:spid="_x0000_s1672" style="position:absolute;left:8474;top:2380;width:67;height:2;visibility:visible;mso-wrap-style:square;v-text-anchor:top" coordsize="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" path="m67,l,,67,xe" fillcolor="#a6a6a6" stroked="f">
                  <v:fill opacity="39321f"/>
                  <v:path arrowok="t" o:connecttype="custom" o:connectlocs="67,0;0,0;67,0" o:connectangles="0,0,0"/>
                </v:shape>
                <v:shape id="Freeform 1345" o:spid="_x0000_s1673" style="position:absolute;left:8474;top:2380;width:67;height:2;visibility:visible;mso-wrap-style:square;v-text-anchor:top" coordsize="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" path="m,l67,,,xe" filled="f" strokeweight=".21pt">
                  <v:path arrowok="t" o:connecttype="custom" o:connectlocs="0,0;67,0;0,0" o:connectangles="0,0,0"/>
                </v:shape>
                <v:rect id="Rectangle 1344" o:spid="_x0000_s1674" style="position:absolute;left:8541;top:2377;width:67;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" fillcolor="#a6a6a6" stroked="f">
                  <v:fill opacity="39321f"/>
                </v:rect>
                <v:rect id="Rectangle 1343" o:spid="_x0000_s1675" style="position:absolute;left:8541;top:2377;width:67;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" filled="f" strokeweight=".21pt"/>
                <v:shape id="Freeform 1342" o:spid="_x0000_s1676" style="position:absolute;left:8608;top:2380;width:67;height:2;visibility:visible;mso-wrap-style:square;v-text-anchor:top" coordsize="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" path="m67,l,,67,xe" fillcolor="#a6a6a6" stroked="f">
                  <v:fill opacity="39321f"/>
                  <v:path arrowok="t" o:connecttype="custom" o:connectlocs="67,0;0,0;67,0" o:connectangles="0,0,0"/>
                </v:shape>
                <v:shape id="Freeform 1341" o:spid="_x0000_s1677" style="position:absolute;left:8608;top:2380;width:67;height:2;visibility:visible;mso-wrap-style:square;v-text-anchor:top" coordsize="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" path="m,l67,,,xe" filled="f" strokeweight=".21pt">
                  <v:path arrowok="t" o:connecttype="custom" o:connectlocs="0,0;67,0;0,0" o:connectangles="0,0,0"/>
                </v:shape>
                <v:shape id="Freeform 1340" o:spid="_x0000_s1678" style="position:absolute;left:8675;top:2380;width:67;height:2;visibility:visible;mso-wrap-style:square;v-text-anchor:top" coordsize="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" path="m67,l,,67,xe" fillcolor="#a6a6a6" stroked="f">
                  <v:fill opacity="39321f"/>
                  <v:path arrowok="t" o:connecttype="custom" o:connectlocs="67,0;0,0;67,0" o:connectangles="0,0,0"/>
                </v:shape>
                <v:shape id="Freeform 1339" o:spid="_x0000_s1679" style="position:absolute;left:8675;top:2380;width:67;height:2;visibility:visible;mso-wrap-style:square;v-text-anchor:top" coordsize="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" path="m,l67,,,xe" filled="f" strokeweight=".21pt">
                  <v:path arrowok="t" o:connecttype="custom" o:connectlocs="0,0;67,0;0,0" o:connectangles="0,0,0"/>
                </v:shape>
                <v:shape id="Freeform 1338" o:spid="_x0000_s1680" style="position:absolute;left:8742;top:2380;width:67;height:2;visibility:visible;mso-wrap-style:square;v-text-anchor:top" coordsize="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" path="m67,l,,67,xe" fillcolor="#a6a6a6" stroked="f">
                  <v:fill opacity="39321f"/>
                  <v:path arrowok="t" o:connecttype="custom" o:connectlocs="67,0;0,0;67,0" o:connectangles="0,0,0"/>
                </v:shape>
                <v:shape id="Freeform 1337" o:spid="_x0000_s1681" style="position:absolute;left:8742;top:2380;width:67;height:2;visibility:visible;mso-wrap-style:square;v-text-anchor:top" coordsize="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" path="m,l67,,,xe" filled="f" strokeweight=".21pt">
                  <v:path arrowok="t" o:connecttype="custom" o:connectlocs="0,0;67,0;0,0" o:connectangles="0,0,0"/>
                </v:shape>
                <v:shape id="Freeform 1336" o:spid="_x0000_s1682" style="position:absolute;left:8809;top:2380;width:67;height:2;visibility:visible;mso-wrap-style:square;v-text-anchor:top" coordsize="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" path="m67,l,,67,xe" fillcolor="#a6a6a6" stroked="f">
                  <v:fill opacity="39321f"/>
                  <v:path arrowok="t" o:connecttype="custom" o:connectlocs="67,0;0,0;67,0" o:connectangles="0,0,0"/>
                </v:shape>
                <v:shape id="Freeform 1335" o:spid="_x0000_s1683" style="position:absolute;left:8809;top:2380;width:67;height:2;visibility:visible;mso-wrap-style:square;v-text-anchor:top" coordsize="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" path="m,l67,,,xe" filled="f" strokeweight=".21pt">
                  <v:path arrowok="t" o:connecttype="custom" o:connectlocs="0,0;67,0;0,0" o:connectangles="0,0,0"/>
                </v:shape>
                <v:shape id="AutoShape 1334" o:spid="_x0000_s1684" style="position:absolute;left:5922;top:488;width:3225;height:1893;visibility:visible;mso-wrap-style:square;v-text-anchor:top" coordsize="3225,1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" path="m,1893r3225,m,1893l,e" filled="f" strokeweight=".3775mm">
                  <v:path arrowok="t" o:connecttype="custom" o:connectlocs="0,2381;3225,2381;0,2381;0,488" o:connectangles="0,0,0,0"/>
                </v:shape>
                <v:line id="Line 1333" o:spid="_x0000_s1685" style="position:absolute;visibility:visible;mso-wrap-style:square" from="7302,2381" to="7302,2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" strokecolor="red" strokeweight=".3775mm"/>
                <v:line id="Line 1332" o:spid="_x0000_s1686" style="position:absolute;visibility:visible;mso-wrap-style:square" from="7179,2381" to="7179,2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" strokecolor="blue" strokeweight=".3775mm">
                  <v:stroke dashstyle="dash"/>
                </v:line>
                <v:line id="Line 1331" o:spid="_x0000_s1687" style="position:absolute;visibility:visible;mso-wrap-style:square" from="5923,2381" to="9148,2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" strokeweight=".3775mm"/>
                <v:shape id="AutoShape 1330" o:spid="_x0000_s1688" style="position:absolute;left:6000;top:2381;width:2562;height:55;visibility:visible;mso-wrap-style:square;v-text-anchor:top" coordsize="256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" path="m,55l,m512,55l512,t512,55l1024,t513,55l1537,t512,55l2049,t512,55l2561,e" filled="f" strokecolor="#333" strokeweight=".3775mm">
                  <v:path arrowok="t" o:connecttype="custom" o:connectlocs="0,2436;0,2381;512,2436;512,2381;1024,2436;1024,2381;1537,2436;1537,2381;2049,2436;2049,2381;2561,2436;2561,2381" o:connectangles="0,0,0,0,0,0,0,0,0,0,0,0"/>
                </v:shape>
                <v:shape id="Text Box 1329" o:spid="_x0000_s1689" type="#_x0000_t202" style="position:absolute;left:5911;top:488;width:3236;height:19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" filled="f" stroked="f">
                  <v:textbox inset="0,0,0,0">
                    <w:txbxContent>
                      <w:p w14:paraId="5592D070" w14:textId="77777777" w:rsidR="00C334C5" w:rsidRDefault="00C334C5">
                        <w:pPr>
                          <w:rPr>
                            <w:sz w:val="12"/>
                          </w:rPr>
                        </w:pPr>
                      </w:p>
                      <w:p w14:paraId="7C5334EC" w14:textId="77777777" w:rsidR="00C334C5" w:rsidRDefault="00C334C5">
                        <w:pPr>
                          <w:spacing w:before="9"/>
                          <w:rPr>
                            <w:sz w:val="9"/>
                          </w:rPr>
                        </w:pPr>
                      </w:p>
                      <w:p w14:paraId="1F223294" w14:textId="77777777" w:rsidR="00C334C5" w:rsidRDefault="00C334C5">
                        <w:pPr>
                          <w:spacing w:line="549" w:lineRule="auto"/>
                          <w:ind w:left="1069" w:right="1670" w:firstLine="163"/>
                          <w:rPr>
                            <w:rFonts w:ascii="Arial"/>
                            <w:sz w:val="12"/>
                          </w:rPr>
                        </w:pPr>
                        <w:r>
                          <w:rPr>
                            <w:rFonts w:ascii="Arial"/>
                            <w:color w:val="FF0000"/>
                            <w:sz w:val="12"/>
                          </w:rPr>
                          <w:t>Mirror</w:t>
                        </w:r>
                        <w:r>
                          <w:rPr>
                            <w:rFonts w:ascii="Arial"/>
                            <w:color w:val="FF0000"/>
                            <w:spacing w:val="-31"/>
                            <w:sz w:val="12"/>
                          </w:rPr>
                          <w:t xml:space="preserve"> </w:t>
                        </w:r>
                        <w:r>
                          <w:rPr>
                            <w:rFonts w:ascii="Arial"/>
                            <w:color w:val="0000FF"/>
                            <w:sz w:val="12"/>
                          </w:rPr>
                          <w:t>Parent</w:t>
                        </w:r>
                      </w:p>
                    </w:txbxContent>
                  </v:textbox>
                </v:shape>
                <w10:wrap anchorx="page"/>
              </v:group>
            </w:pict>
          </mc:Fallback>
        </mc:AlternateContent>
      </w:r>
      <w:r w:rsidR="00DC0BFC">
        <w:rPr>
          <w:rFonts w:ascii="Arial"/>
          <w:b/>
        </w:rPr>
        <w:t>D</w:t>
      </w:r>
    </w:p>
    <w:p w14:paraId="1B3F7C64" w14:textId="77777777" w:rsidR="00BB4C49" w:rsidRDefault="00BB4C49">
      <w:pPr>
        <w:pStyle w:val="BodyText"/>
        <w:rPr>
          <w:rFonts w:ascii="Arial"/>
          <w:b/>
          <w:sz w:val="22"/>
        </w:rPr>
      </w:pPr>
    </w:p>
    <w:p w14:paraId="6D93D248" w14:textId="77777777" w:rsidR="00BB4C49" w:rsidRDefault="00BB4C49">
      <w:pPr>
        <w:pStyle w:val="BodyText"/>
        <w:rPr>
          <w:rFonts w:ascii="Arial"/>
          <w:b/>
          <w:sz w:val="22"/>
        </w:rPr>
      </w:pPr>
    </w:p>
    <w:p w14:paraId="5AF6F8B5" w14:textId="77777777" w:rsidR="00BB4C49" w:rsidRDefault="00BB4C49">
      <w:pPr>
        <w:pStyle w:val="BodyText"/>
        <w:rPr>
          <w:rFonts w:ascii="Arial"/>
          <w:b/>
          <w:sz w:val="22"/>
        </w:rPr>
      </w:pPr>
    </w:p>
    <w:p w14:paraId="4FB02EF7" w14:textId="77777777" w:rsidR="00BB4C49" w:rsidRDefault="00DC0BFC">
      <w:pPr>
        <w:spacing w:before="183"/>
        <w:ind w:left="4333"/>
        <w:rPr>
          <w:rFonts w:ascii="Arial"/>
          <w:sz w:val="20"/>
        </w:rPr>
      </w:pPr>
      <w:r>
        <w:rPr>
          <w:rFonts w:ascii="Arial"/>
          <w:sz w:val="20"/>
        </w:rPr>
        <w:t>First</w:t>
      </w:r>
      <w:r>
        <w:rPr>
          <w:rFonts w:ascii="Arial"/>
          <w:spacing w:val="-6"/>
          <w:sz w:val="20"/>
        </w:rPr>
        <w:t xml:space="preserve"> </w:t>
      </w:r>
      <w:r>
        <w:rPr>
          <w:rFonts w:ascii="Arial"/>
          <w:sz w:val="20"/>
        </w:rPr>
        <w:t>Authors</w:t>
      </w:r>
    </w:p>
    <w:p w14:paraId="35069332" w14:textId="77777777" w:rsidR="00BB4C49" w:rsidRDefault="00BB4C49">
      <w:pPr>
        <w:rPr>
          <w:rFonts w:ascii="Arial"/>
          <w:sz w:val="20"/>
        </w:rPr>
        <w:sectPr w:rsidR="00BB4C49">
          <w:type w:val="continuous"/>
          <w:pgSz w:w="12240" w:h="15840"/>
          <w:pgMar w:top="1320" w:right="1240" w:bottom="280" w:left="940" w:header="720" w:footer="720" w:gutter="0"/>
          <w:cols w:num="2" w:space="720" w:equalWidth="0">
            <w:col w:w="1749" w:space="2209"/>
            <w:col w:w="6102"/>
          </w:cols>
        </w:sectPr>
      </w:pPr>
    </w:p>
    <w:p w14:paraId="5849BA5B" w14:textId="77777777" w:rsidR="00BB4C49" w:rsidRDefault="00DC0BFC">
      <w:pPr>
        <w:tabs>
          <w:tab w:val="left" w:pos="1971"/>
          <w:tab w:val="left" w:pos="2483"/>
          <w:tab w:val="left" w:pos="2995"/>
          <w:tab w:val="left" w:pos="3507"/>
          <w:tab w:val="left" w:pos="4020"/>
          <w:tab w:val="left" w:pos="5016"/>
          <w:tab w:val="left" w:pos="5483"/>
          <w:tab w:val="left" w:pos="5996"/>
          <w:tab w:val="left" w:pos="6508"/>
          <w:tab w:val="left" w:pos="7020"/>
          <w:tab w:val="left" w:pos="7533"/>
        </w:tabs>
        <w:spacing w:line="158" w:lineRule="exact"/>
        <w:ind w:left="1503"/>
        <w:rPr>
          <w:rFonts w:ascii="Arial"/>
          <w:sz w:val="16"/>
        </w:rPr>
      </w:pPr>
      <w:r>
        <w:rPr>
          <w:rFonts w:ascii="Arial"/>
          <w:color w:val="4D4D4D"/>
          <w:sz w:val="16"/>
        </w:rPr>
        <w:t>5</w:t>
      </w:r>
      <w:r>
        <w:rPr>
          <w:rFonts w:ascii="Arial"/>
          <w:color w:val="4D4D4D"/>
          <w:sz w:val="16"/>
        </w:rPr>
        <w:tab/>
        <w:t>10</w:t>
      </w:r>
      <w:r>
        <w:rPr>
          <w:rFonts w:ascii="Arial"/>
          <w:color w:val="4D4D4D"/>
          <w:sz w:val="16"/>
        </w:rPr>
        <w:tab/>
        <w:t>15</w:t>
      </w:r>
      <w:r>
        <w:rPr>
          <w:rFonts w:ascii="Arial"/>
          <w:color w:val="4D4D4D"/>
          <w:sz w:val="16"/>
        </w:rPr>
        <w:tab/>
        <w:t>20</w:t>
      </w:r>
      <w:r>
        <w:rPr>
          <w:rFonts w:ascii="Arial"/>
          <w:color w:val="4D4D4D"/>
          <w:sz w:val="16"/>
        </w:rPr>
        <w:tab/>
        <w:t>25</w:t>
      </w:r>
      <w:r>
        <w:rPr>
          <w:rFonts w:ascii="Arial"/>
          <w:color w:val="4D4D4D"/>
          <w:sz w:val="16"/>
        </w:rPr>
        <w:tab/>
        <w:t>30</w:t>
      </w:r>
      <w:r>
        <w:rPr>
          <w:rFonts w:ascii="Arial"/>
          <w:color w:val="4D4D4D"/>
          <w:sz w:val="16"/>
        </w:rPr>
        <w:tab/>
        <w:t>5</w:t>
      </w:r>
      <w:r>
        <w:rPr>
          <w:rFonts w:ascii="Arial"/>
          <w:color w:val="4D4D4D"/>
          <w:sz w:val="16"/>
        </w:rPr>
        <w:tab/>
        <w:t>10</w:t>
      </w:r>
      <w:r>
        <w:rPr>
          <w:rFonts w:ascii="Arial"/>
          <w:color w:val="4D4D4D"/>
          <w:sz w:val="16"/>
        </w:rPr>
        <w:tab/>
        <w:t>15</w:t>
      </w:r>
      <w:r>
        <w:rPr>
          <w:rFonts w:ascii="Arial"/>
          <w:color w:val="4D4D4D"/>
          <w:sz w:val="16"/>
        </w:rPr>
        <w:tab/>
        <w:t>20</w:t>
      </w:r>
      <w:r>
        <w:rPr>
          <w:rFonts w:ascii="Arial"/>
          <w:color w:val="4D4D4D"/>
          <w:sz w:val="16"/>
        </w:rPr>
        <w:tab/>
        <w:t>25</w:t>
      </w:r>
      <w:r>
        <w:rPr>
          <w:rFonts w:ascii="Arial"/>
          <w:color w:val="4D4D4D"/>
          <w:sz w:val="16"/>
        </w:rPr>
        <w:tab/>
        <w:t>30</w:t>
      </w:r>
    </w:p>
    <w:p w14:paraId="1F7F230E" w14:textId="77777777" w:rsidR="00BB4C49" w:rsidRDefault="00DC0BFC">
      <w:pPr>
        <w:spacing w:before="78"/>
        <w:ind w:left="261" w:right="641"/>
        <w:jc w:val="center"/>
        <w:rPr>
          <w:rFonts w:ascii="Arial"/>
          <w:sz w:val="20"/>
        </w:rPr>
      </w:pPr>
      <w:r>
        <w:rPr>
          <w:rFonts w:ascii="Arial"/>
          <w:sz w:val="20"/>
        </w:rPr>
        <w:t>Geographic</w:t>
      </w:r>
      <w:r>
        <w:rPr>
          <w:rFonts w:ascii="Arial"/>
          <w:spacing w:val="-10"/>
          <w:sz w:val="20"/>
        </w:rPr>
        <w:t xml:space="preserve"> </w:t>
      </w:r>
      <w:r>
        <w:rPr>
          <w:rFonts w:ascii="Arial"/>
          <w:sz w:val="20"/>
        </w:rPr>
        <w:t>Diversity</w:t>
      </w:r>
    </w:p>
    <w:p w14:paraId="6B709C6F" w14:textId="77777777" w:rsidR="00BB4C49" w:rsidRDefault="00BB4C49">
      <w:pPr>
        <w:pStyle w:val="BodyText"/>
        <w:spacing w:before="5"/>
        <w:rPr>
          <w:rFonts w:ascii="Arial"/>
          <w:sz w:val="17"/>
        </w:rPr>
      </w:pPr>
    </w:p>
    <w:p w14:paraId="5A2E520C" w14:textId="77777777" w:rsidR="00BB4C49" w:rsidRDefault="00DC0BFC">
      <w:pPr>
        <w:pStyle w:val="BodyText"/>
        <w:spacing w:line="213" w:lineRule="auto"/>
        <w:ind w:left="472" w:right="198" w:firstLine="14"/>
        <w:jc w:val="both"/>
      </w:pPr>
      <w:r>
        <w:rPr>
          <w:i/>
          <w:w w:val="95"/>
        </w:rPr>
        <w:t xml:space="preserve">Figure </w:t>
      </w:r>
      <w:proofErr w:type="gramStart"/>
      <w:r>
        <w:rPr>
          <w:i/>
          <w:w w:val="95"/>
        </w:rPr>
        <w:t xml:space="preserve">3 </w:t>
      </w:r>
      <w:r>
        <w:rPr>
          <w:w w:val="95"/>
        </w:rPr>
        <w:t>.</w:t>
      </w:r>
      <w:proofErr w:type="gramEnd"/>
      <w:r>
        <w:rPr>
          <w:spacing w:val="1"/>
          <w:w w:val="95"/>
        </w:rPr>
        <w:t xml:space="preserve"> </w:t>
      </w:r>
      <w:r>
        <w:rPr>
          <w:w w:val="95"/>
        </w:rPr>
        <w:t>Author Geographic Diversity (</w:t>
      </w:r>
      <w:r>
        <w:rPr>
          <w:rFonts w:ascii="Bookman Old Style"/>
          <w:i/>
          <w:w w:val="95"/>
        </w:rPr>
        <w:t>D</w:t>
      </w:r>
      <w:r>
        <w:rPr>
          <w:w w:val="95"/>
          <w:vertAlign w:val="subscript"/>
        </w:rPr>
        <w:t>2</w:t>
      </w:r>
      <w:r>
        <w:rPr>
          <w:w w:val="95"/>
        </w:rPr>
        <w:t>) for the open access articles in Parent journals</w:t>
      </w:r>
      <w:r>
        <w:rPr>
          <w:spacing w:val="1"/>
          <w:w w:val="95"/>
        </w:rPr>
        <w:t xml:space="preserve"> </w:t>
      </w:r>
      <w:r>
        <w:rPr>
          <w:w w:val="95"/>
        </w:rPr>
        <w:t xml:space="preserve">(dashed line, N = </w:t>
      </w:r>
      <w:proofErr w:type="gramStart"/>
      <w:r>
        <w:rPr>
          <w:w w:val="95"/>
        </w:rPr>
        <w:t>1819 )</w:t>
      </w:r>
      <w:proofErr w:type="gramEnd"/>
      <w:r>
        <w:rPr>
          <w:w w:val="95"/>
        </w:rPr>
        <w:t>, articles in Mirror journals (solid line, N = 975 ), and 1000 collections</w:t>
      </w:r>
      <w:r>
        <w:rPr>
          <w:spacing w:val="1"/>
          <w:w w:val="95"/>
        </w:rPr>
        <w:t xml:space="preserve"> </w:t>
      </w:r>
      <w:r>
        <w:t xml:space="preserve">of N </w:t>
      </w:r>
      <w:r>
        <w:rPr>
          <w:w w:val="125"/>
        </w:rPr>
        <w:t xml:space="preserve">= </w:t>
      </w:r>
      <w:r>
        <w:t xml:space="preserve">975 subscription-only articles in Parent journals (sampled from N </w:t>
      </w:r>
      <w:r>
        <w:rPr>
          <w:w w:val="125"/>
        </w:rPr>
        <w:t xml:space="preserve">= </w:t>
      </w:r>
      <w:r>
        <w:t>34293 total</w:t>
      </w:r>
      <w:r>
        <w:rPr>
          <w:spacing w:val="1"/>
        </w:rPr>
        <w:t xml:space="preserve"> </w:t>
      </w:r>
      <w:r>
        <w:t>articles</w:t>
      </w:r>
      <w:r>
        <w:rPr>
          <w:spacing w:val="16"/>
        </w:rPr>
        <w:t xml:space="preserve"> </w:t>
      </w:r>
      <w:r>
        <w:t>by</w:t>
      </w:r>
      <w:r>
        <w:rPr>
          <w:spacing w:val="16"/>
        </w:rPr>
        <w:t xml:space="preserve"> </w:t>
      </w:r>
      <w:r>
        <w:t>bootstrapping).</w:t>
      </w:r>
    </w:p>
    <w:p w14:paraId="3E0E7CC9" w14:textId="77777777" w:rsidR="00BB4C49" w:rsidRDefault="00BB4C49">
      <w:pPr>
        <w:spacing w:line="213" w:lineRule="auto"/>
        <w:jc w:val="both"/>
        <w:sectPr w:rsidR="00BB4C49">
          <w:type w:val="continuous"/>
          <w:pgSz w:w="12240" w:h="15840"/>
          <w:pgMar w:top="1320" w:right="1240" w:bottom="280" w:left="940" w:header="720" w:footer="720" w:gutter="0"/>
          <w:cols w:space="720"/>
        </w:sectPr>
      </w:pPr>
    </w:p>
    <w:p w14:paraId="4CD61079" w14:textId="77777777" w:rsidR="00BB4C49" w:rsidRDefault="00BB4C49">
      <w:pPr>
        <w:pStyle w:val="BodyText"/>
        <w:rPr>
          <w:sz w:val="20"/>
        </w:rPr>
      </w:pPr>
    </w:p>
    <w:p w14:paraId="4B42C98C" w14:textId="77777777" w:rsidR="00BB4C49" w:rsidRDefault="00BB4C49">
      <w:pPr>
        <w:pStyle w:val="BodyText"/>
        <w:spacing w:before="2"/>
        <w:rPr>
          <w:sz w:val="22"/>
        </w:rPr>
      </w:pPr>
    </w:p>
    <w:p w14:paraId="5C3AE6A9" w14:textId="77777777" w:rsidR="00BB4C49" w:rsidRDefault="00DC0BFC">
      <w:pPr>
        <w:tabs>
          <w:tab w:val="left" w:pos="6234"/>
        </w:tabs>
        <w:spacing w:before="80"/>
        <w:ind w:left="2389"/>
        <w:rPr>
          <w:rFonts w:ascii="Arial"/>
          <w:sz w:val="13"/>
        </w:rPr>
      </w:pPr>
      <w:r>
        <w:rPr>
          <w:rFonts w:ascii="Arial"/>
          <w:sz w:val="13"/>
        </w:rPr>
        <w:t>Single</w:t>
      </w:r>
      <w:r>
        <w:rPr>
          <w:rFonts w:ascii="Arial"/>
          <w:spacing w:val="2"/>
          <w:sz w:val="13"/>
        </w:rPr>
        <w:t xml:space="preserve"> </w:t>
      </w:r>
      <w:r>
        <w:rPr>
          <w:rFonts w:ascii="Arial"/>
          <w:sz w:val="13"/>
        </w:rPr>
        <w:t>Authors</w:t>
      </w:r>
      <w:r>
        <w:rPr>
          <w:rFonts w:ascii="Arial"/>
          <w:sz w:val="13"/>
        </w:rPr>
        <w:tab/>
        <w:t>First</w:t>
      </w:r>
      <w:r>
        <w:rPr>
          <w:rFonts w:ascii="Arial"/>
          <w:spacing w:val="2"/>
          <w:sz w:val="13"/>
        </w:rPr>
        <w:t xml:space="preserve"> </w:t>
      </w:r>
      <w:r>
        <w:rPr>
          <w:rFonts w:ascii="Arial"/>
          <w:sz w:val="13"/>
        </w:rPr>
        <w:t>Authors</w:t>
      </w:r>
    </w:p>
    <w:p w14:paraId="5AAFC353" w14:textId="77777777" w:rsidR="00BB4C49" w:rsidRDefault="00BB4C49">
      <w:pPr>
        <w:pStyle w:val="BodyText"/>
        <w:spacing w:before="3"/>
        <w:rPr>
          <w:rFonts w:ascii="Arial"/>
          <w:sz w:val="15"/>
        </w:rPr>
      </w:pPr>
    </w:p>
    <w:p w14:paraId="23E53081" w14:textId="77777777" w:rsidR="00BB4C49" w:rsidRDefault="00144D41">
      <w:pPr>
        <w:ind w:left="717"/>
        <w:rPr>
          <w:rFonts w:ascii="Arial"/>
          <w:sz w:val="13"/>
        </w:rPr>
      </w:pPr>
      <w:r>
        <w:rPr>
          <w:noProof/>
        </w:rPr>
        <mc:AlternateContent>
          <mc:Choice Requires="wpg">
            <w:drawing>
              <wp:anchor distT="0" distB="0" distL="114300" distR="114300" simplePos="0" relativeHeight="15746560" behindDoc="0" locked="0" layoutInCell="1" allowOverlap="1" wp14:anchorId="4BD2893E" wp14:editId="66E7EE3B">
                <wp:simplePos x="0" y="0"/>
                <wp:positionH relativeFrom="page">
                  <wp:posOffset>1202690</wp:posOffset>
                </wp:positionH>
                <wp:positionV relativeFrom="paragraph">
                  <wp:posOffset>-1270</wp:posOffset>
                </wp:positionV>
                <wp:extent cx="2357755" cy="842010"/>
                <wp:effectExtent l="0" t="0" r="0" b="0"/>
                <wp:wrapNone/>
                <wp:docPr id="1330" name="Group 13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57755" cy="842010"/>
                          <a:chOff x="1894" y="-2"/>
                          <a:chExt cx="3713" cy="1326"/>
                        </a:xfrm>
                      </wpg:grpSpPr>
                      <pic:pic xmlns:pic="http://schemas.openxmlformats.org/drawingml/2006/picture">
                        <pic:nvPicPr>
                          <pic:cNvPr id="1331" name="Picture 132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1893" y="70"/>
                            <a:ext cx="3713" cy="12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32" name="Text Box 1326"/>
                        <wps:cNvSpPr txBox="1">
                          <a:spLocks noChangeArrowheads="1"/>
                        </wps:cNvSpPr>
                        <wps:spPr bwMode="auto">
                          <a:xfrm>
                            <a:off x="2046" y="-3"/>
                            <a:ext cx="155" cy="1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1B7678" w14:textId="77777777" w:rsidR="00C334C5" w:rsidRDefault="00C334C5">
                              <w:pPr>
                                <w:spacing w:line="181" w:lineRule="exact"/>
                                <w:rPr>
                                  <w:rFonts w:ascii="Arial"/>
                                  <w:b/>
                                  <w:sz w:val="18"/>
                                </w:rPr>
                              </w:pPr>
                              <w:r>
                                <w:rPr>
                                  <w:rFonts w:ascii="Arial"/>
                                  <w:b/>
                                  <w:w w:val="103"/>
                                  <w:sz w:val="18"/>
                                </w:rPr>
                                <w:t>A</w:t>
                              </w:r>
                            </w:p>
                          </w:txbxContent>
                        </wps:txbx>
                        <wps:bodyPr rot="0" vert="horz" wrap="square" lIns="0" tIns="0" rIns="0" bIns="0" anchor="t" anchorCtr="0" upright="1">
                          <a:noAutofit/>
                        </wps:bodyPr>
                      </wps:wsp>
                      <wps:wsp>
                        <wps:cNvPr id="1333" name="Text Box 1325"/>
                        <wps:cNvSpPr txBox="1">
                          <a:spLocks noChangeArrowheads="1"/>
                        </wps:cNvSpPr>
                        <wps:spPr bwMode="auto">
                          <a:xfrm>
                            <a:off x="2210" y="246"/>
                            <a:ext cx="123" cy="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A59D23" w14:textId="77777777" w:rsidR="00C334C5" w:rsidRDefault="00C334C5">
                              <w:pPr>
                                <w:spacing w:line="71" w:lineRule="exact"/>
                                <w:rPr>
                                  <w:rFonts w:ascii="Arial"/>
                                  <w:sz w:val="7"/>
                                </w:rPr>
                              </w:pPr>
                              <w:r>
                                <w:rPr>
                                  <w:rFonts w:ascii="Arial"/>
                                  <w:color w:val="FF0000"/>
                                  <w:w w:val="105"/>
                                  <w:sz w:val="7"/>
                                </w:rPr>
                                <w:t>OA</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BD2893E" id="Group 1324" o:spid="_x0000_s1690" style="position:absolute;left:0;text-align:left;margin-left:94.7pt;margin-top:-.1pt;width:185.65pt;height:66.3pt;z-index:15746560;mso-position-horizontal-relative:page" coordorigin="1894,-2" coordsize="3713,13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27" o:spid="_x0000_s1691" type="#_x0000_t75" style="position:absolute;left:1893;top:70;width:3713;height:12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">
                  <v:imagedata r:id="rId24" o:title=""/>
                </v:shape>
                <v:shape id="Text Box 1326" o:spid="_x0000_s1692" type="#_x0000_t202" style="position:absolute;left:2046;top:-3;width:155;height: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" filled="f" stroked="f">
                  <v:textbox inset="0,0,0,0">
                    <w:txbxContent>
                      <w:p w14:paraId="261B7678" w14:textId="77777777" w:rsidR="00C334C5" w:rsidRDefault="00C334C5">
                        <w:pPr>
                          <w:spacing w:line="181" w:lineRule="exact"/>
                          <w:rPr>
                            <w:rFonts w:ascii="Arial"/>
                            <w:b/>
                            <w:sz w:val="18"/>
                          </w:rPr>
                        </w:pPr>
                        <w:r>
                          <w:rPr>
                            <w:rFonts w:ascii="Arial"/>
                            <w:b/>
                            <w:w w:val="103"/>
                            <w:sz w:val="18"/>
                          </w:rPr>
                          <w:t>A</w:t>
                        </w:r>
                      </w:p>
                    </w:txbxContent>
                  </v:textbox>
                </v:shape>
                <v:shape id="Text Box 1325" o:spid="_x0000_s1693" type="#_x0000_t202" style="position:absolute;left:2210;top:246;width:123;height: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" filled="f" stroked="f">
                  <v:textbox inset="0,0,0,0">
                    <w:txbxContent>
                      <w:p w14:paraId="41A59D23" w14:textId="77777777" w:rsidR="00C334C5" w:rsidRDefault="00C334C5">
                        <w:pPr>
                          <w:spacing w:line="71" w:lineRule="exact"/>
                          <w:rPr>
                            <w:rFonts w:ascii="Arial"/>
                            <w:sz w:val="7"/>
                          </w:rPr>
                        </w:pPr>
                        <w:r>
                          <w:rPr>
                            <w:rFonts w:ascii="Arial"/>
                            <w:color w:val="FF0000"/>
                            <w:w w:val="105"/>
                            <w:sz w:val="7"/>
                          </w:rPr>
                          <w:t>OA</w:t>
                        </w:r>
                      </w:p>
                    </w:txbxContent>
                  </v:textbox>
                </v:shape>
                <w10:wrap anchorx="page"/>
              </v:group>
            </w:pict>
          </mc:Fallback>
        </mc:AlternateContent>
      </w:r>
      <w:r>
        <w:rPr>
          <w:noProof/>
        </w:rPr>
        <mc:AlternateContent>
          <mc:Choice Requires="wpg">
            <w:drawing>
              <wp:anchor distT="0" distB="0" distL="114300" distR="114300" simplePos="0" relativeHeight="15750144" behindDoc="0" locked="0" layoutInCell="1" allowOverlap="1" wp14:anchorId="6AAB3E0C" wp14:editId="467852C9">
                <wp:simplePos x="0" y="0"/>
                <wp:positionH relativeFrom="page">
                  <wp:posOffset>3618230</wp:posOffset>
                </wp:positionH>
                <wp:positionV relativeFrom="paragraph">
                  <wp:posOffset>-1270</wp:posOffset>
                </wp:positionV>
                <wp:extent cx="2348230" cy="842010"/>
                <wp:effectExtent l="0" t="0" r="0" b="0"/>
                <wp:wrapNone/>
                <wp:docPr id="1327" name="Group 13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48230" cy="842010"/>
                          <a:chOff x="5698" y="-2"/>
                          <a:chExt cx="3698" cy="1326"/>
                        </a:xfrm>
                      </wpg:grpSpPr>
                      <pic:pic xmlns:pic="http://schemas.openxmlformats.org/drawingml/2006/picture">
                        <pic:nvPicPr>
                          <pic:cNvPr id="1328" name="Picture 13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5697" y="74"/>
                            <a:ext cx="3698" cy="1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29" name="Text Box 1322"/>
                        <wps:cNvSpPr txBox="1">
                          <a:spLocks noChangeArrowheads="1"/>
                        </wps:cNvSpPr>
                        <wps:spPr bwMode="auto">
                          <a:xfrm>
                            <a:off x="5835" y="-3"/>
                            <a:ext cx="232" cy="3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35BF3E" w14:textId="77777777" w:rsidR="00C334C5" w:rsidRDefault="00C334C5">
                              <w:pPr>
                                <w:spacing w:line="181" w:lineRule="exact"/>
                                <w:rPr>
                                  <w:rFonts w:ascii="Arial"/>
                                  <w:b/>
                                  <w:sz w:val="18"/>
                                </w:rPr>
                              </w:pPr>
                              <w:r>
                                <w:rPr>
                                  <w:rFonts w:ascii="Arial"/>
                                  <w:b/>
                                  <w:w w:val="103"/>
                                  <w:sz w:val="18"/>
                                </w:rPr>
                                <w:t>B</w:t>
                              </w:r>
                            </w:p>
                            <w:p w14:paraId="49F65BE7" w14:textId="77777777" w:rsidR="00C334C5" w:rsidRDefault="00C334C5">
                              <w:pPr>
                                <w:spacing w:before="58"/>
                                <w:ind w:left="108"/>
                                <w:rPr>
                                  <w:rFonts w:ascii="Arial"/>
                                  <w:sz w:val="7"/>
                                </w:rPr>
                              </w:pPr>
                              <w:r>
                                <w:rPr>
                                  <w:rFonts w:ascii="Arial"/>
                                  <w:color w:val="FF0000"/>
                                  <w:w w:val="105"/>
                                  <w:sz w:val="7"/>
                                </w:rPr>
                                <w:t>OA</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AAB3E0C" id="Group 1321" o:spid="_x0000_s1694" style="position:absolute;left:0;text-align:left;margin-left:284.9pt;margin-top:-.1pt;width:184.9pt;height:66.3pt;z-index:15750144;mso-position-horizontal-relative:page" coordorigin="5698,-2" coordsize="3698,13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">
                <v:shape id="Picture 1323" o:spid="_x0000_s1695" type="#_x0000_t75" style="position:absolute;left:5697;top:74;width:3698;height:12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">
                  <v:imagedata r:id="rId26" o:title=""/>
                </v:shape>
                <v:shape id="Text Box 1322" o:spid="_x0000_s1696" type="#_x0000_t202" style="position:absolute;left:5835;top:-3;width:232;height: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" filled="f" stroked="f">
                  <v:textbox inset="0,0,0,0">
                    <w:txbxContent>
                      <w:p w14:paraId="1535BF3E" w14:textId="77777777" w:rsidR="00C334C5" w:rsidRDefault="00C334C5">
                        <w:pPr>
                          <w:spacing w:line="181" w:lineRule="exact"/>
                          <w:rPr>
                            <w:rFonts w:ascii="Arial"/>
                            <w:b/>
                            <w:sz w:val="18"/>
                          </w:rPr>
                        </w:pPr>
                        <w:r>
                          <w:rPr>
                            <w:rFonts w:ascii="Arial"/>
                            <w:b/>
                            <w:w w:val="103"/>
                            <w:sz w:val="18"/>
                          </w:rPr>
                          <w:t>B</w:t>
                        </w:r>
                      </w:p>
                      <w:p w14:paraId="49F65BE7" w14:textId="77777777" w:rsidR="00C334C5" w:rsidRDefault="00C334C5">
                        <w:pPr>
                          <w:spacing w:before="58"/>
                          <w:ind w:left="108"/>
                          <w:rPr>
                            <w:rFonts w:ascii="Arial"/>
                            <w:sz w:val="7"/>
                          </w:rPr>
                        </w:pPr>
                        <w:r>
                          <w:rPr>
                            <w:rFonts w:ascii="Arial"/>
                            <w:color w:val="FF0000"/>
                            <w:w w:val="105"/>
                            <w:sz w:val="7"/>
                          </w:rPr>
                          <w:t>OA</w:t>
                        </w:r>
                      </w:p>
                    </w:txbxContent>
                  </v:textbox>
                </v:shape>
                <w10:wrap anchorx="page"/>
              </v:group>
            </w:pict>
          </mc:Fallback>
        </mc:AlternateContent>
      </w:r>
      <w:r w:rsidR="00DC0BFC">
        <w:rPr>
          <w:rFonts w:ascii="Arial"/>
          <w:color w:val="4D4D4D"/>
          <w:sz w:val="13"/>
        </w:rPr>
        <w:t>800</w:t>
      </w:r>
    </w:p>
    <w:p w14:paraId="2A82872D" w14:textId="77777777" w:rsidR="00BB4C49" w:rsidRDefault="00BB4C49">
      <w:pPr>
        <w:rPr>
          <w:rFonts w:ascii="Arial"/>
          <w:sz w:val="13"/>
        </w:rPr>
        <w:sectPr w:rsidR="00BB4C49">
          <w:pgSz w:w="12240" w:h="15840"/>
          <w:pgMar w:top="1320" w:right="1240" w:bottom="280" w:left="940" w:header="649" w:footer="0" w:gutter="0"/>
          <w:cols w:space="720"/>
        </w:sectPr>
      </w:pPr>
    </w:p>
    <w:p w14:paraId="6C8899AB" w14:textId="77777777" w:rsidR="00BB4C49" w:rsidRDefault="00BB4C49">
      <w:pPr>
        <w:pStyle w:val="BodyText"/>
        <w:spacing w:before="1"/>
        <w:rPr>
          <w:rFonts w:ascii="Arial"/>
          <w:sz w:val="14"/>
        </w:rPr>
      </w:pPr>
    </w:p>
    <w:p w14:paraId="4F7C2A88" w14:textId="77777777" w:rsidR="00BB4C49" w:rsidRDefault="00DC0BFC">
      <w:pPr>
        <w:ind w:right="38"/>
        <w:jc w:val="right"/>
        <w:rPr>
          <w:rFonts w:ascii="Arial"/>
          <w:sz w:val="13"/>
        </w:rPr>
      </w:pPr>
      <w:r>
        <w:rPr>
          <w:rFonts w:ascii="Arial"/>
          <w:color w:val="4D4D4D"/>
          <w:sz w:val="13"/>
        </w:rPr>
        <w:t>600</w:t>
      </w:r>
    </w:p>
    <w:p w14:paraId="69789585" w14:textId="77777777" w:rsidR="00BB4C49" w:rsidRDefault="00BB4C49">
      <w:pPr>
        <w:pStyle w:val="BodyText"/>
        <w:spacing w:before="1"/>
        <w:rPr>
          <w:rFonts w:ascii="Arial"/>
          <w:sz w:val="14"/>
        </w:rPr>
      </w:pPr>
    </w:p>
    <w:p w14:paraId="520D01A8" w14:textId="77777777" w:rsidR="00BB4C49" w:rsidRDefault="00DC0BFC">
      <w:pPr>
        <w:ind w:right="38"/>
        <w:jc w:val="right"/>
        <w:rPr>
          <w:rFonts w:ascii="Arial"/>
          <w:sz w:val="13"/>
        </w:rPr>
      </w:pPr>
      <w:r>
        <w:rPr>
          <w:rFonts w:ascii="Arial"/>
          <w:color w:val="4D4D4D"/>
          <w:sz w:val="13"/>
        </w:rPr>
        <w:t>400</w:t>
      </w:r>
    </w:p>
    <w:p w14:paraId="58056AEA" w14:textId="77777777" w:rsidR="00BB4C49" w:rsidRDefault="00BB4C49">
      <w:pPr>
        <w:pStyle w:val="BodyText"/>
        <w:spacing w:before="1"/>
        <w:rPr>
          <w:rFonts w:ascii="Arial"/>
          <w:sz w:val="14"/>
        </w:rPr>
      </w:pPr>
    </w:p>
    <w:p w14:paraId="62E36786" w14:textId="77777777" w:rsidR="00BB4C49" w:rsidRDefault="00DC0BFC">
      <w:pPr>
        <w:ind w:right="38"/>
        <w:jc w:val="right"/>
        <w:rPr>
          <w:rFonts w:ascii="Arial"/>
          <w:sz w:val="13"/>
        </w:rPr>
      </w:pPr>
      <w:r>
        <w:rPr>
          <w:rFonts w:ascii="Arial"/>
          <w:color w:val="4D4D4D"/>
          <w:sz w:val="13"/>
        </w:rPr>
        <w:t>200</w:t>
      </w:r>
    </w:p>
    <w:p w14:paraId="49077BB0" w14:textId="77777777" w:rsidR="00BB4C49" w:rsidRDefault="00DC0BFC">
      <w:pPr>
        <w:pStyle w:val="BodyText"/>
        <w:spacing w:before="2"/>
        <w:rPr>
          <w:rFonts w:ascii="Arial"/>
          <w:sz w:val="29"/>
        </w:rPr>
      </w:pPr>
      <w:r>
        <w:br w:type="column"/>
      </w:r>
    </w:p>
    <w:p w14:paraId="3F20DA04" w14:textId="77777777" w:rsidR="00BB4C49" w:rsidRDefault="00DC0BFC">
      <w:pPr>
        <w:spacing w:line="225" w:lineRule="auto"/>
        <w:ind w:left="717" w:right="638"/>
        <w:jc w:val="center"/>
        <w:rPr>
          <w:rFonts w:ascii="Arial"/>
          <w:sz w:val="20"/>
        </w:rPr>
      </w:pPr>
      <w:r>
        <w:rPr>
          <w:rFonts w:ascii="Arial"/>
          <w:w w:val="95"/>
          <w:sz w:val="20"/>
        </w:rPr>
        <w:t>South</w:t>
      </w:r>
      <w:r>
        <w:rPr>
          <w:rFonts w:ascii="Arial"/>
          <w:spacing w:val="-50"/>
          <w:w w:val="95"/>
          <w:sz w:val="20"/>
        </w:rPr>
        <w:t xml:space="preserve"> </w:t>
      </w:r>
      <w:r>
        <w:rPr>
          <w:rFonts w:ascii="Arial"/>
          <w:sz w:val="20"/>
        </w:rPr>
        <w:t>Asia</w:t>
      </w:r>
    </w:p>
    <w:p w14:paraId="6A58A571" w14:textId="77777777" w:rsidR="00BB4C49" w:rsidRDefault="00BB4C49">
      <w:pPr>
        <w:spacing w:line="225" w:lineRule="auto"/>
        <w:jc w:val="center"/>
        <w:rPr>
          <w:rFonts w:ascii="Arial"/>
          <w:sz w:val="20"/>
        </w:rPr>
        <w:sectPr w:rsidR="00BB4C49">
          <w:type w:val="continuous"/>
          <w:pgSz w:w="12240" w:h="15840"/>
          <w:pgMar w:top="1320" w:right="1240" w:bottom="280" w:left="940" w:header="720" w:footer="720" w:gutter="0"/>
          <w:cols w:num="2" w:space="720" w:equalWidth="0">
            <w:col w:w="980" w:space="7202"/>
            <w:col w:w="1878"/>
          </w:cols>
        </w:sectPr>
      </w:pPr>
    </w:p>
    <w:p w14:paraId="65CFBFA8" w14:textId="77777777" w:rsidR="00BB4C49" w:rsidRDefault="00BB4C49">
      <w:pPr>
        <w:pStyle w:val="BodyText"/>
        <w:spacing w:before="1"/>
        <w:rPr>
          <w:rFonts w:ascii="Arial"/>
          <w:sz w:val="14"/>
        </w:rPr>
      </w:pPr>
    </w:p>
    <w:p w14:paraId="6DF8878A" w14:textId="77777777" w:rsidR="00BB4C49" w:rsidRDefault="00DC0BFC">
      <w:pPr>
        <w:ind w:right="9118"/>
        <w:jc w:val="right"/>
        <w:rPr>
          <w:rFonts w:ascii="Arial"/>
          <w:sz w:val="13"/>
        </w:rPr>
      </w:pPr>
      <w:r>
        <w:rPr>
          <w:rFonts w:ascii="Arial"/>
          <w:color w:val="4D4D4D"/>
          <w:w w:val="102"/>
          <w:sz w:val="13"/>
        </w:rPr>
        <w:t>0</w:t>
      </w:r>
    </w:p>
    <w:p w14:paraId="7274AE78" w14:textId="77777777" w:rsidR="00BB4C49" w:rsidRDefault="00144D41">
      <w:pPr>
        <w:spacing w:before="42"/>
        <w:ind w:right="9118"/>
        <w:jc w:val="right"/>
        <w:rPr>
          <w:rFonts w:ascii="Arial"/>
          <w:sz w:val="13"/>
        </w:rPr>
      </w:pPr>
      <w:r>
        <w:rPr>
          <w:noProof/>
        </w:rPr>
        <mc:AlternateContent>
          <mc:Choice Requires="wpg">
            <w:drawing>
              <wp:anchor distT="0" distB="0" distL="114300" distR="114300" simplePos="0" relativeHeight="15747072" behindDoc="0" locked="0" layoutInCell="1" allowOverlap="1" wp14:anchorId="110CCF99" wp14:editId="3384ED9C">
                <wp:simplePos x="0" y="0"/>
                <wp:positionH relativeFrom="page">
                  <wp:posOffset>1202690</wp:posOffset>
                </wp:positionH>
                <wp:positionV relativeFrom="paragraph">
                  <wp:posOffset>25400</wp:posOffset>
                </wp:positionV>
                <wp:extent cx="2357755" cy="842010"/>
                <wp:effectExtent l="0" t="0" r="0" b="0"/>
                <wp:wrapNone/>
                <wp:docPr id="1323" name="Group 13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57755" cy="842010"/>
                          <a:chOff x="1894" y="40"/>
                          <a:chExt cx="3713" cy="1326"/>
                        </a:xfrm>
                      </wpg:grpSpPr>
                      <pic:pic xmlns:pic="http://schemas.openxmlformats.org/drawingml/2006/picture">
                        <pic:nvPicPr>
                          <pic:cNvPr id="1324" name="Picture 13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1893" y="112"/>
                            <a:ext cx="3713" cy="12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25" name="Text Box 1319"/>
                        <wps:cNvSpPr txBox="1">
                          <a:spLocks noChangeArrowheads="1"/>
                        </wps:cNvSpPr>
                        <wps:spPr bwMode="auto">
                          <a:xfrm>
                            <a:off x="2046" y="39"/>
                            <a:ext cx="155" cy="1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2F954F" w14:textId="77777777" w:rsidR="00C334C5" w:rsidRDefault="00C334C5">
                              <w:pPr>
                                <w:spacing w:line="181" w:lineRule="exact"/>
                                <w:rPr>
                                  <w:rFonts w:ascii="Arial"/>
                                  <w:b/>
                                  <w:sz w:val="18"/>
                                </w:rPr>
                              </w:pPr>
                              <w:r>
                                <w:rPr>
                                  <w:rFonts w:ascii="Arial"/>
                                  <w:b/>
                                  <w:w w:val="103"/>
                                  <w:sz w:val="18"/>
                                </w:rPr>
                                <w:t>C</w:t>
                              </w:r>
                            </w:p>
                          </w:txbxContent>
                        </wps:txbx>
                        <wps:bodyPr rot="0" vert="horz" wrap="square" lIns="0" tIns="0" rIns="0" bIns="0" anchor="t" anchorCtr="0" upright="1">
                          <a:noAutofit/>
                        </wps:bodyPr>
                      </wps:wsp>
                      <wps:wsp>
                        <wps:cNvPr id="1326" name="Text Box 1318"/>
                        <wps:cNvSpPr txBox="1">
                          <a:spLocks noChangeArrowheads="1"/>
                        </wps:cNvSpPr>
                        <wps:spPr bwMode="auto">
                          <a:xfrm>
                            <a:off x="3560" y="288"/>
                            <a:ext cx="123" cy="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C74A9C" w14:textId="77777777" w:rsidR="00C334C5" w:rsidRDefault="00C334C5">
                              <w:pPr>
                                <w:spacing w:line="71" w:lineRule="exact"/>
                                <w:rPr>
                                  <w:rFonts w:ascii="Arial"/>
                                  <w:sz w:val="7"/>
                                </w:rPr>
                              </w:pPr>
                              <w:r>
                                <w:rPr>
                                  <w:rFonts w:ascii="Arial"/>
                                  <w:color w:val="FF0000"/>
                                  <w:w w:val="105"/>
                                  <w:sz w:val="7"/>
                                </w:rPr>
                                <w:t>OA</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0CCF99" id="Group 1317" o:spid="_x0000_s1697" style="position:absolute;left:0;text-align:left;margin-left:94.7pt;margin-top:2pt;width:185.65pt;height:66.3pt;z-index:15747072;mso-position-horizontal-relative:page" coordorigin="1894,40" coordsize="3713,13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">
                <v:shape id="Picture 1320" o:spid="_x0000_s1698" type="#_x0000_t75" style="position:absolute;left:1893;top:112;width:3713;height:12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">
                  <v:imagedata r:id="rId28" o:title=""/>
                </v:shape>
                <v:shape id="Text Box 1319" o:spid="_x0000_s1699" type="#_x0000_t202" style="position:absolute;left:2046;top:39;width:155;height: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" filled="f" stroked="f">
                  <v:textbox inset="0,0,0,0">
                    <w:txbxContent>
                      <w:p w14:paraId="622F954F" w14:textId="77777777" w:rsidR="00C334C5" w:rsidRDefault="00C334C5">
                        <w:pPr>
                          <w:spacing w:line="181" w:lineRule="exact"/>
                          <w:rPr>
                            <w:rFonts w:ascii="Arial"/>
                            <w:b/>
                            <w:sz w:val="18"/>
                          </w:rPr>
                        </w:pPr>
                        <w:r>
                          <w:rPr>
                            <w:rFonts w:ascii="Arial"/>
                            <w:b/>
                            <w:w w:val="103"/>
                            <w:sz w:val="18"/>
                          </w:rPr>
                          <w:t>C</w:t>
                        </w:r>
                      </w:p>
                    </w:txbxContent>
                  </v:textbox>
                </v:shape>
                <v:shape id="Text Box 1318" o:spid="_x0000_s1700" type="#_x0000_t202" style="position:absolute;left:3560;top:288;width:123;height: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" filled="f" stroked="f">
                  <v:textbox inset="0,0,0,0">
                    <w:txbxContent>
                      <w:p w14:paraId="00C74A9C" w14:textId="77777777" w:rsidR="00C334C5" w:rsidRDefault="00C334C5">
                        <w:pPr>
                          <w:spacing w:line="71" w:lineRule="exact"/>
                          <w:rPr>
                            <w:rFonts w:ascii="Arial"/>
                            <w:sz w:val="7"/>
                          </w:rPr>
                        </w:pPr>
                        <w:r>
                          <w:rPr>
                            <w:rFonts w:ascii="Arial"/>
                            <w:color w:val="FF0000"/>
                            <w:w w:val="105"/>
                            <w:sz w:val="7"/>
                          </w:rPr>
                          <w:t>OA</w:t>
                        </w:r>
                      </w:p>
                    </w:txbxContent>
                  </v:textbox>
                </v:shape>
                <w10:wrap anchorx="page"/>
              </v:group>
            </w:pict>
          </mc:Fallback>
        </mc:AlternateContent>
      </w:r>
      <w:r>
        <w:rPr>
          <w:noProof/>
        </w:rPr>
        <mc:AlternateContent>
          <mc:Choice Requires="wpg">
            <w:drawing>
              <wp:anchor distT="0" distB="0" distL="114300" distR="114300" simplePos="0" relativeHeight="15750656" behindDoc="0" locked="0" layoutInCell="1" allowOverlap="1" wp14:anchorId="0D9C4906" wp14:editId="3FAA2C5E">
                <wp:simplePos x="0" y="0"/>
                <wp:positionH relativeFrom="page">
                  <wp:posOffset>3618230</wp:posOffset>
                </wp:positionH>
                <wp:positionV relativeFrom="paragraph">
                  <wp:posOffset>25400</wp:posOffset>
                </wp:positionV>
                <wp:extent cx="2348230" cy="842010"/>
                <wp:effectExtent l="0" t="0" r="0" b="0"/>
                <wp:wrapNone/>
                <wp:docPr id="1319" name="Group 13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48230" cy="842010"/>
                          <a:chOff x="5698" y="40"/>
                          <a:chExt cx="3698" cy="1326"/>
                        </a:xfrm>
                      </wpg:grpSpPr>
                      <pic:pic xmlns:pic="http://schemas.openxmlformats.org/drawingml/2006/picture">
                        <pic:nvPicPr>
                          <pic:cNvPr id="1320" name="Picture 13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5697" y="116"/>
                            <a:ext cx="3698" cy="1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21" name="Text Box 1315"/>
                        <wps:cNvSpPr txBox="1">
                          <a:spLocks noChangeArrowheads="1"/>
                        </wps:cNvSpPr>
                        <wps:spPr bwMode="auto">
                          <a:xfrm>
                            <a:off x="5835" y="39"/>
                            <a:ext cx="155" cy="1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2F76BE" w14:textId="77777777" w:rsidR="00C334C5" w:rsidRDefault="00C334C5">
                              <w:pPr>
                                <w:spacing w:line="181" w:lineRule="exact"/>
                                <w:rPr>
                                  <w:rFonts w:ascii="Arial"/>
                                  <w:b/>
                                  <w:sz w:val="18"/>
                                </w:rPr>
                              </w:pPr>
                              <w:r>
                                <w:rPr>
                                  <w:rFonts w:ascii="Arial"/>
                                  <w:b/>
                                  <w:w w:val="103"/>
                                  <w:sz w:val="18"/>
                                </w:rPr>
                                <w:t>D</w:t>
                              </w:r>
                            </w:p>
                          </w:txbxContent>
                        </wps:txbx>
                        <wps:bodyPr rot="0" vert="horz" wrap="square" lIns="0" tIns="0" rIns="0" bIns="0" anchor="t" anchorCtr="0" upright="1">
                          <a:noAutofit/>
                        </wps:bodyPr>
                      </wps:wsp>
                      <wps:wsp>
                        <wps:cNvPr id="1322" name="Text Box 1314"/>
                        <wps:cNvSpPr txBox="1">
                          <a:spLocks noChangeArrowheads="1"/>
                        </wps:cNvSpPr>
                        <wps:spPr bwMode="auto">
                          <a:xfrm>
                            <a:off x="7177" y="288"/>
                            <a:ext cx="123" cy="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E64721" w14:textId="77777777" w:rsidR="00C334C5" w:rsidRDefault="00C334C5">
                              <w:pPr>
                                <w:spacing w:line="71" w:lineRule="exact"/>
                                <w:rPr>
                                  <w:rFonts w:ascii="Arial"/>
                                  <w:sz w:val="7"/>
                                </w:rPr>
                              </w:pPr>
                              <w:r>
                                <w:rPr>
                                  <w:rFonts w:ascii="Arial"/>
                                  <w:color w:val="FF0000"/>
                                  <w:w w:val="105"/>
                                  <w:sz w:val="7"/>
                                </w:rPr>
                                <w:t>OA</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D9C4906" id="Group 1313" o:spid="_x0000_s1701" style="position:absolute;left:0;text-align:left;margin-left:284.9pt;margin-top:2pt;width:184.9pt;height:66.3pt;z-index:15750656;mso-position-horizontal-relative:page" coordorigin="5698,40" coordsize="3698,13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">
                <v:shape id="Picture 1316" o:spid="_x0000_s1702" type="#_x0000_t75" style="position:absolute;left:5697;top:116;width:3698;height:12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">
                  <v:imagedata r:id="rId30" o:title=""/>
                </v:shape>
                <v:shape id="Text Box 1315" o:spid="_x0000_s1703" type="#_x0000_t202" style="position:absolute;left:5835;top:39;width:155;height: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" filled="f" stroked="f">
                  <v:textbox inset="0,0,0,0">
                    <w:txbxContent>
                      <w:p w14:paraId="472F76BE" w14:textId="77777777" w:rsidR="00C334C5" w:rsidRDefault="00C334C5">
                        <w:pPr>
                          <w:spacing w:line="181" w:lineRule="exact"/>
                          <w:rPr>
                            <w:rFonts w:ascii="Arial"/>
                            <w:b/>
                            <w:sz w:val="18"/>
                          </w:rPr>
                        </w:pPr>
                        <w:r>
                          <w:rPr>
                            <w:rFonts w:ascii="Arial"/>
                            <w:b/>
                            <w:w w:val="103"/>
                            <w:sz w:val="18"/>
                          </w:rPr>
                          <w:t>D</w:t>
                        </w:r>
                      </w:p>
                    </w:txbxContent>
                  </v:textbox>
                </v:shape>
                <v:shape id="Text Box 1314" o:spid="_x0000_s1704" type="#_x0000_t202" style="position:absolute;left:7177;top:288;width:123;height: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" filled="f" stroked="f">
                  <v:textbox inset="0,0,0,0">
                    <w:txbxContent>
                      <w:p w14:paraId="15E64721" w14:textId="77777777" w:rsidR="00C334C5" w:rsidRDefault="00C334C5">
                        <w:pPr>
                          <w:spacing w:line="71" w:lineRule="exact"/>
                          <w:rPr>
                            <w:rFonts w:ascii="Arial"/>
                            <w:sz w:val="7"/>
                          </w:rPr>
                        </w:pPr>
                        <w:r>
                          <w:rPr>
                            <w:rFonts w:ascii="Arial"/>
                            <w:color w:val="FF0000"/>
                            <w:w w:val="105"/>
                            <w:sz w:val="7"/>
                          </w:rPr>
                          <w:t>OA</w:t>
                        </w:r>
                      </w:p>
                    </w:txbxContent>
                  </v:textbox>
                </v:shape>
                <w10:wrap anchorx="page"/>
              </v:group>
            </w:pict>
          </mc:Fallback>
        </mc:AlternateContent>
      </w:r>
      <w:r w:rsidR="00DC0BFC">
        <w:rPr>
          <w:rFonts w:ascii="Arial"/>
          <w:color w:val="4D4D4D"/>
          <w:sz w:val="13"/>
        </w:rPr>
        <w:t>800</w:t>
      </w:r>
    </w:p>
    <w:p w14:paraId="01561CD2" w14:textId="77777777" w:rsidR="00BB4C49" w:rsidRDefault="00BB4C49">
      <w:pPr>
        <w:jc w:val="right"/>
        <w:rPr>
          <w:rFonts w:ascii="Arial"/>
          <w:sz w:val="13"/>
        </w:rPr>
        <w:sectPr w:rsidR="00BB4C49">
          <w:type w:val="continuous"/>
          <w:pgSz w:w="12240" w:h="15840"/>
          <w:pgMar w:top="1320" w:right="1240" w:bottom="280" w:left="940" w:header="720" w:footer="720" w:gutter="0"/>
          <w:cols w:space="720"/>
        </w:sectPr>
      </w:pPr>
    </w:p>
    <w:p w14:paraId="5F9C5511" w14:textId="77777777" w:rsidR="00BB4C49" w:rsidRDefault="00BB4C49">
      <w:pPr>
        <w:pStyle w:val="BodyText"/>
        <w:spacing w:before="1"/>
        <w:rPr>
          <w:rFonts w:ascii="Arial"/>
          <w:sz w:val="14"/>
        </w:rPr>
      </w:pPr>
    </w:p>
    <w:p w14:paraId="0B785089" w14:textId="77777777" w:rsidR="00BB4C49" w:rsidRDefault="00DC0BFC">
      <w:pPr>
        <w:ind w:right="38"/>
        <w:jc w:val="right"/>
        <w:rPr>
          <w:rFonts w:ascii="Arial"/>
          <w:sz w:val="13"/>
        </w:rPr>
      </w:pPr>
      <w:r>
        <w:rPr>
          <w:rFonts w:ascii="Arial"/>
          <w:color w:val="4D4D4D"/>
          <w:sz w:val="13"/>
        </w:rPr>
        <w:t>600</w:t>
      </w:r>
    </w:p>
    <w:p w14:paraId="21B6512B" w14:textId="77777777" w:rsidR="00BB4C49" w:rsidRDefault="00BB4C49">
      <w:pPr>
        <w:pStyle w:val="BodyText"/>
        <w:spacing w:before="1"/>
        <w:rPr>
          <w:rFonts w:ascii="Arial"/>
          <w:sz w:val="14"/>
        </w:rPr>
      </w:pPr>
    </w:p>
    <w:p w14:paraId="6A549757" w14:textId="77777777" w:rsidR="00BB4C49" w:rsidRDefault="00DC0BFC">
      <w:pPr>
        <w:ind w:right="38"/>
        <w:jc w:val="right"/>
        <w:rPr>
          <w:rFonts w:ascii="Arial"/>
          <w:sz w:val="13"/>
        </w:rPr>
      </w:pPr>
      <w:r>
        <w:rPr>
          <w:rFonts w:ascii="Arial"/>
          <w:color w:val="4D4D4D"/>
          <w:sz w:val="13"/>
        </w:rPr>
        <w:t>400</w:t>
      </w:r>
    </w:p>
    <w:p w14:paraId="4A3ED1B3" w14:textId="77777777" w:rsidR="00BB4C49" w:rsidRDefault="00BB4C49">
      <w:pPr>
        <w:pStyle w:val="BodyText"/>
        <w:spacing w:before="1"/>
        <w:rPr>
          <w:rFonts w:ascii="Arial"/>
          <w:sz w:val="14"/>
        </w:rPr>
      </w:pPr>
    </w:p>
    <w:p w14:paraId="66FFABD9" w14:textId="77777777" w:rsidR="00BB4C49" w:rsidRDefault="00DC0BFC">
      <w:pPr>
        <w:ind w:right="38"/>
        <w:jc w:val="right"/>
        <w:rPr>
          <w:rFonts w:ascii="Arial"/>
          <w:sz w:val="13"/>
        </w:rPr>
      </w:pPr>
      <w:r>
        <w:rPr>
          <w:rFonts w:ascii="Arial"/>
          <w:color w:val="4D4D4D"/>
          <w:sz w:val="13"/>
        </w:rPr>
        <w:t>200</w:t>
      </w:r>
    </w:p>
    <w:p w14:paraId="79708C47" w14:textId="77777777" w:rsidR="00BB4C49" w:rsidRDefault="00DC0BFC">
      <w:pPr>
        <w:pStyle w:val="BodyText"/>
        <w:spacing w:before="2"/>
        <w:rPr>
          <w:rFonts w:ascii="Arial"/>
          <w:sz w:val="29"/>
        </w:rPr>
      </w:pPr>
      <w:r>
        <w:br w:type="column"/>
      </w:r>
    </w:p>
    <w:p w14:paraId="6DC287EF" w14:textId="77777777" w:rsidR="00BB4C49" w:rsidRDefault="00DC0BFC">
      <w:pPr>
        <w:spacing w:line="225" w:lineRule="auto"/>
        <w:ind w:left="717" w:right="513" w:firstLine="119"/>
        <w:rPr>
          <w:rFonts w:ascii="Arial"/>
          <w:sz w:val="20"/>
        </w:rPr>
      </w:pPr>
      <w:r>
        <w:rPr>
          <w:rFonts w:ascii="Arial"/>
          <w:sz w:val="20"/>
        </w:rPr>
        <w:t>North</w:t>
      </w:r>
      <w:r>
        <w:rPr>
          <w:rFonts w:ascii="Arial"/>
          <w:spacing w:val="1"/>
          <w:sz w:val="20"/>
        </w:rPr>
        <w:t xml:space="preserve"> </w:t>
      </w:r>
      <w:r>
        <w:rPr>
          <w:rFonts w:ascii="Arial"/>
          <w:sz w:val="20"/>
        </w:rPr>
        <w:t>America</w:t>
      </w:r>
    </w:p>
    <w:p w14:paraId="5AE5DDAC" w14:textId="77777777" w:rsidR="00BB4C49" w:rsidRDefault="00BB4C49">
      <w:pPr>
        <w:spacing w:line="225" w:lineRule="auto"/>
        <w:rPr>
          <w:rFonts w:ascii="Arial"/>
          <w:sz w:val="20"/>
        </w:rPr>
        <w:sectPr w:rsidR="00BB4C49">
          <w:type w:val="continuous"/>
          <w:pgSz w:w="12240" w:h="15840"/>
          <w:pgMar w:top="1320" w:right="1240" w:bottom="280" w:left="940" w:header="720" w:footer="720" w:gutter="0"/>
          <w:cols w:num="2" w:space="720" w:equalWidth="0">
            <w:col w:w="980" w:space="7096"/>
            <w:col w:w="1984"/>
          </w:cols>
        </w:sectPr>
      </w:pPr>
    </w:p>
    <w:p w14:paraId="3F760772" w14:textId="77777777" w:rsidR="00BB4C49" w:rsidRDefault="00BB4C49">
      <w:pPr>
        <w:pStyle w:val="BodyText"/>
        <w:spacing w:before="1"/>
        <w:rPr>
          <w:rFonts w:ascii="Arial"/>
          <w:sz w:val="14"/>
        </w:rPr>
      </w:pPr>
    </w:p>
    <w:p w14:paraId="2E0872D6" w14:textId="77777777" w:rsidR="00BB4C49" w:rsidRDefault="00DC0BFC">
      <w:pPr>
        <w:ind w:right="9118"/>
        <w:jc w:val="right"/>
        <w:rPr>
          <w:rFonts w:ascii="Arial"/>
          <w:sz w:val="13"/>
        </w:rPr>
      </w:pPr>
      <w:r>
        <w:rPr>
          <w:rFonts w:ascii="Arial"/>
          <w:color w:val="4D4D4D"/>
          <w:w w:val="102"/>
          <w:sz w:val="13"/>
        </w:rPr>
        <w:t>0</w:t>
      </w:r>
    </w:p>
    <w:p w14:paraId="152A4E17" w14:textId="77777777" w:rsidR="00BB4C49" w:rsidRDefault="00144D41">
      <w:pPr>
        <w:spacing w:before="42"/>
        <w:ind w:right="9118"/>
        <w:jc w:val="right"/>
        <w:rPr>
          <w:rFonts w:ascii="Arial"/>
          <w:sz w:val="13"/>
        </w:rPr>
      </w:pPr>
      <w:r>
        <w:rPr>
          <w:noProof/>
        </w:rPr>
        <mc:AlternateContent>
          <mc:Choice Requires="wpg">
            <w:drawing>
              <wp:anchor distT="0" distB="0" distL="114300" distR="114300" simplePos="0" relativeHeight="15747584" behindDoc="0" locked="0" layoutInCell="1" allowOverlap="1" wp14:anchorId="7E74ED08" wp14:editId="66B658C5">
                <wp:simplePos x="0" y="0"/>
                <wp:positionH relativeFrom="page">
                  <wp:posOffset>1202690</wp:posOffset>
                </wp:positionH>
                <wp:positionV relativeFrom="paragraph">
                  <wp:posOffset>25400</wp:posOffset>
                </wp:positionV>
                <wp:extent cx="2357755" cy="842010"/>
                <wp:effectExtent l="0" t="0" r="0" b="0"/>
                <wp:wrapNone/>
                <wp:docPr id="1316" name="Group 13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57755" cy="842010"/>
                          <a:chOff x="1894" y="40"/>
                          <a:chExt cx="3713" cy="1326"/>
                        </a:xfrm>
                      </wpg:grpSpPr>
                      <pic:pic xmlns:pic="http://schemas.openxmlformats.org/drawingml/2006/picture">
                        <pic:nvPicPr>
                          <pic:cNvPr id="1317" name="Picture 13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1893" y="112"/>
                            <a:ext cx="3713" cy="12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18" name="Text Box 1311"/>
                        <wps:cNvSpPr txBox="1">
                          <a:spLocks noChangeArrowheads="1"/>
                        </wps:cNvSpPr>
                        <wps:spPr bwMode="auto">
                          <a:xfrm>
                            <a:off x="2035" y="39"/>
                            <a:ext cx="148" cy="3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5515DA" w14:textId="77777777" w:rsidR="00C334C5" w:rsidRDefault="00C334C5">
                              <w:pPr>
                                <w:spacing w:line="181" w:lineRule="exact"/>
                                <w:rPr>
                                  <w:rFonts w:ascii="Arial"/>
                                  <w:b/>
                                  <w:sz w:val="18"/>
                                </w:rPr>
                              </w:pPr>
                              <w:r>
                                <w:rPr>
                                  <w:rFonts w:ascii="Arial"/>
                                  <w:b/>
                                  <w:w w:val="103"/>
                                  <w:sz w:val="18"/>
                                </w:rPr>
                                <w:t>E</w:t>
                              </w:r>
                            </w:p>
                            <w:p w14:paraId="61341D44" w14:textId="77777777" w:rsidR="00C334C5" w:rsidRDefault="00C334C5">
                              <w:pPr>
                                <w:spacing w:before="58"/>
                                <w:ind w:left="25"/>
                                <w:rPr>
                                  <w:rFonts w:ascii="Arial"/>
                                  <w:sz w:val="7"/>
                                </w:rPr>
                              </w:pPr>
                              <w:r>
                                <w:rPr>
                                  <w:rFonts w:ascii="Arial"/>
                                  <w:color w:val="FF0000"/>
                                  <w:w w:val="105"/>
                                  <w:sz w:val="7"/>
                                </w:rPr>
                                <w:t>OA</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E74ED08" id="Group 1310" o:spid="_x0000_s1705" style="position:absolute;left:0;text-align:left;margin-left:94.7pt;margin-top:2pt;width:185.65pt;height:66.3pt;z-index:15747584;mso-position-horizontal-relative:page" coordorigin="1894,40" coordsize="3713,13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">
                <v:shape id="Picture 1312" o:spid="_x0000_s1706" type="#_x0000_t75" style="position:absolute;left:1893;top:112;width:3713;height:12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">
                  <v:imagedata r:id="rId32" o:title=""/>
                </v:shape>
                <v:shape id="Text Box 1311" o:spid="_x0000_s1707" type="#_x0000_t202" style="position:absolute;left:2035;top:39;width:148;height: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" filled="f" stroked="f">
                  <v:textbox inset="0,0,0,0">
                    <w:txbxContent>
                      <w:p w14:paraId="3E5515DA" w14:textId="77777777" w:rsidR="00C334C5" w:rsidRDefault="00C334C5">
                        <w:pPr>
                          <w:spacing w:line="181" w:lineRule="exact"/>
                          <w:rPr>
                            <w:rFonts w:ascii="Arial"/>
                            <w:b/>
                            <w:sz w:val="18"/>
                          </w:rPr>
                        </w:pPr>
                        <w:r>
                          <w:rPr>
                            <w:rFonts w:ascii="Arial"/>
                            <w:b/>
                            <w:w w:val="103"/>
                            <w:sz w:val="18"/>
                          </w:rPr>
                          <w:t>E</w:t>
                        </w:r>
                      </w:p>
                      <w:p w14:paraId="61341D44" w14:textId="77777777" w:rsidR="00C334C5" w:rsidRDefault="00C334C5">
                        <w:pPr>
                          <w:spacing w:before="58"/>
                          <w:ind w:left="25"/>
                          <w:rPr>
                            <w:rFonts w:ascii="Arial"/>
                            <w:sz w:val="7"/>
                          </w:rPr>
                        </w:pPr>
                        <w:r>
                          <w:rPr>
                            <w:rFonts w:ascii="Arial"/>
                            <w:color w:val="FF0000"/>
                            <w:w w:val="105"/>
                            <w:sz w:val="7"/>
                          </w:rPr>
                          <w:t>OA</w:t>
                        </w:r>
                      </w:p>
                    </w:txbxContent>
                  </v:textbox>
                </v:shape>
                <w10:wrap anchorx="page"/>
              </v:group>
            </w:pict>
          </mc:Fallback>
        </mc:AlternateContent>
      </w:r>
      <w:r>
        <w:rPr>
          <w:noProof/>
        </w:rPr>
        <mc:AlternateContent>
          <mc:Choice Requires="wpg">
            <w:drawing>
              <wp:anchor distT="0" distB="0" distL="114300" distR="114300" simplePos="0" relativeHeight="15751168" behindDoc="0" locked="0" layoutInCell="1" allowOverlap="1" wp14:anchorId="7C7869FC" wp14:editId="3286E262">
                <wp:simplePos x="0" y="0"/>
                <wp:positionH relativeFrom="page">
                  <wp:posOffset>3618230</wp:posOffset>
                </wp:positionH>
                <wp:positionV relativeFrom="paragraph">
                  <wp:posOffset>25400</wp:posOffset>
                </wp:positionV>
                <wp:extent cx="2348230" cy="842010"/>
                <wp:effectExtent l="0" t="0" r="0" b="0"/>
                <wp:wrapNone/>
                <wp:docPr id="1313" name="Group 13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48230" cy="842010"/>
                          <a:chOff x="5698" y="40"/>
                          <a:chExt cx="3698" cy="1326"/>
                        </a:xfrm>
                      </wpg:grpSpPr>
                      <pic:pic xmlns:pic="http://schemas.openxmlformats.org/drawingml/2006/picture">
                        <pic:nvPicPr>
                          <pic:cNvPr id="1314" name="Picture 130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5697" y="116"/>
                            <a:ext cx="3698" cy="1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15" name="Text Box 1308"/>
                        <wps:cNvSpPr txBox="1">
                          <a:spLocks noChangeArrowheads="1"/>
                        </wps:cNvSpPr>
                        <wps:spPr bwMode="auto">
                          <a:xfrm>
                            <a:off x="5815" y="39"/>
                            <a:ext cx="134" cy="3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63A9BB" w14:textId="77777777" w:rsidR="00C334C5" w:rsidRDefault="00C334C5">
                              <w:pPr>
                                <w:spacing w:line="181" w:lineRule="exact"/>
                                <w:rPr>
                                  <w:rFonts w:ascii="Arial"/>
                                  <w:b/>
                                  <w:sz w:val="18"/>
                                </w:rPr>
                              </w:pPr>
                              <w:r>
                                <w:rPr>
                                  <w:rFonts w:ascii="Arial"/>
                                  <w:b/>
                                  <w:w w:val="103"/>
                                  <w:sz w:val="18"/>
                                </w:rPr>
                                <w:t>F</w:t>
                              </w:r>
                            </w:p>
                            <w:p w14:paraId="3D735A0D" w14:textId="77777777" w:rsidR="00C334C5" w:rsidRDefault="00C334C5">
                              <w:pPr>
                                <w:spacing w:before="58"/>
                                <w:ind w:left="4"/>
                                <w:rPr>
                                  <w:rFonts w:ascii="Arial"/>
                                  <w:sz w:val="7"/>
                                </w:rPr>
                              </w:pPr>
                              <w:r>
                                <w:rPr>
                                  <w:rFonts w:ascii="Arial"/>
                                  <w:color w:val="FF0000"/>
                                  <w:w w:val="105"/>
                                  <w:sz w:val="7"/>
                                </w:rPr>
                                <w:t>OA</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C7869FC" id="Group 1307" o:spid="_x0000_s1708" style="position:absolute;left:0;text-align:left;margin-left:284.9pt;margin-top:2pt;width:184.9pt;height:66.3pt;z-index:15751168;mso-position-horizontal-relative:page" coordorigin="5698,40" coordsize="3698,13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">
                <v:shape id="Picture 1309" o:spid="_x0000_s1709" type="#_x0000_t75" style="position:absolute;left:5697;top:116;width:3698;height:12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">
                  <v:imagedata r:id="rId34" o:title=""/>
                </v:shape>
                <v:shape id="Text Box 1308" o:spid="_x0000_s1710" type="#_x0000_t202" style="position:absolute;left:5815;top:39;width:134;height: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" filled="f" stroked="f">
                  <v:textbox inset="0,0,0,0">
                    <w:txbxContent>
                      <w:p w14:paraId="4F63A9BB" w14:textId="77777777" w:rsidR="00C334C5" w:rsidRDefault="00C334C5">
                        <w:pPr>
                          <w:spacing w:line="181" w:lineRule="exact"/>
                          <w:rPr>
                            <w:rFonts w:ascii="Arial"/>
                            <w:b/>
                            <w:sz w:val="18"/>
                          </w:rPr>
                        </w:pPr>
                        <w:r>
                          <w:rPr>
                            <w:rFonts w:ascii="Arial"/>
                            <w:b/>
                            <w:w w:val="103"/>
                            <w:sz w:val="18"/>
                          </w:rPr>
                          <w:t>F</w:t>
                        </w:r>
                      </w:p>
                      <w:p w14:paraId="3D735A0D" w14:textId="77777777" w:rsidR="00C334C5" w:rsidRDefault="00C334C5">
                        <w:pPr>
                          <w:spacing w:before="58"/>
                          <w:ind w:left="4"/>
                          <w:rPr>
                            <w:rFonts w:ascii="Arial"/>
                            <w:sz w:val="7"/>
                          </w:rPr>
                        </w:pPr>
                        <w:r>
                          <w:rPr>
                            <w:rFonts w:ascii="Arial"/>
                            <w:color w:val="FF0000"/>
                            <w:w w:val="105"/>
                            <w:sz w:val="7"/>
                          </w:rPr>
                          <w:t>OA</w:t>
                        </w:r>
                      </w:p>
                    </w:txbxContent>
                  </v:textbox>
                </v:shape>
                <w10:wrap anchorx="page"/>
              </v:group>
            </w:pict>
          </mc:Fallback>
        </mc:AlternateContent>
      </w:r>
      <w:r w:rsidR="00DC0BFC">
        <w:rPr>
          <w:rFonts w:ascii="Arial"/>
          <w:color w:val="4D4D4D"/>
          <w:sz w:val="13"/>
        </w:rPr>
        <w:t>800</w:t>
      </w:r>
    </w:p>
    <w:p w14:paraId="130293BD" w14:textId="77777777" w:rsidR="00BB4C49" w:rsidRDefault="00BB4C49">
      <w:pPr>
        <w:jc w:val="right"/>
        <w:rPr>
          <w:rFonts w:ascii="Arial"/>
          <w:sz w:val="13"/>
        </w:rPr>
        <w:sectPr w:rsidR="00BB4C49">
          <w:type w:val="continuous"/>
          <w:pgSz w:w="12240" w:h="15840"/>
          <w:pgMar w:top="1320" w:right="1240" w:bottom="280" w:left="940" w:header="720" w:footer="720" w:gutter="0"/>
          <w:cols w:space="720"/>
        </w:sectPr>
      </w:pPr>
    </w:p>
    <w:p w14:paraId="64EA62CB" w14:textId="77777777" w:rsidR="00BB4C49" w:rsidRDefault="00BB4C49">
      <w:pPr>
        <w:pStyle w:val="BodyText"/>
        <w:spacing w:before="1"/>
        <w:rPr>
          <w:rFonts w:ascii="Arial"/>
          <w:sz w:val="14"/>
        </w:rPr>
      </w:pPr>
    </w:p>
    <w:p w14:paraId="0EDCFB3D" w14:textId="77777777" w:rsidR="00BB4C49" w:rsidRDefault="00DC0BFC">
      <w:pPr>
        <w:ind w:right="38"/>
        <w:jc w:val="right"/>
        <w:rPr>
          <w:rFonts w:ascii="Arial"/>
          <w:sz w:val="13"/>
        </w:rPr>
      </w:pPr>
      <w:r>
        <w:rPr>
          <w:rFonts w:ascii="Arial"/>
          <w:color w:val="4D4D4D"/>
          <w:sz w:val="13"/>
        </w:rPr>
        <w:t>600</w:t>
      </w:r>
    </w:p>
    <w:p w14:paraId="4E9EFF71" w14:textId="77777777" w:rsidR="00BB4C49" w:rsidRDefault="00BB4C49">
      <w:pPr>
        <w:pStyle w:val="BodyText"/>
        <w:rPr>
          <w:rFonts w:ascii="Arial"/>
          <w:sz w:val="14"/>
        </w:rPr>
      </w:pPr>
    </w:p>
    <w:p w14:paraId="44BA794D" w14:textId="77777777" w:rsidR="00BB4C49" w:rsidRDefault="00DC0BFC">
      <w:pPr>
        <w:spacing w:before="1"/>
        <w:ind w:right="38"/>
        <w:jc w:val="right"/>
        <w:rPr>
          <w:rFonts w:ascii="Arial"/>
          <w:sz w:val="13"/>
        </w:rPr>
      </w:pPr>
      <w:r>
        <w:rPr>
          <w:rFonts w:ascii="Arial"/>
          <w:color w:val="4D4D4D"/>
          <w:sz w:val="13"/>
        </w:rPr>
        <w:t>400</w:t>
      </w:r>
    </w:p>
    <w:p w14:paraId="40CC645A" w14:textId="77777777" w:rsidR="00BB4C49" w:rsidRDefault="00BB4C49">
      <w:pPr>
        <w:pStyle w:val="BodyText"/>
        <w:rPr>
          <w:rFonts w:ascii="Arial"/>
          <w:sz w:val="14"/>
        </w:rPr>
      </w:pPr>
    </w:p>
    <w:p w14:paraId="7C32A151" w14:textId="77777777" w:rsidR="00BB4C49" w:rsidRDefault="00DC0BFC">
      <w:pPr>
        <w:spacing w:before="1"/>
        <w:ind w:right="38"/>
        <w:jc w:val="right"/>
        <w:rPr>
          <w:rFonts w:ascii="Arial"/>
          <w:sz w:val="13"/>
        </w:rPr>
      </w:pPr>
      <w:r>
        <w:rPr>
          <w:rFonts w:ascii="Arial"/>
          <w:color w:val="4D4D4D"/>
          <w:sz w:val="13"/>
        </w:rPr>
        <w:t>200</w:t>
      </w:r>
    </w:p>
    <w:p w14:paraId="3D638B59" w14:textId="77777777" w:rsidR="00BB4C49" w:rsidRDefault="00DC0BFC">
      <w:pPr>
        <w:pStyle w:val="BodyText"/>
        <w:spacing w:before="1"/>
        <w:rPr>
          <w:rFonts w:ascii="Arial"/>
          <w:sz w:val="29"/>
        </w:rPr>
      </w:pPr>
      <w:r>
        <w:br w:type="column"/>
      </w:r>
    </w:p>
    <w:p w14:paraId="2EE5B6F7" w14:textId="77777777" w:rsidR="00BB4C49" w:rsidRDefault="00DC0BFC">
      <w:pPr>
        <w:spacing w:before="1" w:line="225" w:lineRule="auto"/>
        <w:ind w:left="1072" w:right="273" w:hanging="355"/>
        <w:rPr>
          <w:rFonts w:ascii="Arial" w:hAnsi="Arial"/>
          <w:sz w:val="20"/>
        </w:rPr>
      </w:pPr>
      <w:r>
        <w:rPr>
          <w:rFonts w:ascii="Arial" w:hAnsi="Arial"/>
          <w:spacing w:val="-1"/>
          <w:sz w:val="20"/>
        </w:rPr>
        <w:t>Sub−Saharan</w:t>
      </w:r>
      <w:r>
        <w:rPr>
          <w:rFonts w:ascii="Arial" w:hAnsi="Arial"/>
          <w:spacing w:val="-53"/>
          <w:sz w:val="20"/>
        </w:rPr>
        <w:t xml:space="preserve"> </w:t>
      </w:r>
      <w:r>
        <w:rPr>
          <w:rFonts w:ascii="Arial" w:hAnsi="Arial"/>
          <w:sz w:val="20"/>
        </w:rPr>
        <w:t>Africa</w:t>
      </w:r>
    </w:p>
    <w:p w14:paraId="3DA8EF35" w14:textId="77777777" w:rsidR="00BB4C49" w:rsidRDefault="00BB4C49">
      <w:pPr>
        <w:spacing w:line="225" w:lineRule="auto"/>
        <w:rPr>
          <w:rFonts w:ascii="Arial" w:hAnsi="Arial"/>
          <w:sz w:val="20"/>
        </w:rPr>
        <w:sectPr w:rsidR="00BB4C49">
          <w:type w:val="continuous"/>
          <w:pgSz w:w="12240" w:h="15840"/>
          <w:pgMar w:top="1320" w:right="1240" w:bottom="280" w:left="940" w:header="720" w:footer="720" w:gutter="0"/>
          <w:cols w:num="2" w:space="720" w:equalWidth="0">
            <w:col w:w="980" w:space="6852"/>
            <w:col w:w="2228"/>
          </w:cols>
        </w:sectPr>
      </w:pPr>
    </w:p>
    <w:p w14:paraId="14ED970D" w14:textId="77777777" w:rsidR="00BB4C49" w:rsidRDefault="00BB4C49">
      <w:pPr>
        <w:pStyle w:val="BodyText"/>
        <w:rPr>
          <w:rFonts w:ascii="Arial"/>
          <w:sz w:val="14"/>
        </w:rPr>
      </w:pPr>
    </w:p>
    <w:p w14:paraId="79C89C8B" w14:textId="77777777" w:rsidR="00BB4C49" w:rsidRDefault="00DC0BFC">
      <w:pPr>
        <w:ind w:right="9118"/>
        <w:jc w:val="right"/>
        <w:rPr>
          <w:rFonts w:ascii="Arial"/>
          <w:sz w:val="13"/>
        </w:rPr>
      </w:pPr>
      <w:r>
        <w:rPr>
          <w:rFonts w:ascii="Arial"/>
          <w:color w:val="4D4D4D"/>
          <w:w w:val="102"/>
          <w:sz w:val="13"/>
        </w:rPr>
        <w:t>0</w:t>
      </w:r>
    </w:p>
    <w:p w14:paraId="202A83FF" w14:textId="77777777" w:rsidR="00BB4C49" w:rsidRDefault="00144D41">
      <w:pPr>
        <w:spacing w:before="42"/>
        <w:ind w:right="9118"/>
        <w:jc w:val="right"/>
        <w:rPr>
          <w:rFonts w:ascii="Arial"/>
          <w:sz w:val="13"/>
        </w:rPr>
      </w:pPr>
      <w:r>
        <w:rPr>
          <w:noProof/>
        </w:rPr>
        <mc:AlternateContent>
          <mc:Choice Requires="wpg">
            <w:drawing>
              <wp:anchor distT="0" distB="0" distL="114300" distR="114300" simplePos="0" relativeHeight="15748096" behindDoc="0" locked="0" layoutInCell="1" allowOverlap="1" wp14:anchorId="7BA78A90" wp14:editId="657BA2A8">
                <wp:simplePos x="0" y="0"/>
                <wp:positionH relativeFrom="page">
                  <wp:posOffset>1202690</wp:posOffset>
                </wp:positionH>
                <wp:positionV relativeFrom="paragraph">
                  <wp:posOffset>25400</wp:posOffset>
                </wp:positionV>
                <wp:extent cx="2357755" cy="842010"/>
                <wp:effectExtent l="0" t="0" r="0" b="0"/>
                <wp:wrapNone/>
                <wp:docPr id="1310" name="Group 13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57755" cy="842010"/>
                          <a:chOff x="1894" y="40"/>
                          <a:chExt cx="3713" cy="1326"/>
                        </a:xfrm>
                      </wpg:grpSpPr>
                      <pic:pic xmlns:pic="http://schemas.openxmlformats.org/drawingml/2006/picture">
                        <pic:nvPicPr>
                          <pic:cNvPr id="1311" name="Picture 130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1893" y="112"/>
                            <a:ext cx="3713" cy="12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12" name="Text Box 1305"/>
                        <wps:cNvSpPr txBox="1">
                          <a:spLocks noChangeArrowheads="1"/>
                        </wps:cNvSpPr>
                        <wps:spPr bwMode="auto">
                          <a:xfrm>
                            <a:off x="2056" y="39"/>
                            <a:ext cx="227" cy="3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F33349" w14:textId="77777777" w:rsidR="00C334C5" w:rsidRDefault="00C334C5">
                              <w:pPr>
                                <w:spacing w:line="181" w:lineRule="exact"/>
                                <w:rPr>
                                  <w:rFonts w:ascii="Arial"/>
                                  <w:b/>
                                  <w:sz w:val="18"/>
                                </w:rPr>
                              </w:pPr>
                              <w:r>
                                <w:rPr>
                                  <w:rFonts w:ascii="Arial"/>
                                  <w:b/>
                                  <w:w w:val="103"/>
                                  <w:sz w:val="18"/>
                                </w:rPr>
                                <w:t>G</w:t>
                              </w:r>
                            </w:p>
                            <w:p w14:paraId="37033D0E" w14:textId="77777777" w:rsidR="00C334C5" w:rsidRDefault="00C334C5">
                              <w:pPr>
                                <w:spacing w:before="58"/>
                                <w:ind w:left="104"/>
                                <w:rPr>
                                  <w:rFonts w:ascii="Arial"/>
                                  <w:sz w:val="7"/>
                                </w:rPr>
                              </w:pPr>
                              <w:r>
                                <w:rPr>
                                  <w:rFonts w:ascii="Arial"/>
                                  <w:color w:val="FF0000"/>
                                  <w:w w:val="105"/>
                                  <w:sz w:val="7"/>
                                </w:rPr>
                                <w:t>OA</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BA78A90" id="Group 1304" o:spid="_x0000_s1711" style="position:absolute;left:0;text-align:left;margin-left:94.7pt;margin-top:2pt;width:185.65pt;height:66.3pt;z-index:15748096;mso-position-horizontal-relative:page" coordorigin="1894,40" coordsize="3713,13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">
                <v:shape id="Picture 1306" o:spid="_x0000_s1712" type="#_x0000_t75" style="position:absolute;left:1893;top:112;width:3713;height:12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">
                  <v:imagedata r:id="rId36" o:title=""/>
                </v:shape>
                <v:shape id="Text Box 1305" o:spid="_x0000_s1713" type="#_x0000_t202" style="position:absolute;left:2056;top:39;width:227;height: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" filled="f" stroked="f">
                  <v:textbox inset="0,0,0,0">
                    <w:txbxContent>
                      <w:p w14:paraId="32F33349" w14:textId="77777777" w:rsidR="00C334C5" w:rsidRDefault="00C334C5">
                        <w:pPr>
                          <w:spacing w:line="181" w:lineRule="exact"/>
                          <w:rPr>
                            <w:rFonts w:ascii="Arial"/>
                            <w:b/>
                            <w:sz w:val="18"/>
                          </w:rPr>
                        </w:pPr>
                        <w:r>
                          <w:rPr>
                            <w:rFonts w:ascii="Arial"/>
                            <w:b/>
                            <w:w w:val="103"/>
                            <w:sz w:val="18"/>
                          </w:rPr>
                          <w:t>G</w:t>
                        </w:r>
                      </w:p>
                      <w:p w14:paraId="37033D0E" w14:textId="77777777" w:rsidR="00C334C5" w:rsidRDefault="00C334C5">
                        <w:pPr>
                          <w:spacing w:before="58"/>
                          <w:ind w:left="104"/>
                          <w:rPr>
                            <w:rFonts w:ascii="Arial"/>
                            <w:sz w:val="7"/>
                          </w:rPr>
                        </w:pPr>
                        <w:r>
                          <w:rPr>
                            <w:rFonts w:ascii="Arial"/>
                            <w:color w:val="FF0000"/>
                            <w:w w:val="105"/>
                            <w:sz w:val="7"/>
                          </w:rPr>
                          <w:t>OA</w:t>
                        </w:r>
                      </w:p>
                    </w:txbxContent>
                  </v:textbox>
                </v:shape>
                <w10:wrap anchorx="page"/>
              </v:group>
            </w:pict>
          </mc:Fallback>
        </mc:AlternateContent>
      </w:r>
      <w:r>
        <w:rPr>
          <w:noProof/>
        </w:rPr>
        <mc:AlternateContent>
          <mc:Choice Requires="wpg">
            <w:drawing>
              <wp:anchor distT="0" distB="0" distL="114300" distR="114300" simplePos="0" relativeHeight="15751680" behindDoc="0" locked="0" layoutInCell="1" allowOverlap="1" wp14:anchorId="531BFA0C" wp14:editId="7354713A">
                <wp:simplePos x="0" y="0"/>
                <wp:positionH relativeFrom="page">
                  <wp:posOffset>3618230</wp:posOffset>
                </wp:positionH>
                <wp:positionV relativeFrom="paragraph">
                  <wp:posOffset>25400</wp:posOffset>
                </wp:positionV>
                <wp:extent cx="2348230" cy="842010"/>
                <wp:effectExtent l="0" t="0" r="0" b="0"/>
                <wp:wrapNone/>
                <wp:docPr id="1306" name="Group 13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48230" cy="842010"/>
                          <a:chOff x="5698" y="40"/>
                          <a:chExt cx="3698" cy="1326"/>
                        </a:xfrm>
                      </wpg:grpSpPr>
                      <pic:pic xmlns:pic="http://schemas.openxmlformats.org/drawingml/2006/picture">
                        <pic:nvPicPr>
                          <pic:cNvPr id="1307" name="Picture 130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5697" y="116"/>
                            <a:ext cx="3698" cy="1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08" name="Text Box 1302"/>
                        <wps:cNvSpPr txBox="1">
                          <a:spLocks noChangeArrowheads="1"/>
                        </wps:cNvSpPr>
                        <wps:spPr bwMode="auto">
                          <a:xfrm>
                            <a:off x="5835" y="39"/>
                            <a:ext cx="155" cy="1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9A41BD" w14:textId="77777777" w:rsidR="00C334C5" w:rsidRDefault="00C334C5">
                              <w:pPr>
                                <w:spacing w:line="181" w:lineRule="exact"/>
                                <w:rPr>
                                  <w:rFonts w:ascii="Arial"/>
                                  <w:b/>
                                  <w:sz w:val="18"/>
                                </w:rPr>
                              </w:pPr>
                              <w:r>
                                <w:rPr>
                                  <w:rFonts w:ascii="Arial"/>
                                  <w:b/>
                                  <w:w w:val="103"/>
                                  <w:sz w:val="18"/>
                                </w:rPr>
                                <w:t>H</w:t>
                              </w:r>
                            </w:p>
                          </w:txbxContent>
                        </wps:txbx>
                        <wps:bodyPr rot="0" vert="horz" wrap="square" lIns="0" tIns="0" rIns="0" bIns="0" anchor="t" anchorCtr="0" upright="1">
                          <a:noAutofit/>
                        </wps:bodyPr>
                      </wps:wsp>
                      <wps:wsp>
                        <wps:cNvPr id="1309" name="Text Box 1301"/>
                        <wps:cNvSpPr txBox="1">
                          <a:spLocks noChangeArrowheads="1"/>
                        </wps:cNvSpPr>
                        <wps:spPr bwMode="auto">
                          <a:xfrm>
                            <a:off x="5972" y="288"/>
                            <a:ext cx="123" cy="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01C1CF" w14:textId="77777777" w:rsidR="00C334C5" w:rsidRDefault="00C334C5">
                              <w:pPr>
                                <w:spacing w:line="71" w:lineRule="exact"/>
                                <w:rPr>
                                  <w:rFonts w:ascii="Arial"/>
                                  <w:sz w:val="7"/>
                                </w:rPr>
                              </w:pPr>
                              <w:r>
                                <w:rPr>
                                  <w:rFonts w:ascii="Arial"/>
                                  <w:color w:val="FF0000"/>
                                  <w:w w:val="105"/>
                                  <w:sz w:val="7"/>
                                </w:rPr>
                                <w:t>OA</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31BFA0C" id="Group 1300" o:spid="_x0000_s1714" style="position:absolute;left:0;text-align:left;margin-left:284.9pt;margin-top:2pt;width:184.9pt;height:66.3pt;z-index:15751680;mso-position-horizontal-relative:page" coordorigin="5698,40" coordsize="3698,13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">
                <v:shape id="Picture 1303" o:spid="_x0000_s1715" type="#_x0000_t75" style="position:absolute;left:5697;top:116;width:3698;height:12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">
                  <v:imagedata r:id="rId38" o:title=""/>
                </v:shape>
                <v:shape id="Text Box 1302" o:spid="_x0000_s1716" type="#_x0000_t202" style="position:absolute;left:5835;top:39;width:155;height: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" filled="f" stroked="f">
                  <v:textbox inset="0,0,0,0">
                    <w:txbxContent>
                      <w:p w14:paraId="3D9A41BD" w14:textId="77777777" w:rsidR="00C334C5" w:rsidRDefault="00C334C5">
                        <w:pPr>
                          <w:spacing w:line="181" w:lineRule="exact"/>
                          <w:rPr>
                            <w:rFonts w:ascii="Arial"/>
                            <w:b/>
                            <w:sz w:val="18"/>
                          </w:rPr>
                        </w:pPr>
                        <w:r>
                          <w:rPr>
                            <w:rFonts w:ascii="Arial"/>
                            <w:b/>
                            <w:w w:val="103"/>
                            <w:sz w:val="18"/>
                          </w:rPr>
                          <w:t>H</w:t>
                        </w:r>
                      </w:p>
                    </w:txbxContent>
                  </v:textbox>
                </v:shape>
                <v:shape id="Text Box 1301" o:spid="_x0000_s1717" type="#_x0000_t202" style="position:absolute;left:5972;top:288;width:123;height: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" filled="f" stroked="f">
                  <v:textbox inset="0,0,0,0">
                    <w:txbxContent>
                      <w:p w14:paraId="5501C1CF" w14:textId="77777777" w:rsidR="00C334C5" w:rsidRDefault="00C334C5">
                        <w:pPr>
                          <w:spacing w:line="71" w:lineRule="exact"/>
                          <w:rPr>
                            <w:rFonts w:ascii="Arial"/>
                            <w:sz w:val="7"/>
                          </w:rPr>
                        </w:pPr>
                        <w:r>
                          <w:rPr>
                            <w:rFonts w:ascii="Arial"/>
                            <w:color w:val="FF0000"/>
                            <w:w w:val="105"/>
                            <w:sz w:val="7"/>
                          </w:rPr>
                          <w:t>OA</w:t>
                        </w:r>
                      </w:p>
                    </w:txbxContent>
                  </v:textbox>
                </v:shape>
                <w10:wrap anchorx="page"/>
              </v:group>
            </w:pict>
          </mc:Fallback>
        </mc:AlternateContent>
      </w:r>
      <w:r w:rsidR="00DC0BFC">
        <w:rPr>
          <w:rFonts w:ascii="Arial"/>
          <w:color w:val="4D4D4D"/>
          <w:sz w:val="13"/>
        </w:rPr>
        <w:t>800</w:t>
      </w:r>
    </w:p>
    <w:p w14:paraId="1A169F16" w14:textId="77777777" w:rsidR="00BB4C49" w:rsidRDefault="00BB4C49">
      <w:pPr>
        <w:jc w:val="right"/>
        <w:rPr>
          <w:rFonts w:ascii="Arial"/>
          <w:sz w:val="13"/>
        </w:rPr>
        <w:sectPr w:rsidR="00BB4C49">
          <w:type w:val="continuous"/>
          <w:pgSz w:w="12240" w:h="15840"/>
          <w:pgMar w:top="1320" w:right="1240" w:bottom="280" w:left="940" w:header="720" w:footer="720" w:gutter="0"/>
          <w:cols w:space="720"/>
        </w:sectPr>
      </w:pPr>
    </w:p>
    <w:p w14:paraId="70E1D379" w14:textId="77777777" w:rsidR="00BB4C49" w:rsidRDefault="00BB4C49">
      <w:pPr>
        <w:pStyle w:val="BodyText"/>
        <w:spacing w:before="1"/>
        <w:rPr>
          <w:rFonts w:ascii="Arial"/>
          <w:sz w:val="14"/>
        </w:rPr>
      </w:pPr>
    </w:p>
    <w:p w14:paraId="227AC9E9" w14:textId="77777777" w:rsidR="00BB4C49" w:rsidRDefault="00144D41">
      <w:pPr>
        <w:ind w:right="38"/>
        <w:jc w:val="right"/>
        <w:rPr>
          <w:rFonts w:ascii="Arial"/>
          <w:sz w:val="13"/>
        </w:rPr>
      </w:pPr>
      <w:r>
        <w:rPr>
          <w:noProof/>
        </w:rPr>
        <mc:AlternateContent>
          <mc:Choice Requires="wps">
            <w:drawing>
              <wp:anchor distT="0" distB="0" distL="114300" distR="114300" simplePos="0" relativeHeight="15753728" behindDoc="0" locked="0" layoutInCell="1" allowOverlap="1" wp14:anchorId="0988BA3B" wp14:editId="5D5D1C29">
                <wp:simplePos x="0" y="0"/>
                <wp:positionH relativeFrom="page">
                  <wp:posOffset>901065</wp:posOffset>
                </wp:positionH>
                <wp:positionV relativeFrom="paragraph">
                  <wp:posOffset>-17145</wp:posOffset>
                </wp:positionV>
                <wp:extent cx="130810" cy="523875"/>
                <wp:effectExtent l="0" t="0" r="0" b="0"/>
                <wp:wrapNone/>
                <wp:docPr id="1305" name="Text Box 12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810" cy="523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155060" w14:textId="77777777" w:rsidR="00C334C5" w:rsidRDefault="00C334C5">
                            <w:pPr>
                              <w:spacing w:line="182" w:lineRule="exact"/>
                              <w:ind w:left="20"/>
                              <w:rPr>
                                <w:rFonts w:ascii="Arial"/>
                                <w:sz w:val="16"/>
                              </w:rPr>
                            </w:pPr>
                            <w:r>
                              <w:rPr>
                                <w:rFonts w:ascii="Arial"/>
                                <w:w w:val="105"/>
                                <w:sz w:val="16"/>
                              </w:rPr>
                              <w:t>Frequency</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88BA3B" id="Text Box 1299" o:spid="_x0000_s1718" type="#_x0000_t202" style="position:absolute;left:0;text-align:left;margin-left:70.95pt;margin-top:-1.35pt;width:10.3pt;height:41.25pt;z-index:15753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" filled="f" stroked="f">
                <v:textbox style="layout-flow:vertical;mso-layout-flow-alt:bottom-to-top" inset="0,0,0,0">
                  <w:txbxContent>
                    <w:p w14:paraId="07155060" w14:textId="77777777" w:rsidR="00C334C5" w:rsidRDefault="00C334C5">
                      <w:pPr>
                        <w:spacing w:line="182" w:lineRule="exact"/>
                        <w:ind w:left="20"/>
                        <w:rPr>
                          <w:rFonts w:ascii="Arial"/>
                          <w:sz w:val="16"/>
                        </w:rPr>
                      </w:pPr>
                      <w:r>
                        <w:rPr>
                          <w:rFonts w:ascii="Arial"/>
                          <w:w w:val="105"/>
                          <w:sz w:val="16"/>
                        </w:rPr>
                        <w:t>Frequency</w:t>
                      </w:r>
                    </w:p>
                  </w:txbxContent>
                </v:textbox>
                <w10:wrap anchorx="page"/>
              </v:shape>
            </w:pict>
          </mc:Fallback>
        </mc:AlternateContent>
      </w:r>
      <w:r w:rsidR="00DC0BFC">
        <w:rPr>
          <w:rFonts w:ascii="Arial"/>
          <w:color w:val="4D4D4D"/>
          <w:sz w:val="13"/>
        </w:rPr>
        <w:t>600</w:t>
      </w:r>
    </w:p>
    <w:p w14:paraId="5BA0BA59" w14:textId="77777777" w:rsidR="00BB4C49" w:rsidRDefault="00BB4C49">
      <w:pPr>
        <w:pStyle w:val="BodyText"/>
        <w:spacing w:before="1"/>
        <w:rPr>
          <w:rFonts w:ascii="Arial"/>
          <w:sz w:val="14"/>
        </w:rPr>
      </w:pPr>
    </w:p>
    <w:p w14:paraId="4019C5D8" w14:textId="77777777" w:rsidR="00BB4C49" w:rsidRDefault="00DC0BFC">
      <w:pPr>
        <w:ind w:right="38"/>
        <w:jc w:val="right"/>
        <w:rPr>
          <w:rFonts w:ascii="Arial"/>
          <w:sz w:val="13"/>
        </w:rPr>
      </w:pPr>
      <w:r>
        <w:rPr>
          <w:rFonts w:ascii="Arial"/>
          <w:color w:val="4D4D4D"/>
          <w:sz w:val="13"/>
        </w:rPr>
        <w:t>400</w:t>
      </w:r>
    </w:p>
    <w:p w14:paraId="37C7BD52" w14:textId="77777777" w:rsidR="00BB4C49" w:rsidRDefault="00BB4C49">
      <w:pPr>
        <w:pStyle w:val="BodyText"/>
        <w:spacing w:before="1"/>
        <w:rPr>
          <w:rFonts w:ascii="Arial"/>
          <w:sz w:val="14"/>
        </w:rPr>
      </w:pPr>
    </w:p>
    <w:p w14:paraId="04B6C211" w14:textId="77777777" w:rsidR="00BB4C49" w:rsidRDefault="00DC0BFC">
      <w:pPr>
        <w:ind w:right="38"/>
        <w:jc w:val="right"/>
        <w:rPr>
          <w:rFonts w:ascii="Arial"/>
          <w:sz w:val="13"/>
        </w:rPr>
      </w:pPr>
      <w:r>
        <w:rPr>
          <w:rFonts w:ascii="Arial"/>
          <w:color w:val="4D4D4D"/>
          <w:sz w:val="13"/>
        </w:rPr>
        <w:t>200</w:t>
      </w:r>
    </w:p>
    <w:p w14:paraId="723FC064" w14:textId="77777777" w:rsidR="00BB4C49" w:rsidRDefault="00DC0BFC">
      <w:pPr>
        <w:pStyle w:val="BodyText"/>
        <w:spacing w:before="2"/>
        <w:rPr>
          <w:rFonts w:ascii="Arial"/>
          <w:sz w:val="29"/>
        </w:rPr>
      </w:pPr>
      <w:r>
        <w:br w:type="column"/>
      </w:r>
    </w:p>
    <w:p w14:paraId="12C4C1B4" w14:textId="77777777" w:rsidR="00BB4C49" w:rsidRDefault="00DC0BFC">
      <w:pPr>
        <w:spacing w:line="225" w:lineRule="auto"/>
        <w:ind w:left="962" w:right="184" w:hanging="245"/>
        <w:rPr>
          <w:rFonts w:ascii="Arial"/>
          <w:sz w:val="20"/>
        </w:rPr>
      </w:pPr>
      <w:r>
        <w:rPr>
          <w:rFonts w:ascii="Arial"/>
          <w:sz w:val="20"/>
        </w:rPr>
        <w:t>Latin</w:t>
      </w:r>
      <w:r>
        <w:rPr>
          <w:rFonts w:ascii="Arial"/>
          <w:spacing w:val="-6"/>
          <w:sz w:val="20"/>
        </w:rPr>
        <w:t xml:space="preserve"> </w:t>
      </w:r>
      <w:r>
        <w:rPr>
          <w:rFonts w:ascii="Arial"/>
          <w:sz w:val="20"/>
        </w:rPr>
        <w:t>America</w:t>
      </w:r>
      <w:r>
        <w:rPr>
          <w:rFonts w:ascii="Arial"/>
          <w:spacing w:val="-5"/>
          <w:sz w:val="20"/>
        </w:rPr>
        <w:t xml:space="preserve"> </w:t>
      </w:r>
      <w:r>
        <w:rPr>
          <w:rFonts w:ascii="Arial"/>
          <w:sz w:val="20"/>
        </w:rPr>
        <w:t>&amp;</w:t>
      </w:r>
      <w:r>
        <w:rPr>
          <w:rFonts w:ascii="Arial"/>
          <w:spacing w:val="-53"/>
          <w:sz w:val="20"/>
        </w:rPr>
        <w:t xml:space="preserve"> </w:t>
      </w:r>
      <w:r>
        <w:rPr>
          <w:rFonts w:ascii="Arial"/>
          <w:sz w:val="20"/>
        </w:rPr>
        <w:t>Caribbean</w:t>
      </w:r>
    </w:p>
    <w:p w14:paraId="2147D628" w14:textId="77777777" w:rsidR="00BB4C49" w:rsidRDefault="00BB4C49">
      <w:pPr>
        <w:spacing w:line="225" w:lineRule="auto"/>
        <w:rPr>
          <w:rFonts w:ascii="Arial"/>
          <w:sz w:val="20"/>
        </w:rPr>
        <w:sectPr w:rsidR="00BB4C49">
          <w:type w:val="continuous"/>
          <w:pgSz w:w="12240" w:h="15840"/>
          <w:pgMar w:top="1320" w:right="1240" w:bottom="280" w:left="940" w:header="720" w:footer="720" w:gutter="0"/>
          <w:cols w:num="2" w:space="720" w:equalWidth="0">
            <w:col w:w="980" w:space="6758"/>
            <w:col w:w="2322"/>
          </w:cols>
        </w:sectPr>
      </w:pPr>
    </w:p>
    <w:p w14:paraId="5BEF861C" w14:textId="77777777" w:rsidR="00BB4C49" w:rsidRDefault="00BB4C49">
      <w:pPr>
        <w:pStyle w:val="BodyText"/>
        <w:spacing w:before="1"/>
        <w:rPr>
          <w:rFonts w:ascii="Arial"/>
          <w:sz w:val="14"/>
        </w:rPr>
      </w:pPr>
    </w:p>
    <w:p w14:paraId="0EF8C840" w14:textId="77777777" w:rsidR="00BB4C49" w:rsidRDefault="00DC0BFC">
      <w:pPr>
        <w:ind w:right="9118"/>
        <w:jc w:val="right"/>
        <w:rPr>
          <w:rFonts w:ascii="Arial"/>
          <w:sz w:val="13"/>
        </w:rPr>
      </w:pPr>
      <w:r>
        <w:rPr>
          <w:rFonts w:ascii="Arial"/>
          <w:color w:val="4D4D4D"/>
          <w:w w:val="102"/>
          <w:sz w:val="13"/>
        </w:rPr>
        <w:t>0</w:t>
      </w:r>
    </w:p>
    <w:p w14:paraId="7926FE30" w14:textId="77777777" w:rsidR="00BB4C49" w:rsidRDefault="00144D41">
      <w:pPr>
        <w:spacing w:before="42"/>
        <w:ind w:right="9118"/>
        <w:jc w:val="right"/>
        <w:rPr>
          <w:rFonts w:ascii="Arial"/>
          <w:sz w:val="13"/>
        </w:rPr>
      </w:pPr>
      <w:r>
        <w:rPr>
          <w:noProof/>
        </w:rPr>
        <mc:AlternateContent>
          <mc:Choice Requires="wpg">
            <w:drawing>
              <wp:anchor distT="0" distB="0" distL="114300" distR="114300" simplePos="0" relativeHeight="15748608" behindDoc="0" locked="0" layoutInCell="1" allowOverlap="1" wp14:anchorId="580E299C" wp14:editId="325F21E9">
                <wp:simplePos x="0" y="0"/>
                <wp:positionH relativeFrom="page">
                  <wp:posOffset>1202690</wp:posOffset>
                </wp:positionH>
                <wp:positionV relativeFrom="paragraph">
                  <wp:posOffset>25400</wp:posOffset>
                </wp:positionV>
                <wp:extent cx="2357755" cy="842010"/>
                <wp:effectExtent l="0" t="0" r="0" b="0"/>
                <wp:wrapNone/>
                <wp:docPr id="1301" name="Group 12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57755" cy="842010"/>
                          <a:chOff x="1894" y="40"/>
                          <a:chExt cx="3713" cy="1326"/>
                        </a:xfrm>
                      </wpg:grpSpPr>
                      <pic:pic xmlns:pic="http://schemas.openxmlformats.org/drawingml/2006/picture">
                        <pic:nvPicPr>
                          <pic:cNvPr id="1302" name="Picture 129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1893" y="112"/>
                            <a:ext cx="3713" cy="12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03" name="Text Box 1297"/>
                        <wps:cNvSpPr txBox="1">
                          <a:spLocks noChangeArrowheads="1"/>
                        </wps:cNvSpPr>
                        <wps:spPr bwMode="auto">
                          <a:xfrm>
                            <a:off x="1963" y="39"/>
                            <a:ext cx="72" cy="1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6B4C12" w14:textId="77777777" w:rsidR="00C334C5" w:rsidRDefault="00C334C5">
                              <w:pPr>
                                <w:spacing w:line="181" w:lineRule="exact"/>
                                <w:rPr>
                                  <w:rFonts w:ascii="Arial"/>
                                  <w:b/>
                                  <w:sz w:val="18"/>
                                </w:rPr>
                              </w:pPr>
                              <w:r>
                                <w:rPr>
                                  <w:rFonts w:ascii="Arial"/>
                                  <w:b/>
                                  <w:w w:val="103"/>
                                  <w:sz w:val="18"/>
                                </w:rPr>
                                <w:t>I</w:t>
                              </w:r>
                            </w:p>
                          </w:txbxContent>
                        </wps:txbx>
                        <wps:bodyPr rot="0" vert="horz" wrap="square" lIns="0" tIns="0" rIns="0" bIns="0" anchor="t" anchorCtr="0" upright="1">
                          <a:noAutofit/>
                        </wps:bodyPr>
                      </wps:wsp>
                      <wps:wsp>
                        <wps:cNvPr id="1304" name="Text Box 1296"/>
                        <wps:cNvSpPr txBox="1">
                          <a:spLocks noChangeArrowheads="1"/>
                        </wps:cNvSpPr>
                        <wps:spPr bwMode="auto">
                          <a:xfrm>
                            <a:off x="2335" y="288"/>
                            <a:ext cx="123" cy="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7EC4FC" w14:textId="77777777" w:rsidR="00C334C5" w:rsidRDefault="00C334C5">
                              <w:pPr>
                                <w:spacing w:line="71" w:lineRule="exact"/>
                                <w:rPr>
                                  <w:rFonts w:ascii="Arial"/>
                                  <w:sz w:val="7"/>
                                </w:rPr>
                              </w:pPr>
                              <w:r>
                                <w:rPr>
                                  <w:rFonts w:ascii="Arial"/>
                                  <w:color w:val="FF0000"/>
                                  <w:w w:val="105"/>
                                  <w:sz w:val="7"/>
                                </w:rPr>
                                <w:t>OA</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80E299C" id="Group 1295" o:spid="_x0000_s1719" style="position:absolute;left:0;text-align:left;margin-left:94.7pt;margin-top:2pt;width:185.65pt;height:66.3pt;z-index:15748608;mso-position-horizontal-relative:page" coordorigin="1894,40" coordsize="3713,13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">
                <v:shape id="Picture 1298" o:spid="_x0000_s1720" type="#_x0000_t75" style="position:absolute;left:1893;top:112;width:3713;height:12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">
                  <v:imagedata r:id="rId40" o:title=""/>
                </v:shape>
                <v:shape id="Text Box 1297" o:spid="_x0000_s1721" type="#_x0000_t202" style="position:absolute;left:1963;top:39;width:72;height: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" filled="f" stroked="f">
                  <v:textbox inset="0,0,0,0">
                    <w:txbxContent>
                      <w:p w14:paraId="766B4C12" w14:textId="77777777" w:rsidR="00C334C5" w:rsidRDefault="00C334C5">
                        <w:pPr>
                          <w:spacing w:line="181" w:lineRule="exact"/>
                          <w:rPr>
                            <w:rFonts w:ascii="Arial"/>
                            <w:b/>
                            <w:sz w:val="18"/>
                          </w:rPr>
                        </w:pPr>
                        <w:r>
                          <w:rPr>
                            <w:rFonts w:ascii="Arial"/>
                            <w:b/>
                            <w:w w:val="103"/>
                            <w:sz w:val="18"/>
                          </w:rPr>
                          <w:t>I</w:t>
                        </w:r>
                      </w:p>
                    </w:txbxContent>
                  </v:textbox>
                </v:shape>
                <v:shape id="Text Box 1296" o:spid="_x0000_s1722" type="#_x0000_t202" style="position:absolute;left:2335;top:288;width:123;height: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" filled="f" stroked="f">
                  <v:textbox inset="0,0,0,0">
                    <w:txbxContent>
                      <w:p w14:paraId="267EC4FC" w14:textId="77777777" w:rsidR="00C334C5" w:rsidRDefault="00C334C5">
                        <w:pPr>
                          <w:spacing w:line="71" w:lineRule="exact"/>
                          <w:rPr>
                            <w:rFonts w:ascii="Arial"/>
                            <w:sz w:val="7"/>
                          </w:rPr>
                        </w:pPr>
                        <w:r>
                          <w:rPr>
                            <w:rFonts w:ascii="Arial"/>
                            <w:color w:val="FF0000"/>
                            <w:w w:val="105"/>
                            <w:sz w:val="7"/>
                          </w:rPr>
                          <w:t>OA</w:t>
                        </w:r>
                      </w:p>
                    </w:txbxContent>
                  </v:textbox>
                </v:shape>
                <w10:wrap anchorx="page"/>
              </v:group>
            </w:pict>
          </mc:Fallback>
        </mc:AlternateContent>
      </w:r>
      <w:r>
        <w:rPr>
          <w:noProof/>
        </w:rPr>
        <mc:AlternateContent>
          <mc:Choice Requires="wpg">
            <w:drawing>
              <wp:anchor distT="0" distB="0" distL="114300" distR="114300" simplePos="0" relativeHeight="15752192" behindDoc="0" locked="0" layoutInCell="1" allowOverlap="1" wp14:anchorId="06A4B221" wp14:editId="77523E3A">
                <wp:simplePos x="0" y="0"/>
                <wp:positionH relativeFrom="page">
                  <wp:posOffset>3618230</wp:posOffset>
                </wp:positionH>
                <wp:positionV relativeFrom="paragraph">
                  <wp:posOffset>25400</wp:posOffset>
                </wp:positionV>
                <wp:extent cx="2348230" cy="842010"/>
                <wp:effectExtent l="0" t="0" r="0" b="0"/>
                <wp:wrapNone/>
                <wp:docPr id="1298" name="Group 12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48230" cy="842010"/>
                          <a:chOff x="5698" y="40"/>
                          <a:chExt cx="3698" cy="1326"/>
                        </a:xfrm>
                      </wpg:grpSpPr>
                      <pic:pic xmlns:pic="http://schemas.openxmlformats.org/drawingml/2006/picture">
                        <pic:nvPicPr>
                          <pic:cNvPr id="1299" name="Picture 129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5697" y="116"/>
                            <a:ext cx="3698" cy="1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00" name="Text Box 1293"/>
                        <wps:cNvSpPr txBox="1">
                          <a:spLocks noChangeArrowheads="1"/>
                        </wps:cNvSpPr>
                        <wps:spPr bwMode="auto">
                          <a:xfrm>
                            <a:off x="5804" y="39"/>
                            <a:ext cx="200" cy="3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B5E66E" w14:textId="77777777" w:rsidR="00C334C5" w:rsidRDefault="00C334C5">
                              <w:pPr>
                                <w:spacing w:line="181" w:lineRule="exact"/>
                                <w:rPr>
                                  <w:rFonts w:ascii="Arial"/>
                                  <w:b/>
                                  <w:sz w:val="18"/>
                                </w:rPr>
                              </w:pPr>
                              <w:r>
                                <w:rPr>
                                  <w:rFonts w:ascii="Arial"/>
                                  <w:b/>
                                  <w:w w:val="103"/>
                                  <w:sz w:val="18"/>
                                </w:rPr>
                                <w:t>J</w:t>
                              </w:r>
                            </w:p>
                            <w:p w14:paraId="6855CAB2" w14:textId="77777777" w:rsidR="00C334C5" w:rsidRDefault="00C334C5">
                              <w:pPr>
                                <w:spacing w:before="58"/>
                                <w:ind w:left="77"/>
                                <w:rPr>
                                  <w:rFonts w:ascii="Arial"/>
                                  <w:sz w:val="7"/>
                                </w:rPr>
                              </w:pPr>
                              <w:r>
                                <w:rPr>
                                  <w:rFonts w:ascii="Arial"/>
                                  <w:color w:val="FF0000"/>
                                  <w:w w:val="105"/>
                                  <w:sz w:val="7"/>
                                </w:rPr>
                                <w:t>OA</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6A4B221" id="Group 1292" o:spid="_x0000_s1723" style="position:absolute;left:0;text-align:left;margin-left:284.9pt;margin-top:2pt;width:184.9pt;height:66.3pt;z-index:15752192;mso-position-horizontal-relative:page" coordorigin="5698,40" coordsize="3698,13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">
                <v:shape id="Picture 1294" o:spid="_x0000_s1724" type="#_x0000_t75" style="position:absolute;left:5697;top:116;width:3698;height:12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">
                  <v:imagedata r:id="rId42" o:title=""/>
                </v:shape>
                <v:shape id="Text Box 1293" o:spid="_x0000_s1725" type="#_x0000_t202" style="position:absolute;left:5804;top:39;width:200;height: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" filled="f" stroked="f">
                  <v:textbox inset="0,0,0,0">
                    <w:txbxContent>
                      <w:p w14:paraId="07B5E66E" w14:textId="77777777" w:rsidR="00C334C5" w:rsidRDefault="00C334C5">
                        <w:pPr>
                          <w:spacing w:line="181" w:lineRule="exact"/>
                          <w:rPr>
                            <w:rFonts w:ascii="Arial"/>
                            <w:b/>
                            <w:sz w:val="18"/>
                          </w:rPr>
                        </w:pPr>
                        <w:r>
                          <w:rPr>
                            <w:rFonts w:ascii="Arial"/>
                            <w:b/>
                            <w:w w:val="103"/>
                            <w:sz w:val="18"/>
                          </w:rPr>
                          <w:t>J</w:t>
                        </w:r>
                      </w:p>
                      <w:p w14:paraId="6855CAB2" w14:textId="77777777" w:rsidR="00C334C5" w:rsidRDefault="00C334C5">
                        <w:pPr>
                          <w:spacing w:before="58"/>
                          <w:ind w:left="77"/>
                          <w:rPr>
                            <w:rFonts w:ascii="Arial"/>
                            <w:sz w:val="7"/>
                          </w:rPr>
                        </w:pPr>
                        <w:r>
                          <w:rPr>
                            <w:rFonts w:ascii="Arial"/>
                            <w:color w:val="FF0000"/>
                            <w:w w:val="105"/>
                            <w:sz w:val="7"/>
                          </w:rPr>
                          <w:t>OA</w:t>
                        </w:r>
                      </w:p>
                    </w:txbxContent>
                  </v:textbox>
                </v:shape>
                <w10:wrap anchorx="page"/>
              </v:group>
            </w:pict>
          </mc:Fallback>
        </mc:AlternateContent>
      </w:r>
      <w:r w:rsidR="00DC0BFC">
        <w:rPr>
          <w:rFonts w:ascii="Arial"/>
          <w:color w:val="4D4D4D"/>
          <w:sz w:val="13"/>
        </w:rPr>
        <w:t>800</w:t>
      </w:r>
    </w:p>
    <w:p w14:paraId="67F26774" w14:textId="77777777" w:rsidR="00BB4C49" w:rsidRDefault="00BB4C49">
      <w:pPr>
        <w:jc w:val="right"/>
        <w:rPr>
          <w:rFonts w:ascii="Arial"/>
          <w:sz w:val="13"/>
        </w:rPr>
        <w:sectPr w:rsidR="00BB4C49">
          <w:type w:val="continuous"/>
          <w:pgSz w:w="12240" w:h="15840"/>
          <w:pgMar w:top="1320" w:right="1240" w:bottom="280" w:left="940" w:header="720" w:footer="720" w:gutter="0"/>
          <w:cols w:space="720"/>
        </w:sectPr>
      </w:pPr>
    </w:p>
    <w:p w14:paraId="5977BC42" w14:textId="77777777" w:rsidR="00BB4C49" w:rsidRDefault="00BB4C49">
      <w:pPr>
        <w:pStyle w:val="BodyText"/>
        <w:spacing w:before="1"/>
        <w:rPr>
          <w:rFonts w:ascii="Arial"/>
          <w:sz w:val="14"/>
        </w:rPr>
      </w:pPr>
    </w:p>
    <w:p w14:paraId="617E1820" w14:textId="77777777" w:rsidR="00BB4C49" w:rsidRDefault="00DC0BFC">
      <w:pPr>
        <w:ind w:right="38"/>
        <w:jc w:val="right"/>
        <w:rPr>
          <w:rFonts w:ascii="Arial"/>
          <w:sz w:val="13"/>
        </w:rPr>
      </w:pPr>
      <w:r>
        <w:rPr>
          <w:rFonts w:ascii="Arial"/>
          <w:color w:val="4D4D4D"/>
          <w:sz w:val="13"/>
        </w:rPr>
        <w:t>600</w:t>
      </w:r>
    </w:p>
    <w:p w14:paraId="3D706FE6" w14:textId="77777777" w:rsidR="00BB4C49" w:rsidRDefault="00BB4C49">
      <w:pPr>
        <w:pStyle w:val="BodyText"/>
        <w:spacing w:before="1"/>
        <w:rPr>
          <w:rFonts w:ascii="Arial"/>
          <w:sz w:val="14"/>
        </w:rPr>
      </w:pPr>
    </w:p>
    <w:p w14:paraId="1D819017" w14:textId="77777777" w:rsidR="00BB4C49" w:rsidRDefault="00DC0BFC">
      <w:pPr>
        <w:ind w:right="38"/>
        <w:jc w:val="right"/>
        <w:rPr>
          <w:rFonts w:ascii="Arial"/>
          <w:sz w:val="13"/>
        </w:rPr>
      </w:pPr>
      <w:r>
        <w:rPr>
          <w:rFonts w:ascii="Arial"/>
          <w:color w:val="4D4D4D"/>
          <w:sz w:val="13"/>
        </w:rPr>
        <w:t>400</w:t>
      </w:r>
    </w:p>
    <w:p w14:paraId="0E818B6A" w14:textId="77777777" w:rsidR="00BB4C49" w:rsidRDefault="00BB4C49">
      <w:pPr>
        <w:pStyle w:val="BodyText"/>
        <w:spacing w:before="1"/>
        <w:rPr>
          <w:rFonts w:ascii="Arial"/>
          <w:sz w:val="14"/>
        </w:rPr>
      </w:pPr>
    </w:p>
    <w:p w14:paraId="1ACE18CF" w14:textId="77777777" w:rsidR="00BB4C49" w:rsidRDefault="00DC0BFC">
      <w:pPr>
        <w:ind w:right="38"/>
        <w:jc w:val="right"/>
        <w:rPr>
          <w:rFonts w:ascii="Arial"/>
          <w:sz w:val="13"/>
        </w:rPr>
      </w:pPr>
      <w:r>
        <w:rPr>
          <w:rFonts w:ascii="Arial"/>
          <w:color w:val="4D4D4D"/>
          <w:sz w:val="13"/>
        </w:rPr>
        <w:t>200</w:t>
      </w:r>
    </w:p>
    <w:p w14:paraId="6F9A729F" w14:textId="77777777" w:rsidR="00BB4C49" w:rsidRDefault="00DC0BFC">
      <w:pPr>
        <w:pStyle w:val="BodyText"/>
        <w:spacing w:before="2"/>
        <w:rPr>
          <w:rFonts w:ascii="Arial"/>
          <w:sz w:val="29"/>
        </w:rPr>
      </w:pPr>
      <w:r>
        <w:br w:type="column"/>
      </w:r>
    </w:p>
    <w:p w14:paraId="132C2B29" w14:textId="77777777" w:rsidR="00BB4C49" w:rsidRDefault="00DC0BFC">
      <w:pPr>
        <w:spacing w:line="225" w:lineRule="auto"/>
        <w:ind w:left="800" w:right="280" w:hanging="84"/>
        <w:rPr>
          <w:rFonts w:ascii="Arial"/>
          <w:sz w:val="20"/>
        </w:rPr>
      </w:pPr>
      <w:r>
        <w:rPr>
          <w:rFonts w:ascii="Arial"/>
          <w:sz w:val="20"/>
        </w:rPr>
        <w:t>Middle</w:t>
      </w:r>
      <w:r>
        <w:rPr>
          <w:rFonts w:ascii="Arial"/>
          <w:spacing w:val="-9"/>
          <w:sz w:val="20"/>
        </w:rPr>
        <w:t xml:space="preserve"> </w:t>
      </w:r>
      <w:r>
        <w:rPr>
          <w:rFonts w:ascii="Arial"/>
          <w:sz w:val="20"/>
        </w:rPr>
        <w:t>East</w:t>
      </w:r>
      <w:r>
        <w:rPr>
          <w:rFonts w:ascii="Arial"/>
          <w:spacing w:val="-9"/>
          <w:sz w:val="20"/>
        </w:rPr>
        <w:t xml:space="preserve"> </w:t>
      </w:r>
      <w:r>
        <w:rPr>
          <w:rFonts w:ascii="Arial"/>
          <w:sz w:val="20"/>
        </w:rPr>
        <w:t>&amp;</w:t>
      </w:r>
      <w:r>
        <w:rPr>
          <w:rFonts w:ascii="Arial"/>
          <w:spacing w:val="-53"/>
          <w:sz w:val="20"/>
        </w:rPr>
        <w:t xml:space="preserve"> </w:t>
      </w:r>
      <w:r>
        <w:rPr>
          <w:rFonts w:ascii="Arial"/>
          <w:sz w:val="20"/>
        </w:rPr>
        <w:t>North</w:t>
      </w:r>
      <w:r>
        <w:rPr>
          <w:rFonts w:ascii="Arial"/>
          <w:spacing w:val="-2"/>
          <w:sz w:val="20"/>
        </w:rPr>
        <w:t xml:space="preserve"> </w:t>
      </w:r>
      <w:r>
        <w:rPr>
          <w:rFonts w:ascii="Arial"/>
          <w:sz w:val="20"/>
        </w:rPr>
        <w:t>Africa</w:t>
      </w:r>
    </w:p>
    <w:p w14:paraId="20807EDE" w14:textId="77777777" w:rsidR="00BB4C49" w:rsidRDefault="00BB4C49">
      <w:pPr>
        <w:spacing w:line="225" w:lineRule="auto"/>
        <w:rPr>
          <w:rFonts w:ascii="Arial"/>
          <w:sz w:val="20"/>
        </w:rPr>
        <w:sectPr w:rsidR="00BB4C49">
          <w:type w:val="continuous"/>
          <w:pgSz w:w="12240" w:h="15840"/>
          <w:pgMar w:top="1320" w:right="1240" w:bottom="280" w:left="940" w:header="720" w:footer="720" w:gutter="0"/>
          <w:cols w:num="2" w:space="720" w:equalWidth="0">
            <w:col w:w="980" w:space="6848"/>
            <w:col w:w="2232"/>
          </w:cols>
        </w:sectPr>
      </w:pPr>
    </w:p>
    <w:p w14:paraId="7C8FBC3F" w14:textId="77777777" w:rsidR="00BB4C49" w:rsidRDefault="00BB4C49">
      <w:pPr>
        <w:pStyle w:val="BodyText"/>
        <w:spacing w:before="1"/>
        <w:rPr>
          <w:rFonts w:ascii="Arial"/>
          <w:sz w:val="14"/>
        </w:rPr>
      </w:pPr>
    </w:p>
    <w:p w14:paraId="3135C688" w14:textId="77777777" w:rsidR="00BB4C49" w:rsidRDefault="00DC0BFC">
      <w:pPr>
        <w:ind w:right="9118"/>
        <w:jc w:val="right"/>
        <w:rPr>
          <w:rFonts w:ascii="Arial"/>
          <w:sz w:val="13"/>
        </w:rPr>
      </w:pPr>
      <w:r>
        <w:rPr>
          <w:rFonts w:ascii="Arial"/>
          <w:color w:val="4D4D4D"/>
          <w:w w:val="102"/>
          <w:sz w:val="13"/>
        </w:rPr>
        <w:t>0</w:t>
      </w:r>
    </w:p>
    <w:p w14:paraId="770E1CCE" w14:textId="77777777" w:rsidR="00BB4C49" w:rsidRDefault="00144D41">
      <w:pPr>
        <w:spacing w:before="42"/>
        <w:ind w:right="9118"/>
        <w:jc w:val="right"/>
        <w:rPr>
          <w:rFonts w:ascii="Arial"/>
          <w:sz w:val="13"/>
        </w:rPr>
      </w:pPr>
      <w:r>
        <w:rPr>
          <w:noProof/>
        </w:rPr>
        <mc:AlternateContent>
          <mc:Choice Requires="wpg">
            <w:drawing>
              <wp:anchor distT="0" distB="0" distL="114300" distR="114300" simplePos="0" relativeHeight="15749120" behindDoc="0" locked="0" layoutInCell="1" allowOverlap="1" wp14:anchorId="292A37A6" wp14:editId="53A5A974">
                <wp:simplePos x="0" y="0"/>
                <wp:positionH relativeFrom="page">
                  <wp:posOffset>1202690</wp:posOffset>
                </wp:positionH>
                <wp:positionV relativeFrom="paragraph">
                  <wp:posOffset>25400</wp:posOffset>
                </wp:positionV>
                <wp:extent cx="2357755" cy="842010"/>
                <wp:effectExtent l="0" t="0" r="0" b="0"/>
                <wp:wrapNone/>
                <wp:docPr id="1294" name="Group 12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57755" cy="842010"/>
                          <a:chOff x="1894" y="40"/>
                          <a:chExt cx="3713" cy="1326"/>
                        </a:xfrm>
                      </wpg:grpSpPr>
                      <pic:pic xmlns:pic="http://schemas.openxmlformats.org/drawingml/2006/picture">
                        <pic:nvPicPr>
                          <pic:cNvPr id="1295" name="Picture 129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1893" y="112"/>
                            <a:ext cx="3713" cy="12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96" name="Text Box 1290"/>
                        <wps:cNvSpPr txBox="1">
                          <a:spLocks noChangeArrowheads="1"/>
                        </wps:cNvSpPr>
                        <wps:spPr bwMode="auto">
                          <a:xfrm>
                            <a:off x="2046" y="39"/>
                            <a:ext cx="155" cy="1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413075" w14:textId="77777777" w:rsidR="00C334C5" w:rsidRDefault="00C334C5">
                              <w:pPr>
                                <w:spacing w:line="181" w:lineRule="exact"/>
                                <w:rPr>
                                  <w:rFonts w:ascii="Arial"/>
                                  <w:b/>
                                  <w:sz w:val="18"/>
                                </w:rPr>
                              </w:pPr>
                              <w:r>
                                <w:rPr>
                                  <w:rFonts w:ascii="Arial"/>
                                  <w:b/>
                                  <w:w w:val="103"/>
                                  <w:sz w:val="18"/>
                                </w:rPr>
                                <w:t>K</w:t>
                              </w:r>
                            </w:p>
                          </w:txbxContent>
                        </wps:txbx>
                        <wps:bodyPr rot="0" vert="horz" wrap="square" lIns="0" tIns="0" rIns="0" bIns="0" anchor="t" anchorCtr="0" upright="1">
                          <a:noAutofit/>
                        </wps:bodyPr>
                      </wps:wsp>
                      <wps:wsp>
                        <wps:cNvPr id="1297" name="Text Box 1289"/>
                        <wps:cNvSpPr txBox="1">
                          <a:spLocks noChangeArrowheads="1"/>
                        </wps:cNvSpPr>
                        <wps:spPr bwMode="auto">
                          <a:xfrm>
                            <a:off x="3060" y="288"/>
                            <a:ext cx="123" cy="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C0EF73" w14:textId="77777777" w:rsidR="00C334C5" w:rsidRDefault="00C334C5">
                              <w:pPr>
                                <w:spacing w:line="71" w:lineRule="exact"/>
                                <w:rPr>
                                  <w:rFonts w:ascii="Arial"/>
                                  <w:sz w:val="7"/>
                                </w:rPr>
                              </w:pPr>
                              <w:r>
                                <w:rPr>
                                  <w:rFonts w:ascii="Arial"/>
                                  <w:color w:val="FF0000"/>
                                  <w:w w:val="105"/>
                                  <w:sz w:val="7"/>
                                </w:rPr>
                                <w:t>OA</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92A37A6" id="Group 1288" o:spid="_x0000_s1726" style="position:absolute;left:0;text-align:left;margin-left:94.7pt;margin-top:2pt;width:185.65pt;height:66.3pt;z-index:15749120;mso-position-horizontal-relative:page" coordorigin="1894,40" coordsize="3713,13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">
                <v:shape id="Picture 1291" o:spid="_x0000_s1727" type="#_x0000_t75" style="position:absolute;left:1893;top:112;width:3713;height:12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">
                  <v:imagedata r:id="rId44" o:title=""/>
                </v:shape>
                <v:shape id="Text Box 1290" o:spid="_x0000_s1728" type="#_x0000_t202" style="position:absolute;left:2046;top:39;width:155;height: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" filled="f" stroked="f">
                  <v:textbox inset="0,0,0,0">
                    <w:txbxContent>
                      <w:p w14:paraId="53413075" w14:textId="77777777" w:rsidR="00C334C5" w:rsidRDefault="00C334C5">
                        <w:pPr>
                          <w:spacing w:line="181" w:lineRule="exact"/>
                          <w:rPr>
                            <w:rFonts w:ascii="Arial"/>
                            <w:b/>
                            <w:sz w:val="18"/>
                          </w:rPr>
                        </w:pPr>
                        <w:r>
                          <w:rPr>
                            <w:rFonts w:ascii="Arial"/>
                            <w:b/>
                            <w:w w:val="103"/>
                            <w:sz w:val="18"/>
                          </w:rPr>
                          <w:t>K</w:t>
                        </w:r>
                      </w:p>
                    </w:txbxContent>
                  </v:textbox>
                </v:shape>
                <v:shape id="Text Box 1289" o:spid="_x0000_s1729" type="#_x0000_t202" style="position:absolute;left:3060;top:288;width:123;height: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" filled="f" stroked="f">
                  <v:textbox inset="0,0,0,0">
                    <w:txbxContent>
                      <w:p w14:paraId="48C0EF73" w14:textId="77777777" w:rsidR="00C334C5" w:rsidRDefault="00C334C5">
                        <w:pPr>
                          <w:spacing w:line="71" w:lineRule="exact"/>
                          <w:rPr>
                            <w:rFonts w:ascii="Arial"/>
                            <w:sz w:val="7"/>
                          </w:rPr>
                        </w:pPr>
                        <w:r>
                          <w:rPr>
                            <w:rFonts w:ascii="Arial"/>
                            <w:color w:val="FF0000"/>
                            <w:w w:val="105"/>
                            <w:sz w:val="7"/>
                          </w:rPr>
                          <w:t>OA</w:t>
                        </w:r>
                      </w:p>
                    </w:txbxContent>
                  </v:textbox>
                </v:shape>
                <w10:wrap anchorx="page"/>
              </v:group>
            </w:pict>
          </mc:Fallback>
        </mc:AlternateContent>
      </w:r>
      <w:r>
        <w:rPr>
          <w:noProof/>
        </w:rPr>
        <mc:AlternateContent>
          <mc:Choice Requires="wpg">
            <w:drawing>
              <wp:anchor distT="0" distB="0" distL="114300" distR="114300" simplePos="0" relativeHeight="15752704" behindDoc="0" locked="0" layoutInCell="1" allowOverlap="1" wp14:anchorId="1562B24A" wp14:editId="065E90FC">
                <wp:simplePos x="0" y="0"/>
                <wp:positionH relativeFrom="page">
                  <wp:posOffset>3618230</wp:posOffset>
                </wp:positionH>
                <wp:positionV relativeFrom="paragraph">
                  <wp:posOffset>25400</wp:posOffset>
                </wp:positionV>
                <wp:extent cx="2348230" cy="842010"/>
                <wp:effectExtent l="0" t="0" r="0" b="0"/>
                <wp:wrapNone/>
                <wp:docPr id="1290" name="Group 12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48230" cy="842010"/>
                          <a:chOff x="5698" y="40"/>
                          <a:chExt cx="3698" cy="1326"/>
                        </a:xfrm>
                      </wpg:grpSpPr>
                      <pic:pic xmlns:pic="http://schemas.openxmlformats.org/drawingml/2006/picture">
                        <pic:nvPicPr>
                          <pic:cNvPr id="1291" name="Picture 128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5697" y="116"/>
                            <a:ext cx="3698" cy="1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92" name="Text Box 1286"/>
                        <wps:cNvSpPr txBox="1">
                          <a:spLocks noChangeArrowheads="1"/>
                        </wps:cNvSpPr>
                        <wps:spPr bwMode="auto">
                          <a:xfrm>
                            <a:off x="5815" y="39"/>
                            <a:ext cx="134" cy="1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A66386" w14:textId="77777777" w:rsidR="00C334C5" w:rsidRDefault="00C334C5">
                              <w:pPr>
                                <w:spacing w:line="181" w:lineRule="exact"/>
                                <w:rPr>
                                  <w:rFonts w:ascii="Arial"/>
                                  <w:b/>
                                  <w:sz w:val="18"/>
                                </w:rPr>
                              </w:pPr>
                              <w:r>
                                <w:rPr>
                                  <w:rFonts w:ascii="Arial"/>
                                  <w:b/>
                                  <w:w w:val="103"/>
                                  <w:sz w:val="18"/>
                                </w:rPr>
                                <w:t>L</w:t>
                              </w:r>
                            </w:p>
                          </w:txbxContent>
                        </wps:txbx>
                        <wps:bodyPr rot="0" vert="horz" wrap="square" lIns="0" tIns="0" rIns="0" bIns="0" anchor="t" anchorCtr="0" upright="1">
                          <a:noAutofit/>
                        </wps:bodyPr>
                      </wps:wsp>
                      <wps:wsp>
                        <wps:cNvPr id="1293" name="Text Box 1285"/>
                        <wps:cNvSpPr txBox="1">
                          <a:spLocks noChangeArrowheads="1"/>
                        </wps:cNvSpPr>
                        <wps:spPr bwMode="auto">
                          <a:xfrm>
                            <a:off x="6998" y="288"/>
                            <a:ext cx="123" cy="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F84A14" w14:textId="77777777" w:rsidR="00C334C5" w:rsidRDefault="00C334C5">
                              <w:pPr>
                                <w:spacing w:line="71" w:lineRule="exact"/>
                                <w:rPr>
                                  <w:rFonts w:ascii="Arial"/>
                                  <w:sz w:val="7"/>
                                </w:rPr>
                              </w:pPr>
                              <w:r>
                                <w:rPr>
                                  <w:rFonts w:ascii="Arial"/>
                                  <w:color w:val="FF0000"/>
                                  <w:w w:val="105"/>
                                  <w:sz w:val="7"/>
                                </w:rPr>
                                <w:t>OA</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562B24A" id="Group 1284" o:spid="_x0000_s1730" style="position:absolute;left:0;text-align:left;margin-left:284.9pt;margin-top:2pt;width:184.9pt;height:66.3pt;z-index:15752704;mso-position-horizontal-relative:page" coordorigin="5698,40" coordsize="3698,13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">
                <v:shape id="Picture 1287" o:spid="_x0000_s1731" type="#_x0000_t75" style="position:absolute;left:5697;top:116;width:3698;height:12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">
                  <v:imagedata r:id="rId46" o:title=""/>
                </v:shape>
                <v:shape id="Text Box 1286" o:spid="_x0000_s1732" type="#_x0000_t202" style="position:absolute;left:5815;top:39;width:134;height: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" filled="f" stroked="f">
                  <v:textbox inset="0,0,0,0">
                    <w:txbxContent>
                      <w:p w14:paraId="4AA66386" w14:textId="77777777" w:rsidR="00C334C5" w:rsidRDefault="00C334C5">
                        <w:pPr>
                          <w:spacing w:line="181" w:lineRule="exact"/>
                          <w:rPr>
                            <w:rFonts w:ascii="Arial"/>
                            <w:b/>
                            <w:sz w:val="18"/>
                          </w:rPr>
                        </w:pPr>
                        <w:r>
                          <w:rPr>
                            <w:rFonts w:ascii="Arial"/>
                            <w:b/>
                            <w:w w:val="103"/>
                            <w:sz w:val="18"/>
                          </w:rPr>
                          <w:t>L</w:t>
                        </w:r>
                      </w:p>
                    </w:txbxContent>
                  </v:textbox>
                </v:shape>
                <v:shape id="Text Box 1285" o:spid="_x0000_s1733" type="#_x0000_t202" style="position:absolute;left:6998;top:288;width:123;height: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" filled="f" stroked="f">
                  <v:textbox inset="0,0,0,0">
                    <w:txbxContent>
                      <w:p w14:paraId="27F84A14" w14:textId="77777777" w:rsidR="00C334C5" w:rsidRDefault="00C334C5">
                        <w:pPr>
                          <w:spacing w:line="71" w:lineRule="exact"/>
                          <w:rPr>
                            <w:rFonts w:ascii="Arial"/>
                            <w:sz w:val="7"/>
                          </w:rPr>
                        </w:pPr>
                        <w:r>
                          <w:rPr>
                            <w:rFonts w:ascii="Arial"/>
                            <w:color w:val="FF0000"/>
                            <w:w w:val="105"/>
                            <w:sz w:val="7"/>
                          </w:rPr>
                          <w:t>OA</w:t>
                        </w:r>
                      </w:p>
                    </w:txbxContent>
                  </v:textbox>
                </v:shape>
                <w10:wrap anchorx="page"/>
              </v:group>
            </w:pict>
          </mc:Fallback>
        </mc:AlternateContent>
      </w:r>
      <w:r w:rsidR="00DC0BFC">
        <w:rPr>
          <w:rFonts w:ascii="Arial"/>
          <w:color w:val="4D4D4D"/>
          <w:sz w:val="13"/>
        </w:rPr>
        <w:t>800</w:t>
      </w:r>
    </w:p>
    <w:p w14:paraId="7373FD06" w14:textId="77777777" w:rsidR="00BB4C49" w:rsidRDefault="00BB4C49">
      <w:pPr>
        <w:jc w:val="right"/>
        <w:rPr>
          <w:rFonts w:ascii="Arial"/>
          <w:sz w:val="13"/>
        </w:rPr>
        <w:sectPr w:rsidR="00BB4C49">
          <w:type w:val="continuous"/>
          <w:pgSz w:w="12240" w:h="15840"/>
          <w:pgMar w:top="1320" w:right="1240" w:bottom="280" w:left="940" w:header="720" w:footer="720" w:gutter="0"/>
          <w:cols w:space="720"/>
        </w:sectPr>
      </w:pPr>
    </w:p>
    <w:p w14:paraId="43BEC87D" w14:textId="77777777" w:rsidR="00BB4C49" w:rsidRDefault="00BB4C49">
      <w:pPr>
        <w:pStyle w:val="BodyText"/>
        <w:rPr>
          <w:rFonts w:ascii="Arial"/>
          <w:sz w:val="14"/>
        </w:rPr>
      </w:pPr>
    </w:p>
    <w:p w14:paraId="091E4040" w14:textId="77777777" w:rsidR="00BB4C49" w:rsidRDefault="00DC0BFC">
      <w:pPr>
        <w:spacing w:before="1"/>
        <w:ind w:right="38"/>
        <w:jc w:val="right"/>
        <w:rPr>
          <w:rFonts w:ascii="Arial"/>
          <w:sz w:val="13"/>
        </w:rPr>
      </w:pPr>
      <w:r>
        <w:rPr>
          <w:rFonts w:ascii="Arial"/>
          <w:color w:val="4D4D4D"/>
          <w:sz w:val="13"/>
        </w:rPr>
        <w:t>600</w:t>
      </w:r>
    </w:p>
    <w:p w14:paraId="68938CBF" w14:textId="77777777" w:rsidR="00BB4C49" w:rsidRDefault="00BB4C49">
      <w:pPr>
        <w:pStyle w:val="BodyText"/>
        <w:rPr>
          <w:rFonts w:ascii="Arial"/>
          <w:sz w:val="14"/>
        </w:rPr>
      </w:pPr>
    </w:p>
    <w:p w14:paraId="7F8B6FBF" w14:textId="77777777" w:rsidR="00BB4C49" w:rsidRDefault="00DC0BFC">
      <w:pPr>
        <w:spacing w:before="1"/>
        <w:ind w:right="38"/>
        <w:jc w:val="right"/>
        <w:rPr>
          <w:rFonts w:ascii="Arial"/>
          <w:sz w:val="13"/>
        </w:rPr>
      </w:pPr>
      <w:r>
        <w:rPr>
          <w:rFonts w:ascii="Arial"/>
          <w:color w:val="4D4D4D"/>
          <w:sz w:val="13"/>
        </w:rPr>
        <w:t>400</w:t>
      </w:r>
    </w:p>
    <w:p w14:paraId="234AF5F6" w14:textId="77777777" w:rsidR="00BB4C49" w:rsidRDefault="00BB4C49">
      <w:pPr>
        <w:pStyle w:val="BodyText"/>
        <w:rPr>
          <w:rFonts w:ascii="Arial"/>
          <w:sz w:val="14"/>
        </w:rPr>
      </w:pPr>
    </w:p>
    <w:p w14:paraId="0DCAB6B6" w14:textId="77777777" w:rsidR="00BB4C49" w:rsidRDefault="00DC0BFC">
      <w:pPr>
        <w:spacing w:before="1"/>
        <w:ind w:right="38"/>
        <w:jc w:val="right"/>
        <w:rPr>
          <w:rFonts w:ascii="Arial"/>
          <w:sz w:val="13"/>
        </w:rPr>
      </w:pPr>
      <w:r>
        <w:rPr>
          <w:rFonts w:ascii="Arial"/>
          <w:color w:val="4D4D4D"/>
          <w:sz w:val="13"/>
        </w:rPr>
        <w:t>200</w:t>
      </w:r>
    </w:p>
    <w:p w14:paraId="34D01D83" w14:textId="77777777" w:rsidR="00BB4C49" w:rsidRDefault="00DC0BFC">
      <w:pPr>
        <w:pStyle w:val="BodyText"/>
        <w:spacing w:before="1"/>
        <w:rPr>
          <w:rFonts w:ascii="Arial"/>
          <w:sz w:val="29"/>
        </w:rPr>
      </w:pPr>
      <w:r>
        <w:br w:type="column"/>
      </w:r>
    </w:p>
    <w:p w14:paraId="2F0909AD" w14:textId="77777777" w:rsidR="00BB4C49" w:rsidRDefault="00DC0BFC">
      <w:pPr>
        <w:spacing w:line="225" w:lineRule="auto"/>
        <w:ind w:left="943" w:right="381" w:hanging="226"/>
        <w:rPr>
          <w:rFonts w:ascii="Arial"/>
          <w:sz w:val="20"/>
        </w:rPr>
      </w:pPr>
      <w:r>
        <w:rPr>
          <w:rFonts w:ascii="Arial"/>
          <w:sz w:val="20"/>
        </w:rPr>
        <w:t>East</w:t>
      </w:r>
      <w:r>
        <w:rPr>
          <w:rFonts w:ascii="Arial"/>
          <w:spacing w:val="-10"/>
          <w:sz w:val="20"/>
        </w:rPr>
        <w:t xml:space="preserve"> </w:t>
      </w:r>
      <w:r>
        <w:rPr>
          <w:rFonts w:ascii="Arial"/>
          <w:sz w:val="20"/>
        </w:rPr>
        <w:t>Asia</w:t>
      </w:r>
      <w:r>
        <w:rPr>
          <w:rFonts w:ascii="Arial"/>
          <w:spacing w:val="-9"/>
          <w:sz w:val="20"/>
        </w:rPr>
        <w:t xml:space="preserve"> </w:t>
      </w:r>
      <w:r>
        <w:rPr>
          <w:rFonts w:ascii="Arial"/>
          <w:sz w:val="20"/>
        </w:rPr>
        <w:t>&amp;</w:t>
      </w:r>
      <w:r>
        <w:rPr>
          <w:rFonts w:ascii="Arial"/>
          <w:spacing w:val="-52"/>
          <w:sz w:val="20"/>
        </w:rPr>
        <w:t xml:space="preserve"> </w:t>
      </w:r>
      <w:r>
        <w:rPr>
          <w:rFonts w:ascii="Arial"/>
          <w:sz w:val="20"/>
        </w:rPr>
        <w:t>Pacific</w:t>
      </w:r>
    </w:p>
    <w:p w14:paraId="08C4F895" w14:textId="77777777" w:rsidR="00BB4C49" w:rsidRDefault="00BB4C49">
      <w:pPr>
        <w:spacing w:line="225" w:lineRule="auto"/>
        <w:rPr>
          <w:rFonts w:ascii="Arial"/>
          <w:sz w:val="20"/>
        </w:rPr>
        <w:sectPr w:rsidR="00BB4C49">
          <w:type w:val="continuous"/>
          <w:pgSz w:w="12240" w:h="15840"/>
          <w:pgMar w:top="1320" w:right="1240" w:bottom="280" w:left="940" w:header="720" w:footer="720" w:gutter="0"/>
          <w:cols w:num="2" w:space="720" w:equalWidth="0">
            <w:col w:w="980" w:space="6947"/>
            <w:col w:w="2133"/>
          </w:cols>
        </w:sectPr>
      </w:pPr>
    </w:p>
    <w:p w14:paraId="07813197" w14:textId="77777777" w:rsidR="00BB4C49" w:rsidRDefault="00BB4C49">
      <w:pPr>
        <w:pStyle w:val="BodyText"/>
        <w:rPr>
          <w:rFonts w:ascii="Arial"/>
          <w:sz w:val="14"/>
        </w:rPr>
      </w:pPr>
    </w:p>
    <w:p w14:paraId="02582FF2" w14:textId="77777777" w:rsidR="00BB4C49" w:rsidRDefault="00DC0BFC">
      <w:pPr>
        <w:ind w:right="9118"/>
        <w:jc w:val="right"/>
        <w:rPr>
          <w:rFonts w:ascii="Arial"/>
          <w:sz w:val="13"/>
        </w:rPr>
      </w:pPr>
      <w:r>
        <w:rPr>
          <w:rFonts w:ascii="Arial"/>
          <w:color w:val="4D4D4D"/>
          <w:w w:val="102"/>
          <w:sz w:val="13"/>
        </w:rPr>
        <w:t>0</w:t>
      </w:r>
    </w:p>
    <w:p w14:paraId="0C341256" w14:textId="77777777" w:rsidR="00BB4C49" w:rsidRDefault="00144D41">
      <w:pPr>
        <w:spacing w:before="42"/>
        <w:ind w:right="9118"/>
        <w:jc w:val="right"/>
        <w:rPr>
          <w:rFonts w:ascii="Arial"/>
          <w:sz w:val="13"/>
        </w:rPr>
      </w:pPr>
      <w:r>
        <w:rPr>
          <w:noProof/>
        </w:rPr>
        <mc:AlternateContent>
          <mc:Choice Requires="wpg">
            <w:drawing>
              <wp:anchor distT="0" distB="0" distL="114300" distR="114300" simplePos="0" relativeHeight="15749632" behindDoc="0" locked="0" layoutInCell="1" allowOverlap="1" wp14:anchorId="74ECCDB0" wp14:editId="3B9BD758">
                <wp:simplePos x="0" y="0"/>
                <wp:positionH relativeFrom="page">
                  <wp:posOffset>1202690</wp:posOffset>
                </wp:positionH>
                <wp:positionV relativeFrom="paragraph">
                  <wp:posOffset>25400</wp:posOffset>
                </wp:positionV>
                <wp:extent cx="2357755" cy="851535"/>
                <wp:effectExtent l="0" t="0" r="0" b="0"/>
                <wp:wrapNone/>
                <wp:docPr id="1286" name="Group 12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57755" cy="851535"/>
                          <a:chOff x="1894" y="40"/>
                          <a:chExt cx="3713" cy="1341"/>
                        </a:xfrm>
                      </wpg:grpSpPr>
                      <pic:pic xmlns:pic="http://schemas.openxmlformats.org/drawingml/2006/picture">
                        <pic:nvPicPr>
                          <pic:cNvPr id="1287" name="Picture 128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1893" y="112"/>
                            <a:ext cx="3713" cy="12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88" name="Text Box 1282"/>
                        <wps:cNvSpPr txBox="1">
                          <a:spLocks noChangeArrowheads="1"/>
                        </wps:cNvSpPr>
                        <wps:spPr bwMode="auto">
                          <a:xfrm>
                            <a:off x="2066" y="39"/>
                            <a:ext cx="175" cy="1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9FD7DD" w14:textId="77777777" w:rsidR="00C334C5" w:rsidRDefault="00C334C5">
                              <w:pPr>
                                <w:spacing w:line="181" w:lineRule="exact"/>
                                <w:rPr>
                                  <w:rFonts w:ascii="Arial"/>
                                  <w:b/>
                                  <w:sz w:val="18"/>
                                </w:rPr>
                              </w:pPr>
                              <w:r>
                                <w:rPr>
                                  <w:rFonts w:ascii="Arial"/>
                                  <w:b/>
                                  <w:w w:val="103"/>
                                  <w:sz w:val="18"/>
                                </w:rPr>
                                <w:t>M</w:t>
                              </w:r>
                            </w:p>
                          </w:txbxContent>
                        </wps:txbx>
                        <wps:bodyPr rot="0" vert="horz" wrap="square" lIns="0" tIns="0" rIns="0" bIns="0" anchor="t" anchorCtr="0" upright="1">
                          <a:noAutofit/>
                        </wps:bodyPr>
                      </wps:wsp>
                      <wps:wsp>
                        <wps:cNvPr id="1289" name="Text Box 1281"/>
                        <wps:cNvSpPr txBox="1">
                          <a:spLocks noChangeArrowheads="1"/>
                        </wps:cNvSpPr>
                        <wps:spPr bwMode="auto">
                          <a:xfrm>
                            <a:off x="4409" y="288"/>
                            <a:ext cx="123" cy="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9F2907" w14:textId="77777777" w:rsidR="00C334C5" w:rsidRDefault="00C334C5">
                              <w:pPr>
                                <w:spacing w:line="71" w:lineRule="exact"/>
                                <w:rPr>
                                  <w:rFonts w:ascii="Arial"/>
                                  <w:sz w:val="7"/>
                                </w:rPr>
                              </w:pPr>
                              <w:r>
                                <w:rPr>
                                  <w:rFonts w:ascii="Arial"/>
                                  <w:color w:val="FF0000"/>
                                  <w:w w:val="105"/>
                                  <w:sz w:val="7"/>
                                </w:rPr>
                                <w:t>OA</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4ECCDB0" id="Group 1280" o:spid="_x0000_s1734" style="position:absolute;left:0;text-align:left;margin-left:94.7pt;margin-top:2pt;width:185.65pt;height:67.05pt;z-index:15749632;mso-position-horizontal-relative:page" coordorigin="1894,40" coordsize="3713,13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">
                <v:shape id="Picture 1283" o:spid="_x0000_s1735" type="#_x0000_t75" style="position:absolute;left:1893;top:112;width:3713;height:12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">
                  <v:imagedata r:id="rId48" o:title=""/>
                </v:shape>
                <v:shape id="Text Box 1282" o:spid="_x0000_s1736" type="#_x0000_t202" style="position:absolute;left:2066;top:39;width:175;height: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" filled="f" stroked="f">
                  <v:textbox inset="0,0,0,0">
                    <w:txbxContent>
                      <w:p w14:paraId="2F9FD7DD" w14:textId="77777777" w:rsidR="00C334C5" w:rsidRDefault="00C334C5">
                        <w:pPr>
                          <w:spacing w:line="181" w:lineRule="exact"/>
                          <w:rPr>
                            <w:rFonts w:ascii="Arial"/>
                            <w:b/>
                            <w:sz w:val="18"/>
                          </w:rPr>
                        </w:pPr>
                        <w:r>
                          <w:rPr>
                            <w:rFonts w:ascii="Arial"/>
                            <w:b/>
                            <w:w w:val="103"/>
                            <w:sz w:val="18"/>
                          </w:rPr>
                          <w:t>M</w:t>
                        </w:r>
                      </w:p>
                    </w:txbxContent>
                  </v:textbox>
                </v:shape>
                <v:shape id="Text Box 1281" o:spid="_x0000_s1737" type="#_x0000_t202" style="position:absolute;left:4409;top:288;width:123;height: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" filled="f" stroked="f">
                  <v:textbox inset="0,0,0,0">
                    <w:txbxContent>
                      <w:p w14:paraId="199F2907" w14:textId="77777777" w:rsidR="00C334C5" w:rsidRDefault="00C334C5">
                        <w:pPr>
                          <w:spacing w:line="71" w:lineRule="exact"/>
                          <w:rPr>
                            <w:rFonts w:ascii="Arial"/>
                            <w:sz w:val="7"/>
                          </w:rPr>
                        </w:pPr>
                        <w:r>
                          <w:rPr>
                            <w:rFonts w:ascii="Arial"/>
                            <w:color w:val="FF0000"/>
                            <w:w w:val="105"/>
                            <w:sz w:val="7"/>
                          </w:rPr>
                          <w:t>OA</w:t>
                        </w:r>
                      </w:p>
                    </w:txbxContent>
                  </v:textbox>
                </v:shape>
                <w10:wrap anchorx="page"/>
              </v:group>
            </w:pict>
          </mc:Fallback>
        </mc:AlternateContent>
      </w:r>
      <w:r>
        <w:rPr>
          <w:noProof/>
        </w:rPr>
        <mc:AlternateContent>
          <mc:Choice Requires="wpg">
            <w:drawing>
              <wp:anchor distT="0" distB="0" distL="114300" distR="114300" simplePos="0" relativeHeight="15753216" behindDoc="0" locked="0" layoutInCell="1" allowOverlap="1" wp14:anchorId="64A10EED" wp14:editId="11C690A3">
                <wp:simplePos x="0" y="0"/>
                <wp:positionH relativeFrom="page">
                  <wp:posOffset>3618230</wp:posOffset>
                </wp:positionH>
                <wp:positionV relativeFrom="paragraph">
                  <wp:posOffset>25400</wp:posOffset>
                </wp:positionV>
                <wp:extent cx="2348230" cy="851535"/>
                <wp:effectExtent l="0" t="0" r="0" b="0"/>
                <wp:wrapNone/>
                <wp:docPr id="1282" name="Group 12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48230" cy="851535"/>
                          <a:chOff x="5698" y="40"/>
                          <a:chExt cx="3698" cy="1341"/>
                        </a:xfrm>
                      </wpg:grpSpPr>
                      <pic:pic xmlns:pic="http://schemas.openxmlformats.org/drawingml/2006/picture">
                        <pic:nvPicPr>
                          <pic:cNvPr id="1283" name="Picture 127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5697" y="116"/>
                            <a:ext cx="3698" cy="12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84" name="Text Box 1278"/>
                        <wps:cNvSpPr txBox="1">
                          <a:spLocks noChangeArrowheads="1"/>
                        </wps:cNvSpPr>
                        <wps:spPr bwMode="auto">
                          <a:xfrm>
                            <a:off x="5835" y="39"/>
                            <a:ext cx="155" cy="1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A2A1A4" w14:textId="77777777" w:rsidR="00C334C5" w:rsidRDefault="00C334C5">
                              <w:pPr>
                                <w:spacing w:line="181" w:lineRule="exact"/>
                                <w:rPr>
                                  <w:rFonts w:ascii="Arial"/>
                                  <w:b/>
                                  <w:sz w:val="18"/>
                                </w:rPr>
                              </w:pPr>
                              <w:r>
                                <w:rPr>
                                  <w:rFonts w:ascii="Arial"/>
                                  <w:b/>
                                  <w:w w:val="103"/>
                                  <w:sz w:val="18"/>
                                </w:rPr>
                                <w:t>N</w:t>
                              </w:r>
                            </w:p>
                          </w:txbxContent>
                        </wps:txbx>
                        <wps:bodyPr rot="0" vert="horz" wrap="square" lIns="0" tIns="0" rIns="0" bIns="0" anchor="t" anchorCtr="0" upright="1">
                          <a:noAutofit/>
                        </wps:bodyPr>
                      </wps:wsp>
                      <wps:wsp>
                        <wps:cNvPr id="1285" name="Text Box 1277"/>
                        <wps:cNvSpPr txBox="1">
                          <a:spLocks noChangeArrowheads="1"/>
                        </wps:cNvSpPr>
                        <wps:spPr bwMode="auto">
                          <a:xfrm>
                            <a:off x="8706" y="288"/>
                            <a:ext cx="123" cy="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BBF033" w14:textId="77777777" w:rsidR="00C334C5" w:rsidRDefault="00C334C5">
                              <w:pPr>
                                <w:spacing w:line="71" w:lineRule="exact"/>
                                <w:rPr>
                                  <w:rFonts w:ascii="Arial"/>
                                  <w:sz w:val="7"/>
                                </w:rPr>
                              </w:pPr>
                              <w:r>
                                <w:rPr>
                                  <w:rFonts w:ascii="Arial"/>
                                  <w:color w:val="FF0000"/>
                                  <w:w w:val="105"/>
                                  <w:sz w:val="7"/>
                                </w:rPr>
                                <w:t>OA</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4A10EED" id="Group 1276" o:spid="_x0000_s1738" style="position:absolute;left:0;text-align:left;margin-left:284.9pt;margin-top:2pt;width:184.9pt;height:67.05pt;z-index:15753216;mso-position-horizontal-relative:page" coordorigin="5698,40" coordsize="3698,13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">
                <v:shape id="Picture 1279" o:spid="_x0000_s1739" type="#_x0000_t75" style="position:absolute;left:5697;top:116;width:3698;height:12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">
                  <v:imagedata r:id="rId50" o:title=""/>
                </v:shape>
                <v:shape id="Text Box 1278" o:spid="_x0000_s1740" type="#_x0000_t202" style="position:absolute;left:5835;top:39;width:155;height: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" filled="f" stroked="f">
                  <v:textbox inset="0,0,0,0">
                    <w:txbxContent>
                      <w:p w14:paraId="32A2A1A4" w14:textId="77777777" w:rsidR="00C334C5" w:rsidRDefault="00C334C5">
                        <w:pPr>
                          <w:spacing w:line="181" w:lineRule="exact"/>
                          <w:rPr>
                            <w:rFonts w:ascii="Arial"/>
                            <w:b/>
                            <w:sz w:val="18"/>
                          </w:rPr>
                        </w:pPr>
                        <w:r>
                          <w:rPr>
                            <w:rFonts w:ascii="Arial"/>
                            <w:b/>
                            <w:w w:val="103"/>
                            <w:sz w:val="18"/>
                          </w:rPr>
                          <w:t>N</w:t>
                        </w:r>
                      </w:p>
                    </w:txbxContent>
                  </v:textbox>
                </v:shape>
                <v:shape id="Text Box 1277" o:spid="_x0000_s1741" type="#_x0000_t202" style="position:absolute;left:8706;top:288;width:123;height: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" filled="f" stroked="f">
                  <v:textbox inset="0,0,0,0">
                    <w:txbxContent>
                      <w:p w14:paraId="75BBF033" w14:textId="77777777" w:rsidR="00C334C5" w:rsidRDefault="00C334C5">
                        <w:pPr>
                          <w:spacing w:line="71" w:lineRule="exact"/>
                          <w:rPr>
                            <w:rFonts w:ascii="Arial"/>
                            <w:sz w:val="7"/>
                          </w:rPr>
                        </w:pPr>
                        <w:r>
                          <w:rPr>
                            <w:rFonts w:ascii="Arial"/>
                            <w:color w:val="FF0000"/>
                            <w:w w:val="105"/>
                            <w:sz w:val="7"/>
                          </w:rPr>
                          <w:t>OA</w:t>
                        </w:r>
                      </w:p>
                    </w:txbxContent>
                  </v:textbox>
                </v:shape>
                <w10:wrap anchorx="page"/>
              </v:group>
            </w:pict>
          </mc:Fallback>
        </mc:AlternateContent>
      </w:r>
      <w:r w:rsidR="00DC0BFC">
        <w:rPr>
          <w:rFonts w:ascii="Arial"/>
          <w:color w:val="4D4D4D"/>
          <w:sz w:val="13"/>
        </w:rPr>
        <w:t>800</w:t>
      </w:r>
    </w:p>
    <w:p w14:paraId="44B0224B" w14:textId="77777777" w:rsidR="00BB4C49" w:rsidRDefault="00BB4C49">
      <w:pPr>
        <w:jc w:val="right"/>
        <w:rPr>
          <w:rFonts w:ascii="Arial"/>
          <w:sz w:val="13"/>
        </w:rPr>
        <w:sectPr w:rsidR="00BB4C49">
          <w:type w:val="continuous"/>
          <w:pgSz w:w="12240" w:h="15840"/>
          <w:pgMar w:top="1320" w:right="1240" w:bottom="280" w:left="940" w:header="720" w:footer="720" w:gutter="0"/>
          <w:cols w:space="720"/>
        </w:sectPr>
      </w:pPr>
    </w:p>
    <w:p w14:paraId="342078CB" w14:textId="77777777" w:rsidR="00BB4C49" w:rsidRDefault="00BB4C49">
      <w:pPr>
        <w:pStyle w:val="BodyText"/>
        <w:spacing w:before="1"/>
        <w:rPr>
          <w:rFonts w:ascii="Arial"/>
          <w:sz w:val="14"/>
        </w:rPr>
      </w:pPr>
    </w:p>
    <w:p w14:paraId="5CC6E155" w14:textId="77777777" w:rsidR="00BB4C49" w:rsidRDefault="00DC0BFC">
      <w:pPr>
        <w:jc w:val="right"/>
        <w:rPr>
          <w:rFonts w:ascii="Arial"/>
          <w:sz w:val="13"/>
        </w:rPr>
      </w:pPr>
      <w:r>
        <w:rPr>
          <w:rFonts w:ascii="Arial"/>
          <w:color w:val="4D4D4D"/>
          <w:sz w:val="13"/>
        </w:rPr>
        <w:t>600</w:t>
      </w:r>
    </w:p>
    <w:p w14:paraId="54BF4EB2" w14:textId="77777777" w:rsidR="00BB4C49" w:rsidRDefault="00BB4C49">
      <w:pPr>
        <w:pStyle w:val="BodyText"/>
        <w:spacing w:before="1"/>
        <w:rPr>
          <w:rFonts w:ascii="Arial"/>
          <w:sz w:val="14"/>
        </w:rPr>
      </w:pPr>
    </w:p>
    <w:p w14:paraId="4A3AF42E" w14:textId="77777777" w:rsidR="00BB4C49" w:rsidRDefault="00DC0BFC">
      <w:pPr>
        <w:jc w:val="right"/>
        <w:rPr>
          <w:rFonts w:ascii="Arial"/>
          <w:sz w:val="13"/>
        </w:rPr>
      </w:pPr>
      <w:r>
        <w:rPr>
          <w:rFonts w:ascii="Arial"/>
          <w:color w:val="4D4D4D"/>
          <w:sz w:val="13"/>
        </w:rPr>
        <w:t>400</w:t>
      </w:r>
    </w:p>
    <w:p w14:paraId="52B669AB" w14:textId="77777777" w:rsidR="00BB4C49" w:rsidRDefault="00BB4C49">
      <w:pPr>
        <w:pStyle w:val="BodyText"/>
        <w:spacing w:before="1"/>
        <w:rPr>
          <w:rFonts w:ascii="Arial"/>
          <w:sz w:val="14"/>
        </w:rPr>
      </w:pPr>
    </w:p>
    <w:p w14:paraId="3B00A09C" w14:textId="77777777" w:rsidR="00BB4C49" w:rsidRDefault="00DC0BFC">
      <w:pPr>
        <w:jc w:val="right"/>
        <w:rPr>
          <w:rFonts w:ascii="Arial"/>
          <w:sz w:val="13"/>
        </w:rPr>
      </w:pPr>
      <w:r>
        <w:rPr>
          <w:rFonts w:ascii="Arial"/>
          <w:color w:val="4D4D4D"/>
          <w:sz w:val="13"/>
        </w:rPr>
        <w:t>200</w:t>
      </w:r>
    </w:p>
    <w:p w14:paraId="221E5232" w14:textId="77777777" w:rsidR="00BB4C49" w:rsidRDefault="00BB4C49">
      <w:pPr>
        <w:pStyle w:val="BodyText"/>
        <w:spacing w:before="1"/>
        <w:rPr>
          <w:rFonts w:ascii="Arial"/>
          <w:sz w:val="14"/>
        </w:rPr>
      </w:pPr>
    </w:p>
    <w:p w14:paraId="0044139F" w14:textId="77777777" w:rsidR="00BB4C49" w:rsidRDefault="00DC0BFC">
      <w:pPr>
        <w:jc w:val="right"/>
        <w:rPr>
          <w:rFonts w:ascii="Arial"/>
          <w:sz w:val="13"/>
        </w:rPr>
      </w:pPr>
      <w:r>
        <w:rPr>
          <w:rFonts w:ascii="Arial"/>
          <w:color w:val="4D4D4D"/>
          <w:w w:val="102"/>
          <w:sz w:val="13"/>
        </w:rPr>
        <w:t>0</w:t>
      </w:r>
    </w:p>
    <w:p w14:paraId="4EB16ADD" w14:textId="77777777" w:rsidR="00BB4C49" w:rsidRDefault="00DC0BFC">
      <w:pPr>
        <w:pStyle w:val="BodyText"/>
        <w:rPr>
          <w:rFonts w:ascii="Arial"/>
          <w:sz w:val="12"/>
        </w:rPr>
      </w:pPr>
      <w:r>
        <w:br w:type="column"/>
      </w:r>
    </w:p>
    <w:p w14:paraId="075D91A8" w14:textId="77777777" w:rsidR="00BB4C49" w:rsidRDefault="00BB4C49">
      <w:pPr>
        <w:pStyle w:val="BodyText"/>
        <w:rPr>
          <w:rFonts w:ascii="Arial"/>
          <w:sz w:val="12"/>
        </w:rPr>
      </w:pPr>
    </w:p>
    <w:p w14:paraId="2BA99514" w14:textId="77777777" w:rsidR="00BB4C49" w:rsidRDefault="00BB4C49">
      <w:pPr>
        <w:pStyle w:val="BodyText"/>
        <w:rPr>
          <w:rFonts w:ascii="Arial"/>
          <w:sz w:val="12"/>
        </w:rPr>
      </w:pPr>
    </w:p>
    <w:p w14:paraId="23C8D8D7" w14:textId="77777777" w:rsidR="00BB4C49" w:rsidRDefault="00BB4C49">
      <w:pPr>
        <w:pStyle w:val="BodyText"/>
        <w:rPr>
          <w:rFonts w:ascii="Arial"/>
          <w:sz w:val="12"/>
        </w:rPr>
      </w:pPr>
    </w:p>
    <w:p w14:paraId="6B3368E6" w14:textId="77777777" w:rsidR="00BB4C49" w:rsidRDefault="00BB4C49">
      <w:pPr>
        <w:pStyle w:val="BodyText"/>
        <w:rPr>
          <w:rFonts w:ascii="Arial"/>
          <w:sz w:val="12"/>
        </w:rPr>
      </w:pPr>
    </w:p>
    <w:p w14:paraId="2E4C339F" w14:textId="77777777" w:rsidR="00BB4C49" w:rsidRDefault="00BB4C49">
      <w:pPr>
        <w:pStyle w:val="BodyText"/>
        <w:rPr>
          <w:rFonts w:ascii="Arial"/>
          <w:sz w:val="12"/>
        </w:rPr>
      </w:pPr>
    </w:p>
    <w:p w14:paraId="3C651C2D" w14:textId="77777777" w:rsidR="00BB4C49" w:rsidRDefault="00BB4C49">
      <w:pPr>
        <w:pStyle w:val="BodyText"/>
        <w:rPr>
          <w:rFonts w:ascii="Arial"/>
          <w:sz w:val="12"/>
        </w:rPr>
      </w:pPr>
    </w:p>
    <w:p w14:paraId="0DF6B3C8" w14:textId="77777777" w:rsidR="00BB4C49" w:rsidRDefault="00BB4C49">
      <w:pPr>
        <w:pStyle w:val="BodyText"/>
        <w:rPr>
          <w:rFonts w:ascii="Arial"/>
          <w:sz w:val="12"/>
        </w:rPr>
      </w:pPr>
    </w:p>
    <w:p w14:paraId="4C5BB36E" w14:textId="77777777" w:rsidR="00BB4C49" w:rsidRDefault="00DC0BFC">
      <w:pPr>
        <w:tabs>
          <w:tab w:val="left" w:pos="1214"/>
          <w:tab w:val="left" w:pos="2358"/>
        </w:tabs>
        <w:spacing w:before="73"/>
        <w:ind w:left="106"/>
        <w:rPr>
          <w:rFonts w:ascii="Arial"/>
          <w:sz w:val="13"/>
        </w:rPr>
      </w:pPr>
      <w:r>
        <w:rPr>
          <w:rFonts w:ascii="Arial"/>
          <w:color w:val="4D4D4D"/>
          <w:sz w:val="13"/>
        </w:rPr>
        <w:t>0</w:t>
      </w:r>
      <w:r>
        <w:rPr>
          <w:rFonts w:ascii="Arial"/>
          <w:color w:val="4D4D4D"/>
          <w:sz w:val="13"/>
        </w:rPr>
        <w:tab/>
        <w:t>20</w:t>
      </w:r>
      <w:r>
        <w:rPr>
          <w:rFonts w:ascii="Arial"/>
          <w:color w:val="4D4D4D"/>
          <w:sz w:val="13"/>
        </w:rPr>
        <w:tab/>
        <w:t>40</w:t>
      </w:r>
    </w:p>
    <w:p w14:paraId="74FF7081" w14:textId="77777777" w:rsidR="00BB4C49" w:rsidRDefault="00DC0BFC">
      <w:pPr>
        <w:pStyle w:val="BodyText"/>
        <w:rPr>
          <w:rFonts w:ascii="Arial"/>
          <w:sz w:val="12"/>
        </w:rPr>
      </w:pPr>
      <w:r>
        <w:br w:type="column"/>
      </w:r>
    </w:p>
    <w:p w14:paraId="068BF423" w14:textId="77777777" w:rsidR="00BB4C49" w:rsidRDefault="00BB4C49">
      <w:pPr>
        <w:pStyle w:val="BodyText"/>
        <w:rPr>
          <w:rFonts w:ascii="Arial"/>
          <w:sz w:val="12"/>
        </w:rPr>
      </w:pPr>
    </w:p>
    <w:p w14:paraId="42218C26" w14:textId="77777777" w:rsidR="00BB4C49" w:rsidRDefault="00BB4C49">
      <w:pPr>
        <w:pStyle w:val="BodyText"/>
        <w:rPr>
          <w:rFonts w:ascii="Arial"/>
          <w:sz w:val="12"/>
        </w:rPr>
      </w:pPr>
    </w:p>
    <w:p w14:paraId="1C0A78CE" w14:textId="77777777" w:rsidR="00BB4C49" w:rsidRDefault="00BB4C49">
      <w:pPr>
        <w:pStyle w:val="BodyText"/>
        <w:rPr>
          <w:rFonts w:ascii="Arial"/>
          <w:sz w:val="12"/>
        </w:rPr>
      </w:pPr>
    </w:p>
    <w:p w14:paraId="58C938FF" w14:textId="77777777" w:rsidR="00BB4C49" w:rsidRDefault="00BB4C49">
      <w:pPr>
        <w:pStyle w:val="BodyText"/>
        <w:rPr>
          <w:rFonts w:ascii="Arial"/>
          <w:sz w:val="12"/>
        </w:rPr>
      </w:pPr>
    </w:p>
    <w:p w14:paraId="3A9C7763" w14:textId="77777777" w:rsidR="00BB4C49" w:rsidRDefault="00BB4C49">
      <w:pPr>
        <w:pStyle w:val="BodyText"/>
        <w:rPr>
          <w:rFonts w:ascii="Arial"/>
          <w:sz w:val="12"/>
        </w:rPr>
      </w:pPr>
    </w:p>
    <w:p w14:paraId="1F9CE842" w14:textId="77777777" w:rsidR="00BB4C49" w:rsidRDefault="00BB4C49">
      <w:pPr>
        <w:pStyle w:val="BodyText"/>
        <w:rPr>
          <w:rFonts w:ascii="Arial"/>
          <w:sz w:val="12"/>
        </w:rPr>
      </w:pPr>
    </w:p>
    <w:p w14:paraId="6186F6E7" w14:textId="77777777" w:rsidR="00BB4C49" w:rsidRDefault="00BB4C49">
      <w:pPr>
        <w:pStyle w:val="BodyText"/>
        <w:rPr>
          <w:rFonts w:ascii="Arial"/>
          <w:sz w:val="12"/>
        </w:rPr>
      </w:pPr>
    </w:p>
    <w:p w14:paraId="11BAEE56" w14:textId="77777777" w:rsidR="00BB4C49" w:rsidRDefault="00DC0BFC">
      <w:pPr>
        <w:tabs>
          <w:tab w:val="left" w:pos="2280"/>
          <w:tab w:val="left" w:pos="3553"/>
        </w:tabs>
        <w:spacing w:before="73"/>
        <w:ind w:left="717"/>
        <w:rPr>
          <w:rFonts w:ascii="Arial"/>
          <w:sz w:val="13"/>
        </w:rPr>
      </w:pPr>
      <w:r>
        <w:rPr>
          <w:rFonts w:ascii="Arial"/>
          <w:color w:val="4D4D4D"/>
          <w:sz w:val="13"/>
        </w:rPr>
        <w:t xml:space="preserve">60   </w:t>
      </w:r>
      <w:r>
        <w:rPr>
          <w:rFonts w:ascii="Arial"/>
          <w:color w:val="4D4D4D"/>
          <w:spacing w:val="35"/>
          <w:sz w:val="13"/>
        </w:rPr>
        <w:t xml:space="preserve"> </w:t>
      </w:r>
      <w:r>
        <w:rPr>
          <w:rFonts w:ascii="Arial"/>
          <w:color w:val="4D4D4D"/>
          <w:sz w:val="13"/>
        </w:rPr>
        <w:t>0</w:t>
      </w:r>
      <w:r>
        <w:rPr>
          <w:rFonts w:ascii="Arial"/>
          <w:color w:val="4D4D4D"/>
          <w:sz w:val="13"/>
        </w:rPr>
        <w:tab/>
        <w:t>20</w:t>
      </w:r>
      <w:r>
        <w:rPr>
          <w:rFonts w:ascii="Arial"/>
          <w:color w:val="4D4D4D"/>
          <w:sz w:val="13"/>
        </w:rPr>
        <w:tab/>
        <w:t>40</w:t>
      </w:r>
    </w:p>
    <w:p w14:paraId="4B561ABB" w14:textId="77777777" w:rsidR="00BB4C49" w:rsidRDefault="00DC0BFC">
      <w:pPr>
        <w:pStyle w:val="BodyText"/>
        <w:spacing w:before="2"/>
        <w:rPr>
          <w:rFonts w:ascii="Arial"/>
          <w:sz w:val="29"/>
        </w:rPr>
      </w:pPr>
      <w:r>
        <w:br w:type="column"/>
      </w:r>
    </w:p>
    <w:p w14:paraId="414C4855" w14:textId="77777777" w:rsidR="00BB4C49" w:rsidRDefault="00DC0BFC">
      <w:pPr>
        <w:spacing w:line="225" w:lineRule="auto"/>
        <w:ind w:left="717" w:right="352" w:firstLine="126"/>
        <w:rPr>
          <w:rFonts w:ascii="Arial"/>
          <w:sz w:val="20"/>
        </w:rPr>
      </w:pPr>
      <w:r>
        <w:rPr>
          <w:rFonts w:ascii="Arial"/>
          <w:sz w:val="20"/>
        </w:rPr>
        <w:t>Europe &amp;</w:t>
      </w:r>
      <w:r>
        <w:rPr>
          <w:rFonts w:ascii="Arial"/>
          <w:spacing w:val="1"/>
          <w:sz w:val="20"/>
        </w:rPr>
        <w:t xml:space="preserve"> </w:t>
      </w:r>
      <w:r>
        <w:rPr>
          <w:rFonts w:ascii="Arial"/>
          <w:spacing w:val="-1"/>
          <w:sz w:val="20"/>
        </w:rPr>
        <w:t>Central</w:t>
      </w:r>
      <w:r>
        <w:rPr>
          <w:rFonts w:ascii="Arial"/>
          <w:spacing w:val="-13"/>
          <w:sz w:val="20"/>
        </w:rPr>
        <w:t xml:space="preserve"> </w:t>
      </w:r>
      <w:r>
        <w:rPr>
          <w:rFonts w:ascii="Arial"/>
          <w:sz w:val="20"/>
        </w:rPr>
        <w:t>Asia</w:t>
      </w:r>
    </w:p>
    <w:p w14:paraId="267FBAE6" w14:textId="77777777" w:rsidR="00BB4C49" w:rsidRDefault="00BB4C49">
      <w:pPr>
        <w:spacing w:line="225" w:lineRule="auto"/>
        <w:rPr>
          <w:rFonts w:ascii="Arial"/>
          <w:sz w:val="20"/>
        </w:rPr>
        <w:sectPr w:rsidR="00BB4C49">
          <w:type w:val="continuous"/>
          <w:pgSz w:w="12240" w:h="15840"/>
          <w:pgMar w:top="1320" w:right="1240" w:bottom="280" w:left="940" w:header="720" w:footer="720" w:gutter="0"/>
          <w:cols w:num="4" w:space="720" w:equalWidth="0">
            <w:col w:w="940" w:space="40"/>
            <w:col w:w="2547" w:space="238"/>
            <w:col w:w="3742" w:space="394"/>
            <w:col w:w="2159"/>
          </w:cols>
        </w:sectPr>
      </w:pPr>
    </w:p>
    <w:p w14:paraId="0D31D11D" w14:textId="77777777" w:rsidR="00BB4C49" w:rsidRDefault="00DC0BFC">
      <w:pPr>
        <w:spacing w:before="44"/>
        <w:ind w:left="261" w:right="892"/>
        <w:jc w:val="center"/>
        <w:rPr>
          <w:rFonts w:ascii="Arial"/>
          <w:sz w:val="16"/>
        </w:rPr>
      </w:pPr>
      <w:r>
        <w:rPr>
          <w:rFonts w:ascii="Arial"/>
          <w:w w:val="105"/>
          <w:sz w:val="16"/>
        </w:rPr>
        <w:t>Percentage</w:t>
      </w:r>
      <w:r>
        <w:rPr>
          <w:rFonts w:ascii="Arial"/>
          <w:spacing w:val="-11"/>
          <w:w w:val="105"/>
          <w:sz w:val="16"/>
        </w:rPr>
        <w:t xml:space="preserve"> </w:t>
      </w:r>
      <w:r>
        <w:rPr>
          <w:rFonts w:ascii="Arial"/>
          <w:w w:val="105"/>
          <w:sz w:val="16"/>
        </w:rPr>
        <w:t>of</w:t>
      </w:r>
      <w:r>
        <w:rPr>
          <w:rFonts w:ascii="Arial"/>
          <w:spacing w:val="-11"/>
          <w:w w:val="105"/>
          <w:sz w:val="16"/>
        </w:rPr>
        <w:t xml:space="preserve"> </w:t>
      </w:r>
      <w:r>
        <w:rPr>
          <w:rFonts w:ascii="Arial"/>
          <w:w w:val="105"/>
          <w:sz w:val="16"/>
        </w:rPr>
        <w:t>authors</w:t>
      </w:r>
      <w:r>
        <w:rPr>
          <w:rFonts w:ascii="Arial"/>
          <w:spacing w:val="-11"/>
          <w:w w:val="105"/>
          <w:sz w:val="16"/>
        </w:rPr>
        <w:t xml:space="preserve"> </w:t>
      </w:r>
      <w:r>
        <w:rPr>
          <w:rFonts w:ascii="Arial"/>
          <w:w w:val="105"/>
          <w:sz w:val="16"/>
        </w:rPr>
        <w:t>in</w:t>
      </w:r>
      <w:r>
        <w:rPr>
          <w:rFonts w:ascii="Arial"/>
          <w:spacing w:val="-10"/>
          <w:w w:val="105"/>
          <w:sz w:val="16"/>
        </w:rPr>
        <w:t xml:space="preserve"> </w:t>
      </w:r>
      <w:r>
        <w:rPr>
          <w:rFonts w:ascii="Arial"/>
          <w:w w:val="105"/>
          <w:sz w:val="16"/>
        </w:rPr>
        <w:t>each</w:t>
      </w:r>
      <w:r>
        <w:rPr>
          <w:rFonts w:ascii="Arial"/>
          <w:spacing w:val="-11"/>
          <w:w w:val="105"/>
          <w:sz w:val="16"/>
        </w:rPr>
        <w:t xml:space="preserve"> </w:t>
      </w:r>
      <w:r>
        <w:rPr>
          <w:rFonts w:ascii="Arial"/>
          <w:w w:val="105"/>
          <w:sz w:val="16"/>
        </w:rPr>
        <w:t>region</w:t>
      </w:r>
    </w:p>
    <w:p w14:paraId="4B300AEB" w14:textId="77777777" w:rsidR="00BB4C49" w:rsidRDefault="00BB4C49">
      <w:pPr>
        <w:pStyle w:val="BodyText"/>
        <w:spacing w:before="8"/>
        <w:rPr>
          <w:rFonts w:ascii="Arial"/>
          <w:sz w:val="15"/>
        </w:rPr>
      </w:pPr>
    </w:p>
    <w:p w14:paraId="0D1FBADB" w14:textId="77777777" w:rsidR="00BB4C49" w:rsidRDefault="00DC0BFC">
      <w:pPr>
        <w:pStyle w:val="BodyText"/>
        <w:spacing w:line="213" w:lineRule="auto"/>
        <w:ind w:left="500" w:right="189" w:hanging="13"/>
        <w:jc w:val="both"/>
      </w:pPr>
      <w:r>
        <w:rPr>
          <w:i/>
          <w:w w:val="90"/>
        </w:rPr>
        <w:t>Figure</w:t>
      </w:r>
      <w:r>
        <w:rPr>
          <w:i/>
          <w:spacing w:val="44"/>
          <w:w w:val="90"/>
        </w:rPr>
        <w:t xml:space="preserve"> </w:t>
      </w:r>
      <w:proofErr w:type="gramStart"/>
      <w:r>
        <w:rPr>
          <w:i/>
          <w:w w:val="90"/>
        </w:rPr>
        <w:t>4</w:t>
      </w:r>
      <w:r>
        <w:rPr>
          <w:i/>
          <w:spacing w:val="-15"/>
          <w:w w:val="90"/>
        </w:rPr>
        <w:t xml:space="preserve"> </w:t>
      </w:r>
      <w:r>
        <w:rPr>
          <w:w w:val="90"/>
        </w:rPr>
        <w:t>.</w:t>
      </w:r>
      <w:proofErr w:type="gramEnd"/>
      <w:r>
        <w:rPr>
          <w:spacing w:val="17"/>
          <w:w w:val="90"/>
        </w:rPr>
        <w:t xml:space="preserve"> </w:t>
      </w:r>
      <w:r>
        <w:rPr>
          <w:w w:val="90"/>
        </w:rPr>
        <w:t>Percentage</w:t>
      </w:r>
      <w:r>
        <w:rPr>
          <w:spacing w:val="39"/>
          <w:w w:val="90"/>
        </w:rPr>
        <w:t xml:space="preserve"> </w:t>
      </w:r>
      <w:r>
        <w:rPr>
          <w:w w:val="90"/>
        </w:rPr>
        <w:t>of</w:t>
      </w:r>
      <w:r>
        <w:rPr>
          <w:spacing w:val="37"/>
          <w:w w:val="90"/>
        </w:rPr>
        <w:t xml:space="preserve"> </w:t>
      </w:r>
      <w:r>
        <w:rPr>
          <w:w w:val="90"/>
        </w:rPr>
        <w:t>first</w:t>
      </w:r>
      <w:r>
        <w:rPr>
          <w:spacing w:val="39"/>
          <w:w w:val="90"/>
        </w:rPr>
        <w:t xml:space="preserve"> </w:t>
      </w:r>
      <w:r>
        <w:rPr>
          <w:w w:val="90"/>
        </w:rPr>
        <w:t>authors</w:t>
      </w:r>
      <w:r>
        <w:rPr>
          <w:spacing w:val="39"/>
          <w:w w:val="90"/>
        </w:rPr>
        <w:t xml:space="preserve"> </w:t>
      </w:r>
      <w:r>
        <w:rPr>
          <w:w w:val="90"/>
        </w:rPr>
        <w:t>that</w:t>
      </w:r>
      <w:r>
        <w:rPr>
          <w:spacing w:val="37"/>
          <w:w w:val="90"/>
        </w:rPr>
        <w:t xml:space="preserve"> </w:t>
      </w:r>
      <w:r>
        <w:rPr>
          <w:w w:val="90"/>
        </w:rPr>
        <w:t>are</w:t>
      </w:r>
      <w:r>
        <w:rPr>
          <w:spacing w:val="39"/>
          <w:w w:val="90"/>
        </w:rPr>
        <w:t xml:space="preserve"> </w:t>
      </w:r>
      <w:r>
        <w:rPr>
          <w:w w:val="90"/>
        </w:rPr>
        <w:t>based</w:t>
      </w:r>
      <w:r>
        <w:rPr>
          <w:spacing w:val="39"/>
          <w:w w:val="90"/>
        </w:rPr>
        <w:t xml:space="preserve"> </w:t>
      </w:r>
      <w:r>
        <w:rPr>
          <w:w w:val="90"/>
        </w:rPr>
        <w:t>in</w:t>
      </w:r>
      <w:r>
        <w:rPr>
          <w:spacing w:val="37"/>
          <w:w w:val="90"/>
        </w:rPr>
        <w:t xml:space="preserve"> </w:t>
      </w:r>
      <w:r>
        <w:rPr>
          <w:w w:val="90"/>
        </w:rPr>
        <w:t>di</w:t>
      </w:r>
      <w:r>
        <w:rPr>
          <w:rFonts w:ascii="Arial"/>
          <w:w w:val="90"/>
        </w:rPr>
        <w:t>ff</w:t>
      </w:r>
      <w:r>
        <w:rPr>
          <w:w w:val="90"/>
        </w:rPr>
        <w:t>erent</w:t>
      </w:r>
      <w:r>
        <w:rPr>
          <w:spacing w:val="38"/>
          <w:w w:val="90"/>
        </w:rPr>
        <w:t xml:space="preserve"> </w:t>
      </w:r>
      <w:r>
        <w:rPr>
          <w:w w:val="90"/>
        </w:rPr>
        <w:t>global</w:t>
      </w:r>
      <w:r>
        <w:rPr>
          <w:spacing w:val="39"/>
          <w:w w:val="90"/>
        </w:rPr>
        <w:t xml:space="preserve"> </w:t>
      </w:r>
      <w:r>
        <w:rPr>
          <w:w w:val="90"/>
        </w:rPr>
        <w:t>regions.</w:t>
      </w:r>
      <w:r>
        <w:rPr>
          <w:spacing w:val="17"/>
          <w:w w:val="90"/>
        </w:rPr>
        <w:t xml:space="preserve"> </w:t>
      </w:r>
      <w:r>
        <w:rPr>
          <w:w w:val="90"/>
        </w:rPr>
        <w:t>The</w:t>
      </w:r>
      <w:r>
        <w:rPr>
          <w:spacing w:val="38"/>
          <w:w w:val="90"/>
        </w:rPr>
        <w:t xml:space="preserve"> </w:t>
      </w:r>
      <w:r>
        <w:rPr>
          <w:w w:val="90"/>
        </w:rPr>
        <w:t>solid</w:t>
      </w:r>
      <w:r>
        <w:rPr>
          <w:spacing w:val="39"/>
          <w:w w:val="90"/>
        </w:rPr>
        <w:t xml:space="preserve"> </w:t>
      </w:r>
      <w:r>
        <w:rPr>
          <w:w w:val="90"/>
        </w:rPr>
        <w:t>line</w:t>
      </w:r>
      <w:r>
        <w:rPr>
          <w:spacing w:val="-52"/>
          <w:w w:val="90"/>
        </w:rPr>
        <w:t xml:space="preserve"> </w:t>
      </w:r>
      <w:r>
        <w:rPr>
          <w:w w:val="95"/>
        </w:rPr>
        <w:t xml:space="preserve">is </w:t>
      </w:r>
      <w:r>
        <w:rPr>
          <w:w w:val="95"/>
        </w:rPr>
        <w:lastRenderedPageBreak/>
        <w:t>the value for N = 975 articles in Mirror journals; histograms are values for 1000 identically</w:t>
      </w:r>
      <w:r>
        <w:rPr>
          <w:spacing w:val="1"/>
          <w:w w:val="95"/>
        </w:rPr>
        <w:t xml:space="preserve"> </w:t>
      </w:r>
      <w:r>
        <w:rPr>
          <w:w w:val="95"/>
        </w:rPr>
        <w:t>sized</w:t>
      </w:r>
      <w:r>
        <w:rPr>
          <w:spacing w:val="-11"/>
          <w:w w:val="95"/>
        </w:rPr>
        <w:t xml:space="preserve"> </w:t>
      </w:r>
      <w:r>
        <w:rPr>
          <w:w w:val="95"/>
        </w:rPr>
        <w:t>collections</w:t>
      </w:r>
      <w:r>
        <w:rPr>
          <w:spacing w:val="-10"/>
          <w:w w:val="95"/>
        </w:rPr>
        <w:t xml:space="preserve"> </w:t>
      </w:r>
      <w:r>
        <w:rPr>
          <w:w w:val="95"/>
        </w:rPr>
        <w:t>of</w:t>
      </w:r>
      <w:r>
        <w:rPr>
          <w:spacing w:val="-10"/>
          <w:w w:val="95"/>
        </w:rPr>
        <w:t xml:space="preserve"> </w:t>
      </w:r>
      <w:r>
        <w:rPr>
          <w:w w:val="95"/>
        </w:rPr>
        <w:t>subscription</w:t>
      </w:r>
      <w:r>
        <w:rPr>
          <w:spacing w:val="-10"/>
          <w:w w:val="95"/>
        </w:rPr>
        <w:t xml:space="preserve"> </w:t>
      </w:r>
      <w:r>
        <w:rPr>
          <w:w w:val="95"/>
        </w:rPr>
        <w:t>articles</w:t>
      </w:r>
      <w:r>
        <w:rPr>
          <w:spacing w:val="-10"/>
          <w:w w:val="95"/>
        </w:rPr>
        <w:t xml:space="preserve"> </w:t>
      </w:r>
      <w:r>
        <w:rPr>
          <w:w w:val="95"/>
        </w:rPr>
        <w:t>from</w:t>
      </w:r>
      <w:r>
        <w:rPr>
          <w:spacing w:val="-10"/>
          <w:w w:val="95"/>
        </w:rPr>
        <w:t xml:space="preserve"> </w:t>
      </w:r>
      <w:r>
        <w:rPr>
          <w:w w:val="95"/>
        </w:rPr>
        <w:t>Parent</w:t>
      </w:r>
      <w:r>
        <w:rPr>
          <w:spacing w:val="-11"/>
          <w:w w:val="95"/>
        </w:rPr>
        <w:t xml:space="preserve"> </w:t>
      </w:r>
      <w:r>
        <w:rPr>
          <w:w w:val="95"/>
        </w:rPr>
        <w:t>journals</w:t>
      </w:r>
      <w:r>
        <w:rPr>
          <w:spacing w:val="-10"/>
          <w:w w:val="95"/>
        </w:rPr>
        <w:t xml:space="preserve"> </w:t>
      </w:r>
      <w:r>
        <w:rPr>
          <w:w w:val="95"/>
        </w:rPr>
        <w:t>(sampled</w:t>
      </w:r>
      <w:r>
        <w:rPr>
          <w:spacing w:val="-11"/>
          <w:w w:val="95"/>
        </w:rPr>
        <w:t xml:space="preserve"> </w:t>
      </w:r>
      <w:r>
        <w:rPr>
          <w:w w:val="95"/>
        </w:rPr>
        <w:t>by</w:t>
      </w:r>
      <w:r>
        <w:rPr>
          <w:spacing w:val="-10"/>
          <w:w w:val="95"/>
        </w:rPr>
        <w:t xml:space="preserve"> </w:t>
      </w:r>
      <w:r>
        <w:rPr>
          <w:w w:val="95"/>
        </w:rPr>
        <w:t>bootstrapping</w:t>
      </w:r>
      <w:r>
        <w:rPr>
          <w:spacing w:val="-11"/>
          <w:w w:val="95"/>
        </w:rPr>
        <w:t xml:space="preserve"> </w:t>
      </w:r>
      <w:r>
        <w:rPr>
          <w:w w:val="95"/>
        </w:rPr>
        <w:t>from</w:t>
      </w:r>
      <w:r>
        <w:rPr>
          <w:spacing w:val="-55"/>
          <w:w w:val="95"/>
        </w:rPr>
        <w:t xml:space="preserve"> </w:t>
      </w:r>
      <w:r>
        <w:t>N</w:t>
      </w:r>
      <w:r>
        <w:rPr>
          <w:spacing w:val="16"/>
        </w:rPr>
        <w:t xml:space="preserve"> </w:t>
      </w:r>
      <w:r>
        <w:rPr>
          <w:w w:val="125"/>
        </w:rPr>
        <w:t>=</w:t>
      </w:r>
      <w:r>
        <w:rPr>
          <w:spacing w:val="3"/>
          <w:w w:val="125"/>
        </w:rPr>
        <w:t xml:space="preserve"> </w:t>
      </w:r>
      <w:r>
        <w:t>34293</w:t>
      </w:r>
      <w:r>
        <w:rPr>
          <w:spacing w:val="17"/>
        </w:rPr>
        <w:t xml:space="preserve"> </w:t>
      </w:r>
      <w:r>
        <w:t>articles).</w:t>
      </w:r>
    </w:p>
    <w:p w14:paraId="1550231A" w14:textId="77777777" w:rsidR="00BB4C49" w:rsidRDefault="00BB4C49">
      <w:pPr>
        <w:spacing w:line="213" w:lineRule="auto"/>
        <w:jc w:val="both"/>
        <w:sectPr w:rsidR="00BB4C49">
          <w:type w:val="continuous"/>
          <w:pgSz w:w="12240" w:h="15840"/>
          <w:pgMar w:top="1320" w:right="1240" w:bottom="280" w:left="940" w:header="720" w:footer="720" w:gutter="0"/>
          <w:cols w:space="720"/>
        </w:sectPr>
      </w:pPr>
    </w:p>
    <w:p w14:paraId="3E5F511F" w14:textId="77777777" w:rsidR="00BB4C49" w:rsidRDefault="00BB4C49">
      <w:pPr>
        <w:pStyle w:val="BodyText"/>
        <w:rPr>
          <w:sz w:val="20"/>
        </w:rPr>
      </w:pPr>
    </w:p>
    <w:p w14:paraId="69B7E056" w14:textId="77777777" w:rsidR="00BB4C49" w:rsidRDefault="00BB4C49">
      <w:pPr>
        <w:pStyle w:val="BodyText"/>
        <w:spacing w:before="6"/>
        <w:rPr>
          <w:sz w:val="20"/>
        </w:rPr>
      </w:pPr>
    </w:p>
    <w:p w14:paraId="4E26276C" w14:textId="77777777" w:rsidR="00BB4C49" w:rsidRDefault="00DC0BFC">
      <w:pPr>
        <w:tabs>
          <w:tab w:val="left" w:pos="6213"/>
        </w:tabs>
        <w:spacing w:before="73"/>
        <w:ind w:left="2196"/>
        <w:rPr>
          <w:rFonts w:ascii="Arial"/>
          <w:sz w:val="19"/>
        </w:rPr>
      </w:pPr>
      <w:r>
        <w:rPr>
          <w:rFonts w:ascii="Arial"/>
          <w:w w:val="105"/>
          <w:sz w:val="19"/>
        </w:rPr>
        <w:t>Single</w:t>
      </w:r>
      <w:r>
        <w:rPr>
          <w:rFonts w:ascii="Arial"/>
          <w:spacing w:val="-13"/>
          <w:w w:val="105"/>
          <w:sz w:val="19"/>
        </w:rPr>
        <w:t xml:space="preserve"> </w:t>
      </w:r>
      <w:r>
        <w:rPr>
          <w:rFonts w:ascii="Arial"/>
          <w:w w:val="105"/>
          <w:sz w:val="19"/>
        </w:rPr>
        <w:t>Authors</w:t>
      </w:r>
      <w:r>
        <w:rPr>
          <w:rFonts w:ascii="Arial"/>
          <w:w w:val="105"/>
          <w:sz w:val="19"/>
        </w:rPr>
        <w:tab/>
      </w:r>
      <w:r>
        <w:rPr>
          <w:rFonts w:ascii="Arial"/>
          <w:spacing w:val="-1"/>
          <w:w w:val="105"/>
          <w:sz w:val="19"/>
        </w:rPr>
        <w:t>First</w:t>
      </w:r>
      <w:r>
        <w:rPr>
          <w:rFonts w:ascii="Arial"/>
          <w:spacing w:val="-11"/>
          <w:w w:val="105"/>
          <w:sz w:val="19"/>
        </w:rPr>
        <w:t xml:space="preserve"> </w:t>
      </w:r>
      <w:r>
        <w:rPr>
          <w:rFonts w:ascii="Arial"/>
          <w:spacing w:val="-1"/>
          <w:w w:val="105"/>
          <w:sz w:val="19"/>
        </w:rPr>
        <w:t>Authors</w:t>
      </w:r>
    </w:p>
    <w:p w14:paraId="28C32E75" w14:textId="77777777" w:rsidR="00BB4C49" w:rsidRDefault="00BB4C49">
      <w:pPr>
        <w:pStyle w:val="BodyText"/>
        <w:spacing w:before="3"/>
        <w:rPr>
          <w:rFonts w:ascii="Arial"/>
          <w:sz w:val="15"/>
        </w:rPr>
      </w:pPr>
    </w:p>
    <w:p w14:paraId="62D9F846" w14:textId="77777777" w:rsidR="00BB4C49" w:rsidRDefault="00144D41">
      <w:pPr>
        <w:spacing w:before="79"/>
        <w:ind w:left="706"/>
        <w:rPr>
          <w:rFonts w:ascii="Arial"/>
          <w:sz w:val="13"/>
        </w:rPr>
      </w:pPr>
      <w:r>
        <w:rPr>
          <w:noProof/>
        </w:rPr>
        <mc:AlternateContent>
          <mc:Choice Requires="wpg">
            <w:drawing>
              <wp:anchor distT="0" distB="0" distL="114300" distR="114300" simplePos="0" relativeHeight="15754240" behindDoc="0" locked="0" layoutInCell="1" allowOverlap="1" wp14:anchorId="09A77E55" wp14:editId="79A6306F">
                <wp:simplePos x="0" y="0"/>
                <wp:positionH relativeFrom="page">
                  <wp:posOffset>1193165</wp:posOffset>
                </wp:positionH>
                <wp:positionV relativeFrom="paragraph">
                  <wp:posOffset>-44450</wp:posOffset>
                </wp:positionV>
                <wp:extent cx="2391410" cy="1450340"/>
                <wp:effectExtent l="0" t="0" r="0" b="0"/>
                <wp:wrapNone/>
                <wp:docPr id="1278" name="Group 12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91410" cy="1450340"/>
                          <a:chOff x="1879" y="-70"/>
                          <a:chExt cx="3766" cy="2284"/>
                        </a:xfrm>
                      </wpg:grpSpPr>
                      <pic:pic xmlns:pic="http://schemas.openxmlformats.org/drawingml/2006/picture">
                        <pic:nvPicPr>
                          <pic:cNvPr id="1279" name="Picture 127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2063" y="1717"/>
                            <a:ext cx="3410" cy="3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80" name="Picture 127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1878" y="5"/>
                            <a:ext cx="3766" cy="22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81" name="Text Box 1273"/>
                        <wps:cNvSpPr txBox="1">
                          <a:spLocks noChangeArrowheads="1"/>
                        </wps:cNvSpPr>
                        <wps:spPr bwMode="auto">
                          <a:xfrm>
                            <a:off x="2028" y="-71"/>
                            <a:ext cx="152" cy="1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D1C8F2" w14:textId="77777777" w:rsidR="00C334C5" w:rsidRDefault="00C334C5">
                              <w:pPr>
                                <w:spacing w:line="179" w:lineRule="exact"/>
                                <w:rPr>
                                  <w:rFonts w:ascii="Arial"/>
                                  <w:b/>
                                  <w:sz w:val="18"/>
                                </w:rPr>
                              </w:pPr>
                              <w:r>
                                <w:rPr>
                                  <w:rFonts w:ascii="Arial"/>
                                  <w:b/>
                                  <w:w w:val="101"/>
                                  <w:sz w:val="18"/>
                                </w:rPr>
                                <w:t>A</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9A77E55" id="Group 1272" o:spid="_x0000_s1742" style="position:absolute;left:0;text-align:left;margin-left:93.95pt;margin-top:-3.5pt;width:188.3pt;height:114.2pt;z-index:15754240;mso-position-horizontal-relative:page" coordorigin="1879,-70" coordsize="3766,22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">
                <v:shape id="Picture 1275" o:spid="_x0000_s1743" type="#_x0000_t75" style="position:absolute;left:2063;top:1717;width:3410;height:3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">
                  <v:imagedata r:id="rId53" o:title=""/>
                </v:shape>
                <v:shape id="Picture 1274" o:spid="_x0000_s1744" type="#_x0000_t75" style="position:absolute;left:1878;top:5;width:3766;height:22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">
                  <v:imagedata r:id="rId54" o:title=""/>
                </v:shape>
                <v:shape id="Text Box 1273" o:spid="_x0000_s1745" type="#_x0000_t202" style="position:absolute;left:2028;top:-71;width:152;height: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" filled="f" stroked="f">
                  <v:textbox inset="0,0,0,0">
                    <w:txbxContent>
                      <w:p w14:paraId="3ED1C8F2" w14:textId="77777777" w:rsidR="00C334C5" w:rsidRDefault="00C334C5">
                        <w:pPr>
                          <w:spacing w:line="179" w:lineRule="exact"/>
                          <w:rPr>
                            <w:rFonts w:ascii="Arial"/>
                            <w:b/>
                            <w:sz w:val="18"/>
                          </w:rPr>
                        </w:pPr>
                        <w:r>
                          <w:rPr>
                            <w:rFonts w:ascii="Arial"/>
                            <w:b/>
                            <w:w w:val="101"/>
                            <w:sz w:val="18"/>
                          </w:rPr>
                          <w:t>A</w:t>
                        </w:r>
                      </w:p>
                    </w:txbxContent>
                  </v:textbox>
                </v:shape>
                <w10:wrap anchorx="page"/>
              </v:group>
            </w:pict>
          </mc:Fallback>
        </mc:AlternateContent>
      </w:r>
      <w:r>
        <w:rPr>
          <w:noProof/>
        </w:rPr>
        <mc:AlternateContent>
          <mc:Choice Requires="wpg">
            <w:drawing>
              <wp:anchor distT="0" distB="0" distL="114300" distR="114300" simplePos="0" relativeHeight="15756288" behindDoc="0" locked="0" layoutInCell="1" allowOverlap="1" wp14:anchorId="779CFCF2" wp14:editId="5CA0BC09">
                <wp:simplePos x="0" y="0"/>
                <wp:positionH relativeFrom="page">
                  <wp:posOffset>3700780</wp:posOffset>
                </wp:positionH>
                <wp:positionV relativeFrom="paragraph">
                  <wp:posOffset>-44450</wp:posOffset>
                </wp:positionV>
                <wp:extent cx="2381885" cy="1450340"/>
                <wp:effectExtent l="0" t="0" r="0" b="0"/>
                <wp:wrapNone/>
                <wp:docPr id="1274" name="Group 12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81885" cy="1450340"/>
                          <a:chOff x="5828" y="-70"/>
                          <a:chExt cx="3751" cy="2284"/>
                        </a:xfrm>
                      </wpg:grpSpPr>
                      <pic:pic xmlns:pic="http://schemas.openxmlformats.org/drawingml/2006/picture">
                        <pic:nvPicPr>
                          <pic:cNvPr id="1275" name="Picture 127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5828" y="5"/>
                            <a:ext cx="3751" cy="22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76" name="Text Box 1270"/>
                        <wps:cNvSpPr txBox="1">
                          <a:spLocks noChangeArrowheads="1"/>
                        </wps:cNvSpPr>
                        <wps:spPr bwMode="auto">
                          <a:xfrm>
                            <a:off x="5963" y="-71"/>
                            <a:ext cx="152" cy="1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573E2D" w14:textId="77777777" w:rsidR="00C334C5" w:rsidRDefault="00C334C5">
                              <w:pPr>
                                <w:spacing w:line="179" w:lineRule="exact"/>
                                <w:rPr>
                                  <w:rFonts w:ascii="Arial"/>
                                  <w:b/>
                                  <w:sz w:val="18"/>
                                </w:rPr>
                              </w:pPr>
                              <w:r>
                                <w:rPr>
                                  <w:rFonts w:ascii="Arial"/>
                                  <w:b/>
                                  <w:w w:val="101"/>
                                  <w:sz w:val="18"/>
                                </w:rPr>
                                <w:t>B</w:t>
                              </w:r>
                            </w:p>
                          </w:txbxContent>
                        </wps:txbx>
                        <wps:bodyPr rot="0" vert="horz" wrap="square" lIns="0" tIns="0" rIns="0" bIns="0" anchor="t" anchorCtr="0" upright="1">
                          <a:noAutofit/>
                        </wps:bodyPr>
                      </wps:wsp>
                      <wps:wsp>
                        <wps:cNvPr id="1277" name="Text Box 1269"/>
                        <wps:cNvSpPr txBox="1">
                          <a:spLocks noChangeArrowheads="1"/>
                        </wps:cNvSpPr>
                        <wps:spPr bwMode="auto">
                          <a:xfrm>
                            <a:off x="5913" y="954"/>
                            <a:ext cx="204" cy="1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B7983D" w14:textId="77777777" w:rsidR="00C334C5" w:rsidRDefault="00C334C5">
                              <w:pPr>
                                <w:spacing w:line="128" w:lineRule="exact"/>
                                <w:rPr>
                                  <w:rFonts w:ascii="Arial"/>
                                  <w:sz w:val="13"/>
                                </w:rPr>
                              </w:pPr>
                              <w:r>
                                <w:rPr>
                                  <w:rFonts w:ascii="Arial"/>
                                  <w:color w:val="FF0000"/>
                                  <w:sz w:val="13"/>
                                </w:rPr>
                                <w:t>OA</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9CFCF2" id="Group 1268" o:spid="_x0000_s1746" style="position:absolute;left:0;text-align:left;margin-left:291.4pt;margin-top:-3.5pt;width:187.55pt;height:114.2pt;z-index:15756288;mso-position-horizontal-relative:page" coordorigin="5828,-70" coordsize="3751,22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">
                <v:shape id="Picture 1271" o:spid="_x0000_s1747" type="#_x0000_t75" style="position:absolute;left:5828;top:5;width:3751;height:22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">
                  <v:imagedata r:id="rId56" o:title=""/>
                </v:shape>
                <v:shape id="Text Box 1270" o:spid="_x0000_s1748" type="#_x0000_t202" style="position:absolute;left:5963;top:-71;width:152;height: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" filled="f" stroked="f">
                  <v:textbox inset="0,0,0,0">
                    <w:txbxContent>
                      <w:p w14:paraId="30573E2D" w14:textId="77777777" w:rsidR="00C334C5" w:rsidRDefault="00C334C5">
                        <w:pPr>
                          <w:spacing w:line="179" w:lineRule="exact"/>
                          <w:rPr>
                            <w:rFonts w:ascii="Arial"/>
                            <w:b/>
                            <w:sz w:val="18"/>
                          </w:rPr>
                        </w:pPr>
                        <w:r>
                          <w:rPr>
                            <w:rFonts w:ascii="Arial"/>
                            <w:b/>
                            <w:w w:val="101"/>
                            <w:sz w:val="18"/>
                          </w:rPr>
                          <w:t>B</w:t>
                        </w:r>
                      </w:p>
                    </w:txbxContent>
                  </v:textbox>
                </v:shape>
                <v:shape id="Text Box 1269" o:spid="_x0000_s1749" type="#_x0000_t202" style="position:absolute;left:5913;top:954;width:204;height: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" filled="f" stroked="f">
                  <v:textbox inset="0,0,0,0">
                    <w:txbxContent>
                      <w:p w14:paraId="77B7983D" w14:textId="77777777" w:rsidR="00C334C5" w:rsidRDefault="00C334C5">
                        <w:pPr>
                          <w:spacing w:line="128" w:lineRule="exact"/>
                          <w:rPr>
                            <w:rFonts w:ascii="Arial"/>
                            <w:sz w:val="13"/>
                          </w:rPr>
                        </w:pPr>
                        <w:r>
                          <w:rPr>
                            <w:rFonts w:ascii="Arial"/>
                            <w:color w:val="FF0000"/>
                            <w:sz w:val="13"/>
                          </w:rPr>
                          <w:t>OA</w:t>
                        </w:r>
                      </w:p>
                    </w:txbxContent>
                  </v:textbox>
                </v:shape>
                <w10:wrap anchorx="page"/>
              </v:group>
            </w:pict>
          </mc:Fallback>
        </mc:AlternateContent>
      </w:r>
      <w:r w:rsidR="00DC0BFC">
        <w:rPr>
          <w:rFonts w:ascii="Arial"/>
          <w:color w:val="4D4D4D"/>
          <w:sz w:val="13"/>
        </w:rPr>
        <w:t>800</w:t>
      </w:r>
    </w:p>
    <w:p w14:paraId="5F1670FE" w14:textId="77777777" w:rsidR="00BB4C49" w:rsidRDefault="00BB4C49">
      <w:pPr>
        <w:pStyle w:val="BodyText"/>
        <w:spacing w:before="7"/>
        <w:rPr>
          <w:rFonts w:ascii="Arial"/>
          <w:sz w:val="22"/>
        </w:rPr>
      </w:pPr>
    </w:p>
    <w:p w14:paraId="7AF998C3" w14:textId="77777777" w:rsidR="00BB4C49" w:rsidRDefault="00DC0BFC">
      <w:pPr>
        <w:spacing w:before="79"/>
        <w:ind w:left="706"/>
        <w:rPr>
          <w:rFonts w:ascii="Arial"/>
          <w:sz w:val="13"/>
        </w:rPr>
      </w:pPr>
      <w:r>
        <w:rPr>
          <w:rFonts w:ascii="Arial"/>
          <w:color w:val="4D4D4D"/>
          <w:sz w:val="13"/>
        </w:rPr>
        <w:t>600</w:t>
      </w:r>
    </w:p>
    <w:p w14:paraId="54665E89" w14:textId="77777777" w:rsidR="00BB4C49" w:rsidRDefault="00BB4C49">
      <w:pPr>
        <w:pStyle w:val="BodyText"/>
        <w:spacing w:before="1"/>
        <w:rPr>
          <w:rFonts w:ascii="Arial"/>
          <w:sz w:val="9"/>
        </w:rPr>
      </w:pPr>
    </w:p>
    <w:p w14:paraId="7645849C" w14:textId="77777777" w:rsidR="00BB4C49" w:rsidRDefault="00BB4C49">
      <w:pPr>
        <w:rPr>
          <w:rFonts w:ascii="Arial"/>
          <w:sz w:val="9"/>
        </w:rPr>
        <w:sectPr w:rsidR="00BB4C49">
          <w:pgSz w:w="12240" w:h="15840"/>
          <w:pgMar w:top="1320" w:right="1240" w:bottom="280" w:left="940" w:header="649" w:footer="0" w:gutter="0"/>
          <w:cols w:space="720"/>
        </w:sectPr>
      </w:pPr>
    </w:p>
    <w:p w14:paraId="63FD4284" w14:textId="77777777" w:rsidR="00BB4C49" w:rsidRDefault="00BB4C49">
      <w:pPr>
        <w:pStyle w:val="BodyText"/>
        <w:rPr>
          <w:rFonts w:ascii="Arial"/>
          <w:sz w:val="12"/>
        </w:rPr>
      </w:pPr>
    </w:p>
    <w:p w14:paraId="05EDA6E3" w14:textId="77777777" w:rsidR="00BB4C49" w:rsidRDefault="00DC0BFC">
      <w:pPr>
        <w:spacing w:before="96"/>
        <w:ind w:right="38"/>
        <w:jc w:val="right"/>
        <w:rPr>
          <w:rFonts w:ascii="Arial"/>
          <w:sz w:val="13"/>
        </w:rPr>
      </w:pPr>
      <w:r>
        <w:rPr>
          <w:rFonts w:ascii="Arial"/>
          <w:color w:val="4D4D4D"/>
          <w:sz w:val="13"/>
        </w:rPr>
        <w:t>400</w:t>
      </w:r>
    </w:p>
    <w:p w14:paraId="0927F948" w14:textId="77777777" w:rsidR="00BB4C49" w:rsidRDefault="00DC0BFC">
      <w:pPr>
        <w:spacing w:before="78" w:line="232" w:lineRule="auto"/>
        <w:ind w:left="706" w:right="19" w:firstLine="142"/>
        <w:rPr>
          <w:rFonts w:ascii="Arial"/>
          <w:sz w:val="19"/>
        </w:rPr>
      </w:pPr>
      <w:r>
        <w:br w:type="column"/>
      </w:r>
      <w:r>
        <w:rPr>
          <w:rFonts w:ascii="Arial"/>
          <w:w w:val="105"/>
          <w:sz w:val="19"/>
        </w:rPr>
        <w:t>Low</w:t>
      </w:r>
      <w:r>
        <w:rPr>
          <w:rFonts w:ascii="Arial"/>
          <w:spacing w:val="1"/>
          <w:w w:val="105"/>
          <w:sz w:val="19"/>
        </w:rPr>
        <w:t xml:space="preserve"> </w:t>
      </w:r>
      <w:r>
        <w:rPr>
          <w:rFonts w:ascii="Arial"/>
          <w:sz w:val="19"/>
        </w:rPr>
        <w:t>Income</w:t>
      </w:r>
    </w:p>
    <w:p w14:paraId="5D92F614" w14:textId="77777777" w:rsidR="00BB4C49" w:rsidRDefault="00BB4C49">
      <w:pPr>
        <w:spacing w:line="232" w:lineRule="auto"/>
        <w:rPr>
          <w:rFonts w:ascii="Arial"/>
          <w:sz w:val="19"/>
        </w:rPr>
        <w:sectPr w:rsidR="00BB4C49">
          <w:type w:val="continuous"/>
          <w:pgSz w:w="12240" w:h="15840"/>
          <w:pgMar w:top="1320" w:right="1240" w:bottom="280" w:left="940" w:header="720" w:footer="720" w:gutter="0"/>
          <w:cols w:num="2" w:space="720" w:equalWidth="0">
            <w:col w:w="965" w:space="7258"/>
            <w:col w:w="1837"/>
          </w:cols>
        </w:sectPr>
      </w:pPr>
    </w:p>
    <w:p w14:paraId="69F73C92" w14:textId="77777777" w:rsidR="00BB4C49" w:rsidRDefault="00BB4C49">
      <w:pPr>
        <w:pStyle w:val="BodyText"/>
        <w:spacing w:before="4"/>
        <w:rPr>
          <w:rFonts w:ascii="Arial"/>
          <w:sz w:val="12"/>
        </w:rPr>
      </w:pPr>
    </w:p>
    <w:p w14:paraId="4CDBAF0A" w14:textId="77777777" w:rsidR="00BB4C49" w:rsidRDefault="00DC0BFC">
      <w:pPr>
        <w:spacing w:before="79"/>
        <w:ind w:left="706"/>
        <w:rPr>
          <w:rFonts w:ascii="Arial"/>
          <w:sz w:val="13"/>
        </w:rPr>
      </w:pPr>
      <w:r>
        <w:rPr>
          <w:rFonts w:ascii="Arial"/>
          <w:color w:val="4D4D4D"/>
          <w:sz w:val="13"/>
        </w:rPr>
        <w:t>200</w:t>
      </w:r>
    </w:p>
    <w:p w14:paraId="22D6F218" w14:textId="77777777" w:rsidR="00BB4C49" w:rsidRDefault="00BB4C49">
      <w:pPr>
        <w:pStyle w:val="BodyText"/>
        <w:spacing w:before="7"/>
        <w:rPr>
          <w:rFonts w:ascii="Arial"/>
          <w:sz w:val="22"/>
        </w:rPr>
      </w:pPr>
    </w:p>
    <w:p w14:paraId="2B1245EE" w14:textId="77777777" w:rsidR="00BB4C49" w:rsidRDefault="00DC0BFC">
      <w:pPr>
        <w:spacing w:before="78"/>
        <w:ind w:left="851"/>
        <w:rPr>
          <w:rFonts w:ascii="Arial"/>
          <w:sz w:val="13"/>
        </w:rPr>
      </w:pPr>
      <w:r>
        <w:rPr>
          <w:rFonts w:ascii="Arial"/>
          <w:color w:val="4D4D4D"/>
          <w:sz w:val="13"/>
        </w:rPr>
        <w:t>0</w:t>
      </w:r>
    </w:p>
    <w:p w14:paraId="771192AD" w14:textId="77777777" w:rsidR="00BB4C49" w:rsidRDefault="00BB4C49">
      <w:pPr>
        <w:pStyle w:val="BodyText"/>
        <w:rPr>
          <w:rFonts w:ascii="Arial"/>
          <w:sz w:val="20"/>
        </w:rPr>
      </w:pPr>
    </w:p>
    <w:p w14:paraId="7834E12B" w14:textId="77777777" w:rsidR="00BB4C49" w:rsidRDefault="00BB4C49">
      <w:pPr>
        <w:pStyle w:val="BodyText"/>
        <w:spacing w:before="10"/>
        <w:rPr>
          <w:rFonts w:ascii="Arial"/>
          <w:sz w:val="29"/>
        </w:rPr>
      </w:pPr>
    </w:p>
    <w:p w14:paraId="1FAF253C" w14:textId="77777777" w:rsidR="00BB4C49" w:rsidRDefault="00144D41">
      <w:pPr>
        <w:spacing w:before="79"/>
        <w:ind w:left="706"/>
        <w:rPr>
          <w:rFonts w:ascii="Arial"/>
          <w:sz w:val="13"/>
        </w:rPr>
      </w:pPr>
      <w:r>
        <w:rPr>
          <w:noProof/>
        </w:rPr>
        <mc:AlternateContent>
          <mc:Choice Requires="wpg">
            <w:drawing>
              <wp:anchor distT="0" distB="0" distL="114300" distR="114300" simplePos="0" relativeHeight="484486144" behindDoc="1" locked="0" layoutInCell="1" allowOverlap="1" wp14:anchorId="1D5A834F" wp14:editId="346C1F9A">
                <wp:simplePos x="0" y="0"/>
                <wp:positionH relativeFrom="page">
                  <wp:posOffset>1193165</wp:posOffset>
                </wp:positionH>
                <wp:positionV relativeFrom="paragraph">
                  <wp:posOffset>-154940</wp:posOffset>
                </wp:positionV>
                <wp:extent cx="2391410" cy="1450340"/>
                <wp:effectExtent l="0" t="0" r="0" b="0"/>
                <wp:wrapNone/>
                <wp:docPr id="1270" name="Group 12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91410" cy="1450340"/>
                          <a:chOff x="1879" y="-244"/>
                          <a:chExt cx="3766" cy="2284"/>
                        </a:xfrm>
                      </wpg:grpSpPr>
                      <pic:pic xmlns:pic="http://schemas.openxmlformats.org/drawingml/2006/picture">
                        <pic:nvPicPr>
                          <pic:cNvPr id="1271" name="Picture 126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1878" y="-169"/>
                            <a:ext cx="3766" cy="22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72" name="Text Box 1266"/>
                        <wps:cNvSpPr txBox="1">
                          <a:spLocks noChangeArrowheads="1"/>
                        </wps:cNvSpPr>
                        <wps:spPr bwMode="auto">
                          <a:xfrm>
                            <a:off x="2028" y="-244"/>
                            <a:ext cx="152" cy="1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4FAAD1" w14:textId="77777777" w:rsidR="00C334C5" w:rsidRDefault="00C334C5">
                              <w:pPr>
                                <w:spacing w:line="179" w:lineRule="exact"/>
                                <w:rPr>
                                  <w:rFonts w:ascii="Arial"/>
                                  <w:b/>
                                  <w:sz w:val="18"/>
                                </w:rPr>
                              </w:pPr>
                              <w:r>
                                <w:rPr>
                                  <w:rFonts w:ascii="Arial"/>
                                  <w:b/>
                                  <w:w w:val="101"/>
                                  <w:sz w:val="18"/>
                                </w:rPr>
                                <w:t>C</w:t>
                              </w:r>
                            </w:p>
                          </w:txbxContent>
                        </wps:txbx>
                        <wps:bodyPr rot="0" vert="horz" wrap="square" lIns="0" tIns="0" rIns="0" bIns="0" anchor="t" anchorCtr="0" upright="1">
                          <a:noAutofit/>
                        </wps:bodyPr>
                      </wps:wsp>
                      <wps:wsp>
                        <wps:cNvPr id="1273" name="Text Box 1265"/>
                        <wps:cNvSpPr txBox="1">
                          <a:spLocks noChangeArrowheads="1"/>
                        </wps:cNvSpPr>
                        <wps:spPr bwMode="auto">
                          <a:xfrm>
                            <a:off x="2135" y="-123"/>
                            <a:ext cx="204" cy="1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0B9364" w14:textId="77777777" w:rsidR="00C334C5" w:rsidRDefault="00C334C5">
                              <w:pPr>
                                <w:spacing w:line="128" w:lineRule="exact"/>
                                <w:rPr>
                                  <w:rFonts w:ascii="Arial"/>
                                  <w:sz w:val="13"/>
                                </w:rPr>
                              </w:pPr>
                              <w:r>
                                <w:rPr>
                                  <w:rFonts w:ascii="Arial"/>
                                  <w:color w:val="FF0000"/>
                                  <w:sz w:val="13"/>
                                </w:rPr>
                                <w:t>OA</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D5A834F" id="Group 1264" o:spid="_x0000_s1750" style="position:absolute;left:0;text-align:left;margin-left:93.95pt;margin-top:-12.2pt;width:188.3pt;height:114.2pt;z-index:-18830336;mso-position-horizontal-relative:page" coordorigin="1879,-244" coordsize="3766,22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">
                <v:shape id="Picture 1267" o:spid="_x0000_s1751" type="#_x0000_t75" style="position:absolute;left:1878;top:-169;width:3766;height:2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">
                  <v:imagedata r:id="rId58" o:title=""/>
                </v:shape>
                <v:shape id="Text Box 1266" o:spid="_x0000_s1752" type="#_x0000_t202" style="position:absolute;left:2028;top:-244;width:152;height: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" filled="f" stroked="f">
                  <v:textbox inset="0,0,0,0">
                    <w:txbxContent>
                      <w:p w14:paraId="2B4FAAD1" w14:textId="77777777" w:rsidR="00C334C5" w:rsidRDefault="00C334C5">
                        <w:pPr>
                          <w:spacing w:line="179" w:lineRule="exact"/>
                          <w:rPr>
                            <w:rFonts w:ascii="Arial"/>
                            <w:b/>
                            <w:sz w:val="18"/>
                          </w:rPr>
                        </w:pPr>
                        <w:r>
                          <w:rPr>
                            <w:rFonts w:ascii="Arial"/>
                            <w:b/>
                            <w:w w:val="101"/>
                            <w:sz w:val="18"/>
                          </w:rPr>
                          <w:t>C</w:t>
                        </w:r>
                      </w:p>
                    </w:txbxContent>
                  </v:textbox>
                </v:shape>
                <v:shape id="Text Box 1265" o:spid="_x0000_s1753" type="#_x0000_t202" style="position:absolute;left:2135;top:-123;width:204;height: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" filled="f" stroked="f">
                  <v:textbox inset="0,0,0,0">
                    <w:txbxContent>
                      <w:p w14:paraId="2D0B9364" w14:textId="77777777" w:rsidR="00C334C5" w:rsidRDefault="00C334C5">
                        <w:pPr>
                          <w:spacing w:line="128" w:lineRule="exact"/>
                          <w:rPr>
                            <w:rFonts w:ascii="Arial"/>
                            <w:sz w:val="13"/>
                          </w:rPr>
                        </w:pPr>
                        <w:r>
                          <w:rPr>
                            <w:rFonts w:ascii="Arial"/>
                            <w:color w:val="FF0000"/>
                            <w:sz w:val="13"/>
                          </w:rPr>
                          <w:t>OA</w:t>
                        </w:r>
                      </w:p>
                    </w:txbxContent>
                  </v:textbox>
                </v:shape>
                <w10:wrap anchorx="page"/>
              </v:group>
            </w:pict>
          </mc:Fallback>
        </mc:AlternateContent>
      </w:r>
      <w:r>
        <w:rPr>
          <w:noProof/>
        </w:rPr>
        <mc:AlternateContent>
          <mc:Choice Requires="wpg">
            <w:drawing>
              <wp:anchor distT="0" distB="0" distL="114300" distR="114300" simplePos="0" relativeHeight="484488192" behindDoc="1" locked="0" layoutInCell="1" allowOverlap="1" wp14:anchorId="33052FBD" wp14:editId="69052280">
                <wp:simplePos x="0" y="0"/>
                <wp:positionH relativeFrom="page">
                  <wp:posOffset>3700780</wp:posOffset>
                </wp:positionH>
                <wp:positionV relativeFrom="paragraph">
                  <wp:posOffset>-154940</wp:posOffset>
                </wp:positionV>
                <wp:extent cx="2381885" cy="1450340"/>
                <wp:effectExtent l="0" t="0" r="0" b="0"/>
                <wp:wrapNone/>
                <wp:docPr id="1267" name="Group 12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81885" cy="1450340"/>
                          <a:chOff x="5828" y="-244"/>
                          <a:chExt cx="3751" cy="2284"/>
                        </a:xfrm>
                      </wpg:grpSpPr>
                      <pic:pic xmlns:pic="http://schemas.openxmlformats.org/drawingml/2006/picture">
                        <pic:nvPicPr>
                          <pic:cNvPr id="1268" name="Picture 126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5828" y="-169"/>
                            <a:ext cx="3751" cy="22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69" name="Text Box 1262"/>
                        <wps:cNvSpPr txBox="1">
                          <a:spLocks noChangeArrowheads="1"/>
                        </wps:cNvSpPr>
                        <wps:spPr bwMode="auto">
                          <a:xfrm>
                            <a:off x="5963" y="-244"/>
                            <a:ext cx="351" cy="2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866F58" w14:textId="77777777" w:rsidR="00C334C5" w:rsidRDefault="00C334C5">
                              <w:pPr>
                                <w:spacing w:line="250" w:lineRule="exact"/>
                                <w:rPr>
                                  <w:rFonts w:ascii="Arial"/>
                                  <w:sz w:val="13"/>
                                </w:rPr>
                              </w:pPr>
                              <w:r>
                                <w:rPr>
                                  <w:rFonts w:ascii="Arial"/>
                                  <w:b/>
                                  <w:position w:val="8"/>
                                  <w:sz w:val="18"/>
                                </w:rPr>
                                <w:t>D</w:t>
                              </w:r>
                              <w:r>
                                <w:rPr>
                                  <w:rFonts w:ascii="Arial"/>
                                  <w:color w:val="FF0000"/>
                                  <w:sz w:val="13"/>
                                </w:rPr>
                                <w:t>OA</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052FBD" id="Group 1261" o:spid="_x0000_s1754" style="position:absolute;left:0;text-align:left;margin-left:291.4pt;margin-top:-12.2pt;width:187.55pt;height:114.2pt;z-index:-18828288;mso-position-horizontal-relative:page" coordorigin="5828,-244" coordsize="3751,22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">
                <v:shape id="Picture 1263" o:spid="_x0000_s1755" type="#_x0000_t75" style="position:absolute;left:5828;top:-169;width:3751;height:2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">
                  <v:imagedata r:id="rId60" o:title=""/>
                </v:shape>
                <v:shape id="Text Box 1262" o:spid="_x0000_s1756" type="#_x0000_t202" style="position:absolute;left:5963;top:-244;width:351;height:2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" filled="f" stroked="f">
                  <v:textbox inset="0,0,0,0">
                    <w:txbxContent>
                      <w:p w14:paraId="29866F58" w14:textId="77777777" w:rsidR="00C334C5" w:rsidRDefault="00C334C5">
                        <w:pPr>
                          <w:spacing w:line="250" w:lineRule="exact"/>
                          <w:rPr>
                            <w:rFonts w:ascii="Arial"/>
                            <w:sz w:val="13"/>
                          </w:rPr>
                        </w:pPr>
                        <w:r>
                          <w:rPr>
                            <w:rFonts w:ascii="Arial"/>
                            <w:b/>
                            <w:position w:val="8"/>
                            <w:sz w:val="18"/>
                          </w:rPr>
                          <w:t>D</w:t>
                        </w:r>
                        <w:r>
                          <w:rPr>
                            <w:rFonts w:ascii="Arial"/>
                            <w:color w:val="FF0000"/>
                            <w:sz w:val="13"/>
                          </w:rPr>
                          <w:t>OA</w:t>
                        </w:r>
                      </w:p>
                    </w:txbxContent>
                  </v:textbox>
                </v:shape>
                <w10:wrap anchorx="page"/>
              </v:group>
            </w:pict>
          </mc:Fallback>
        </mc:AlternateContent>
      </w:r>
      <w:r w:rsidR="00DC0BFC">
        <w:rPr>
          <w:rFonts w:ascii="Arial"/>
          <w:color w:val="4D4D4D"/>
          <w:sz w:val="13"/>
        </w:rPr>
        <w:t>400</w:t>
      </w:r>
    </w:p>
    <w:p w14:paraId="1D3436F5" w14:textId="77777777" w:rsidR="00BB4C49" w:rsidRDefault="00BB4C49">
      <w:pPr>
        <w:pStyle w:val="BodyText"/>
        <w:spacing w:before="10"/>
        <w:rPr>
          <w:rFonts w:ascii="Arial"/>
          <w:sz w:val="18"/>
        </w:rPr>
      </w:pPr>
    </w:p>
    <w:p w14:paraId="772D0568" w14:textId="77777777" w:rsidR="00BB4C49" w:rsidRDefault="00DC0BFC">
      <w:pPr>
        <w:spacing w:before="79"/>
        <w:ind w:left="706"/>
        <w:rPr>
          <w:rFonts w:ascii="Arial"/>
          <w:sz w:val="13"/>
        </w:rPr>
      </w:pPr>
      <w:r>
        <w:rPr>
          <w:rFonts w:ascii="Arial"/>
          <w:color w:val="4D4D4D"/>
          <w:sz w:val="13"/>
        </w:rPr>
        <w:t>300</w:t>
      </w:r>
    </w:p>
    <w:p w14:paraId="15354DA9" w14:textId="77777777" w:rsidR="00BB4C49" w:rsidRDefault="00DC0BFC">
      <w:pPr>
        <w:spacing w:before="46" w:line="215" w:lineRule="exact"/>
        <w:ind w:left="8641"/>
        <w:rPr>
          <w:rFonts w:ascii="Arial" w:hAnsi="Arial"/>
          <w:sz w:val="19"/>
        </w:rPr>
      </w:pPr>
      <w:r>
        <w:rPr>
          <w:rFonts w:ascii="Arial" w:hAnsi="Arial"/>
          <w:w w:val="105"/>
          <w:sz w:val="19"/>
        </w:rPr>
        <w:t>Lower−middle</w:t>
      </w:r>
    </w:p>
    <w:p w14:paraId="38F10F02" w14:textId="77777777" w:rsidR="00BB4C49" w:rsidRDefault="00DC0BFC">
      <w:pPr>
        <w:tabs>
          <w:tab w:val="left" w:pos="8930"/>
        </w:tabs>
        <w:spacing w:line="215" w:lineRule="exact"/>
        <w:ind w:left="706"/>
        <w:rPr>
          <w:rFonts w:ascii="Arial"/>
          <w:sz w:val="19"/>
        </w:rPr>
      </w:pPr>
      <w:r>
        <w:rPr>
          <w:rFonts w:ascii="Arial"/>
          <w:color w:val="4D4D4D"/>
          <w:position w:val="2"/>
          <w:sz w:val="13"/>
        </w:rPr>
        <w:t>200</w:t>
      </w:r>
      <w:r>
        <w:rPr>
          <w:rFonts w:ascii="Arial"/>
          <w:color w:val="4D4D4D"/>
          <w:position w:val="2"/>
          <w:sz w:val="13"/>
        </w:rPr>
        <w:tab/>
      </w:r>
      <w:r>
        <w:rPr>
          <w:rFonts w:ascii="Arial"/>
          <w:sz w:val="19"/>
        </w:rPr>
        <w:t>Income</w:t>
      </w:r>
    </w:p>
    <w:p w14:paraId="12D98590" w14:textId="77777777" w:rsidR="00BB4C49" w:rsidRDefault="00BB4C49">
      <w:pPr>
        <w:pStyle w:val="BodyText"/>
        <w:spacing w:before="2"/>
        <w:rPr>
          <w:rFonts w:ascii="Arial"/>
          <w:sz w:val="16"/>
        </w:rPr>
      </w:pPr>
    </w:p>
    <w:p w14:paraId="3DE5A3E1" w14:textId="77777777" w:rsidR="00BB4C49" w:rsidRDefault="00DC0BFC">
      <w:pPr>
        <w:spacing w:before="79"/>
        <w:ind w:left="706"/>
        <w:rPr>
          <w:rFonts w:ascii="Arial"/>
          <w:sz w:val="13"/>
        </w:rPr>
      </w:pPr>
      <w:r>
        <w:rPr>
          <w:rFonts w:ascii="Arial"/>
          <w:color w:val="4D4D4D"/>
          <w:sz w:val="13"/>
        </w:rPr>
        <w:t>100</w:t>
      </w:r>
    </w:p>
    <w:p w14:paraId="2DCCBBEA" w14:textId="77777777" w:rsidR="00BB4C49" w:rsidRDefault="00BB4C49">
      <w:pPr>
        <w:pStyle w:val="BodyText"/>
        <w:spacing w:before="10"/>
        <w:rPr>
          <w:rFonts w:ascii="Arial"/>
          <w:sz w:val="18"/>
        </w:rPr>
      </w:pPr>
    </w:p>
    <w:p w14:paraId="2251DD4C" w14:textId="77777777" w:rsidR="00BB4C49" w:rsidRDefault="00144D41">
      <w:pPr>
        <w:spacing w:before="79"/>
        <w:ind w:left="851"/>
        <w:rPr>
          <w:rFonts w:ascii="Arial"/>
          <w:sz w:val="13"/>
        </w:rPr>
      </w:pPr>
      <w:r>
        <w:rPr>
          <w:noProof/>
        </w:rPr>
        <mc:AlternateContent>
          <mc:Choice Requires="wps">
            <w:drawing>
              <wp:anchor distT="0" distB="0" distL="114300" distR="114300" simplePos="0" relativeHeight="15758336" behindDoc="0" locked="0" layoutInCell="1" allowOverlap="1" wp14:anchorId="0509753A" wp14:editId="56E2D4B0">
                <wp:simplePos x="0" y="0"/>
                <wp:positionH relativeFrom="page">
                  <wp:posOffset>895985</wp:posOffset>
                </wp:positionH>
                <wp:positionV relativeFrom="paragraph">
                  <wp:posOffset>22860</wp:posOffset>
                </wp:positionV>
                <wp:extent cx="129540" cy="515620"/>
                <wp:effectExtent l="0" t="0" r="0" b="0"/>
                <wp:wrapNone/>
                <wp:docPr id="1266" name="Text Box 12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540" cy="515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4A1E7D" w14:textId="77777777" w:rsidR="00C334C5" w:rsidRDefault="00C334C5">
                            <w:pPr>
                              <w:spacing w:line="180" w:lineRule="exact"/>
                              <w:ind w:left="20"/>
                              <w:rPr>
                                <w:rFonts w:ascii="Arial"/>
                                <w:sz w:val="16"/>
                              </w:rPr>
                            </w:pPr>
                            <w:r>
                              <w:rPr>
                                <w:rFonts w:ascii="Arial"/>
                                <w:sz w:val="16"/>
                              </w:rPr>
                              <w:t>Frequency</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09753A" id="Text Box 1260" o:spid="_x0000_s1757" type="#_x0000_t202" style="position:absolute;left:0;text-align:left;margin-left:70.55pt;margin-top:1.8pt;width:10.2pt;height:40.6pt;z-index:15758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" filled="f" stroked="f">
                <v:textbox style="layout-flow:vertical;mso-layout-flow-alt:bottom-to-top" inset="0,0,0,0">
                  <w:txbxContent>
                    <w:p w14:paraId="774A1E7D" w14:textId="77777777" w:rsidR="00C334C5" w:rsidRDefault="00C334C5">
                      <w:pPr>
                        <w:spacing w:line="180" w:lineRule="exact"/>
                        <w:ind w:left="20"/>
                        <w:rPr>
                          <w:rFonts w:ascii="Arial"/>
                          <w:sz w:val="16"/>
                        </w:rPr>
                      </w:pPr>
                      <w:r>
                        <w:rPr>
                          <w:rFonts w:ascii="Arial"/>
                          <w:sz w:val="16"/>
                        </w:rPr>
                        <w:t>Frequency</w:t>
                      </w:r>
                    </w:p>
                  </w:txbxContent>
                </v:textbox>
                <w10:wrap anchorx="page"/>
              </v:shape>
            </w:pict>
          </mc:Fallback>
        </mc:AlternateContent>
      </w:r>
      <w:r w:rsidR="00DC0BFC">
        <w:rPr>
          <w:rFonts w:ascii="Arial"/>
          <w:color w:val="4D4D4D"/>
          <w:sz w:val="13"/>
        </w:rPr>
        <w:t>0</w:t>
      </w:r>
    </w:p>
    <w:p w14:paraId="39A3658E" w14:textId="77777777" w:rsidR="00BB4C49" w:rsidRDefault="00BB4C49">
      <w:pPr>
        <w:pStyle w:val="BodyText"/>
        <w:rPr>
          <w:rFonts w:ascii="Arial"/>
          <w:sz w:val="20"/>
        </w:rPr>
      </w:pPr>
    </w:p>
    <w:p w14:paraId="4C7BD439" w14:textId="77777777" w:rsidR="00BB4C49" w:rsidRDefault="00BB4C49">
      <w:pPr>
        <w:pStyle w:val="BodyText"/>
        <w:spacing w:before="7"/>
        <w:rPr>
          <w:rFonts w:ascii="Arial"/>
          <w:sz w:val="29"/>
        </w:rPr>
      </w:pPr>
    </w:p>
    <w:p w14:paraId="45896E2A" w14:textId="77777777" w:rsidR="00BB4C49" w:rsidRDefault="00144D41">
      <w:pPr>
        <w:spacing w:before="79"/>
        <w:ind w:left="706"/>
        <w:rPr>
          <w:rFonts w:ascii="Arial"/>
          <w:sz w:val="13"/>
        </w:rPr>
      </w:pPr>
      <w:r>
        <w:rPr>
          <w:noProof/>
        </w:rPr>
        <mc:AlternateContent>
          <mc:Choice Requires="wpg">
            <w:drawing>
              <wp:anchor distT="0" distB="0" distL="114300" distR="114300" simplePos="0" relativeHeight="484486656" behindDoc="1" locked="0" layoutInCell="1" allowOverlap="1" wp14:anchorId="57063AA1" wp14:editId="25041266">
                <wp:simplePos x="0" y="0"/>
                <wp:positionH relativeFrom="page">
                  <wp:posOffset>1193165</wp:posOffset>
                </wp:positionH>
                <wp:positionV relativeFrom="paragraph">
                  <wp:posOffset>-154940</wp:posOffset>
                </wp:positionV>
                <wp:extent cx="2391410" cy="1450340"/>
                <wp:effectExtent l="0" t="0" r="0" b="0"/>
                <wp:wrapNone/>
                <wp:docPr id="1262" name="Group 12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91410" cy="1450340"/>
                          <a:chOff x="1879" y="-244"/>
                          <a:chExt cx="3766" cy="2284"/>
                        </a:xfrm>
                      </wpg:grpSpPr>
                      <pic:pic xmlns:pic="http://schemas.openxmlformats.org/drawingml/2006/picture">
                        <pic:nvPicPr>
                          <pic:cNvPr id="1263" name="Picture 125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1878" y="-169"/>
                            <a:ext cx="3766" cy="22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64" name="Text Box 1258"/>
                        <wps:cNvSpPr txBox="1">
                          <a:spLocks noChangeArrowheads="1"/>
                        </wps:cNvSpPr>
                        <wps:spPr bwMode="auto">
                          <a:xfrm>
                            <a:off x="2018" y="-244"/>
                            <a:ext cx="142" cy="1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F3562A" w14:textId="77777777" w:rsidR="00C334C5" w:rsidRDefault="00C334C5">
                              <w:pPr>
                                <w:spacing w:line="179" w:lineRule="exact"/>
                                <w:rPr>
                                  <w:rFonts w:ascii="Arial"/>
                                  <w:b/>
                                  <w:sz w:val="18"/>
                                </w:rPr>
                              </w:pPr>
                              <w:r>
                                <w:rPr>
                                  <w:rFonts w:ascii="Arial"/>
                                  <w:b/>
                                  <w:w w:val="101"/>
                                  <w:sz w:val="18"/>
                                </w:rPr>
                                <w:t>E</w:t>
                              </w:r>
                            </w:p>
                          </w:txbxContent>
                        </wps:txbx>
                        <wps:bodyPr rot="0" vert="horz" wrap="square" lIns="0" tIns="0" rIns="0" bIns="0" anchor="t" anchorCtr="0" upright="1">
                          <a:noAutofit/>
                        </wps:bodyPr>
                      </wps:wsp>
                      <wps:wsp>
                        <wps:cNvPr id="1265" name="Text Box 1257"/>
                        <wps:cNvSpPr txBox="1">
                          <a:spLocks noChangeArrowheads="1"/>
                        </wps:cNvSpPr>
                        <wps:spPr bwMode="auto">
                          <a:xfrm>
                            <a:off x="2312" y="-123"/>
                            <a:ext cx="204" cy="1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8A48B7" w14:textId="77777777" w:rsidR="00C334C5" w:rsidRDefault="00C334C5">
                              <w:pPr>
                                <w:spacing w:line="128" w:lineRule="exact"/>
                                <w:rPr>
                                  <w:rFonts w:ascii="Arial"/>
                                  <w:sz w:val="13"/>
                                </w:rPr>
                              </w:pPr>
                              <w:r>
                                <w:rPr>
                                  <w:rFonts w:ascii="Arial"/>
                                  <w:color w:val="FF0000"/>
                                  <w:sz w:val="13"/>
                                </w:rPr>
                                <w:t>OA</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7063AA1" id="Group 1256" o:spid="_x0000_s1758" style="position:absolute;left:0;text-align:left;margin-left:93.95pt;margin-top:-12.2pt;width:188.3pt;height:114.2pt;z-index:-18829824;mso-position-horizontal-relative:page" coordorigin="1879,-244" coordsize="3766,22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">
                <v:shape id="Picture 1259" o:spid="_x0000_s1759" type="#_x0000_t75" style="position:absolute;left:1878;top:-169;width:3766;height:22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">
                  <v:imagedata r:id="rId62" o:title=""/>
                </v:shape>
                <v:shape id="Text Box 1258" o:spid="_x0000_s1760" type="#_x0000_t202" style="position:absolute;left:2018;top:-244;width:142;height: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" filled="f" stroked="f">
                  <v:textbox inset="0,0,0,0">
                    <w:txbxContent>
                      <w:p w14:paraId="6BF3562A" w14:textId="77777777" w:rsidR="00C334C5" w:rsidRDefault="00C334C5">
                        <w:pPr>
                          <w:spacing w:line="179" w:lineRule="exact"/>
                          <w:rPr>
                            <w:rFonts w:ascii="Arial"/>
                            <w:b/>
                            <w:sz w:val="18"/>
                          </w:rPr>
                        </w:pPr>
                        <w:r>
                          <w:rPr>
                            <w:rFonts w:ascii="Arial"/>
                            <w:b/>
                            <w:w w:val="101"/>
                            <w:sz w:val="18"/>
                          </w:rPr>
                          <w:t>E</w:t>
                        </w:r>
                      </w:p>
                    </w:txbxContent>
                  </v:textbox>
                </v:shape>
                <v:shape id="Text Box 1257" o:spid="_x0000_s1761" type="#_x0000_t202" style="position:absolute;left:2312;top:-123;width:204;height: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" filled="f" stroked="f">
                  <v:textbox inset="0,0,0,0">
                    <w:txbxContent>
                      <w:p w14:paraId="608A48B7" w14:textId="77777777" w:rsidR="00C334C5" w:rsidRDefault="00C334C5">
                        <w:pPr>
                          <w:spacing w:line="128" w:lineRule="exact"/>
                          <w:rPr>
                            <w:rFonts w:ascii="Arial"/>
                            <w:sz w:val="13"/>
                          </w:rPr>
                        </w:pPr>
                        <w:r>
                          <w:rPr>
                            <w:rFonts w:ascii="Arial"/>
                            <w:color w:val="FF0000"/>
                            <w:sz w:val="13"/>
                          </w:rPr>
                          <w:t>OA</w:t>
                        </w:r>
                      </w:p>
                    </w:txbxContent>
                  </v:textbox>
                </v:shape>
                <w10:wrap anchorx="page"/>
              </v:group>
            </w:pict>
          </mc:Fallback>
        </mc:AlternateContent>
      </w:r>
      <w:r>
        <w:rPr>
          <w:noProof/>
        </w:rPr>
        <mc:AlternateContent>
          <mc:Choice Requires="wpg">
            <w:drawing>
              <wp:anchor distT="0" distB="0" distL="114300" distR="114300" simplePos="0" relativeHeight="484488704" behindDoc="1" locked="0" layoutInCell="1" allowOverlap="1" wp14:anchorId="284299B7" wp14:editId="1E0FBFF9">
                <wp:simplePos x="0" y="0"/>
                <wp:positionH relativeFrom="page">
                  <wp:posOffset>3700780</wp:posOffset>
                </wp:positionH>
                <wp:positionV relativeFrom="paragraph">
                  <wp:posOffset>-154940</wp:posOffset>
                </wp:positionV>
                <wp:extent cx="2381885" cy="1450340"/>
                <wp:effectExtent l="0" t="0" r="0" b="0"/>
                <wp:wrapNone/>
                <wp:docPr id="1258" name="Group 12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81885" cy="1450340"/>
                          <a:chOff x="5828" y="-244"/>
                          <a:chExt cx="3751" cy="2284"/>
                        </a:xfrm>
                      </wpg:grpSpPr>
                      <pic:pic xmlns:pic="http://schemas.openxmlformats.org/drawingml/2006/picture">
                        <pic:nvPicPr>
                          <pic:cNvPr id="1259" name="Picture 125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5828" y="-169"/>
                            <a:ext cx="3751" cy="22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60" name="Text Box 1254"/>
                        <wps:cNvSpPr txBox="1">
                          <a:spLocks noChangeArrowheads="1"/>
                        </wps:cNvSpPr>
                        <wps:spPr bwMode="auto">
                          <a:xfrm>
                            <a:off x="5943" y="-244"/>
                            <a:ext cx="132" cy="1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28DFCE" w14:textId="77777777" w:rsidR="00C334C5" w:rsidRDefault="00C334C5">
                              <w:pPr>
                                <w:spacing w:line="179" w:lineRule="exact"/>
                                <w:rPr>
                                  <w:rFonts w:ascii="Arial"/>
                                  <w:b/>
                                  <w:sz w:val="18"/>
                                </w:rPr>
                              </w:pPr>
                              <w:r>
                                <w:rPr>
                                  <w:rFonts w:ascii="Arial"/>
                                  <w:b/>
                                  <w:w w:val="101"/>
                                  <w:sz w:val="18"/>
                                </w:rPr>
                                <w:t>F</w:t>
                              </w:r>
                            </w:p>
                          </w:txbxContent>
                        </wps:txbx>
                        <wps:bodyPr rot="0" vert="horz" wrap="square" lIns="0" tIns="0" rIns="0" bIns="0" anchor="t" anchorCtr="0" upright="1">
                          <a:noAutofit/>
                        </wps:bodyPr>
                      </wps:wsp>
                      <wps:wsp>
                        <wps:cNvPr id="1261" name="Text Box 1253"/>
                        <wps:cNvSpPr txBox="1">
                          <a:spLocks noChangeArrowheads="1"/>
                        </wps:cNvSpPr>
                        <wps:spPr bwMode="auto">
                          <a:xfrm>
                            <a:off x="6636" y="-123"/>
                            <a:ext cx="204" cy="1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D1C111" w14:textId="77777777" w:rsidR="00C334C5" w:rsidRDefault="00C334C5">
                              <w:pPr>
                                <w:spacing w:line="128" w:lineRule="exact"/>
                                <w:rPr>
                                  <w:rFonts w:ascii="Arial"/>
                                  <w:sz w:val="13"/>
                                </w:rPr>
                              </w:pPr>
                              <w:r>
                                <w:rPr>
                                  <w:rFonts w:ascii="Arial"/>
                                  <w:color w:val="FF0000"/>
                                  <w:sz w:val="13"/>
                                </w:rPr>
                                <w:t>OA</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84299B7" id="Group 1252" o:spid="_x0000_s1762" style="position:absolute;left:0;text-align:left;margin-left:291.4pt;margin-top:-12.2pt;width:187.55pt;height:114.2pt;z-index:-18827776;mso-position-horizontal-relative:page" coordorigin="5828,-244" coordsize="3751,22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">
                <v:shape id="Picture 1255" o:spid="_x0000_s1763" type="#_x0000_t75" style="position:absolute;left:5828;top:-169;width:3751;height:22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">
                  <v:imagedata r:id="rId64" o:title=""/>
                </v:shape>
                <v:shape id="Text Box 1254" o:spid="_x0000_s1764" type="#_x0000_t202" style="position:absolute;left:5943;top:-244;width:132;height: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" filled="f" stroked="f">
                  <v:textbox inset="0,0,0,0">
                    <w:txbxContent>
                      <w:p w14:paraId="1328DFCE" w14:textId="77777777" w:rsidR="00C334C5" w:rsidRDefault="00C334C5">
                        <w:pPr>
                          <w:spacing w:line="179" w:lineRule="exact"/>
                          <w:rPr>
                            <w:rFonts w:ascii="Arial"/>
                            <w:b/>
                            <w:sz w:val="18"/>
                          </w:rPr>
                        </w:pPr>
                        <w:r>
                          <w:rPr>
                            <w:rFonts w:ascii="Arial"/>
                            <w:b/>
                            <w:w w:val="101"/>
                            <w:sz w:val="18"/>
                          </w:rPr>
                          <w:t>F</w:t>
                        </w:r>
                      </w:p>
                    </w:txbxContent>
                  </v:textbox>
                </v:shape>
                <v:shape id="Text Box 1253" o:spid="_x0000_s1765" type="#_x0000_t202" style="position:absolute;left:6636;top:-123;width:204;height: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" filled="f" stroked="f">
                  <v:textbox inset="0,0,0,0">
                    <w:txbxContent>
                      <w:p w14:paraId="08D1C111" w14:textId="77777777" w:rsidR="00C334C5" w:rsidRDefault="00C334C5">
                        <w:pPr>
                          <w:spacing w:line="128" w:lineRule="exact"/>
                          <w:rPr>
                            <w:rFonts w:ascii="Arial"/>
                            <w:sz w:val="13"/>
                          </w:rPr>
                        </w:pPr>
                        <w:r>
                          <w:rPr>
                            <w:rFonts w:ascii="Arial"/>
                            <w:color w:val="FF0000"/>
                            <w:sz w:val="13"/>
                          </w:rPr>
                          <w:t>OA</w:t>
                        </w:r>
                      </w:p>
                    </w:txbxContent>
                  </v:textbox>
                </v:shape>
                <w10:wrap anchorx="page"/>
              </v:group>
            </w:pict>
          </mc:Fallback>
        </mc:AlternateContent>
      </w:r>
      <w:r w:rsidR="00DC0BFC">
        <w:rPr>
          <w:rFonts w:ascii="Arial"/>
          <w:color w:val="4D4D4D"/>
          <w:sz w:val="13"/>
        </w:rPr>
        <w:t>400</w:t>
      </w:r>
    </w:p>
    <w:p w14:paraId="44542AD5" w14:textId="77777777" w:rsidR="00BB4C49" w:rsidRDefault="00BB4C49">
      <w:pPr>
        <w:pStyle w:val="BodyText"/>
        <w:spacing w:before="10"/>
        <w:rPr>
          <w:rFonts w:ascii="Arial"/>
          <w:sz w:val="18"/>
        </w:rPr>
      </w:pPr>
    </w:p>
    <w:p w14:paraId="6BFC0498" w14:textId="77777777" w:rsidR="00BB4C49" w:rsidRDefault="00DC0BFC">
      <w:pPr>
        <w:spacing w:before="79"/>
        <w:ind w:left="706"/>
        <w:rPr>
          <w:rFonts w:ascii="Arial"/>
          <w:sz w:val="13"/>
        </w:rPr>
      </w:pPr>
      <w:r>
        <w:rPr>
          <w:rFonts w:ascii="Arial"/>
          <w:color w:val="4D4D4D"/>
          <w:sz w:val="13"/>
        </w:rPr>
        <w:t>300</w:t>
      </w:r>
    </w:p>
    <w:p w14:paraId="3E49258B" w14:textId="77777777" w:rsidR="00BB4C49" w:rsidRDefault="00DC0BFC">
      <w:pPr>
        <w:spacing w:before="46" w:line="215" w:lineRule="exact"/>
        <w:ind w:left="8638"/>
        <w:rPr>
          <w:rFonts w:ascii="Arial" w:hAnsi="Arial"/>
          <w:sz w:val="19"/>
        </w:rPr>
      </w:pPr>
      <w:r>
        <w:rPr>
          <w:rFonts w:ascii="Arial" w:hAnsi="Arial"/>
          <w:w w:val="105"/>
          <w:sz w:val="19"/>
        </w:rPr>
        <w:t>Upper−middle</w:t>
      </w:r>
    </w:p>
    <w:p w14:paraId="173215BF" w14:textId="77777777" w:rsidR="00BB4C49" w:rsidRDefault="00DC0BFC">
      <w:pPr>
        <w:tabs>
          <w:tab w:val="left" w:pos="8930"/>
        </w:tabs>
        <w:spacing w:line="215" w:lineRule="exact"/>
        <w:ind w:left="706"/>
        <w:rPr>
          <w:rFonts w:ascii="Arial"/>
          <w:sz w:val="19"/>
        </w:rPr>
      </w:pPr>
      <w:r>
        <w:rPr>
          <w:rFonts w:ascii="Arial"/>
          <w:color w:val="4D4D4D"/>
          <w:position w:val="2"/>
          <w:sz w:val="13"/>
        </w:rPr>
        <w:t>200</w:t>
      </w:r>
      <w:r>
        <w:rPr>
          <w:rFonts w:ascii="Arial"/>
          <w:color w:val="4D4D4D"/>
          <w:position w:val="2"/>
          <w:sz w:val="13"/>
        </w:rPr>
        <w:tab/>
      </w:r>
      <w:r>
        <w:rPr>
          <w:rFonts w:ascii="Arial"/>
          <w:sz w:val="19"/>
        </w:rPr>
        <w:t>Income</w:t>
      </w:r>
    </w:p>
    <w:p w14:paraId="77790877" w14:textId="77777777" w:rsidR="00BB4C49" w:rsidRDefault="00BB4C49">
      <w:pPr>
        <w:pStyle w:val="BodyText"/>
        <w:spacing w:before="2"/>
        <w:rPr>
          <w:rFonts w:ascii="Arial"/>
          <w:sz w:val="16"/>
        </w:rPr>
      </w:pPr>
    </w:p>
    <w:p w14:paraId="7946B364" w14:textId="77777777" w:rsidR="00BB4C49" w:rsidRDefault="00DC0BFC">
      <w:pPr>
        <w:spacing w:before="79"/>
        <w:ind w:left="706"/>
        <w:rPr>
          <w:rFonts w:ascii="Arial"/>
          <w:sz w:val="13"/>
        </w:rPr>
      </w:pPr>
      <w:r>
        <w:rPr>
          <w:rFonts w:ascii="Arial"/>
          <w:color w:val="4D4D4D"/>
          <w:sz w:val="13"/>
        </w:rPr>
        <w:t>100</w:t>
      </w:r>
    </w:p>
    <w:p w14:paraId="285CEE67" w14:textId="77777777" w:rsidR="00BB4C49" w:rsidRDefault="00BB4C49">
      <w:pPr>
        <w:pStyle w:val="BodyText"/>
        <w:spacing w:before="10"/>
        <w:rPr>
          <w:rFonts w:ascii="Arial"/>
          <w:sz w:val="18"/>
        </w:rPr>
      </w:pPr>
    </w:p>
    <w:p w14:paraId="1032AEA0" w14:textId="77777777" w:rsidR="00BB4C49" w:rsidRDefault="00DC0BFC">
      <w:pPr>
        <w:spacing w:before="79"/>
        <w:ind w:left="851"/>
        <w:rPr>
          <w:rFonts w:ascii="Arial"/>
          <w:sz w:val="13"/>
        </w:rPr>
      </w:pPr>
      <w:r>
        <w:rPr>
          <w:rFonts w:ascii="Arial"/>
          <w:color w:val="4D4D4D"/>
          <w:sz w:val="13"/>
        </w:rPr>
        <w:t>0</w:t>
      </w:r>
    </w:p>
    <w:p w14:paraId="0361F55D" w14:textId="77777777" w:rsidR="00BB4C49" w:rsidRDefault="00BB4C49">
      <w:pPr>
        <w:pStyle w:val="BodyText"/>
        <w:rPr>
          <w:rFonts w:ascii="Arial"/>
          <w:sz w:val="20"/>
        </w:rPr>
      </w:pPr>
    </w:p>
    <w:p w14:paraId="600E9DF7" w14:textId="77777777" w:rsidR="00BB4C49" w:rsidRDefault="00BB4C49">
      <w:pPr>
        <w:pStyle w:val="BodyText"/>
        <w:spacing w:before="7"/>
        <w:rPr>
          <w:rFonts w:ascii="Arial"/>
          <w:sz w:val="29"/>
        </w:rPr>
      </w:pPr>
    </w:p>
    <w:p w14:paraId="2BCEFAE0" w14:textId="77777777" w:rsidR="00BB4C49" w:rsidRDefault="00144D41">
      <w:pPr>
        <w:spacing w:before="79"/>
        <w:ind w:left="706"/>
        <w:rPr>
          <w:rFonts w:ascii="Arial"/>
          <w:sz w:val="13"/>
        </w:rPr>
      </w:pPr>
      <w:r>
        <w:rPr>
          <w:noProof/>
        </w:rPr>
        <mc:AlternateContent>
          <mc:Choice Requires="wpg">
            <w:drawing>
              <wp:anchor distT="0" distB="0" distL="114300" distR="114300" simplePos="0" relativeHeight="484487168" behindDoc="1" locked="0" layoutInCell="1" allowOverlap="1" wp14:anchorId="5D4479AA" wp14:editId="26FC502B">
                <wp:simplePos x="0" y="0"/>
                <wp:positionH relativeFrom="page">
                  <wp:posOffset>1193165</wp:posOffset>
                </wp:positionH>
                <wp:positionV relativeFrom="paragraph">
                  <wp:posOffset>-154940</wp:posOffset>
                </wp:positionV>
                <wp:extent cx="2391410" cy="1459230"/>
                <wp:effectExtent l="0" t="0" r="0" b="0"/>
                <wp:wrapNone/>
                <wp:docPr id="1254" name="Group 12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91410" cy="1459230"/>
                          <a:chOff x="1879" y="-244"/>
                          <a:chExt cx="3766" cy="2298"/>
                        </a:xfrm>
                      </wpg:grpSpPr>
                      <pic:pic xmlns:pic="http://schemas.openxmlformats.org/drawingml/2006/picture">
                        <pic:nvPicPr>
                          <pic:cNvPr id="1255" name="Picture 125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1878" y="-169"/>
                            <a:ext cx="3766" cy="22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56" name="Text Box 1250"/>
                        <wps:cNvSpPr txBox="1">
                          <a:spLocks noChangeArrowheads="1"/>
                        </wps:cNvSpPr>
                        <wps:spPr bwMode="auto">
                          <a:xfrm>
                            <a:off x="2038" y="-244"/>
                            <a:ext cx="163" cy="1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6AAAFD" w14:textId="77777777" w:rsidR="00C334C5" w:rsidRDefault="00C334C5">
                              <w:pPr>
                                <w:spacing w:line="179" w:lineRule="exact"/>
                                <w:rPr>
                                  <w:rFonts w:ascii="Arial"/>
                                  <w:b/>
                                  <w:sz w:val="18"/>
                                </w:rPr>
                              </w:pPr>
                              <w:r>
                                <w:rPr>
                                  <w:rFonts w:ascii="Arial"/>
                                  <w:b/>
                                  <w:w w:val="101"/>
                                  <w:sz w:val="18"/>
                                </w:rPr>
                                <w:t>G</w:t>
                              </w:r>
                            </w:p>
                          </w:txbxContent>
                        </wps:txbx>
                        <wps:bodyPr rot="0" vert="horz" wrap="square" lIns="0" tIns="0" rIns="0" bIns="0" anchor="t" anchorCtr="0" upright="1">
                          <a:noAutofit/>
                        </wps:bodyPr>
                      </wps:wsp>
                      <wps:wsp>
                        <wps:cNvPr id="1257" name="Text Box 1249"/>
                        <wps:cNvSpPr txBox="1">
                          <a:spLocks noChangeArrowheads="1"/>
                        </wps:cNvSpPr>
                        <wps:spPr bwMode="auto">
                          <a:xfrm>
                            <a:off x="5373" y="-123"/>
                            <a:ext cx="204" cy="1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31AA6B" w14:textId="77777777" w:rsidR="00C334C5" w:rsidRDefault="00C334C5">
                              <w:pPr>
                                <w:spacing w:line="128" w:lineRule="exact"/>
                                <w:rPr>
                                  <w:rFonts w:ascii="Arial"/>
                                  <w:sz w:val="13"/>
                                </w:rPr>
                              </w:pPr>
                              <w:r>
                                <w:rPr>
                                  <w:rFonts w:ascii="Arial"/>
                                  <w:color w:val="FF0000"/>
                                  <w:sz w:val="13"/>
                                </w:rPr>
                                <w:t>OA</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D4479AA" id="Group 1248" o:spid="_x0000_s1766" style="position:absolute;left:0;text-align:left;margin-left:93.95pt;margin-top:-12.2pt;width:188.3pt;height:114.9pt;z-index:-18829312;mso-position-horizontal-relative:page" coordorigin="1879,-244" coordsize="3766,22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">
                <v:shape id="Picture 1251" o:spid="_x0000_s1767" type="#_x0000_t75" style="position:absolute;left:1878;top:-169;width:3766;height:22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">
                  <v:imagedata r:id="rId66" o:title=""/>
                </v:shape>
                <v:shape id="Text Box 1250" o:spid="_x0000_s1768" type="#_x0000_t202" style="position:absolute;left:2038;top:-244;width:163;height: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" filled="f" stroked="f">
                  <v:textbox inset="0,0,0,0">
                    <w:txbxContent>
                      <w:p w14:paraId="7C6AAAFD" w14:textId="77777777" w:rsidR="00C334C5" w:rsidRDefault="00C334C5">
                        <w:pPr>
                          <w:spacing w:line="179" w:lineRule="exact"/>
                          <w:rPr>
                            <w:rFonts w:ascii="Arial"/>
                            <w:b/>
                            <w:sz w:val="18"/>
                          </w:rPr>
                        </w:pPr>
                        <w:r>
                          <w:rPr>
                            <w:rFonts w:ascii="Arial"/>
                            <w:b/>
                            <w:w w:val="101"/>
                            <w:sz w:val="18"/>
                          </w:rPr>
                          <w:t>G</w:t>
                        </w:r>
                      </w:p>
                    </w:txbxContent>
                  </v:textbox>
                </v:shape>
                <v:shape id="Text Box 1249" o:spid="_x0000_s1769" type="#_x0000_t202" style="position:absolute;left:5373;top:-123;width:204;height: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" filled="f" stroked="f">
                  <v:textbox inset="0,0,0,0">
                    <w:txbxContent>
                      <w:p w14:paraId="5031AA6B" w14:textId="77777777" w:rsidR="00C334C5" w:rsidRDefault="00C334C5">
                        <w:pPr>
                          <w:spacing w:line="128" w:lineRule="exact"/>
                          <w:rPr>
                            <w:rFonts w:ascii="Arial"/>
                            <w:sz w:val="13"/>
                          </w:rPr>
                        </w:pPr>
                        <w:r>
                          <w:rPr>
                            <w:rFonts w:ascii="Arial"/>
                            <w:color w:val="FF0000"/>
                            <w:sz w:val="13"/>
                          </w:rPr>
                          <w:t>OA</w:t>
                        </w:r>
                      </w:p>
                    </w:txbxContent>
                  </v:textbox>
                </v:shape>
                <w10:wrap anchorx="page"/>
              </v:group>
            </w:pict>
          </mc:Fallback>
        </mc:AlternateContent>
      </w:r>
      <w:r>
        <w:rPr>
          <w:noProof/>
        </w:rPr>
        <mc:AlternateContent>
          <mc:Choice Requires="wpg">
            <w:drawing>
              <wp:anchor distT="0" distB="0" distL="114300" distR="114300" simplePos="0" relativeHeight="484489216" behindDoc="1" locked="0" layoutInCell="1" allowOverlap="1" wp14:anchorId="389C3A31" wp14:editId="5C7148F5">
                <wp:simplePos x="0" y="0"/>
                <wp:positionH relativeFrom="page">
                  <wp:posOffset>3700780</wp:posOffset>
                </wp:positionH>
                <wp:positionV relativeFrom="paragraph">
                  <wp:posOffset>-154940</wp:posOffset>
                </wp:positionV>
                <wp:extent cx="2381885" cy="1459230"/>
                <wp:effectExtent l="0" t="0" r="0" b="0"/>
                <wp:wrapNone/>
                <wp:docPr id="1250" name="Group 12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81885" cy="1459230"/>
                          <a:chOff x="5828" y="-244"/>
                          <a:chExt cx="3751" cy="2298"/>
                        </a:xfrm>
                      </wpg:grpSpPr>
                      <pic:pic xmlns:pic="http://schemas.openxmlformats.org/drawingml/2006/picture">
                        <pic:nvPicPr>
                          <pic:cNvPr id="1251" name="Picture 124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5828" y="-169"/>
                            <a:ext cx="3751" cy="22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52" name="Text Box 1246"/>
                        <wps:cNvSpPr txBox="1">
                          <a:spLocks noChangeArrowheads="1"/>
                        </wps:cNvSpPr>
                        <wps:spPr bwMode="auto">
                          <a:xfrm>
                            <a:off x="5963" y="-244"/>
                            <a:ext cx="152" cy="1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30A392" w14:textId="77777777" w:rsidR="00C334C5" w:rsidRDefault="00C334C5">
                              <w:pPr>
                                <w:spacing w:line="179" w:lineRule="exact"/>
                                <w:rPr>
                                  <w:rFonts w:ascii="Arial"/>
                                  <w:b/>
                                  <w:sz w:val="18"/>
                                </w:rPr>
                              </w:pPr>
                              <w:r>
                                <w:rPr>
                                  <w:rFonts w:ascii="Arial"/>
                                  <w:b/>
                                  <w:w w:val="101"/>
                                  <w:sz w:val="18"/>
                                </w:rPr>
                                <w:t>H</w:t>
                              </w:r>
                            </w:p>
                          </w:txbxContent>
                        </wps:txbx>
                        <wps:bodyPr rot="0" vert="horz" wrap="square" lIns="0" tIns="0" rIns="0" bIns="0" anchor="t" anchorCtr="0" upright="1">
                          <a:noAutofit/>
                        </wps:bodyPr>
                      </wps:wsp>
                      <wps:wsp>
                        <wps:cNvPr id="1253" name="Text Box 1245"/>
                        <wps:cNvSpPr txBox="1">
                          <a:spLocks noChangeArrowheads="1"/>
                        </wps:cNvSpPr>
                        <wps:spPr bwMode="auto">
                          <a:xfrm>
                            <a:off x="9286" y="-123"/>
                            <a:ext cx="204" cy="1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851238" w14:textId="77777777" w:rsidR="00C334C5" w:rsidRDefault="00C334C5">
                              <w:pPr>
                                <w:spacing w:line="128" w:lineRule="exact"/>
                                <w:rPr>
                                  <w:rFonts w:ascii="Arial"/>
                                  <w:sz w:val="13"/>
                                </w:rPr>
                              </w:pPr>
                              <w:r>
                                <w:rPr>
                                  <w:rFonts w:ascii="Arial"/>
                                  <w:color w:val="FF0000"/>
                                  <w:sz w:val="13"/>
                                </w:rPr>
                                <w:t>OA</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89C3A31" id="Group 1244" o:spid="_x0000_s1770" style="position:absolute;left:0;text-align:left;margin-left:291.4pt;margin-top:-12.2pt;width:187.55pt;height:114.9pt;z-index:-18827264;mso-position-horizontal-relative:page" coordorigin="5828,-244" coordsize="3751,22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">
                <v:shape id="Picture 1247" o:spid="_x0000_s1771" type="#_x0000_t75" style="position:absolute;left:5828;top:-169;width:3751;height:22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">
                  <v:imagedata r:id="rId68" o:title=""/>
                </v:shape>
                <v:shape id="Text Box 1246" o:spid="_x0000_s1772" type="#_x0000_t202" style="position:absolute;left:5963;top:-244;width:152;height: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" filled="f" stroked="f">
                  <v:textbox inset="0,0,0,0">
                    <w:txbxContent>
                      <w:p w14:paraId="3930A392" w14:textId="77777777" w:rsidR="00C334C5" w:rsidRDefault="00C334C5">
                        <w:pPr>
                          <w:spacing w:line="179" w:lineRule="exact"/>
                          <w:rPr>
                            <w:rFonts w:ascii="Arial"/>
                            <w:b/>
                            <w:sz w:val="18"/>
                          </w:rPr>
                        </w:pPr>
                        <w:r>
                          <w:rPr>
                            <w:rFonts w:ascii="Arial"/>
                            <w:b/>
                            <w:w w:val="101"/>
                            <w:sz w:val="18"/>
                          </w:rPr>
                          <w:t>H</w:t>
                        </w:r>
                      </w:p>
                    </w:txbxContent>
                  </v:textbox>
                </v:shape>
                <v:shape id="Text Box 1245" o:spid="_x0000_s1773" type="#_x0000_t202" style="position:absolute;left:9286;top:-123;width:204;height: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" filled="f" stroked="f">
                  <v:textbox inset="0,0,0,0">
                    <w:txbxContent>
                      <w:p w14:paraId="08851238" w14:textId="77777777" w:rsidR="00C334C5" w:rsidRDefault="00C334C5">
                        <w:pPr>
                          <w:spacing w:line="128" w:lineRule="exact"/>
                          <w:rPr>
                            <w:rFonts w:ascii="Arial"/>
                            <w:sz w:val="13"/>
                          </w:rPr>
                        </w:pPr>
                        <w:r>
                          <w:rPr>
                            <w:rFonts w:ascii="Arial"/>
                            <w:color w:val="FF0000"/>
                            <w:sz w:val="13"/>
                          </w:rPr>
                          <w:t>OA</w:t>
                        </w:r>
                      </w:p>
                    </w:txbxContent>
                  </v:textbox>
                </v:shape>
                <w10:wrap anchorx="page"/>
              </v:group>
            </w:pict>
          </mc:Fallback>
        </mc:AlternateContent>
      </w:r>
      <w:r w:rsidR="00DC0BFC">
        <w:rPr>
          <w:rFonts w:ascii="Arial"/>
          <w:color w:val="4D4D4D"/>
          <w:sz w:val="13"/>
        </w:rPr>
        <w:t>400</w:t>
      </w:r>
    </w:p>
    <w:p w14:paraId="3E7B3DAA" w14:textId="77777777" w:rsidR="00BB4C49" w:rsidRDefault="00BB4C49">
      <w:pPr>
        <w:pStyle w:val="BodyText"/>
        <w:spacing w:before="10"/>
        <w:rPr>
          <w:rFonts w:ascii="Arial"/>
          <w:sz w:val="18"/>
        </w:rPr>
      </w:pPr>
    </w:p>
    <w:p w14:paraId="18F977E1" w14:textId="77777777" w:rsidR="00BB4C49" w:rsidRDefault="00DC0BFC">
      <w:pPr>
        <w:spacing w:before="79"/>
        <w:ind w:left="706"/>
        <w:rPr>
          <w:rFonts w:ascii="Arial"/>
          <w:sz w:val="13"/>
        </w:rPr>
      </w:pPr>
      <w:r>
        <w:rPr>
          <w:rFonts w:ascii="Arial"/>
          <w:color w:val="4D4D4D"/>
          <w:sz w:val="13"/>
        </w:rPr>
        <w:t>300</w:t>
      </w:r>
    </w:p>
    <w:p w14:paraId="3578B367" w14:textId="77777777" w:rsidR="00BB4C49" w:rsidRDefault="00DC0BFC">
      <w:pPr>
        <w:spacing w:before="46" w:line="215" w:lineRule="exact"/>
        <w:ind w:left="9049"/>
        <w:rPr>
          <w:rFonts w:ascii="Arial"/>
          <w:sz w:val="19"/>
        </w:rPr>
      </w:pPr>
      <w:r>
        <w:rPr>
          <w:rFonts w:ascii="Arial"/>
          <w:w w:val="105"/>
          <w:sz w:val="19"/>
        </w:rPr>
        <w:t>High</w:t>
      </w:r>
    </w:p>
    <w:p w14:paraId="728746E3" w14:textId="77777777" w:rsidR="00BB4C49" w:rsidRDefault="00DC0BFC">
      <w:pPr>
        <w:tabs>
          <w:tab w:val="left" w:pos="8930"/>
        </w:tabs>
        <w:spacing w:line="215" w:lineRule="exact"/>
        <w:ind w:left="706"/>
        <w:rPr>
          <w:rFonts w:ascii="Arial"/>
          <w:sz w:val="19"/>
        </w:rPr>
      </w:pPr>
      <w:r>
        <w:rPr>
          <w:rFonts w:ascii="Arial"/>
          <w:color w:val="4D4D4D"/>
          <w:position w:val="2"/>
          <w:sz w:val="13"/>
        </w:rPr>
        <w:t>200</w:t>
      </w:r>
      <w:r>
        <w:rPr>
          <w:rFonts w:ascii="Arial"/>
          <w:color w:val="4D4D4D"/>
          <w:position w:val="2"/>
          <w:sz w:val="13"/>
        </w:rPr>
        <w:tab/>
      </w:r>
      <w:r>
        <w:rPr>
          <w:rFonts w:ascii="Arial"/>
          <w:sz w:val="19"/>
        </w:rPr>
        <w:t>Income</w:t>
      </w:r>
    </w:p>
    <w:p w14:paraId="4AB775D0" w14:textId="77777777" w:rsidR="00BB4C49" w:rsidRDefault="00BB4C49">
      <w:pPr>
        <w:pStyle w:val="BodyText"/>
        <w:spacing w:before="3"/>
        <w:rPr>
          <w:rFonts w:ascii="Arial"/>
          <w:sz w:val="16"/>
        </w:rPr>
      </w:pPr>
    </w:p>
    <w:p w14:paraId="7B2F966F" w14:textId="77777777" w:rsidR="00BB4C49" w:rsidRDefault="00DC0BFC">
      <w:pPr>
        <w:spacing w:before="78"/>
        <w:ind w:left="706"/>
        <w:rPr>
          <w:rFonts w:ascii="Arial"/>
          <w:sz w:val="13"/>
        </w:rPr>
      </w:pPr>
      <w:r>
        <w:rPr>
          <w:rFonts w:ascii="Arial"/>
          <w:color w:val="4D4D4D"/>
          <w:sz w:val="13"/>
        </w:rPr>
        <w:t>100</w:t>
      </w:r>
    </w:p>
    <w:p w14:paraId="6BAB1369" w14:textId="77777777" w:rsidR="00BB4C49" w:rsidRDefault="00BB4C49">
      <w:pPr>
        <w:pStyle w:val="BodyText"/>
        <w:spacing w:before="11"/>
        <w:rPr>
          <w:rFonts w:ascii="Arial"/>
          <w:sz w:val="18"/>
        </w:rPr>
      </w:pPr>
    </w:p>
    <w:p w14:paraId="1D14A359" w14:textId="77777777" w:rsidR="00BB4C49" w:rsidRDefault="00BB4C49">
      <w:pPr>
        <w:rPr>
          <w:rFonts w:ascii="Arial"/>
          <w:sz w:val="18"/>
        </w:rPr>
        <w:sectPr w:rsidR="00BB4C49">
          <w:type w:val="continuous"/>
          <w:pgSz w:w="12240" w:h="15840"/>
          <w:pgMar w:top="1320" w:right="1240" w:bottom="280" w:left="940" w:header="720" w:footer="720" w:gutter="0"/>
          <w:cols w:space="720"/>
        </w:sectPr>
      </w:pPr>
    </w:p>
    <w:p w14:paraId="3BCB5F14" w14:textId="77777777" w:rsidR="00BB4C49" w:rsidRDefault="00DC0BFC">
      <w:pPr>
        <w:spacing w:before="78"/>
        <w:ind w:left="851"/>
        <w:rPr>
          <w:rFonts w:ascii="Arial"/>
          <w:sz w:val="13"/>
        </w:rPr>
      </w:pPr>
      <w:r>
        <w:rPr>
          <w:rFonts w:ascii="Arial"/>
          <w:color w:val="4D4D4D"/>
          <w:sz w:val="13"/>
        </w:rPr>
        <w:t>0</w:t>
      </w:r>
    </w:p>
    <w:p w14:paraId="040B62A1" w14:textId="77777777" w:rsidR="00BB4C49" w:rsidRDefault="00DC0BFC">
      <w:pPr>
        <w:tabs>
          <w:tab w:val="left" w:pos="1813"/>
          <w:tab w:val="left" w:pos="2624"/>
          <w:tab w:val="left" w:pos="3434"/>
          <w:tab w:val="left" w:pos="4244"/>
        </w:tabs>
        <w:spacing w:before="30"/>
        <w:ind w:left="1039"/>
        <w:rPr>
          <w:rFonts w:ascii="Arial"/>
          <w:sz w:val="13"/>
        </w:rPr>
      </w:pPr>
      <w:r>
        <w:rPr>
          <w:rFonts w:ascii="Arial"/>
          <w:color w:val="4D4D4D"/>
          <w:sz w:val="13"/>
        </w:rPr>
        <w:t>0</w:t>
      </w:r>
      <w:r>
        <w:rPr>
          <w:rFonts w:ascii="Arial"/>
          <w:color w:val="4D4D4D"/>
          <w:sz w:val="13"/>
        </w:rPr>
        <w:tab/>
        <w:t>20</w:t>
      </w:r>
      <w:r>
        <w:rPr>
          <w:rFonts w:ascii="Arial"/>
          <w:color w:val="4D4D4D"/>
          <w:sz w:val="13"/>
        </w:rPr>
        <w:tab/>
        <w:t>40</w:t>
      </w:r>
      <w:r>
        <w:rPr>
          <w:rFonts w:ascii="Arial"/>
          <w:color w:val="4D4D4D"/>
          <w:sz w:val="13"/>
        </w:rPr>
        <w:tab/>
        <w:t>60</w:t>
      </w:r>
      <w:r>
        <w:rPr>
          <w:rFonts w:ascii="Arial"/>
          <w:color w:val="4D4D4D"/>
          <w:sz w:val="13"/>
        </w:rPr>
        <w:tab/>
      </w:r>
      <w:r>
        <w:rPr>
          <w:rFonts w:ascii="Arial"/>
          <w:color w:val="4D4D4D"/>
          <w:spacing w:val="-3"/>
          <w:sz w:val="13"/>
        </w:rPr>
        <w:t>80</w:t>
      </w:r>
    </w:p>
    <w:p w14:paraId="43D35E3B" w14:textId="77777777" w:rsidR="00BB4C49" w:rsidRDefault="00DC0BFC">
      <w:pPr>
        <w:pStyle w:val="BodyText"/>
        <w:rPr>
          <w:rFonts w:ascii="Arial"/>
          <w:sz w:val="12"/>
        </w:rPr>
      </w:pPr>
      <w:r>
        <w:br w:type="column"/>
      </w:r>
    </w:p>
    <w:p w14:paraId="1ED2C990" w14:textId="77777777" w:rsidR="00BB4C49" w:rsidRDefault="00BB4C49">
      <w:pPr>
        <w:pStyle w:val="BodyText"/>
        <w:spacing w:before="4"/>
        <w:rPr>
          <w:rFonts w:ascii="Arial"/>
          <w:sz w:val="10"/>
        </w:rPr>
      </w:pPr>
    </w:p>
    <w:p w14:paraId="178B61C5" w14:textId="77777777" w:rsidR="00BB4C49" w:rsidRDefault="00DC0BFC">
      <w:pPr>
        <w:tabs>
          <w:tab w:val="left" w:pos="1418"/>
          <w:tab w:val="left" w:pos="2293"/>
          <w:tab w:val="left" w:pos="3169"/>
          <w:tab w:val="left" w:pos="4045"/>
        </w:tabs>
        <w:spacing w:before="1"/>
        <w:ind w:left="578"/>
        <w:rPr>
          <w:rFonts w:ascii="Arial"/>
          <w:sz w:val="13"/>
        </w:rPr>
      </w:pPr>
      <w:r>
        <w:rPr>
          <w:rFonts w:ascii="Arial"/>
          <w:color w:val="4D4D4D"/>
          <w:sz w:val="13"/>
        </w:rPr>
        <w:t>0</w:t>
      </w:r>
      <w:r>
        <w:rPr>
          <w:rFonts w:ascii="Arial"/>
          <w:color w:val="4D4D4D"/>
          <w:sz w:val="13"/>
        </w:rPr>
        <w:tab/>
        <w:t>20</w:t>
      </w:r>
      <w:r>
        <w:rPr>
          <w:rFonts w:ascii="Arial"/>
          <w:color w:val="4D4D4D"/>
          <w:sz w:val="13"/>
        </w:rPr>
        <w:tab/>
        <w:t>40</w:t>
      </w:r>
      <w:r>
        <w:rPr>
          <w:rFonts w:ascii="Arial"/>
          <w:color w:val="4D4D4D"/>
          <w:sz w:val="13"/>
        </w:rPr>
        <w:tab/>
        <w:t>60</w:t>
      </w:r>
      <w:r>
        <w:rPr>
          <w:rFonts w:ascii="Arial"/>
          <w:color w:val="4D4D4D"/>
          <w:sz w:val="13"/>
        </w:rPr>
        <w:tab/>
        <w:t>80</w:t>
      </w:r>
    </w:p>
    <w:p w14:paraId="59328ED8" w14:textId="77777777" w:rsidR="00BB4C49" w:rsidRDefault="00BB4C49">
      <w:pPr>
        <w:rPr>
          <w:rFonts w:ascii="Arial"/>
          <w:sz w:val="13"/>
        </w:rPr>
        <w:sectPr w:rsidR="00BB4C49">
          <w:type w:val="continuous"/>
          <w:pgSz w:w="12240" w:h="15840"/>
          <w:pgMar w:top="1320" w:right="1240" w:bottom="280" w:left="940" w:header="720" w:footer="720" w:gutter="0"/>
          <w:cols w:num="2" w:space="720" w:equalWidth="0">
            <w:col w:w="4391" w:space="40"/>
            <w:col w:w="5629"/>
          </w:cols>
        </w:sectPr>
      </w:pPr>
    </w:p>
    <w:p w14:paraId="039ECADD" w14:textId="77777777" w:rsidR="00BB4C49" w:rsidRDefault="00DC0BFC">
      <w:pPr>
        <w:spacing w:before="40"/>
        <w:ind w:left="2707"/>
        <w:rPr>
          <w:rFonts w:ascii="Arial"/>
          <w:sz w:val="16"/>
        </w:rPr>
      </w:pPr>
      <w:r>
        <w:rPr>
          <w:rFonts w:ascii="Arial"/>
          <w:sz w:val="16"/>
        </w:rPr>
        <w:t>Percentage</w:t>
      </w:r>
      <w:r>
        <w:rPr>
          <w:rFonts w:ascii="Arial"/>
          <w:spacing w:val="3"/>
          <w:sz w:val="16"/>
        </w:rPr>
        <w:t xml:space="preserve"> </w:t>
      </w:r>
      <w:r>
        <w:rPr>
          <w:rFonts w:ascii="Arial"/>
          <w:sz w:val="16"/>
        </w:rPr>
        <w:t>of</w:t>
      </w:r>
      <w:r>
        <w:rPr>
          <w:rFonts w:ascii="Arial"/>
          <w:spacing w:val="4"/>
          <w:sz w:val="16"/>
        </w:rPr>
        <w:t xml:space="preserve"> </w:t>
      </w:r>
      <w:r>
        <w:rPr>
          <w:rFonts w:ascii="Arial"/>
          <w:sz w:val="16"/>
        </w:rPr>
        <w:t>authors</w:t>
      </w:r>
      <w:r>
        <w:rPr>
          <w:rFonts w:ascii="Arial"/>
          <w:spacing w:val="4"/>
          <w:sz w:val="16"/>
        </w:rPr>
        <w:t xml:space="preserve"> </w:t>
      </w:r>
      <w:r>
        <w:rPr>
          <w:rFonts w:ascii="Arial"/>
          <w:sz w:val="16"/>
        </w:rPr>
        <w:t>in</w:t>
      </w:r>
      <w:r>
        <w:rPr>
          <w:rFonts w:ascii="Arial"/>
          <w:spacing w:val="4"/>
          <w:sz w:val="16"/>
        </w:rPr>
        <w:t xml:space="preserve"> </w:t>
      </w:r>
      <w:r>
        <w:rPr>
          <w:rFonts w:ascii="Arial"/>
          <w:sz w:val="16"/>
        </w:rPr>
        <w:t>each</w:t>
      </w:r>
      <w:r>
        <w:rPr>
          <w:rFonts w:ascii="Arial"/>
          <w:spacing w:val="4"/>
          <w:sz w:val="16"/>
        </w:rPr>
        <w:t xml:space="preserve"> </w:t>
      </w:r>
      <w:r>
        <w:rPr>
          <w:rFonts w:ascii="Arial"/>
          <w:sz w:val="16"/>
        </w:rPr>
        <w:t>World</w:t>
      </w:r>
      <w:r>
        <w:rPr>
          <w:rFonts w:ascii="Arial"/>
          <w:spacing w:val="4"/>
          <w:sz w:val="16"/>
        </w:rPr>
        <w:t xml:space="preserve"> </w:t>
      </w:r>
      <w:r>
        <w:rPr>
          <w:rFonts w:ascii="Arial"/>
          <w:sz w:val="16"/>
        </w:rPr>
        <w:t>Bank</w:t>
      </w:r>
      <w:r>
        <w:rPr>
          <w:rFonts w:ascii="Arial"/>
          <w:spacing w:val="3"/>
          <w:sz w:val="16"/>
        </w:rPr>
        <w:t xml:space="preserve"> </w:t>
      </w:r>
      <w:r>
        <w:rPr>
          <w:rFonts w:ascii="Arial"/>
          <w:sz w:val="16"/>
        </w:rPr>
        <w:t>Lending</w:t>
      </w:r>
      <w:r>
        <w:rPr>
          <w:rFonts w:ascii="Arial"/>
          <w:spacing w:val="4"/>
          <w:sz w:val="16"/>
        </w:rPr>
        <w:t xml:space="preserve"> </w:t>
      </w:r>
      <w:r>
        <w:rPr>
          <w:rFonts w:ascii="Arial"/>
          <w:sz w:val="16"/>
        </w:rPr>
        <w:t>Group</w:t>
      </w:r>
    </w:p>
    <w:p w14:paraId="7DD94451" w14:textId="77777777" w:rsidR="00BB4C49" w:rsidRDefault="00BB4C49">
      <w:pPr>
        <w:pStyle w:val="BodyText"/>
        <w:spacing w:before="11"/>
        <w:rPr>
          <w:rFonts w:ascii="Arial"/>
          <w:sz w:val="13"/>
        </w:rPr>
      </w:pPr>
    </w:p>
    <w:p w14:paraId="131ED4EF" w14:textId="77777777" w:rsidR="00BB4C49" w:rsidRDefault="00DC0BFC">
      <w:pPr>
        <w:pStyle w:val="BodyText"/>
        <w:spacing w:line="213" w:lineRule="auto"/>
        <w:ind w:left="488" w:right="152" w:hanging="2"/>
        <w:jc w:val="both"/>
      </w:pPr>
      <w:r>
        <w:rPr>
          <w:i/>
          <w:w w:val="90"/>
        </w:rPr>
        <w:t>Figure</w:t>
      </w:r>
      <w:r>
        <w:rPr>
          <w:i/>
          <w:spacing w:val="47"/>
          <w:w w:val="90"/>
        </w:rPr>
        <w:t xml:space="preserve"> </w:t>
      </w:r>
      <w:proofErr w:type="gramStart"/>
      <w:r>
        <w:rPr>
          <w:i/>
          <w:w w:val="90"/>
        </w:rPr>
        <w:t>5</w:t>
      </w:r>
      <w:r>
        <w:rPr>
          <w:i/>
          <w:spacing w:val="-14"/>
          <w:w w:val="90"/>
        </w:rPr>
        <w:t xml:space="preserve"> </w:t>
      </w:r>
      <w:r>
        <w:rPr>
          <w:w w:val="90"/>
        </w:rPr>
        <w:t>.</w:t>
      </w:r>
      <w:proofErr w:type="gramEnd"/>
      <w:r>
        <w:rPr>
          <w:spacing w:val="21"/>
          <w:w w:val="90"/>
        </w:rPr>
        <w:t xml:space="preserve"> </w:t>
      </w:r>
      <w:r>
        <w:rPr>
          <w:w w:val="90"/>
        </w:rPr>
        <w:t>Percentage</w:t>
      </w:r>
      <w:r>
        <w:rPr>
          <w:spacing w:val="41"/>
          <w:w w:val="90"/>
        </w:rPr>
        <w:t xml:space="preserve"> </w:t>
      </w:r>
      <w:r>
        <w:rPr>
          <w:w w:val="90"/>
        </w:rPr>
        <w:t>of</w:t>
      </w:r>
      <w:r>
        <w:rPr>
          <w:spacing w:val="40"/>
          <w:w w:val="90"/>
        </w:rPr>
        <w:t xml:space="preserve"> </w:t>
      </w:r>
      <w:r>
        <w:rPr>
          <w:w w:val="90"/>
        </w:rPr>
        <w:t>first</w:t>
      </w:r>
      <w:r>
        <w:rPr>
          <w:spacing w:val="41"/>
          <w:w w:val="90"/>
        </w:rPr>
        <w:t xml:space="preserve"> </w:t>
      </w:r>
      <w:r>
        <w:rPr>
          <w:w w:val="90"/>
        </w:rPr>
        <w:t>authors</w:t>
      </w:r>
      <w:r>
        <w:rPr>
          <w:spacing w:val="40"/>
          <w:w w:val="90"/>
        </w:rPr>
        <w:t xml:space="preserve"> </w:t>
      </w:r>
      <w:r>
        <w:rPr>
          <w:w w:val="90"/>
        </w:rPr>
        <w:t>that</w:t>
      </w:r>
      <w:r>
        <w:rPr>
          <w:spacing w:val="41"/>
          <w:w w:val="90"/>
        </w:rPr>
        <w:t xml:space="preserve"> </w:t>
      </w:r>
      <w:r>
        <w:rPr>
          <w:w w:val="90"/>
        </w:rPr>
        <w:t>are</w:t>
      </w:r>
      <w:r>
        <w:rPr>
          <w:spacing w:val="40"/>
          <w:w w:val="90"/>
        </w:rPr>
        <w:t xml:space="preserve"> </w:t>
      </w:r>
      <w:r>
        <w:rPr>
          <w:w w:val="90"/>
        </w:rPr>
        <w:t>based</w:t>
      </w:r>
      <w:r>
        <w:rPr>
          <w:spacing w:val="41"/>
          <w:w w:val="90"/>
        </w:rPr>
        <w:t xml:space="preserve"> </w:t>
      </w:r>
      <w:r>
        <w:rPr>
          <w:w w:val="90"/>
        </w:rPr>
        <w:t>in</w:t>
      </w:r>
      <w:r>
        <w:rPr>
          <w:spacing w:val="40"/>
          <w:w w:val="90"/>
        </w:rPr>
        <w:t xml:space="preserve"> </w:t>
      </w:r>
      <w:r>
        <w:rPr>
          <w:w w:val="90"/>
        </w:rPr>
        <w:t>di</w:t>
      </w:r>
      <w:r>
        <w:rPr>
          <w:rFonts w:ascii="Arial"/>
          <w:w w:val="90"/>
        </w:rPr>
        <w:t>ff</w:t>
      </w:r>
      <w:r>
        <w:rPr>
          <w:w w:val="90"/>
        </w:rPr>
        <w:t>erent</w:t>
      </w:r>
      <w:r>
        <w:rPr>
          <w:spacing w:val="41"/>
          <w:w w:val="90"/>
        </w:rPr>
        <w:t xml:space="preserve"> </w:t>
      </w:r>
      <w:r>
        <w:rPr>
          <w:w w:val="90"/>
        </w:rPr>
        <w:t>World</w:t>
      </w:r>
      <w:r>
        <w:rPr>
          <w:spacing w:val="40"/>
          <w:w w:val="90"/>
        </w:rPr>
        <w:t xml:space="preserve"> </w:t>
      </w:r>
      <w:r>
        <w:rPr>
          <w:w w:val="90"/>
        </w:rPr>
        <w:t>Bank</w:t>
      </w:r>
      <w:r>
        <w:rPr>
          <w:spacing w:val="41"/>
          <w:w w:val="90"/>
        </w:rPr>
        <w:t xml:space="preserve"> </w:t>
      </w:r>
      <w:r>
        <w:rPr>
          <w:w w:val="90"/>
        </w:rPr>
        <w:t>Lending</w:t>
      </w:r>
      <w:r>
        <w:rPr>
          <w:spacing w:val="40"/>
          <w:w w:val="90"/>
        </w:rPr>
        <w:t xml:space="preserve"> </w:t>
      </w:r>
      <w:r>
        <w:rPr>
          <w:w w:val="90"/>
        </w:rPr>
        <w:t>Groups.</w:t>
      </w:r>
      <w:r>
        <w:rPr>
          <w:spacing w:val="-52"/>
          <w:w w:val="90"/>
        </w:rPr>
        <w:t xml:space="preserve"> </w:t>
      </w:r>
      <w:r>
        <w:rPr>
          <w:spacing w:val="-2"/>
        </w:rPr>
        <w:t>The</w:t>
      </w:r>
      <w:r>
        <w:rPr>
          <w:spacing w:val="-5"/>
        </w:rPr>
        <w:t xml:space="preserve"> </w:t>
      </w:r>
      <w:r>
        <w:rPr>
          <w:spacing w:val="-2"/>
        </w:rPr>
        <w:t>solid</w:t>
      </w:r>
      <w:r>
        <w:rPr>
          <w:spacing w:val="-5"/>
        </w:rPr>
        <w:t xml:space="preserve"> </w:t>
      </w:r>
      <w:r>
        <w:rPr>
          <w:spacing w:val="-1"/>
        </w:rPr>
        <w:t>line</w:t>
      </w:r>
      <w:r>
        <w:rPr>
          <w:spacing w:val="-5"/>
        </w:rPr>
        <w:t xml:space="preserve"> </w:t>
      </w:r>
      <w:r>
        <w:rPr>
          <w:spacing w:val="-1"/>
        </w:rPr>
        <w:t>is</w:t>
      </w:r>
      <w:r>
        <w:rPr>
          <w:spacing w:val="-5"/>
        </w:rPr>
        <w:t xml:space="preserve"> </w:t>
      </w:r>
      <w:r>
        <w:rPr>
          <w:spacing w:val="-1"/>
        </w:rPr>
        <w:t>the</w:t>
      </w:r>
      <w:r>
        <w:rPr>
          <w:spacing w:val="-4"/>
        </w:rPr>
        <w:t xml:space="preserve"> </w:t>
      </w:r>
      <w:r>
        <w:rPr>
          <w:spacing w:val="-1"/>
        </w:rPr>
        <w:t>value</w:t>
      </w:r>
      <w:r>
        <w:rPr>
          <w:spacing w:val="-5"/>
        </w:rPr>
        <w:t xml:space="preserve"> </w:t>
      </w:r>
      <w:r>
        <w:rPr>
          <w:spacing w:val="-1"/>
        </w:rPr>
        <w:t>for</w:t>
      </w:r>
      <w:r>
        <w:rPr>
          <w:spacing w:val="-5"/>
        </w:rPr>
        <w:t xml:space="preserve"> </w:t>
      </w:r>
      <w:r>
        <w:rPr>
          <w:spacing w:val="-1"/>
        </w:rPr>
        <w:t>N</w:t>
      </w:r>
      <w:r>
        <w:rPr>
          <w:spacing w:val="-5"/>
        </w:rPr>
        <w:t xml:space="preserve"> </w:t>
      </w:r>
      <w:r>
        <w:rPr>
          <w:spacing w:val="-1"/>
          <w:w w:val="120"/>
        </w:rPr>
        <w:t>=</w:t>
      </w:r>
      <w:r>
        <w:rPr>
          <w:spacing w:val="-16"/>
          <w:w w:val="120"/>
        </w:rPr>
        <w:t xml:space="preserve"> </w:t>
      </w:r>
      <w:r>
        <w:rPr>
          <w:spacing w:val="-1"/>
        </w:rPr>
        <w:t>975</w:t>
      </w:r>
      <w:r>
        <w:rPr>
          <w:spacing w:val="-5"/>
        </w:rPr>
        <w:t xml:space="preserve"> </w:t>
      </w:r>
      <w:r>
        <w:rPr>
          <w:spacing w:val="-1"/>
        </w:rPr>
        <w:t>articles</w:t>
      </w:r>
      <w:r>
        <w:rPr>
          <w:spacing w:val="-5"/>
        </w:rPr>
        <w:t xml:space="preserve"> </w:t>
      </w:r>
      <w:r>
        <w:rPr>
          <w:spacing w:val="-1"/>
        </w:rPr>
        <w:t>in</w:t>
      </w:r>
      <w:r>
        <w:rPr>
          <w:spacing w:val="-5"/>
        </w:rPr>
        <w:t xml:space="preserve"> </w:t>
      </w:r>
      <w:r>
        <w:rPr>
          <w:spacing w:val="-1"/>
        </w:rPr>
        <w:t>Mirror</w:t>
      </w:r>
      <w:r>
        <w:rPr>
          <w:spacing w:val="-4"/>
        </w:rPr>
        <w:t xml:space="preserve"> </w:t>
      </w:r>
      <w:r>
        <w:rPr>
          <w:spacing w:val="-1"/>
        </w:rPr>
        <w:t>journals;</w:t>
      </w:r>
      <w:r>
        <w:rPr>
          <w:spacing w:val="-5"/>
        </w:rPr>
        <w:t xml:space="preserve"> </w:t>
      </w:r>
      <w:r>
        <w:rPr>
          <w:spacing w:val="-1"/>
        </w:rPr>
        <w:t>histograms</w:t>
      </w:r>
      <w:r>
        <w:rPr>
          <w:spacing w:val="-5"/>
        </w:rPr>
        <w:t xml:space="preserve"> </w:t>
      </w:r>
      <w:r>
        <w:rPr>
          <w:spacing w:val="-1"/>
        </w:rPr>
        <w:t>are</w:t>
      </w:r>
      <w:r>
        <w:rPr>
          <w:spacing w:val="-5"/>
        </w:rPr>
        <w:t xml:space="preserve"> </w:t>
      </w:r>
      <w:r>
        <w:rPr>
          <w:spacing w:val="-1"/>
        </w:rPr>
        <w:t>values</w:t>
      </w:r>
      <w:r>
        <w:rPr>
          <w:spacing w:val="-4"/>
        </w:rPr>
        <w:t xml:space="preserve"> </w:t>
      </w:r>
      <w:r>
        <w:rPr>
          <w:spacing w:val="-1"/>
        </w:rPr>
        <w:t>for</w:t>
      </w:r>
      <w:r>
        <w:rPr>
          <w:spacing w:val="-58"/>
        </w:rPr>
        <w:t xml:space="preserve"> </w:t>
      </w:r>
      <w:r>
        <w:rPr>
          <w:spacing w:val="-1"/>
        </w:rPr>
        <w:t>1000</w:t>
      </w:r>
      <w:r>
        <w:rPr>
          <w:spacing w:val="-9"/>
        </w:rPr>
        <w:t xml:space="preserve"> </w:t>
      </w:r>
      <w:r>
        <w:rPr>
          <w:spacing w:val="-1"/>
        </w:rPr>
        <w:t>identically</w:t>
      </w:r>
      <w:r>
        <w:rPr>
          <w:spacing w:val="-9"/>
        </w:rPr>
        <w:t xml:space="preserve"> </w:t>
      </w:r>
      <w:r>
        <w:rPr>
          <w:spacing w:val="-1"/>
        </w:rPr>
        <w:t>sized</w:t>
      </w:r>
      <w:r>
        <w:rPr>
          <w:spacing w:val="-9"/>
        </w:rPr>
        <w:t xml:space="preserve"> </w:t>
      </w:r>
      <w:r>
        <w:rPr>
          <w:spacing w:val="-1"/>
        </w:rPr>
        <w:t>collections</w:t>
      </w:r>
      <w:r>
        <w:rPr>
          <w:spacing w:val="-9"/>
        </w:rPr>
        <w:t xml:space="preserve"> </w:t>
      </w:r>
      <w:r>
        <w:rPr>
          <w:spacing w:val="-1"/>
        </w:rPr>
        <w:t>of</w:t>
      </w:r>
      <w:r>
        <w:rPr>
          <w:spacing w:val="-9"/>
        </w:rPr>
        <w:t xml:space="preserve"> </w:t>
      </w:r>
      <w:r>
        <w:rPr>
          <w:spacing w:val="-1"/>
        </w:rPr>
        <w:t>subscription</w:t>
      </w:r>
      <w:r>
        <w:rPr>
          <w:spacing w:val="-9"/>
        </w:rPr>
        <w:t xml:space="preserve"> </w:t>
      </w:r>
      <w:r>
        <w:rPr>
          <w:spacing w:val="-1"/>
        </w:rPr>
        <w:t>articles</w:t>
      </w:r>
      <w:r>
        <w:rPr>
          <w:spacing w:val="-9"/>
        </w:rPr>
        <w:t xml:space="preserve"> </w:t>
      </w:r>
      <w:r>
        <w:rPr>
          <w:spacing w:val="-1"/>
        </w:rPr>
        <w:t>from</w:t>
      </w:r>
      <w:r>
        <w:rPr>
          <w:spacing w:val="-9"/>
        </w:rPr>
        <w:t xml:space="preserve"> </w:t>
      </w:r>
      <w:r>
        <w:rPr>
          <w:spacing w:val="-1"/>
        </w:rPr>
        <w:t>Parent</w:t>
      </w:r>
      <w:r>
        <w:rPr>
          <w:spacing w:val="-9"/>
        </w:rPr>
        <w:t xml:space="preserve"> </w:t>
      </w:r>
      <w:r>
        <w:t>journals</w:t>
      </w:r>
      <w:r>
        <w:rPr>
          <w:spacing w:val="-9"/>
        </w:rPr>
        <w:t xml:space="preserve"> </w:t>
      </w:r>
      <w:r>
        <w:t>(sampled</w:t>
      </w:r>
      <w:r>
        <w:rPr>
          <w:spacing w:val="-9"/>
        </w:rPr>
        <w:t xml:space="preserve"> </w:t>
      </w:r>
      <w:r>
        <w:t>by</w:t>
      </w:r>
      <w:r>
        <w:rPr>
          <w:spacing w:val="-57"/>
        </w:rPr>
        <w:t xml:space="preserve"> </w:t>
      </w:r>
      <w:r>
        <w:t>bootstrapping</w:t>
      </w:r>
      <w:r>
        <w:rPr>
          <w:spacing w:val="16"/>
        </w:rPr>
        <w:t xml:space="preserve"> </w:t>
      </w:r>
      <w:r>
        <w:t>from</w:t>
      </w:r>
      <w:r>
        <w:rPr>
          <w:spacing w:val="15"/>
        </w:rPr>
        <w:t xml:space="preserve"> </w:t>
      </w:r>
      <w:r>
        <w:t>N</w:t>
      </w:r>
      <w:r>
        <w:rPr>
          <w:spacing w:val="15"/>
        </w:rPr>
        <w:t xml:space="preserve"> </w:t>
      </w:r>
      <w:r>
        <w:rPr>
          <w:w w:val="125"/>
        </w:rPr>
        <w:t>=</w:t>
      </w:r>
      <w:r>
        <w:rPr>
          <w:spacing w:val="1"/>
          <w:w w:val="125"/>
        </w:rPr>
        <w:t xml:space="preserve"> </w:t>
      </w:r>
      <w:r>
        <w:t>34293</w:t>
      </w:r>
      <w:r>
        <w:rPr>
          <w:spacing w:val="15"/>
        </w:rPr>
        <w:t xml:space="preserve"> </w:t>
      </w:r>
      <w:r>
        <w:t>articles).</w:t>
      </w:r>
    </w:p>
    <w:p w14:paraId="20DB91E5" w14:textId="77777777" w:rsidR="00BB4C49" w:rsidRDefault="00BB4C49">
      <w:pPr>
        <w:spacing w:line="213" w:lineRule="auto"/>
        <w:jc w:val="both"/>
        <w:sectPr w:rsidR="00BB4C49">
          <w:type w:val="continuous"/>
          <w:pgSz w:w="12240" w:h="15840"/>
          <w:pgMar w:top="1320" w:right="1240" w:bottom="280" w:left="940" w:header="720" w:footer="720" w:gutter="0"/>
          <w:cols w:space="720"/>
        </w:sectPr>
      </w:pPr>
    </w:p>
    <w:p w14:paraId="2278B318" w14:textId="77777777" w:rsidR="00BB4C49" w:rsidRDefault="00BB4C49">
      <w:pPr>
        <w:pStyle w:val="BodyText"/>
        <w:rPr>
          <w:sz w:val="20"/>
        </w:rPr>
      </w:pPr>
    </w:p>
    <w:p w14:paraId="0B7B5C57" w14:textId="77777777" w:rsidR="00BB4C49" w:rsidRDefault="00BB4C49">
      <w:pPr>
        <w:pStyle w:val="BodyText"/>
        <w:rPr>
          <w:sz w:val="20"/>
        </w:rPr>
      </w:pPr>
    </w:p>
    <w:p w14:paraId="16922710" w14:textId="77777777" w:rsidR="00BB4C49" w:rsidRDefault="00BB4C49">
      <w:pPr>
        <w:pStyle w:val="BodyText"/>
        <w:rPr>
          <w:sz w:val="20"/>
        </w:rPr>
      </w:pPr>
    </w:p>
    <w:p w14:paraId="7FF13FCA" w14:textId="77777777" w:rsidR="00BB4C49" w:rsidRDefault="00BB4C49">
      <w:pPr>
        <w:pStyle w:val="BodyText"/>
        <w:rPr>
          <w:sz w:val="20"/>
        </w:rPr>
      </w:pPr>
    </w:p>
    <w:p w14:paraId="65292450" w14:textId="77777777" w:rsidR="00BB4C49" w:rsidRDefault="00BB4C49">
      <w:pPr>
        <w:pStyle w:val="BodyText"/>
        <w:spacing w:before="9"/>
        <w:rPr>
          <w:sz w:val="21"/>
        </w:rPr>
      </w:pPr>
    </w:p>
    <w:p w14:paraId="7662FBAF" w14:textId="77777777" w:rsidR="00BB4C49" w:rsidRDefault="00144D41">
      <w:pPr>
        <w:tabs>
          <w:tab w:val="left" w:pos="8747"/>
        </w:tabs>
        <w:spacing w:before="75"/>
        <w:ind w:left="641"/>
        <w:rPr>
          <w:rFonts w:ascii="Arial"/>
          <w:sz w:val="15"/>
        </w:rPr>
      </w:pPr>
      <w:r>
        <w:rPr>
          <w:noProof/>
        </w:rPr>
        <mc:AlternateContent>
          <mc:Choice Requires="wpg">
            <w:drawing>
              <wp:anchor distT="0" distB="0" distL="114300" distR="114300" simplePos="0" relativeHeight="484490240" behindDoc="1" locked="0" layoutInCell="1" allowOverlap="1" wp14:anchorId="0108D312" wp14:editId="4A961AE0">
                <wp:simplePos x="0" y="0"/>
                <wp:positionH relativeFrom="page">
                  <wp:posOffset>1173480</wp:posOffset>
                </wp:positionH>
                <wp:positionV relativeFrom="paragraph">
                  <wp:posOffset>-62865</wp:posOffset>
                </wp:positionV>
                <wp:extent cx="5689600" cy="5751195"/>
                <wp:effectExtent l="0" t="0" r="0" b="0"/>
                <wp:wrapNone/>
                <wp:docPr id="1195" name="Group 11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89600" cy="5751195"/>
                          <a:chOff x="1848" y="-99"/>
                          <a:chExt cx="8960" cy="9057"/>
                        </a:xfrm>
                      </wpg:grpSpPr>
                      <wps:wsp>
                        <wps:cNvPr id="1196" name="Freeform 1243"/>
                        <wps:cNvSpPr>
                          <a:spLocks/>
                        </wps:cNvSpPr>
                        <wps:spPr bwMode="auto">
                          <a:xfrm>
                            <a:off x="2590" y="7887"/>
                            <a:ext cx="134" cy="134"/>
                          </a:xfrm>
                          <a:custGeom>
                            <a:avLst/>
                            <a:gdLst>
                              <a:gd name="T0" fmla="+- 0 2657 2591"/>
                              <a:gd name="T1" fmla="*/ T0 w 134"/>
                              <a:gd name="T2" fmla="+- 0 7888 7888"/>
                              <a:gd name="T3" fmla="*/ 7888 h 134"/>
                              <a:gd name="T4" fmla="+- 0 2631 2591"/>
                              <a:gd name="T5" fmla="*/ T4 w 134"/>
                              <a:gd name="T6" fmla="+- 0 7893 7888"/>
                              <a:gd name="T7" fmla="*/ 7893 h 134"/>
                              <a:gd name="T8" fmla="+- 0 2610 2591"/>
                              <a:gd name="T9" fmla="*/ T8 w 134"/>
                              <a:gd name="T10" fmla="+- 0 7907 7888"/>
                              <a:gd name="T11" fmla="*/ 7907 h 134"/>
                              <a:gd name="T12" fmla="+- 0 2596 2591"/>
                              <a:gd name="T13" fmla="*/ T12 w 134"/>
                              <a:gd name="T14" fmla="+- 0 7928 7888"/>
                              <a:gd name="T15" fmla="*/ 7928 h 134"/>
                              <a:gd name="T16" fmla="+- 0 2591 2591"/>
                              <a:gd name="T17" fmla="*/ T16 w 134"/>
                              <a:gd name="T18" fmla="+- 0 7954 7888"/>
                              <a:gd name="T19" fmla="*/ 7954 h 134"/>
                              <a:gd name="T20" fmla="+- 0 2596 2591"/>
                              <a:gd name="T21" fmla="*/ T20 w 134"/>
                              <a:gd name="T22" fmla="+- 0 7980 7888"/>
                              <a:gd name="T23" fmla="*/ 7980 h 134"/>
                              <a:gd name="T24" fmla="+- 0 2610 2591"/>
                              <a:gd name="T25" fmla="*/ T24 w 134"/>
                              <a:gd name="T26" fmla="+- 0 8001 7888"/>
                              <a:gd name="T27" fmla="*/ 8001 h 134"/>
                              <a:gd name="T28" fmla="+- 0 2631 2591"/>
                              <a:gd name="T29" fmla="*/ T28 w 134"/>
                              <a:gd name="T30" fmla="+- 0 8016 7888"/>
                              <a:gd name="T31" fmla="*/ 8016 h 134"/>
                              <a:gd name="T32" fmla="+- 0 2657 2591"/>
                              <a:gd name="T33" fmla="*/ T32 w 134"/>
                              <a:gd name="T34" fmla="+- 0 8021 7888"/>
                              <a:gd name="T35" fmla="*/ 8021 h 134"/>
                              <a:gd name="T36" fmla="+- 0 2683 2591"/>
                              <a:gd name="T37" fmla="*/ T36 w 134"/>
                              <a:gd name="T38" fmla="+- 0 8016 7888"/>
                              <a:gd name="T39" fmla="*/ 8016 h 134"/>
                              <a:gd name="T40" fmla="+- 0 2705 2591"/>
                              <a:gd name="T41" fmla="*/ T40 w 134"/>
                              <a:gd name="T42" fmla="+- 0 8001 7888"/>
                              <a:gd name="T43" fmla="*/ 8001 h 134"/>
                              <a:gd name="T44" fmla="+- 0 2719 2591"/>
                              <a:gd name="T45" fmla="*/ T44 w 134"/>
                              <a:gd name="T46" fmla="+- 0 7980 7888"/>
                              <a:gd name="T47" fmla="*/ 7980 h 134"/>
                              <a:gd name="T48" fmla="+- 0 2724 2591"/>
                              <a:gd name="T49" fmla="*/ T48 w 134"/>
                              <a:gd name="T50" fmla="+- 0 7954 7888"/>
                              <a:gd name="T51" fmla="*/ 7954 h 134"/>
                              <a:gd name="T52" fmla="+- 0 2719 2591"/>
                              <a:gd name="T53" fmla="*/ T52 w 134"/>
                              <a:gd name="T54" fmla="+- 0 7928 7888"/>
                              <a:gd name="T55" fmla="*/ 7928 h 134"/>
                              <a:gd name="T56" fmla="+- 0 2705 2591"/>
                              <a:gd name="T57" fmla="*/ T56 w 134"/>
                              <a:gd name="T58" fmla="+- 0 7907 7888"/>
                              <a:gd name="T59" fmla="*/ 7907 h 134"/>
                              <a:gd name="T60" fmla="+- 0 2683 2591"/>
                              <a:gd name="T61" fmla="*/ T60 w 134"/>
                              <a:gd name="T62" fmla="+- 0 7893 7888"/>
                              <a:gd name="T63" fmla="*/ 7893 h 134"/>
                              <a:gd name="T64" fmla="+- 0 2657 2591"/>
                              <a:gd name="T65" fmla="*/ T64 w 134"/>
                              <a:gd name="T66" fmla="+- 0 7888 7888"/>
                              <a:gd name="T67" fmla="*/ 7888 h 1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34" h="134">
                                <a:moveTo>
                                  <a:pt x="66" y="0"/>
                                </a:moveTo>
                                <a:lnTo>
                                  <a:pt x="40" y="5"/>
                                </a:lnTo>
                                <a:lnTo>
                                  <a:pt x="19" y="19"/>
                                </a:lnTo>
                                <a:lnTo>
                                  <a:pt x="5" y="40"/>
                                </a:lnTo>
                                <a:lnTo>
                                  <a:pt x="0" y="66"/>
                                </a:lnTo>
                                <a:lnTo>
                                  <a:pt x="5" y="92"/>
                                </a:lnTo>
                                <a:lnTo>
                                  <a:pt x="19" y="113"/>
                                </a:lnTo>
                                <a:lnTo>
                                  <a:pt x="40" y="128"/>
                                </a:lnTo>
                                <a:lnTo>
                                  <a:pt x="66" y="133"/>
                                </a:lnTo>
                                <a:lnTo>
                                  <a:pt x="92" y="128"/>
                                </a:lnTo>
                                <a:lnTo>
                                  <a:pt x="114" y="113"/>
                                </a:lnTo>
                                <a:lnTo>
                                  <a:pt x="128" y="92"/>
                                </a:lnTo>
                                <a:lnTo>
                                  <a:pt x="133" y="66"/>
                                </a:lnTo>
                                <a:lnTo>
                                  <a:pt x="128" y="40"/>
                                </a:lnTo>
                                <a:lnTo>
                                  <a:pt x="114" y="19"/>
                                </a:lnTo>
                                <a:lnTo>
                                  <a:pt x="92" y="5"/>
                                </a:lnTo>
                                <a:lnTo>
                                  <a:pt x="66" y="0"/>
                                </a:lnTo>
                                <a:close/>
                              </a:path>
                            </a:pathLst>
                          </a:custGeom>
                          <a:solidFill>
                            <a:srgbClr val="F7FB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97" name="Freeform 1242"/>
                        <wps:cNvSpPr>
                          <a:spLocks/>
                        </wps:cNvSpPr>
                        <wps:spPr bwMode="auto">
                          <a:xfrm>
                            <a:off x="2590" y="7887"/>
                            <a:ext cx="134" cy="134"/>
                          </a:xfrm>
                          <a:custGeom>
                            <a:avLst/>
                            <a:gdLst>
                              <a:gd name="T0" fmla="+- 0 2591 2591"/>
                              <a:gd name="T1" fmla="*/ T0 w 134"/>
                              <a:gd name="T2" fmla="+- 0 7954 7888"/>
                              <a:gd name="T3" fmla="*/ 7954 h 134"/>
                              <a:gd name="T4" fmla="+- 0 2596 2591"/>
                              <a:gd name="T5" fmla="*/ T4 w 134"/>
                              <a:gd name="T6" fmla="+- 0 7928 7888"/>
                              <a:gd name="T7" fmla="*/ 7928 h 134"/>
                              <a:gd name="T8" fmla="+- 0 2610 2591"/>
                              <a:gd name="T9" fmla="*/ T8 w 134"/>
                              <a:gd name="T10" fmla="+- 0 7907 7888"/>
                              <a:gd name="T11" fmla="*/ 7907 h 134"/>
                              <a:gd name="T12" fmla="+- 0 2631 2591"/>
                              <a:gd name="T13" fmla="*/ T12 w 134"/>
                              <a:gd name="T14" fmla="+- 0 7893 7888"/>
                              <a:gd name="T15" fmla="*/ 7893 h 134"/>
                              <a:gd name="T16" fmla="+- 0 2657 2591"/>
                              <a:gd name="T17" fmla="*/ T16 w 134"/>
                              <a:gd name="T18" fmla="+- 0 7888 7888"/>
                              <a:gd name="T19" fmla="*/ 7888 h 134"/>
                              <a:gd name="T20" fmla="+- 0 2683 2591"/>
                              <a:gd name="T21" fmla="*/ T20 w 134"/>
                              <a:gd name="T22" fmla="+- 0 7893 7888"/>
                              <a:gd name="T23" fmla="*/ 7893 h 134"/>
                              <a:gd name="T24" fmla="+- 0 2705 2591"/>
                              <a:gd name="T25" fmla="*/ T24 w 134"/>
                              <a:gd name="T26" fmla="+- 0 7907 7888"/>
                              <a:gd name="T27" fmla="*/ 7907 h 134"/>
                              <a:gd name="T28" fmla="+- 0 2719 2591"/>
                              <a:gd name="T29" fmla="*/ T28 w 134"/>
                              <a:gd name="T30" fmla="+- 0 7928 7888"/>
                              <a:gd name="T31" fmla="*/ 7928 h 134"/>
                              <a:gd name="T32" fmla="+- 0 2724 2591"/>
                              <a:gd name="T33" fmla="*/ T32 w 134"/>
                              <a:gd name="T34" fmla="+- 0 7954 7888"/>
                              <a:gd name="T35" fmla="*/ 7954 h 134"/>
                              <a:gd name="T36" fmla="+- 0 2719 2591"/>
                              <a:gd name="T37" fmla="*/ T36 w 134"/>
                              <a:gd name="T38" fmla="+- 0 7980 7888"/>
                              <a:gd name="T39" fmla="*/ 7980 h 134"/>
                              <a:gd name="T40" fmla="+- 0 2705 2591"/>
                              <a:gd name="T41" fmla="*/ T40 w 134"/>
                              <a:gd name="T42" fmla="+- 0 8001 7888"/>
                              <a:gd name="T43" fmla="*/ 8001 h 134"/>
                              <a:gd name="T44" fmla="+- 0 2683 2591"/>
                              <a:gd name="T45" fmla="*/ T44 w 134"/>
                              <a:gd name="T46" fmla="+- 0 8016 7888"/>
                              <a:gd name="T47" fmla="*/ 8016 h 134"/>
                              <a:gd name="T48" fmla="+- 0 2657 2591"/>
                              <a:gd name="T49" fmla="*/ T48 w 134"/>
                              <a:gd name="T50" fmla="+- 0 8021 7888"/>
                              <a:gd name="T51" fmla="*/ 8021 h 134"/>
                              <a:gd name="T52" fmla="+- 0 2631 2591"/>
                              <a:gd name="T53" fmla="*/ T52 w 134"/>
                              <a:gd name="T54" fmla="+- 0 8016 7888"/>
                              <a:gd name="T55" fmla="*/ 8016 h 134"/>
                              <a:gd name="T56" fmla="+- 0 2610 2591"/>
                              <a:gd name="T57" fmla="*/ T56 w 134"/>
                              <a:gd name="T58" fmla="+- 0 8001 7888"/>
                              <a:gd name="T59" fmla="*/ 8001 h 134"/>
                              <a:gd name="T60" fmla="+- 0 2596 2591"/>
                              <a:gd name="T61" fmla="*/ T60 w 134"/>
                              <a:gd name="T62" fmla="+- 0 7980 7888"/>
                              <a:gd name="T63" fmla="*/ 7980 h 134"/>
                              <a:gd name="T64" fmla="+- 0 2591 2591"/>
                              <a:gd name="T65" fmla="*/ T64 w 134"/>
                              <a:gd name="T66" fmla="+- 0 7954 7888"/>
                              <a:gd name="T67" fmla="*/ 7954 h 1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34" h="134">
                                <a:moveTo>
                                  <a:pt x="0" y="66"/>
                                </a:moveTo>
                                <a:lnTo>
                                  <a:pt x="5" y="40"/>
                                </a:lnTo>
                                <a:lnTo>
                                  <a:pt x="19" y="19"/>
                                </a:lnTo>
                                <a:lnTo>
                                  <a:pt x="40" y="5"/>
                                </a:lnTo>
                                <a:lnTo>
                                  <a:pt x="66" y="0"/>
                                </a:lnTo>
                                <a:lnTo>
                                  <a:pt x="92" y="5"/>
                                </a:lnTo>
                                <a:lnTo>
                                  <a:pt x="114" y="19"/>
                                </a:lnTo>
                                <a:lnTo>
                                  <a:pt x="128" y="40"/>
                                </a:lnTo>
                                <a:lnTo>
                                  <a:pt x="133" y="66"/>
                                </a:lnTo>
                                <a:lnTo>
                                  <a:pt x="128" y="92"/>
                                </a:lnTo>
                                <a:lnTo>
                                  <a:pt x="114" y="113"/>
                                </a:lnTo>
                                <a:lnTo>
                                  <a:pt x="92" y="128"/>
                                </a:lnTo>
                                <a:lnTo>
                                  <a:pt x="66" y="133"/>
                                </a:lnTo>
                                <a:lnTo>
                                  <a:pt x="40" y="128"/>
                                </a:lnTo>
                                <a:lnTo>
                                  <a:pt x="19" y="113"/>
                                </a:lnTo>
                                <a:lnTo>
                                  <a:pt x="5" y="92"/>
                                </a:lnTo>
                                <a:lnTo>
                                  <a:pt x="0" y="66"/>
                                </a:lnTo>
                              </a:path>
                            </a:pathLst>
                          </a:custGeom>
                          <a:noFill/>
                          <a:ln w="338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98" name="Freeform 1241"/>
                        <wps:cNvSpPr>
                          <a:spLocks/>
                        </wps:cNvSpPr>
                        <wps:spPr bwMode="auto">
                          <a:xfrm>
                            <a:off x="2733" y="7913"/>
                            <a:ext cx="134" cy="134"/>
                          </a:xfrm>
                          <a:custGeom>
                            <a:avLst/>
                            <a:gdLst>
                              <a:gd name="T0" fmla="+- 0 2800 2733"/>
                              <a:gd name="T1" fmla="*/ T0 w 134"/>
                              <a:gd name="T2" fmla="+- 0 7913 7913"/>
                              <a:gd name="T3" fmla="*/ 7913 h 134"/>
                              <a:gd name="T4" fmla="+- 0 2774 2733"/>
                              <a:gd name="T5" fmla="*/ T4 w 134"/>
                              <a:gd name="T6" fmla="+- 0 7919 7913"/>
                              <a:gd name="T7" fmla="*/ 7919 h 134"/>
                              <a:gd name="T8" fmla="+- 0 2753 2733"/>
                              <a:gd name="T9" fmla="*/ T8 w 134"/>
                              <a:gd name="T10" fmla="+- 0 7933 7913"/>
                              <a:gd name="T11" fmla="*/ 7933 h 134"/>
                              <a:gd name="T12" fmla="+- 0 2739 2733"/>
                              <a:gd name="T13" fmla="*/ T12 w 134"/>
                              <a:gd name="T14" fmla="+- 0 7954 7913"/>
                              <a:gd name="T15" fmla="*/ 7954 h 134"/>
                              <a:gd name="T16" fmla="+- 0 2733 2733"/>
                              <a:gd name="T17" fmla="*/ T16 w 134"/>
                              <a:gd name="T18" fmla="+- 0 7980 7913"/>
                              <a:gd name="T19" fmla="*/ 7980 h 134"/>
                              <a:gd name="T20" fmla="+- 0 2739 2733"/>
                              <a:gd name="T21" fmla="*/ T20 w 134"/>
                              <a:gd name="T22" fmla="+- 0 8006 7913"/>
                              <a:gd name="T23" fmla="*/ 8006 h 134"/>
                              <a:gd name="T24" fmla="+- 0 2753 2733"/>
                              <a:gd name="T25" fmla="*/ T24 w 134"/>
                              <a:gd name="T26" fmla="+- 0 8027 7913"/>
                              <a:gd name="T27" fmla="*/ 8027 h 134"/>
                              <a:gd name="T28" fmla="+- 0 2774 2733"/>
                              <a:gd name="T29" fmla="*/ T28 w 134"/>
                              <a:gd name="T30" fmla="+- 0 8042 7913"/>
                              <a:gd name="T31" fmla="*/ 8042 h 134"/>
                              <a:gd name="T32" fmla="+- 0 2800 2733"/>
                              <a:gd name="T33" fmla="*/ T32 w 134"/>
                              <a:gd name="T34" fmla="+- 0 8047 7913"/>
                              <a:gd name="T35" fmla="*/ 8047 h 134"/>
                              <a:gd name="T36" fmla="+- 0 2826 2733"/>
                              <a:gd name="T37" fmla="*/ T36 w 134"/>
                              <a:gd name="T38" fmla="+- 0 8042 7913"/>
                              <a:gd name="T39" fmla="*/ 8042 h 134"/>
                              <a:gd name="T40" fmla="+- 0 2847 2733"/>
                              <a:gd name="T41" fmla="*/ T40 w 134"/>
                              <a:gd name="T42" fmla="+- 0 8027 7913"/>
                              <a:gd name="T43" fmla="*/ 8027 h 134"/>
                              <a:gd name="T44" fmla="+- 0 2862 2733"/>
                              <a:gd name="T45" fmla="*/ T44 w 134"/>
                              <a:gd name="T46" fmla="+- 0 8006 7913"/>
                              <a:gd name="T47" fmla="*/ 8006 h 134"/>
                              <a:gd name="T48" fmla="+- 0 2867 2733"/>
                              <a:gd name="T49" fmla="*/ T48 w 134"/>
                              <a:gd name="T50" fmla="+- 0 7980 7913"/>
                              <a:gd name="T51" fmla="*/ 7980 h 134"/>
                              <a:gd name="T52" fmla="+- 0 2862 2733"/>
                              <a:gd name="T53" fmla="*/ T52 w 134"/>
                              <a:gd name="T54" fmla="+- 0 7954 7913"/>
                              <a:gd name="T55" fmla="*/ 7954 h 134"/>
                              <a:gd name="T56" fmla="+- 0 2847 2733"/>
                              <a:gd name="T57" fmla="*/ T56 w 134"/>
                              <a:gd name="T58" fmla="+- 0 7933 7913"/>
                              <a:gd name="T59" fmla="*/ 7933 h 134"/>
                              <a:gd name="T60" fmla="+- 0 2826 2733"/>
                              <a:gd name="T61" fmla="*/ T60 w 134"/>
                              <a:gd name="T62" fmla="+- 0 7919 7913"/>
                              <a:gd name="T63" fmla="*/ 7919 h 134"/>
                              <a:gd name="T64" fmla="+- 0 2800 2733"/>
                              <a:gd name="T65" fmla="*/ T64 w 134"/>
                              <a:gd name="T66" fmla="+- 0 7913 7913"/>
                              <a:gd name="T67" fmla="*/ 7913 h 1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34" h="134">
                                <a:moveTo>
                                  <a:pt x="67" y="0"/>
                                </a:moveTo>
                                <a:lnTo>
                                  <a:pt x="41" y="6"/>
                                </a:lnTo>
                                <a:lnTo>
                                  <a:pt x="20" y="20"/>
                                </a:lnTo>
                                <a:lnTo>
                                  <a:pt x="6" y="41"/>
                                </a:lnTo>
                                <a:lnTo>
                                  <a:pt x="0" y="67"/>
                                </a:lnTo>
                                <a:lnTo>
                                  <a:pt x="6" y="93"/>
                                </a:lnTo>
                                <a:lnTo>
                                  <a:pt x="20" y="114"/>
                                </a:lnTo>
                                <a:lnTo>
                                  <a:pt x="41" y="129"/>
                                </a:lnTo>
                                <a:lnTo>
                                  <a:pt x="67" y="134"/>
                                </a:lnTo>
                                <a:lnTo>
                                  <a:pt x="93" y="129"/>
                                </a:lnTo>
                                <a:lnTo>
                                  <a:pt x="114" y="114"/>
                                </a:lnTo>
                                <a:lnTo>
                                  <a:pt x="129" y="93"/>
                                </a:lnTo>
                                <a:lnTo>
                                  <a:pt x="134" y="67"/>
                                </a:lnTo>
                                <a:lnTo>
                                  <a:pt x="129" y="41"/>
                                </a:lnTo>
                                <a:lnTo>
                                  <a:pt x="114" y="20"/>
                                </a:lnTo>
                                <a:lnTo>
                                  <a:pt x="93" y="6"/>
                                </a:lnTo>
                                <a:lnTo>
                                  <a:pt x="67" y="0"/>
                                </a:lnTo>
                                <a:close/>
                              </a:path>
                            </a:pathLst>
                          </a:custGeom>
                          <a:solidFill>
                            <a:srgbClr val="9ECAE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99" name="Freeform 1240"/>
                        <wps:cNvSpPr>
                          <a:spLocks/>
                        </wps:cNvSpPr>
                        <wps:spPr bwMode="auto">
                          <a:xfrm>
                            <a:off x="2733" y="7913"/>
                            <a:ext cx="134" cy="134"/>
                          </a:xfrm>
                          <a:custGeom>
                            <a:avLst/>
                            <a:gdLst>
                              <a:gd name="T0" fmla="+- 0 2733 2733"/>
                              <a:gd name="T1" fmla="*/ T0 w 134"/>
                              <a:gd name="T2" fmla="+- 0 7980 7913"/>
                              <a:gd name="T3" fmla="*/ 7980 h 134"/>
                              <a:gd name="T4" fmla="+- 0 2739 2733"/>
                              <a:gd name="T5" fmla="*/ T4 w 134"/>
                              <a:gd name="T6" fmla="+- 0 7954 7913"/>
                              <a:gd name="T7" fmla="*/ 7954 h 134"/>
                              <a:gd name="T8" fmla="+- 0 2753 2733"/>
                              <a:gd name="T9" fmla="*/ T8 w 134"/>
                              <a:gd name="T10" fmla="+- 0 7933 7913"/>
                              <a:gd name="T11" fmla="*/ 7933 h 134"/>
                              <a:gd name="T12" fmla="+- 0 2774 2733"/>
                              <a:gd name="T13" fmla="*/ T12 w 134"/>
                              <a:gd name="T14" fmla="+- 0 7919 7913"/>
                              <a:gd name="T15" fmla="*/ 7919 h 134"/>
                              <a:gd name="T16" fmla="+- 0 2800 2733"/>
                              <a:gd name="T17" fmla="*/ T16 w 134"/>
                              <a:gd name="T18" fmla="+- 0 7913 7913"/>
                              <a:gd name="T19" fmla="*/ 7913 h 134"/>
                              <a:gd name="T20" fmla="+- 0 2826 2733"/>
                              <a:gd name="T21" fmla="*/ T20 w 134"/>
                              <a:gd name="T22" fmla="+- 0 7919 7913"/>
                              <a:gd name="T23" fmla="*/ 7919 h 134"/>
                              <a:gd name="T24" fmla="+- 0 2847 2733"/>
                              <a:gd name="T25" fmla="*/ T24 w 134"/>
                              <a:gd name="T26" fmla="+- 0 7933 7913"/>
                              <a:gd name="T27" fmla="*/ 7933 h 134"/>
                              <a:gd name="T28" fmla="+- 0 2862 2733"/>
                              <a:gd name="T29" fmla="*/ T28 w 134"/>
                              <a:gd name="T30" fmla="+- 0 7954 7913"/>
                              <a:gd name="T31" fmla="*/ 7954 h 134"/>
                              <a:gd name="T32" fmla="+- 0 2867 2733"/>
                              <a:gd name="T33" fmla="*/ T32 w 134"/>
                              <a:gd name="T34" fmla="+- 0 7980 7913"/>
                              <a:gd name="T35" fmla="*/ 7980 h 134"/>
                              <a:gd name="T36" fmla="+- 0 2862 2733"/>
                              <a:gd name="T37" fmla="*/ T36 w 134"/>
                              <a:gd name="T38" fmla="+- 0 8006 7913"/>
                              <a:gd name="T39" fmla="*/ 8006 h 134"/>
                              <a:gd name="T40" fmla="+- 0 2847 2733"/>
                              <a:gd name="T41" fmla="*/ T40 w 134"/>
                              <a:gd name="T42" fmla="+- 0 8027 7913"/>
                              <a:gd name="T43" fmla="*/ 8027 h 134"/>
                              <a:gd name="T44" fmla="+- 0 2826 2733"/>
                              <a:gd name="T45" fmla="*/ T44 w 134"/>
                              <a:gd name="T46" fmla="+- 0 8042 7913"/>
                              <a:gd name="T47" fmla="*/ 8042 h 134"/>
                              <a:gd name="T48" fmla="+- 0 2800 2733"/>
                              <a:gd name="T49" fmla="*/ T48 w 134"/>
                              <a:gd name="T50" fmla="+- 0 8047 7913"/>
                              <a:gd name="T51" fmla="*/ 8047 h 134"/>
                              <a:gd name="T52" fmla="+- 0 2774 2733"/>
                              <a:gd name="T53" fmla="*/ T52 w 134"/>
                              <a:gd name="T54" fmla="+- 0 8042 7913"/>
                              <a:gd name="T55" fmla="*/ 8042 h 134"/>
                              <a:gd name="T56" fmla="+- 0 2753 2733"/>
                              <a:gd name="T57" fmla="*/ T56 w 134"/>
                              <a:gd name="T58" fmla="+- 0 8027 7913"/>
                              <a:gd name="T59" fmla="*/ 8027 h 134"/>
                              <a:gd name="T60" fmla="+- 0 2739 2733"/>
                              <a:gd name="T61" fmla="*/ T60 w 134"/>
                              <a:gd name="T62" fmla="+- 0 8006 7913"/>
                              <a:gd name="T63" fmla="*/ 8006 h 134"/>
                              <a:gd name="T64" fmla="+- 0 2733 2733"/>
                              <a:gd name="T65" fmla="*/ T64 w 134"/>
                              <a:gd name="T66" fmla="+- 0 7980 7913"/>
                              <a:gd name="T67" fmla="*/ 7980 h 1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34" h="134">
                                <a:moveTo>
                                  <a:pt x="0" y="67"/>
                                </a:moveTo>
                                <a:lnTo>
                                  <a:pt x="6" y="41"/>
                                </a:lnTo>
                                <a:lnTo>
                                  <a:pt x="20" y="20"/>
                                </a:lnTo>
                                <a:lnTo>
                                  <a:pt x="41" y="6"/>
                                </a:lnTo>
                                <a:lnTo>
                                  <a:pt x="67" y="0"/>
                                </a:lnTo>
                                <a:lnTo>
                                  <a:pt x="93" y="6"/>
                                </a:lnTo>
                                <a:lnTo>
                                  <a:pt x="114" y="20"/>
                                </a:lnTo>
                                <a:lnTo>
                                  <a:pt x="129" y="41"/>
                                </a:lnTo>
                                <a:lnTo>
                                  <a:pt x="134" y="67"/>
                                </a:lnTo>
                                <a:lnTo>
                                  <a:pt x="129" y="93"/>
                                </a:lnTo>
                                <a:lnTo>
                                  <a:pt x="114" y="114"/>
                                </a:lnTo>
                                <a:lnTo>
                                  <a:pt x="93" y="129"/>
                                </a:lnTo>
                                <a:lnTo>
                                  <a:pt x="67" y="134"/>
                                </a:lnTo>
                                <a:lnTo>
                                  <a:pt x="41" y="129"/>
                                </a:lnTo>
                                <a:lnTo>
                                  <a:pt x="20" y="114"/>
                                </a:lnTo>
                                <a:lnTo>
                                  <a:pt x="6" y="93"/>
                                </a:lnTo>
                                <a:lnTo>
                                  <a:pt x="0" y="67"/>
                                </a:lnTo>
                              </a:path>
                            </a:pathLst>
                          </a:custGeom>
                          <a:noFill/>
                          <a:ln w="338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00" name="Freeform 1239"/>
                        <wps:cNvSpPr>
                          <a:spLocks/>
                        </wps:cNvSpPr>
                        <wps:spPr bwMode="auto">
                          <a:xfrm>
                            <a:off x="2555" y="7732"/>
                            <a:ext cx="134" cy="134"/>
                          </a:xfrm>
                          <a:custGeom>
                            <a:avLst/>
                            <a:gdLst>
                              <a:gd name="T0" fmla="+- 0 2622 2555"/>
                              <a:gd name="T1" fmla="*/ T0 w 134"/>
                              <a:gd name="T2" fmla="+- 0 7733 7733"/>
                              <a:gd name="T3" fmla="*/ 7733 h 134"/>
                              <a:gd name="T4" fmla="+- 0 2596 2555"/>
                              <a:gd name="T5" fmla="*/ T4 w 134"/>
                              <a:gd name="T6" fmla="+- 0 7738 7733"/>
                              <a:gd name="T7" fmla="*/ 7738 h 134"/>
                              <a:gd name="T8" fmla="+- 0 2575 2555"/>
                              <a:gd name="T9" fmla="*/ T8 w 134"/>
                              <a:gd name="T10" fmla="+- 0 7752 7733"/>
                              <a:gd name="T11" fmla="*/ 7752 h 134"/>
                              <a:gd name="T12" fmla="+- 0 2560 2555"/>
                              <a:gd name="T13" fmla="*/ T12 w 134"/>
                              <a:gd name="T14" fmla="+- 0 7774 7733"/>
                              <a:gd name="T15" fmla="*/ 7774 h 134"/>
                              <a:gd name="T16" fmla="+- 0 2555 2555"/>
                              <a:gd name="T17" fmla="*/ T16 w 134"/>
                              <a:gd name="T18" fmla="+- 0 7799 7733"/>
                              <a:gd name="T19" fmla="*/ 7799 h 134"/>
                              <a:gd name="T20" fmla="+- 0 2560 2555"/>
                              <a:gd name="T21" fmla="*/ T20 w 134"/>
                              <a:gd name="T22" fmla="+- 0 7825 7733"/>
                              <a:gd name="T23" fmla="*/ 7825 h 134"/>
                              <a:gd name="T24" fmla="+- 0 2575 2555"/>
                              <a:gd name="T25" fmla="*/ T24 w 134"/>
                              <a:gd name="T26" fmla="+- 0 7847 7733"/>
                              <a:gd name="T27" fmla="*/ 7847 h 134"/>
                              <a:gd name="T28" fmla="+- 0 2596 2555"/>
                              <a:gd name="T29" fmla="*/ T28 w 134"/>
                              <a:gd name="T30" fmla="+- 0 7861 7733"/>
                              <a:gd name="T31" fmla="*/ 7861 h 134"/>
                              <a:gd name="T32" fmla="+- 0 2622 2555"/>
                              <a:gd name="T33" fmla="*/ T32 w 134"/>
                              <a:gd name="T34" fmla="+- 0 7866 7733"/>
                              <a:gd name="T35" fmla="*/ 7866 h 134"/>
                              <a:gd name="T36" fmla="+- 0 2648 2555"/>
                              <a:gd name="T37" fmla="*/ T36 w 134"/>
                              <a:gd name="T38" fmla="+- 0 7861 7733"/>
                              <a:gd name="T39" fmla="*/ 7861 h 134"/>
                              <a:gd name="T40" fmla="+- 0 2669 2555"/>
                              <a:gd name="T41" fmla="*/ T40 w 134"/>
                              <a:gd name="T42" fmla="+- 0 7847 7733"/>
                              <a:gd name="T43" fmla="*/ 7847 h 134"/>
                              <a:gd name="T44" fmla="+- 0 2683 2555"/>
                              <a:gd name="T45" fmla="*/ T44 w 134"/>
                              <a:gd name="T46" fmla="+- 0 7825 7733"/>
                              <a:gd name="T47" fmla="*/ 7825 h 134"/>
                              <a:gd name="T48" fmla="+- 0 2688 2555"/>
                              <a:gd name="T49" fmla="*/ T48 w 134"/>
                              <a:gd name="T50" fmla="+- 0 7799 7733"/>
                              <a:gd name="T51" fmla="*/ 7799 h 134"/>
                              <a:gd name="T52" fmla="+- 0 2683 2555"/>
                              <a:gd name="T53" fmla="*/ T52 w 134"/>
                              <a:gd name="T54" fmla="+- 0 7774 7733"/>
                              <a:gd name="T55" fmla="*/ 7774 h 134"/>
                              <a:gd name="T56" fmla="+- 0 2669 2555"/>
                              <a:gd name="T57" fmla="*/ T56 w 134"/>
                              <a:gd name="T58" fmla="+- 0 7752 7733"/>
                              <a:gd name="T59" fmla="*/ 7752 h 134"/>
                              <a:gd name="T60" fmla="+- 0 2648 2555"/>
                              <a:gd name="T61" fmla="*/ T60 w 134"/>
                              <a:gd name="T62" fmla="+- 0 7738 7733"/>
                              <a:gd name="T63" fmla="*/ 7738 h 134"/>
                              <a:gd name="T64" fmla="+- 0 2622 2555"/>
                              <a:gd name="T65" fmla="*/ T64 w 134"/>
                              <a:gd name="T66" fmla="+- 0 7733 7733"/>
                              <a:gd name="T67" fmla="*/ 7733 h 1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34" h="134">
                                <a:moveTo>
                                  <a:pt x="67" y="0"/>
                                </a:moveTo>
                                <a:lnTo>
                                  <a:pt x="41" y="5"/>
                                </a:lnTo>
                                <a:lnTo>
                                  <a:pt x="20" y="19"/>
                                </a:lnTo>
                                <a:lnTo>
                                  <a:pt x="5" y="41"/>
                                </a:lnTo>
                                <a:lnTo>
                                  <a:pt x="0" y="66"/>
                                </a:lnTo>
                                <a:lnTo>
                                  <a:pt x="5" y="92"/>
                                </a:lnTo>
                                <a:lnTo>
                                  <a:pt x="20" y="114"/>
                                </a:lnTo>
                                <a:lnTo>
                                  <a:pt x="41" y="128"/>
                                </a:lnTo>
                                <a:lnTo>
                                  <a:pt x="67" y="133"/>
                                </a:lnTo>
                                <a:lnTo>
                                  <a:pt x="93" y="128"/>
                                </a:lnTo>
                                <a:lnTo>
                                  <a:pt x="114" y="114"/>
                                </a:lnTo>
                                <a:lnTo>
                                  <a:pt x="128" y="92"/>
                                </a:lnTo>
                                <a:lnTo>
                                  <a:pt x="133" y="66"/>
                                </a:lnTo>
                                <a:lnTo>
                                  <a:pt x="128" y="41"/>
                                </a:lnTo>
                                <a:lnTo>
                                  <a:pt x="114" y="19"/>
                                </a:lnTo>
                                <a:lnTo>
                                  <a:pt x="93" y="5"/>
                                </a:lnTo>
                                <a:lnTo>
                                  <a:pt x="67" y="0"/>
                                </a:lnTo>
                                <a:close/>
                              </a:path>
                            </a:pathLst>
                          </a:custGeom>
                          <a:solidFill>
                            <a:srgbClr val="F7FB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1" name="Freeform 1238"/>
                        <wps:cNvSpPr>
                          <a:spLocks/>
                        </wps:cNvSpPr>
                        <wps:spPr bwMode="auto">
                          <a:xfrm>
                            <a:off x="2555" y="7732"/>
                            <a:ext cx="134" cy="134"/>
                          </a:xfrm>
                          <a:custGeom>
                            <a:avLst/>
                            <a:gdLst>
                              <a:gd name="T0" fmla="+- 0 2555 2555"/>
                              <a:gd name="T1" fmla="*/ T0 w 134"/>
                              <a:gd name="T2" fmla="+- 0 7799 7733"/>
                              <a:gd name="T3" fmla="*/ 7799 h 134"/>
                              <a:gd name="T4" fmla="+- 0 2560 2555"/>
                              <a:gd name="T5" fmla="*/ T4 w 134"/>
                              <a:gd name="T6" fmla="+- 0 7774 7733"/>
                              <a:gd name="T7" fmla="*/ 7774 h 134"/>
                              <a:gd name="T8" fmla="+- 0 2575 2555"/>
                              <a:gd name="T9" fmla="*/ T8 w 134"/>
                              <a:gd name="T10" fmla="+- 0 7752 7733"/>
                              <a:gd name="T11" fmla="*/ 7752 h 134"/>
                              <a:gd name="T12" fmla="+- 0 2596 2555"/>
                              <a:gd name="T13" fmla="*/ T12 w 134"/>
                              <a:gd name="T14" fmla="+- 0 7738 7733"/>
                              <a:gd name="T15" fmla="*/ 7738 h 134"/>
                              <a:gd name="T16" fmla="+- 0 2622 2555"/>
                              <a:gd name="T17" fmla="*/ T16 w 134"/>
                              <a:gd name="T18" fmla="+- 0 7733 7733"/>
                              <a:gd name="T19" fmla="*/ 7733 h 134"/>
                              <a:gd name="T20" fmla="+- 0 2648 2555"/>
                              <a:gd name="T21" fmla="*/ T20 w 134"/>
                              <a:gd name="T22" fmla="+- 0 7738 7733"/>
                              <a:gd name="T23" fmla="*/ 7738 h 134"/>
                              <a:gd name="T24" fmla="+- 0 2669 2555"/>
                              <a:gd name="T25" fmla="*/ T24 w 134"/>
                              <a:gd name="T26" fmla="+- 0 7752 7733"/>
                              <a:gd name="T27" fmla="*/ 7752 h 134"/>
                              <a:gd name="T28" fmla="+- 0 2683 2555"/>
                              <a:gd name="T29" fmla="*/ T28 w 134"/>
                              <a:gd name="T30" fmla="+- 0 7774 7733"/>
                              <a:gd name="T31" fmla="*/ 7774 h 134"/>
                              <a:gd name="T32" fmla="+- 0 2688 2555"/>
                              <a:gd name="T33" fmla="*/ T32 w 134"/>
                              <a:gd name="T34" fmla="+- 0 7799 7733"/>
                              <a:gd name="T35" fmla="*/ 7799 h 134"/>
                              <a:gd name="T36" fmla="+- 0 2683 2555"/>
                              <a:gd name="T37" fmla="*/ T36 w 134"/>
                              <a:gd name="T38" fmla="+- 0 7825 7733"/>
                              <a:gd name="T39" fmla="*/ 7825 h 134"/>
                              <a:gd name="T40" fmla="+- 0 2669 2555"/>
                              <a:gd name="T41" fmla="*/ T40 w 134"/>
                              <a:gd name="T42" fmla="+- 0 7847 7733"/>
                              <a:gd name="T43" fmla="*/ 7847 h 134"/>
                              <a:gd name="T44" fmla="+- 0 2648 2555"/>
                              <a:gd name="T45" fmla="*/ T44 w 134"/>
                              <a:gd name="T46" fmla="+- 0 7861 7733"/>
                              <a:gd name="T47" fmla="*/ 7861 h 134"/>
                              <a:gd name="T48" fmla="+- 0 2622 2555"/>
                              <a:gd name="T49" fmla="*/ T48 w 134"/>
                              <a:gd name="T50" fmla="+- 0 7866 7733"/>
                              <a:gd name="T51" fmla="*/ 7866 h 134"/>
                              <a:gd name="T52" fmla="+- 0 2596 2555"/>
                              <a:gd name="T53" fmla="*/ T52 w 134"/>
                              <a:gd name="T54" fmla="+- 0 7861 7733"/>
                              <a:gd name="T55" fmla="*/ 7861 h 134"/>
                              <a:gd name="T56" fmla="+- 0 2575 2555"/>
                              <a:gd name="T57" fmla="*/ T56 w 134"/>
                              <a:gd name="T58" fmla="+- 0 7847 7733"/>
                              <a:gd name="T59" fmla="*/ 7847 h 134"/>
                              <a:gd name="T60" fmla="+- 0 2560 2555"/>
                              <a:gd name="T61" fmla="*/ T60 w 134"/>
                              <a:gd name="T62" fmla="+- 0 7825 7733"/>
                              <a:gd name="T63" fmla="*/ 7825 h 134"/>
                              <a:gd name="T64" fmla="+- 0 2555 2555"/>
                              <a:gd name="T65" fmla="*/ T64 w 134"/>
                              <a:gd name="T66" fmla="+- 0 7799 7733"/>
                              <a:gd name="T67" fmla="*/ 7799 h 1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34" h="134">
                                <a:moveTo>
                                  <a:pt x="0" y="66"/>
                                </a:moveTo>
                                <a:lnTo>
                                  <a:pt x="5" y="41"/>
                                </a:lnTo>
                                <a:lnTo>
                                  <a:pt x="20" y="19"/>
                                </a:lnTo>
                                <a:lnTo>
                                  <a:pt x="41" y="5"/>
                                </a:lnTo>
                                <a:lnTo>
                                  <a:pt x="67" y="0"/>
                                </a:lnTo>
                                <a:lnTo>
                                  <a:pt x="93" y="5"/>
                                </a:lnTo>
                                <a:lnTo>
                                  <a:pt x="114" y="19"/>
                                </a:lnTo>
                                <a:lnTo>
                                  <a:pt x="128" y="41"/>
                                </a:lnTo>
                                <a:lnTo>
                                  <a:pt x="133" y="66"/>
                                </a:lnTo>
                                <a:lnTo>
                                  <a:pt x="128" y="92"/>
                                </a:lnTo>
                                <a:lnTo>
                                  <a:pt x="114" y="114"/>
                                </a:lnTo>
                                <a:lnTo>
                                  <a:pt x="93" y="128"/>
                                </a:lnTo>
                                <a:lnTo>
                                  <a:pt x="67" y="133"/>
                                </a:lnTo>
                                <a:lnTo>
                                  <a:pt x="41" y="128"/>
                                </a:lnTo>
                                <a:lnTo>
                                  <a:pt x="20" y="114"/>
                                </a:lnTo>
                                <a:lnTo>
                                  <a:pt x="5" y="92"/>
                                </a:lnTo>
                                <a:lnTo>
                                  <a:pt x="0" y="66"/>
                                </a:lnTo>
                              </a:path>
                            </a:pathLst>
                          </a:custGeom>
                          <a:noFill/>
                          <a:ln w="338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02" name="Picture 123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2659" y="7549"/>
                            <a:ext cx="139" cy="1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03" name="Freeform 1236"/>
                        <wps:cNvSpPr>
                          <a:spLocks/>
                        </wps:cNvSpPr>
                        <wps:spPr bwMode="auto">
                          <a:xfrm>
                            <a:off x="2983" y="7397"/>
                            <a:ext cx="134" cy="134"/>
                          </a:xfrm>
                          <a:custGeom>
                            <a:avLst/>
                            <a:gdLst>
                              <a:gd name="T0" fmla="+- 0 3050 2983"/>
                              <a:gd name="T1" fmla="*/ T0 w 134"/>
                              <a:gd name="T2" fmla="+- 0 7397 7397"/>
                              <a:gd name="T3" fmla="*/ 7397 h 134"/>
                              <a:gd name="T4" fmla="+- 0 3024 2983"/>
                              <a:gd name="T5" fmla="*/ T4 w 134"/>
                              <a:gd name="T6" fmla="+- 0 7403 7397"/>
                              <a:gd name="T7" fmla="*/ 7403 h 134"/>
                              <a:gd name="T8" fmla="+- 0 3003 2983"/>
                              <a:gd name="T9" fmla="*/ T8 w 134"/>
                              <a:gd name="T10" fmla="+- 0 7417 7397"/>
                              <a:gd name="T11" fmla="*/ 7417 h 134"/>
                              <a:gd name="T12" fmla="+- 0 2988 2983"/>
                              <a:gd name="T13" fmla="*/ T12 w 134"/>
                              <a:gd name="T14" fmla="+- 0 7438 7397"/>
                              <a:gd name="T15" fmla="*/ 7438 h 134"/>
                              <a:gd name="T16" fmla="+- 0 2983 2983"/>
                              <a:gd name="T17" fmla="*/ T16 w 134"/>
                              <a:gd name="T18" fmla="+- 0 7464 7397"/>
                              <a:gd name="T19" fmla="*/ 7464 h 134"/>
                              <a:gd name="T20" fmla="+- 0 2988 2983"/>
                              <a:gd name="T21" fmla="*/ T20 w 134"/>
                              <a:gd name="T22" fmla="+- 0 7490 7397"/>
                              <a:gd name="T23" fmla="*/ 7490 h 134"/>
                              <a:gd name="T24" fmla="+- 0 3003 2983"/>
                              <a:gd name="T25" fmla="*/ T24 w 134"/>
                              <a:gd name="T26" fmla="+- 0 7511 7397"/>
                              <a:gd name="T27" fmla="*/ 7511 h 134"/>
                              <a:gd name="T28" fmla="+- 0 3024 2983"/>
                              <a:gd name="T29" fmla="*/ T28 w 134"/>
                              <a:gd name="T30" fmla="+- 0 7525 7397"/>
                              <a:gd name="T31" fmla="*/ 7525 h 134"/>
                              <a:gd name="T32" fmla="+- 0 3050 2983"/>
                              <a:gd name="T33" fmla="*/ T32 w 134"/>
                              <a:gd name="T34" fmla="+- 0 7531 7397"/>
                              <a:gd name="T35" fmla="*/ 7531 h 134"/>
                              <a:gd name="T36" fmla="+- 0 3076 2983"/>
                              <a:gd name="T37" fmla="*/ T36 w 134"/>
                              <a:gd name="T38" fmla="+- 0 7525 7397"/>
                              <a:gd name="T39" fmla="*/ 7525 h 134"/>
                              <a:gd name="T40" fmla="+- 0 3097 2983"/>
                              <a:gd name="T41" fmla="*/ T40 w 134"/>
                              <a:gd name="T42" fmla="+- 0 7511 7397"/>
                              <a:gd name="T43" fmla="*/ 7511 h 134"/>
                              <a:gd name="T44" fmla="+- 0 3111 2983"/>
                              <a:gd name="T45" fmla="*/ T44 w 134"/>
                              <a:gd name="T46" fmla="+- 0 7490 7397"/>
                              <a:gd name="T47" fmla="*/ 7490 h 134"/>
                              <a:gd name="T48" fmla="+- 0 3117 2983"/>
                              <a:gd name="T49" fmla="*/ T48 w 134"/>
                              <a:gd name="T50" fmla="+- 0 7464 7397"/>
                              <a:gd name="T51" fmla="*/ 7464 h 134"/>
                              <a:gd name="T52" fmla="+- 0 3111 2983"/>
                              <a:gd name="T53" fmla="*/ T52 w 134"/>
                              <a:gd name="T54" fmla="+- 0 7438 7397"/>
                              <a:gd name="T55" fmla="*/ 7438 h 134"/>
                              <a:gd name="T56" fmla="+- 0 3097 2983"/>
                              <a:gd name="T57" fmla="*/ T56 w 134"/>
                              <a:gd name="T58" fmla="+- 0 7417 7397"/>
                              <a:gd name="T59" fmla="*/ 7417 h 134"/>
                              <a:gd name="T60" fmla="+- 0 3076 2983"/>
                              <a:gd name="T61" fmla="*/ T60 w 134"/>
                              <a:gd name="T62" fmla="+- 0 7403 7397"/>
                              <a:gd name="T63" fmla="*/ 7403 h 134"/>
                              <a:gd name="T64" fmla="+- 0 3050 2983"/>
                              <a:gd name="T65" fmla="*/ T64 w 134"/>
                              <a:gd name="T66" fmla="+- 0 7397 7397"/>
                              <a:gd name="T67" fmla="*/ 7397 h 1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34" h="134">
                                <a:moveTo>
                                  <a:pt x="67" y="0"/>
                                </a:moveTo>
                                <a:lnTo>
                                  <a:pt x="41" y="6"/>
                                </a:lnTo>
                                <a:lnTo>
                                  <a:pt x="20" y="20"/>
                                </a:lnTo>
                                <a:lnTo>
                                  <a:pt x="5" y="41"/>
                                </a:lnTo>
                                <a:lnTo>
                                  <a:pt x="0" y="67"/>
                                </a:lnTo>
                                <a:lnTo>
                                  <a:pt x="5" y="93"/>
                                </a:lnTo>
                                <a:lnTo>
                                  <a:pt x="20" y="114"/>
                                </a:lnTo>
                                <a:lnTo>
                                  <a:pt x="41" y="128"/>
                                </a:lnTo>
                                <a:lnTo>
                                  <a:pt x="67" y="134"/>
                                </a:lnTo>
                                <a:lnTo>
                                  <a:pt x="93" y="128"/>
                                </a:lnTo>
                                <a:lnTo>
                                  <a:pt x="114" y="114"/>
                                </a:lnTo>
                                <a:lnTo>
                                  <a:pt x="128" y="93"/>
                                </a:lnTo>
                                <a:lnTo>
                                  <a:pt x="134" y="67"/>
                                </a:lnTo>
                                <a:lnTo>
                                  <a:pt x="128" y="41"/>
                                </a:lnTo>
                                <a:lnTo>
                                  <a:pt x="114" y="20"/>
                                </a:lnTo>
                                <a:lnTo>
                                  <a:pt x="93" y="6"/>
                                </a:lnTo>
                                <a:lnTo>
                                  <a:pt x="67" y="0"/>
                                </a:lnTo>
                                <a:close/>
                              </a:path>
                            </a:pathLst>
                          </a:custGeom>
                          <a:solidFill>
                            <a:srgbClr val="F7FB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4" name="Freeform 1235"/>
                        <wps:cNvSpPr>
                          <a:spLocks/>
                        </wps:cNvSpPr>
                        <wps:spPr bwMode="auto">
                          <a:xfrm>
                            <a:off x="2983" y="7397"/>
                            <a:ext cx="134" cy="134"/>
                          </a:xfrm>
                          <a:custGeom>
                            <a:avLst/>
                            <a:gdLst>
                              <a:gd name="T0" fmla="+- 0 2983 2983"/>
                              <a:gd name="T1" fmla="*/ T0 w 134"/>
                              <a:gd name="T2" fmla="+- 0 7464 7397"/>
                              <a:gd name="T3" fmla="*/ 7464 h 134"/>
                              <a:gd name="T4" fmla="+- 0 2988 2983"/>
                              <a:gd name="T5" fmla="*/ T4 w 134"/>
                              <a:gd name="T6" fmla="+- 0 7438 7397"/>
                              <a:gd name="T7" fmla="*/ 7438 h 134"/>
                              <a:gd name="T8" fmla="+- 0 3003 2983"/>
                              <a:gd name="T9" fmla="*/ T8 w 134"/>
                              <a:gd name="T10" fmla="+- 0 7417 7397"/>
                              <a:gd name="T11" fmla="*/ 7417 h 134"/>
                              <a:gd name="T12" fmla="+- 0 3024 2983"/>
                              <a:gd name="T13" fmla="*/ T12 w 134"/>
                              <a:gd name="T14" fmla="+- 0 7403 7397"/>
                              <a:gd name="T15" fmla="*/ 7403 h 134"/>
                              <a:gd name="T16" fmla="+- 0 3050 2983"/>
                              <a:gd name="T17" fmla="*/ T16 w 134"/>
                              <a:gd name="T18" fmla="+- 0 7397 7397"/>
                              <a:gd name="T19" fmla="*/ 7397 h 134"/>
                              <a:gd name="T20" fmla="+- 0 3076 2983"/>
                              <a:gd name="T21" fmla="*/ T20 w 134"/>
                              <a:gd name="T22" fmla="+- 0 7403 7397"/>
                              <a:gd name="T23" fmla="*/ 7403 h 134"/>
                              <a:gd name="T24" fmla="+- 0 3097 2983"/>
                              <a:gd name="T25" fmla="*/ T24 w 134"/>
                              <a:gd name="T26" fmla="+- 0 7417 7397"/>
                              <a:gd name="T27" fmla="*/ 7417 h 134"/>
                              <a:gd name="T28" fmla="+- 0 3111 2983"/>
                              <a:gd name="T29" fmla="*/ T28 w 134"/>
                              <a:gd name="T30" fmla="+- 0 7438 7397"/>
                              <a:gd name="T31" fmla="*/ 7438 h 134"/>
                              <a:gd name="T32" fmla="+- 0 3117 2983"/>
                              <a:gd name="T33" fmla="*/ T32 w 134"/>
                              <a:gd name="T34" fmla="+- 0 7464 7397"/>
                              <a:gd name="T35" fmla="*/ 7464 h 134"/>
                              <a:gd name="T36" fmla="+- 0 3111 2983"/>
                              <a:gd name="T37" fmla="*/ T36 w 134"/>
                              <a:gd name="T38" fmla="+- 0 7490 7397"/>
                              <a:gd name="T39" fmla="*/ 7490 h 134"/>
                              <a:gd name="T40" fmla="+- 0 3097 2983"/>
                              <a:gd name="T41" fmla="*/ T40 w 134"/>
                              <a:gd name="T42" fmla="+- 0 7511 7397"/>
                              <a:gd name="T43" fmla="*/ 7511 h 134"/>
                              <a:gd name="T44" fmla="+- 0 3076 2983"/>
                              <a:gd name="T45" fmla="*/ T44 w 134"/>
                              <a:gd name="T46" fmla="+- 0 7525 7397"/>
                              <a:gd name="T47" fmla="*/ 7525 h 134"/>
                              <a:gd name="T48" fmla="+- 0 3050 2983"/>
                              <a:gd name="T49" fmla="*/ T48 w 134"/>
                              <a:gd name="T50" fmla="+- 0 7531 7397"/>
                              <a:gd name="T51" fmla="*/ 7531 h 134"/>
                              <a:gd name="T52" fmla="+- 0 3024 2983"/>
                              <a:gd name="T53" fmla="*/ T52 w 134"/>
                              <a:gd name="T54" fmla="+- 0 7525 7397"/>
                              <a:gd name="T55" fmla="*/ 7525 h 134"/>
                              <a:gd name="T56" fmla="+- 0 3003 2983"/>
                              <a:gd name="T57" fmla="*/ T56 w 134"/>
                              <a:gd name="T58" fmla="+- 0 7511 7397"/>
                              <a:gd name="T59" fmla="*/ 7511 h 134"/>
                              <a:gd name="T60" fmla="+- 0 2988 2983"/>
                              <a:gd name="T61" fmla="*/ T60 w 134"/>
                              <a:gd name="T62" fmla="+- 0 7490 7397"/>
                              <a:gd name="T63" fmla="*/ 7490 h 134"/>
                              <a:gd name="T64" fmla="+- 0 2983 2983"/>
                              <a:gd name="T65" fmla="*/ T64 w 134"/>
                              <a:gd name="T66" fmla="+- 0 7464 7397"/>
                              <a:gd name="T67" fmla="*/ 7464 h 1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34" h="134">
                                <a:moveTo>
                                  <a:pt x="0" y="67"/>
                                </a:moveTo>
                                <a:lnTo>
                                  <a:pt x="5" y="41"/>
                                </a:lnTo>
                                <a:lnTo>
                                  <a:pt x="20" y="20"/>
                                </a:lnTo>
                                <a:lnTo>
                                  <a:pt x="41" y="6"/>
                                </a:lnTo>
                                <a:lnTo>
                                  <a:pt x="67" y="0"/>
                                </a:lnTo>
                                <a:lnTo>
                                  <a:pt x="93" y="6"/>
                                </a:lnTo>
                                <a:lnTo>
                                  <a:pt x="114" y="20"/>
                                </a:lnTo>
                                <a:lnTo>
                                  <a:pt x="128" y="41"/>
                                </a:lnTo>
                                <a:lnTo>
                                  <a:pt x="134" y="67"/>
                                </a:lnTo>
                                <a:lnTo>
                                  <a:pt x="128" y="93"/>
                                </a:lnTo>
                                <a:lnTo>
                                  <a:pt x="114" y="114"/>
                                </a:lnTo>
                                <a:lnTo>
                                  <a:pt x="93" y="128"/>
                                </a:lnTo>
                                <a:lnTo>
                                  <a:pt x="67" y="134"/>
                                </a:lnTo>
                                <a:lnTo>
                                  <a:pt x="41" y="128"/>
                                </a:lnTo>
                                <a:lnTo>
                                  <a:pt x="20" y="114"/>
                                </a:lnTo>
                                <a:lnTo>
                                  <a:pt x="5" y="93"/>
                                </a:lnTo>
                                <a:lnTo>
                                  <a:pt x="0" y="67"/>
                                </a:lnTo>
                              </a:path>
                            </a:pathLst>
                          </a:custGeom>
                          <a:noFill/>
                          <a:ln w="338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05" name="Freeform 1234"/>
                        <wps:cNvSpPr>
                          <a:spLocks/>
                        </wps:cNvSpPr>
                        <wps:spPr bwMode="auto">
                          <a:xfrm>
                            <a:off x="2840" y="7577"/>
                            <a:ext cx="134" cy="134"/>
                          </a:xfrm>
                          <a:custGeom>
                            <a:avLst/>
                            <a:gdLst>
                              <a:gd name="T0" fmla="+- 0 2907 2840"/>
                              <a:gd name="T1" fmla="*/ T0 w 134"/>
                              <a:gd name="T2" fmla="+- 0 7578 7578"/>
                              <a:gd name="T3" fmla="*/ 7578 h 134"/>
                              <a:gd name="T4" fmla="+- 0 2881 2840"/>
                              <a:gd name="T5" fmla="*/ T4 w 134"/>
                              <a:gd name="T6" fmla="+- 0 7583 7578"/>
                              <a:gd name="T7" fmla="*/ 7583 h 134"/>
                              <a:gd name="T8" fmla="+- 0 2860 2840"/>
                              <a:gd name="T9" fmla="*/ T8 w 134"/>
                              <a:gd name="T10" fmla="+- 0 7597 7578"/>
                              <a:gd name="T11" fmla="*/ 7597 h 134"/>
                              <a:gd name="T12" fmla="+- 0 2846 2840"/>
                              <a:gd name="T13" fmla="*/ T12 w 134"/>
                              <a:gd name="T14" fmla="+- 0 7619 7578"/>
                              <a:gd name="T15" fmla="*/ 7619 h 134"/>
                              <a:gd name="T16" fmla="+- 0 2840 2840"/>
                              <a:gd name="T17" fmla="*/ T16 w 134"/>
                              <a:gd name="T18" fmla="+- 0 7645 7578"/>
                              <a:gd name="T19" fmla="*/ 7645 h 134"/>
                              <a:gd name="T20" fmla="+- 0 2846 2840"/>
                              <a:gd name="T21" fmla="*/ T20 w 134"/>
                              <a:gd name="T22" fmla="+- 0 7671 7578"/>
                              <a:gd name="T23" fmla="*/ 7671 h 134"/>
                              <a:gd name="T24" fmla="+- 0 2860 2840"/>
                              <a:gd name="T25" fmla="*/ T24 w 134"/>
                              <a:gd name="T26" fmla="+- 0 7692 7578"/>
                              <a:gd name="T27" fmla="*/ 7692 h 134"/>
                              <a:gd name="T28" fmla="+- 0 2881 2840"/>
                              <a:gd name="T29" fmla="*/ T28 w 134"/>
                              <a:gd name="T30" fmla="+- 0 7706 7578"/>
                              <a:gd name="T31" fmla="*/ 7706 h 134"/>
                              <a:gd name="T32" fmla="+- 0 2907 2840"/>
                              <a:gd name="T33" fmla="*/ T32 w 134"/>
                              <a:gd name="T34" fmla="+- 0 7711 7578"/>
                              <a:gd name="T35" fmla="*/ 7711 h 134"/>
                              <a:gd name="T36" fmla="+- 0 2933 2840"/>
                              <a:gd name="T37" fmla="*/ T36 w 134"/>
                              <a:gd name="T38" fmla="+- 0 7706 7578"/>
                              <a:gd name="T39" fmla="*/ 7706 h 134"/>
                              <a:gd name="T40" fmla="+- 0 2954 2840"/>
                              <a:gd name="T41" fmla="*/ T40 w 134"/>
                              <a:gd name="T42" fmla="+- 0 7692 7578"/>
                              <a:gd name="T43" fmla="*/ 7692 h 134"/>
                              <a:gd name="T44" fmla="+- 0 2969 2840"/>
                              <a:gd name="T45" fmla="*/ T44 w 134"/>
                              <a:gd name="T46" fmla="+- 0 7671 7578"/>
                              <a:gd name="T47" fmla="*/ 7671 h 134"/>
                              <a:gd name="T48" fmla="+- 0 2974 2840"/>
                              <a:gd name="T49" fmla="*/ T48 w 134"/>
                              <a:gd name="T50" fmla="+- 0 7645 7578"/>
                              <a:gd name="T51" fmla="*/ 7645 h 134"/>
                              <a:gd name="T52" fmla="+- 0 2969 2840"/>
                              <a:gd name="T53" fmla="*/ T52 w 134"/>
                              <a:gd name="T54" fmla="+- 0 7619 7578"/>
                              <a:gd name="T55" fmla="*/ 7619 h 134"/>
                              <a:gd name="T56" fmla="+- 0 2954 2840"/>
                              <a:gd name="T57" fmla="*/ T56 w 134"/>
                              <a:gd name="T58" fmla="+- 0 7597 7578"/>
                              <a:gd name="T59" fmla="*/ 7597 h 134"/>
                              <a:gd name="T60" fmla="+- 0 2933 2840"/>
                              <a:gd name="T61" fmla="*/ T60 w 134"/>
                              <a:gd name="T62" fmla="+- 0 7583 7578"/>
                              <a:gd name="T63" fmla="*/ 7583 h 134"/>
                              <a:gd name="T64" fmla="+- 0 2907 2840"/>
                              <a:gd name="T65" fmla="*/ T64 w 134"/>
                              <a:gd name="T66" fmla="+- 0 7578 7578"/>
                              <a:gd name="T67" fmla="*/ 7578 h 1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34" h="134">
                                <a:moveTo>
                                  <a:pt x="67" y="0"/>
                                </a:moveTo>
                                <a:lnTo>
                                  <a:pt x="41" y="5"/>
                                </a:lnTo>
                                <a:lnTo>
                                  <a:pt x="20" y="19"/>
                                </a:lnTo>
                                <a:lnTo>
                                  <a:pt x="6" y="41"/>
                                </a:lnTo>
                                <a:lnTo>
                                  <a:pt x="0" y="67"/>
                                </a:lnTo>
                                <a:lnTo>
                                  <a:pt x="6" y="93"/>
                                </a:lnTo>
                                <a:lnTo>
                                  <a:pt x="20" y="114"/>
                                </a:lnTo>
                                <a:lnTo>
                                  <a:pt x="41" y="128"/>
                                </a:lnTo>
                                <a:lnTo>
                                  <a:pt x="67" y="133"/>
                                </a:lnTo>
                                <a:lnTo>
                                  <a:pt x="93" y="128"/>
                                </a:lnTo>
                                <a:lnTo>
                                  <a:pt x="114" y="114"/>
                                </a:lnTo>
                                <a:lnTo>
                                  <a:pt x="129" y="93"/>
                                </a:lnTo>
                                <a:lnTo>
                                  <a:pt x="134" y="67"/>
                                </a:lnTo>
                                <a:lnTo>
                                  <a:pt x="129" y="41"/>
                                </a:lnTo>
                                <a:lnTo>
                                  <a:pt x="114" y="19"/>
                                </a:lnTo>
                                <a:lnTo>
                                  <a:pt x="93" y="5"/>
                                </a:lnTo>
                                <a:lnTo>
                                  <a:pt x="67" y="0"/>
                                </a:lnTo>
                                <a:close/>
                              </a:path>
                            </a:pathLst>
                          </a:custGeom>
                          <a:solidFill>
                            <a:srgbClr val="429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6" name="Freeform 1233"/>
                        <wps:cNvSpPr>
                          <a:spLocks/>
                        </wps:cNvSpPr>
                        <wps:spPr bwMode="auto">
                          <a:xfrm>
                            <a:off x="2840" y="7577"/>
                            <a:ext cx="134" cy="134"/>
                          </a:xfrm>
                          <a:custGeom>
                            <a:avLst/>
                            <a:gdLst>
                              <a:gd name="T0" fmla="+- 0 2840 2840"/>
                              <a:gd name="T1" fmla="*/ T0 w 134"/>
                              <a:gd name="T2" fmla="+- 0 7645 7578"/>
                              <a:gd name="T3" fmla="*/ 7645 h 134"/>
                              <a:gd name="T4" fmla="+- 0 2846 2840"/>
                              <a:gd name="T5" fmla="*/ T4 w 134"/>
                              <a:gd name="T6" fmla="+- 0 7619 7578"/>
                              <a:gd name="T7" fmla="*/ 7619 h 134"/>
                              <a:gd name="T8" fmla="+- 0 2860 2840"/>
                              <a:gd name="T9" fmla="*/ T8 w 134"/>
                              <a:gd name="T10" fmla="+- 0 7597 7578"/>
                              <a:gd name="T11" fmla="*/ 7597 h 134"/>
                              <a:gd name="T12" fmla="+- 0 2881 2840"/>
                              <a:gd name="T13" fmla="*/ T12 w 134"/>
                              <a:gd name="T14" fmla="+- 0 7583 7578"/>
                              <a:gd name="T15" fmla="*/ 7583 h 134"/>
                              <a:gd name="T16" fmla="+- 0 2907 2840"/>
                              <a:gd name="T17" fmla="*/ T16 w 134"/>
                              <a:gd name="T18" fmla="+- 0 7578 7578"/>
                              <a:gd name="T19" fmla="*/ 7578 h 134"/>
                              <a:gd name="T20" fmla="+- 0 2933 2840"/>
                              <a:gd name="T21" fmla="*/ T20 w 134"/>
                              <a:gd name="T22" fmla="+- 0 7583 7578"/>
                              <a:gd name="T23" fmla="*/ 7583 h 134"/>
                              <a:gd name="T24" fmla="+- 0 2954 2840"/>
                              <a:gd name="T25" fmla="*/ T24 w 134"/>
                              <a:gd name="T26" fmla="+- 0 7597 7578"/>
                              <a:gd name="T27" fmla="*/ 7597 h 134"/>
                              <a:gd name="T28" fmla="+- 0 2969 2840"/>
                              <a:gd name="T29" fmla="*/ T28 w 134"/>
                              <a:gd name="T30" fmla="+- 0 7619 7578"/>
                              <a:gd name="T31" fmla="*/ 7619 h 134"/>
                              <a:gd name="T32" fmla="+- 0 2974 2840"/>
                              <a:gd name="T33" fmla="*/ T32 w 134"/>
                              <a:gd name="T34" fmla="+- 0 7645 7578"/>
                              <a:gd name="T35" fmla="*/ 7645 h 134"/>
                              <a:gd name="T36" fmla="+- 0 2969 2840"/>
                              <a:gd name="T37" fmla="*/ T36 w 134"/>
                              <a:gd name="T38" fmla="+- 0 7671 7578"/>
                              <a:gd name="T39" fmla="*/ 7671 h 134"/>
                              <a:gd name="T40" fmla="+- 0 2954 2840"/>
                              <a:gd name="T41" fmla="*/ T40 w 134"/>
                              <a:gd name="T42" fmla="+- 0 7692 7578"/>
                              <a:gd name="T43" fmla="*/ 7692 h 134"/>
                              <a:gd name="T44" fmla="+- 0 2933 2840"/>
                              <a:gd name="T45" fmla="*/ T44 w 134"/>
                              <a:gd name="T46" fmla="+- 0 7706 7578"/>
                              <a:gd name="T47" fmla="*/ 7706 h 134"/>
                              <a:gd name="T48" fmla="+- 0 2907 2840"/>
                              <a:gd name="T49" fmla="*/ T48 w 134"/>
                              <a:gd name="T50" fmla="+- 0 7711 7578"/>
                              <a:gd name="T51" fmla="*/ 7711 h 134"/>
                              <a:gd name="T52" fmla="+- 0 2881 2840"/>
                              <a:gd name="T53" fmla="*/ T52 w 134"/>
                              <a:gd name="T54" fmla="+- 0 7706 7578"/>
                              <a:gd name="T55" fmla="*/ 7706 h 134"/>
                              <a:gd name="T56" fmla="+- 0 2860 2840"/>
                              <a:gd name="T57" fmla="*/ T56 w 134"/>
                              <a:gd name="T58" fmla="+- 0 7692 7578"/>
                              <a:gd name="T59" fmla="*/ 7692 h 134"/>
                              <a:gd name="T60" fmla="+- 0 2846 2840"/>
                              <a:gd name="T61" fmla="*/ T60 w 134"/>
                              <a:gd name="T62" fmla="+- 0 7671 7578"/>
                              <a:gd name="T63" fmla="*/ 7671 h 134"/>
                              <a:gd name="T64" fmla="+- 0 2840 2840"/>
                              <a:gd name="T65" fmla="*/ T64 w 134"/>
                              <a:gd name="T66" fmla="+- 0 7645 7578"/>
                              <a:gd name="T67" fmla="*/ 7645 h 1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34" h="134">
                                <a:moveTo>
                                  <a:pt x="0" y="67"/>
                                </a:moveTo>
                                <a:lnTo>
                                  <a:pt x="6" y="41"/>
                                </a:lnTo>
                                <a:lnTo>
                                  <a:pt x="20" y="19"/>
                                </a:lnTo>
                                <a:lnTo>
                                  <a:pt x="41" y="5"/>
                                </a:lnTo>
                                <a:lnTo>
                                  <a:pt x="67" y="0"/>
                                </a:lnTo>
                                <a:lnTo>
                                  <a:pt x="93" y="5"/>
                                </a:lnTo>
                                <a:lnTo>
                                  <a:pt x="114" y="19"/>
                                </a:lnTo>
                                <a:lnTo>
                                  <a:pt x="129" y="41"/>
                                </a:lnTo>
                                <a:lnTo>
                                  <a:pt x="134" y="67"/>
                                </a:lnTo>
                                <a:lnTo>
                                  <a:pt x="129" y="93"/>
                                </a:lnTo>
                                <a:lnTo>
                                  <a:pt x="114" y="114"/>
                                </a:lnTo>
                                <a:lnTo>
                                  <a:pt x="93" y="128"/>
                                </a:lnTo>
                                <a:lnTo>
                                  <a:pt x="67" y="133"/>
                                </a:lnTo>
                                <a:lnTo>
                                  <a:pt x="41" y="128"/>
                                </a:lnTo>
                                <a:lnTo>
                                  <a:pt x="20" y="114"/>
                                </a:lnTo>
                                <a:lnTo>
                                  <a:pt x="6" y="93"/>
                                </a:lnTo>
                                <a:lnTo>
                                  <a:pt x="0" y="67"/>
                                </a:lnTo>
                              </a:path>
                            </a:pathLst>
                          </a:custGeom>
                          <a:noFill/>
                          <a:ln w="338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07" name="Freeform 1232"/>
                        <wps:cNvSpPr>
                          <a:spLocks/>
                        </wps:cNvSpPr>
                        <wps:spPr bwMode="auto">
                          <a:xfrm>
                            <a:off x="3018" y="7500"/>
                            <a:ext cx="134" cy="134"/>
                          </a:xfrm>
                          <a:custGeom>
                            <a:avLst/>
                            <a:gdLst>
                              <a:gd name="T0" fmla="+- 0 3086 3019"/>
                              <a:gd name="T1" fmla="*/ T0 w 134"/>
                              <a:gd name="T2" fmla="+- 0 7500 7500"/>
                              <a:gd name="T3" fmla="*/ 7500 h 134"/>
                              <a:gd name="T4" fmla="+- 0 3060 3019"/>
                              <a:gd name="T5" fmla="*/ T4 w 134"/>
                              <a:gd name="T6" fmla="+- 0 7506 7500"/>
                              <a:gd name="T7" fmla="*/ 7506 h 134"/>
                              <a:gd name="T8" fmla="+- 0 3038 3019"/>
                              <a:gd name="T9" fmla="*/ T8 w 134"/>
                              <a:gd name="T10" fmla="+- 0 7520 7500"/>
                              <a:gd name="T11" fmla="*/ 7520 h 134"/>
                              <a:gd name="T12" fmla="+- 0 3024 3019"/>
                              <a:gd name="T13" fmla="*/ T12 w 134"/>
                              <a:gd name="T14" fmla="+- 0 7541 7500"/>
                              <a:gd name="T15" fmla="*/ 7541 h 134"/>
                              <a:gd name="T16" fmla="+- 0 3019 3019"/>
                              <a:gd name="T17" fmla="*/ T16 w 134"/>
                              <a:gd name="T18" fmla="+- 0 7567 7500"/>
                              <a:gd name="T19" fmla="*/ 7567 h 134"/>
                              <a:gd name="T20" fmla="+- 0 3024 3019"/>
                              <a:gd name="T21" fmla="*/ T20 w 134"/>
                              <a:gd name="T22" fmla="+- 0 7593 7500"/>
                              <a:gd name="T23" fmla="*/ 7593 h 134"/>
                              <a:gd name="T24" fmla="+- 0 3038 3019"/>
                              <a:gd name="T25" fmla="*/ T24 w 134"/>
                              <a:gd name="T26" fmla="+- 0 7614 7500"/>
                              <a:gd name="T27" fmla="*/ 7614 h 134"/>
                              <a:gd name="T28" fmla="+- 0 3060 3019"/>
                              <a:gd name="T29" fmla="*/ T28 w 134"/>
                              <a:gd name="T30" fmla="+- 0 7629 7500"/>
                              <a:gd name="T31" fmla="*/ 7629 h 134"/>
                              <a:gd name="T32" fmla="+- 0 3086 3019"/>
                              <a:gd name="T33" fmla="*/ T32 w 134"/>
                              <a:gd name="T34" fmla="+- 0 7634 7500"/>
                              <a:gd name="T35" fmla="*/ 7634 h 134"/>
                              <a:gd name="T36" fmla="+- 0 3111 3019"/>
                              <a:gd name="T37" fmla="*/ T36 w 134"/>
                              <a:gd name="T38" fmla="+- 0 7629 7500"/>
                              <a:gd name="T39" fmla="*/ 7629 h 134"/>
                              <a:gd name="T40" fmla="+- 0 3133 3019"/>
                              <a:gd name="T41" fmla="*/ T40 w 134"/>
                              <a:gd name="T42" fmla="+- 0 7614 7500"/>
                              <a:gd name="T43" fmla="*/ 7614 h 134"/>
                              <a:gd name="T44" fmla="+- 0 3147 3019"/>
                              <a:gd name="T45" fmla="*/ T44 w 134"/>
                              <a:gd name="T46" fmla="+- 0 7593 7500"/>
                              <a:gd name="T47" fmla="*/ 7593 h 134"/>
                              <a:gd name="T48" fmla="+- 0 3152 3019"/>
                              <a:gd name="T49" fmla="*/ T48 w 134"/>
                              <a:gd name="T50" fmla="+- 0 7567 7500"/>
                              <a:gd name="T51" fmla="*/ 7567 h 134"/>
                              <a:gd name="T52" fmla="+- 0 3147 3019"/>
                              <a:gd name="T53" fmla="*/ T52 w 134"/>
                              <a:gd name="T54" fmla="+- 0 7541 7500"/>
                              <a:gd name="T55" fmla="*/ 7541 h 134"/>
                              <a:gd name="T56" fmla="+- 0 3133 3019"/>
                              <a:gd name="T57" fmla="*/ T56 w 134"/>
                              <a:gd name="T58" fmla="+- 0 7520 7500"/>
                              <a:gd name="T59" fmla="*/ 7520 h 134"/>
                              <a:gd name="T60" fmla="+- 0 3111 3019"/>
                              <a:gd name="T61" fmla="*/ T60 w 134"/>
                              <a:gd name="T62" fmla="+- 0 7506 7500"/>
                              <a:gd name="T63" fmla="*/ 7506 h 134"/>
                              <a:gd name="T64" fmla="+- 0 3086 3019"/>
                              <a:gd name="T65" fmla="*/ T64 w 134"/>
                              <a:gd name="T66" fmla="+- 0 7500 7500"/>
                              <a:gd name="T67" fmla="*/ 7500 h 1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34" h="134">
                                <a:moveTo>
                                  <a:pt x="67" y="0"/>
                                </a:moveTo>
                                <a:lnTo>
                                  <a:pt x="41" y="6"/>
                                </a:lnTo>
                                <a:lnTo>
                                  <a:pt x="19" y="20"/>
                                </a:lnTo>
                                <a:lnTo>
                                  <a:pt x="5" y="41"/>
                                </a:lnTo>
                                <a:lnTo>
                                  <a:pt x="0" y="67"/>
                                </a:lnTo>
                                <a:lnTo>
                                  <a:pt x="5" y="93"/>
                                </a:lnTo>
                                <a:lnTo>
                                  <a:pt x="19" y="114"/>
                                </a:lnTo>
                                <a:lnTo>
                                  <a:pt x="41" y="129"/>
                                </a:lnTo>
                                <a:lnTo>
                                  <a:pt x="67" y="134"/>
                                </a:lnTo>
                                <a:lnTo>
                                  <a:pt x="92" y="129"/>
                                </a:lnTo>
                                <a:lnTo>
                                  <a:pt x="114" y="114"/>
                                </a:lnTo>
                                <a:lnTo>
                                  <a:pt x="128" y="93"/>
                                </a:lnTo>
                                <a:lnTo>
                                  <a:pt x="133" y="67"/>
                                </a:lnTo>
                                <a:lnTo>
                                  <a:pt x="128" y="41"/>
                                </a:lnTo>
                                <a:lnTo>
                                  <a:pt x="114" y="20"/>
                                </a:lnTo>
                                <a:lnTo>
                                  <a:pt x="92" y="6"/>
                                </a:lnTo>
                                <a:lnTo>
                                  <a:pt x="67" y="0"/>
                                </a:lnTo>
                                <a:close/>
                              </a:path>
                            </a:pathLst>
                          </a:custGeom>
                          <a:solidFill>
                            <a:srgbClr val="F7FB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8" name="Freeform 1231"/>
                        <wps:cNvSpPr>
                          <a:spLocks/>
                        </wps:cNvSpPr>
                        <wps:spPr bwMode="auto">
                          <a:xfrm>
                            <a:off x="3018" y="7500"/>
                            <a:ext cx="134" cy="134"/>
                          </a:xfrm>
                          <a:custGeom>
                            <a:avLst/>
                            <a:gdLst>
                              <a:gd name="T0" fmla="+- 0 3019 3019"/>
                              <a:gd name="T1" fmla="*/ T0 w 134"/>
                              <a:gd name="T2" fmla="+- 0 7567 7500"/>
                              <a:gd name="T3" fmla="*/ 7567 h 134"/>
                              <a:gd name="T4" fmla="+- 0 3024 3019"/>
                              <a:gd name="T5" fmla="*/ T4 w 134"/>
                              <a:gd name="T6" fmla="+- 0 7541 7500"/>
                              <a:gd name="T7" fmla="*/ 7541 h 134"/>
                              <a:gd name="T8" fmla="+- 0 3038 3019"/>
                              <a:gd name="T9" fmla="*/ T8 w 134"/>
                              <a:gd name="T10" fmla="+- 0 7520 7500"/>
                              <a:gd name="T11" fmla="*/ 7520 h 134"/>
                              <a:gd name="T12" fmla="+- 0 3060 3019"/>
                              <a:gd name="T13" fmla="*/ T12 w 134"/>
                              <a:gd name="T14" fmla="+- 0 7506 7500"/>
                              <a:gd name="T15" fmla="*/ 7506 h 134"/>
                              <a:gd name="T16" fmla="+- 0 3086 3019"/>
                              <a:gd name="T17" fmla="*/ T16 w 134"/>
                              <a:gd name="T18" fmla="+- 0 7500 7500"/>
                              <a:gd name="T19" fmla="*/ 7500 h 134"/>
                              <a:gd name="T20" fmla="+- 0 3111 3019"/>
                              <a:gd name="T21" fmla="*/ T20 w 134"/>
                              <a:gd name="T22" fmla="+- 0 7506 7500"/>
                              <a:gd name="T23" fmla="*/ 7506 h 134"/>
                              <a:gd name="T24" fmla="+- 0 3133 3019"/>
                              <a:gd name="T25" fmla="*/ T24 w 134"/>
                              <a:gd name="T26" fmla="+- 0 7520 7500"/>
                              <a:gd name="T27" fmla="*/ 7520 h 134"/>
                              <a:gd name="T28" fmla="+- 0 3147 3019"/>
                              <a:gd name="T29" fmla="*/ T28 w 134"/>
                              <a:gd name="T30" fmla="+- 0 7541 7500"/>
                              <a:gd name="T31" fmla="*/ 7541 h 134"/>
                              <a:gd name="T32" fmla="+- 0 3152 3019"/>
                              <a:gd name="T33" fmla="*/ T32 w 134"/>
                              <a:gd name="T34" fmla="+- 0 7567 7500"/>
                              <a:gd name="T35" fmla="*/ 7567 h 134"/>
                              <a:gd name="T36" fmla="+- 0 3147 3019"/>
                              <a:gd name="T37" fmla="*/ T36 w 134"/>
                              <a:gd name="T38" fmla="+- 0 7593 7500"/>
                              <a:gd name="T39" fmla="*/ 7593 h 134"/>
                              <a:gd name="T40" fmla="+- 0 3133 3019"/>
                              <a:gd name="T41" fmla="*/ T40 w 134"/>
                              <a:gd name="T42" fmla="+- 0 7614 7500"/>
                              <a:gd name="T43" fmla="*/ 7614 h 134"/>
                              <a:gd name="T44" fmla="+- 0 3111 3019"/>
                              <a:gd name="T45" fmla="*/ T44 w 134"/>
                              <a:gd name="T46" fmla="+- 0 7629 7500"/>
                              <a:gd name="T47" fmla="*/ 7629 h 134"/>
                              <a:gd name="T48" fmla="+- 0 3086 3019"/>
                              <a:gd name="T49" fmla="*/ T48 w 134"/>
                              <a:gd name="T50" fmla="+- 0 7634 7500"/>
                              <a:gd name="T51" fmla="*/ 7634 h 134"/>
                              <a:gd name="T52" fmla="+- 0 3060 3019"/>
                              <a:gd name="T53" fmla="*/ T52 w 134"/>
                              <a:gd name="T54" fmla="+- 0 7629 7500"/>
                              <a:gd name="T55" fmla="*/ 7629 h 134"/>
                              <a:gd name="T56" fmla="+- 0 3038 3019"/>
                              <a:gd name="T57" fmla="*/ T56 w 134"/>
                              <a:gd name="T58" fmla="+- 0 7614 7500"/>
                              <a:gd name="T59" fmla="*/ 7614 h 134"/>
                              <a:gd name="T60" fmla="+- 0 3024 3019"/>
                              <a:gd name="T61" fmla="*/ T60 w 134"/>
                              <a:gd name="T62" fmla="+- 0 7593 7500"/>
                              <a:gd name="T63" fmla="*/ 7593 h 134"/>
                              <a:gd name="T64" fmla="+- 0 3019 3019"/>
                              <a:gd name="T65" fmla="*/ T64 w 134"/>
                              <a:gd name="T66" fmla="+- 0 7567 7500"/>
                              <a:gd name="T67" fmla="*/ 7567 h 1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34" h="134">
                                <a:moveTo>
                                  <a:pt x="0" y="67"/>
                                </a:moveTo>
                                <a:lnTo>
                                  <a:pt x="5" y="41"/>
                                </a:lnTo>
                                <a:lnTo>
                                  <a:pt x="19" y="20"/>
                                </a:lnTo>
                                <a:lnTo>
                                  <a:pt x="41" y="6"/>
                                </a:lnTo>
                                <a:lnTo>
                                  <a:pt x="67" y="0"/>
                                </a:lnTo>
                                <a:lnTo>
                                  <a:pt x="92" y="6"/>
                                </a:lnTo>
                                <a:lnTo>
                                  <a:pt x="114" y="20"/>
                                </a:lnTo>
                                <a:lnTo>
                                  <a:pt x="128" y="41"/>
                                </a:lnTo>
                                <a:lnTo>
                                  <a:pt x="133" y="67"/>
                                </a:lnTo>
                                <a:lnTo>
                                  <a:pt x="128" y="93"/>
                                </a:lnTo>
                                <a:lnTo>
                                  <a:pt x="114" y="114"/>
                                </a:lnTo>
                                <a:lnTo>
                                  <a:pt x="92" y="129"/>
                                </a:lnTo>
                                <a:lnTo>
                                  <a:pt x="67" y="134"/>
                                </a:lnTo>
                                <a:lnTo>
                                  <a:pt x="41" y="129"/>
                                </a:lnTo>
                                <a:lnTo>
                                  <a:pt x="19" y="114"/>
                                </a:lnTo>
                                <a:lnTo>
                                  <a:pt x="5" y="93"/>
                                </a:lnTo>
                                <a:lnTo>
                                  <a:pt x="0" y="67"/>
                                </a:lnTo>
                              </a:path>
                            </a:pathLst>
                          </a:custGeom>
                          <a:noFill/>
                          <a:ln w="338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09" name="Freeform 1230"/>
                        <wps:cNvSpPr>
                          <a:spLocks/>
                        </wps:cNvSpPr>
                        <wps:spPr bwMode="auto">
                          <a:xfrm>
                            <a:off x="2590" y="7784"/>
                            <a:ext cx="134" cy="134"/>
                          </a:xfrm>
                          <a:custGeom>
                            <a:avLst/>
                            <a:gdLst>
                              <a:gd name="T0" fmla="+- 0 2657 2591"/>
                              <a:gd name="T1" fmla="*/ T0 w 134"/>
                              <a:gd name="T2" fmla="+- 0 7784 7784"/>
                              <a:gd name="T3" fmla="*/ 7784 h 134"/>
                              <a:gd name="T4" fmla="+- 0 2631 2591"/>
                              <a:gd name="T5" fmla="*/ T4 w 134"/>
                              <a:gd name="T6" fmla="+- 0 7790 7784"/>
                              <a:gd name="T7" fmla="*/ 7790 h 134"/>
                              <a:gd name="T8" fmla="+- 0 2610 2591"/>
                              <a:gd name="T9" fmla="*/ T8 w 134"/>
                              <a:gd name="T10" fmla="+- 0 7804 7784"/>
                              <a:gd name="T11" fmla="*/ 7804 h 134"/>
                              <a:gd name="T12" fmla="+- 0 2596 2591"/>
                              <a:gd name="T13" fmla="*/ T12 w 134"/>
                              <a:gd name="T14" fmla="+- 0 7825 7784"/>
                              <a:gd name="T15" fmla="*/ 7825 h 134"/>
                              <a:gd name="T16" fmla="+- 0 2591 2591"/>
                              <a:gd name="T17" fmla="*/ T16 w 134"/>
                              <a:gd name="T18" fmla="+- 0 7851 7784"/>
                              <a:gd name="T19" fmla="*/ 7851 h 134"/>
                              <a:gd name="T20" fmla="+- 0 2596 2591"/>
                              <a:gd name="T21" fmla="*/ T20 w 134"/>
                              <a:gd name="T22" fmla="+- 0 7877 7784"/>
                              <a:gd name="T23" fmla="*/ 7877 h 134"/>
                              <a:gd name="T24" fmla="+- 0 2610 2591"/>
                              <a:gd name="T25" fmla="*/ T24 w 134"/>
                              <a:gd name="T26" fmla="+- 0 7898 7784"/>
                              <a:gd name="T27" fmla="*/ 7898 h 134"/>
                              <a:gd name="T28" fmla="+- 0 2631 2591"/>
                              <a:gd name="T29" fmla="*/ T28 w 134"/>
                              <a:gd name="T30" fmla="+- 0 7912 7784"/>
                              <a:gd name="T31" fmla="*/ 7912 h 134"/>
                              <a:gd name="T32" fmla="+- 0 2657 2591"/>
                              <a:gd name="T33" fmla="*/ T32 w 134"/>
                              <a:gd name="T34" fmla="+- 0 7918 7784"/>
                              <a:gd name="T35" fmla="*/ 7918 h 134"/>
                              <a:gd name="T36" fmla="+- 0 2683 2591"/>
                              <a:gd name="T37" fmla="*/ T36 w 134"/>
                              <a:gd name="T38" fmla="+- 0 7912 7784"/>
                              <a:gd name="T39" fmla="*/ 7912 h 134"/>
                              <a:gd name="T40" fmla="+- 0 2705 2591"/>
                              <a:gd name="T41" fmla="*/ T40 w 134"/>
                              <a:gd name="T42" fmla="+- 0 7898 7784"/>
                              <a:gd name="T43" fmla="*/ 7898 h 134"/>
                              <a:gd name="T44" fmla="+- 0 2719 2591"/>
                              <a:gd name="T45" fmla="*/ T44 w 134"/>
                              <a:gd name="T46" fmla="+- 0 7877 7784"/>
                              <a:gd name="T47" fmla="*/ 7877 h 134"/>
                              <a:gd name="T48" fmla="+- 0 2724 2591"/>
                              <a:gd name="T49" fmla="*/ T48 w 134"/>
                              <a:gd name="T50" fmla="+- 0 7851 7784"/>
                              <a:gd name="T51" fmla="*/ 7851 h 134"/>
                              <a:gd name="T52" fmla="+- 0 2719 2591"/>
                              <a:gd name="T53" fmla="*/ T52 w 134"/>
                              <a:gd name="T54" fmla="+- 0 7825 7784"/>
                              <a:gd name="T55" fmla="*/ 7825 h 134"/>
                              <a:gd name="T56" fmla="+- 0 2705 2591"/>
                              <a:gd name="T57" fmla="*/ T56 w 134"/>
                              <a:gd name="T58" fmla="+- 0 7804 7784"/>
                              <a:gd name="T59" fmla="*/ 7804 h 134"/>
                              <a:gd name="T60" fmla="+- 0 2683 2591"/>
                              <a:gd name="T61" fmla="*/ T60 w 134"/>
                              <a:gd name="T62" fmla="+- 0 7790 7784"/>
                              <a:gd name="T63" fmla="*/ 7790 h 134"/>
                              <a:gd name="T64" fmla="+- 0 2657 2591"/>
                              <a:gd name="T65" fmla="*/ T64 w 134"/>
                              <a:gd name="T66" fmla="+- 0 7784 7784"/>
                              <a:gd name="T67" fmla="*/ 7784 h 1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34" h="134">
                                <a:moveTo>
                                  <a:pt x="66" y="0"/>
                                </a:moveTo>
                                <a:lnTo>
                                  <a:pt x="40" y="6"/>
                                </a:lnTo>
                                <a:lnTo>
                                  <a:pt x="19" y="20"/>
                                </a:lnTo>
                                <a:lnTo>
                                  <a:pt x="5" y="41"/>
                                </a:lnTo>
                                <a:lnTo>
                                  <a:pt x="0" y="67"/>
                                </a:lnTo>
                                <a:lnTo>
                                  <a:pt x="5" y="93"/>
                                </a:lnTo>
                                <a:lnTo>
                                  <a:pt x="19" y="114"/>
                                </a:lnTo>
                                <a:lnTo>
                                  <a:pt x="40" y="128"/>
                                </a:lnTo>
                                <a:lnTo>
                                  <a:pt x="66" y="134"/>
                                </a:lnTo>
                                <a:lnTo>
                                  <a:pt x="92" y="128"/>
                                </a:lnTo>
                                <a:lnTo>
                                  <a:pt x="114" y="114"/>
                                </a:lnTo>
                                <a:lnTo>
                                  <a:pt x="128" y="93"/>
                                </a:lnTo>
                                <a:lnTo>
                                  <a:pt x="133" y="67"/>
                                </a:lnTo>
                                <a:lnTo>
                                  <a:pt x="128" y="41"/>
                                </a:lnTo>
                                <a:lnTo>
                                  <a:pt x="114" y="20"/>
                                </a:lnTo>
                                <a:lnTo>
                                  <a:pt x="92" y="6"/>
                                </a:lnTo>
                                <a:lnTo>
                                  <a:pt x="66" y="0"/>
                                </a:lnTo>
                                <a:close/>
                              </a:path>
                            </a:pathLst>
                          </a:custGeom>
                          <a:solidFill>
                            <a:srgbClr val="F7FB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10" name="Freeform 1229"/>
                        <wps:cNvSpPr>
                          <a:spLocks/>
                        </wps:cNvSpPr>
                        <wps:spPr bwMode="auto">
                          <a:xfrm>
                            <a:off x="2590" y="7784"/>
                            <a:ext cx="134" cy="134"/>
                          </a:xfrm>
                          <a:custGeom>
                            <a:avLst/>
                            <a:gdLst>
                              <a:gd name="T0" fmla="+- 0 2591 2591"/>
                              <a:gd name="T1" fmla="*/ T0 w 134"/>
                              <a:gd name="T2" fmla="+- 0 7851 7784"/>
                              <a:gd name="T3" fmla="*/ 7851 h 134"/>
                              <a:gd name="T4" fmla="+- 0 2596 2591"/>
                              <a:gd name="T5" fmla="*/ T4 w 134"/>
                              <a:gd name="T6" fmla="+- 0 7825 7784"/>
                              <a:gd name="T7" fmla="*/ 7825 h 134"/>
                              <a:gd name="T8" fmla="+- 0 2610 2591"/>
                              <a:gd name="T9" fmla="*/ T8 w 134"/>
                              <a:gd name="T10" fmla="+- 0 7804 7784"/>
                              <a:gd name="T11" fmla="*/ 7804 h 134"/>
                              <a:gd name="T12" fmla="+- 0 2631 2591"/>
                              <a:gd name="T13" fmla="*/ T12 w 134"/>
                              <a:gd name="T14" fmla="+- 0 7790 7784"/>
                              <a:gd name="T15" fmla="*/ 7790 h 134"/>
                              <a:gd name="T16" fmla="+- 0 2657 2591"/>
                              <a:gd name="T17" fmla="*/ T16 w 134"/>
                              <a:gd name="T18" fmla="+- 0 7784 7784"/>
                              <a:gd name="T19" fmla="*/ 7784 h 134"/>
                              <a:gd name="T20" fmla="+- 0 2683 2591"/>
                              <a:gd name="T21" fmla="*/ T20 w 134"/>
                              <a:gd name="T22" fmla="+- 0 7790 7784"/>
                              <a:gd name="T23" fmla="*/ 7790 h 134"/>
                              <a:gd name="T24" fmla="+- 0 2705 2591"/>
                              <a:gd name="T25" fmla="*/ T24 w 134"/>
                              <a:gd name="T26" fmla="+- 0 7804 7784"/>
                              <a:gd name="T27" fmla="*/ 7804 h 134"/>
                              <a:gd name="T28" fmla="+- 0 2719 2591"/>
                              <a:gd name="T29" fmla="*/ T28 w 134"/>
                              <a:gd name="T30" fmla="+- 0 7825 7784"/>
                              <a:gd name="T31" fmla="*/ 7825 h 134"/>
                              <a:gd name="T32" fmla="+- 0 2724 2591"/>
                              <a:gd name="T33" fmla="*/ T32 w 134"/>
                              <a:gd name="T34" fmla="+- 0 7851 7784"/>
                              <a:gd name="T35" fmla="*/ 7851 h 134"/>
                              <a:gd name="T36" fmla="+- 0 2719 2591"/>
                              <a:gd name="T37" fmla="*/ T36 w 134"/>
                              <a:gd name="T38" fmla="+- 0 7877 7784"/>
                              <a:gd name="T39" fmla="*/ 7877 h 134"/>
                              <a:gd name="T40" fmla="+- 0 2705 2591"/>
                              <a:gd name="T41" fmla="*/ T40 w 134"/>
                              <a:gd name="T42" fmla="+- 0 7898 7784"/>
                              <a:gd name="T43" fmla="*/ 7898 h 134"/>
                              <a:gd name="T44" fmla="+- 0 2683 2591"/>
                              <a:gd name="T45" fmla="*/ T44 w 134"/>
                              <a:gd name="T46" fmla="+- 0 7912 7784"/>
                              <a:gd name="T47" fmla="*/ 7912 h 134"/>
                              <a:gd name="T48" fmla="+- 0 2657 2591"/>
                              <a:gd name="T49" fmla="*/ T48 w 134"/>
                              <a:gd name="T50" fmla="+- 0 7918 7784"/>
                              <a:gd name="T51" fmla="*/ 7918 h 134"/>
                              <a:gd name="T52" fmla="+- 0 2631 2591"/>
                              <a:gd name="T53" fmla="*/ T52 w 134"/>
                              <a:gd name="T54" fmla="+- 0 7912 7784"/>
                              <a:gd name="T55" fmla="*/ 7912 h 134"/>
                              <a:gd name="T56" fmla="+- 0 2610 2591"/>
                              <a:gd name="T57" fmla="*/ T56 w 134"/>
                              <a:gd name="T58" fmla="+- 0 7898 7784"/>
                              <a:gd name="T59" fmla="*/ 7898 h 134"/>
                              <a:gd name="T60" fmla="+- 0 2596 2591"/>
                              <a:gd name="T61" fmla="*/ T60 w 134"/>
                              <a:gd name="T62" fmla="+- 0 7877 7784"/>
                              <a:gd name="T63" fmla="*/ 7877 h 134"/>
                              <a:gd name="T64" fmla="+- 0 2591 2591"/>
                              <a:gd name="T65" fmla="*/ T64 w 134"/>
                              <a:gd name="T66" fmla="+- 0 7851 7784"/>
                              <a:gd name="T67" fmla="*/ 7851 h 1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34" h="134">
                                <a:moveTo>
                                  <a:pt x="0" y="67"/>
                                </a:moveTo>
                                <a:lnTo>
                                  <a:pt x="5" y="41"/>
                                </a:lnTo>
                                <a:lnTo>
                                  <a:pt x="19" y="20"/>
                                </a:lnTo>
                                <a:lnTo>
                                  <a:pt x="40" y="6"/>
                                </a:lnTo>
                                <a:lnTo>
                                  <a:pt x="66" y="0"/>
                                </a:lnTo>
                                <a:lnTo>
                                  <a:pt x="92" y="6"/>
                                </a:lnTo>
                                <a:lnTo>
                                  <a:pt x="114" y="20"/>
                                </a:lnTo>
                                <a:lnTo>
                                  <a:pt x="128" y="41"/>
                                </a:lnTo>
                                <a:lnTo>
                                  <a:pt x="133" y="67"/>
                                </a:lnTo>
                                <a:lnTo>
                                  <a:pt x="128" y="93"/>
                                </a:lnTo>
                                <a:lnTo>
                                  <a:pt x="114" y="114"/>
                                </a:lnTo>
                                <a:lnTo>
                                  <a:pt x="92" y="128"/>
                                </a:lnTo>
                                <a:lnTo>
                                  <a:pt x="66" y="134"/>
                                </a:lnTo>
                                <a:lnTo>
                                  <a:pt x="40" y="128"/>
                                </a:lnTo>
                                <a:lnTo>
                                  <a:pt x="19" y="114"/>
                                </a:lnTo>
                                <a:lnTo>
                                  <a:pt x="5" y="93"/>
                                </a:lnTo>
                                <a:lnTo>
                                  <a:pt x="0" y="67"/>
                                </a:lnTo>
                              </a:path>
                            </a:pathLst>
                          </a:custGeom>
                          <a:noFill/>
                          <a:ln w="338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11" name="Freeform 1228"/>
                        <wps:cNvSpPr>
                          <a:spLocks/>
                        </wps:cNvSpPr>
                        <wps:spPr bwMode="auto">
                          <a:xfrm>
                            <a:off x="2126" y="8248"/>
                            <a:ext cx="134" cy="134"/>
                          </a:xfrm>
                          <a:custGeom>
                            <a:avLst/>
                            <a:gdLst>
                              <a:gd name="T0" fmla="+- 0 2194 2127"/>
                              <a:gd name="T1" fmla="*/ T0 w 134"/>
                              <a:gd name="T2" fmla="+- 0 8249 8249"/>
                              <a:gd name="T3" fmla="*/ 8249 h 134"/>
                              <a:gd name="T4" fmla="+- 0 2168 2127"/>
                              <a:gd name="T5" fmla="*/ T4 w 134"/>
                              <a:gd name="T6" fmla="+- 0 8254 8249"/>
                              <a:gd name="T7" fmla="*/ 8254 h 134"/>
                              <a:gd name="T8" fmla="+- 0 2146 2127"/>
                              <a:gd name="T9" fmla="*/ T8 w 134"/>
                              <a:gd name="T10" fmla="+- 0 8268 8249"/>
                              <a:gd name="T11" fmla="*/ 8268 h 134"/>
                              <a:gd name="T12" fmla="+- 0 2132 2127"/>
                              <a:gd name="T13" fmla="*/ T12 w 134"/>
                              <a:gd name="T14" fmla="+- 0 8290 8249"/>
                              <a:gd name="T15" fmla="*/ 8290 h 134"/>
                              <a:gd name="T16" fmla="+- 0 2127 2127"/>
                              <a:gd name="T17" fmla="*/ T16 w 134"/>
                              <a:gd name="T18" fmla="+- 0 8315 8249"/>
                              <a:gd name="T19" fmla="*/ 8315 h 134"/>
                              <a:gd name="T20" fmla="+- 0 2132 2127"/>
                              <a:gd name="T21" fmla="*/ T20 w 134"/>
                              <a:gd name="T22" fmla="+- 0 8341 8249"/>
                              <a:gd name="T23" fmla="*/ 8341 h 134"/>
                              <a:gd name="T24" fmla="+- 0 2146 2127"/>
                              <a:gd name="T25" fmla="*/ T24 w 134"/>
                              <a:gd name="T26" fmla="+- 0 8363 8249"/>
                              <a:gd name="T27" fmla="*/ 8363 h 134"/>
                              <a:gd name="T28" fmla="+- 0 2168 2127"/>
                              <a:gd name="T29" fmla="*/ T28 w 134"/>
                              <a:gd name="T30" fmla="+- 0 8377 8249"/>
                              <a:gd name="T31" fmla="*/ 8377 h 134"/>
                              <a:gd name="T32" fmla="+- 0 2194 2127"/>
                              <a:gd name="T33" fmla="*/ T32 w 134"/>
                              <a:gd name="T34" fmla="+- 0 8382 8249"/>
                              <a:gd name="T35" fmla="*/ 8382 h 134"/>
                              <a:gd name="T36" fmla="+- 0 2220 2127"/>
                              <a:gd name="T37" fmla="*/ T36 w 134"/>
                              <a:gd name="T38" fmla="+- 0 8377 8249"/>
                              <a:gd name="T39" fmla="*/ 8377 h 134"/>
                              <a:gd name="T40" fmla="+- 0 2241 2127"/>
                              <a:gd name="T41" fmla="*/ T40 w 134"/>
                              <a:gd name="T42" fmla="+- 0 8363 8249"/>
                              <a:gd name="T43" fmla="*/ 8363 h 134"/>
                              <a:gd name="T44" fmla="+- 0 2255 2127"/>
                              <a:gd name="T45" fmla="*/ T44 w 134"/>
                              <a:gd name="T46" fmla="+- 0 8341 8249"/>
                              <a:gd name="T47" fmla="*/ 8341 h 134"/>
                              <a:gd name="T48" fmla="+- 0 2260 2127"/>
                              <a:gd name="T49" fmla="*/ T48 w 134"/>
                              <a:gd name="T50" fmla="+- 0 8315 8249"/>
                              <a:gd name="T51" fmla="*/ 8315 h 134"/>
                              <a:gd name="T52" fmla="+- 0 2255 2127"/>
                              <a:gd name="T53" fmla="*/ T52 w 134"/>
                              <a:gd name="T54" fmla="+- 0 8290 8249"/>
                              <a:gd name="T55" fmla="*/ 8290 h 134"/>
                              <a:gd name="T56" fmla="+- 0 2241 2127"/>
                              <a:gd name="T57" fmla="*/ T56 w 134"/>
                              <a:gd name="T58" fmla="+- 0 8268 8249"/>
                              <a:gd name="T59" fmla="*/ 8268 h 134"/>
                              <a:gd name="T60" fmla="+- 0 2220 2127"/>
                              <a:gd name="T61" fmla="*/ T60 w 134"/>
                              <a:gd name="T62" fmla="+- 0 8254 8249"/>
                              <a:gd name="T63" fmla="*/ 8254 h 134"/>
                              <a:gd name="T64" fmla="+- 0 2194 2127"/>
                              <a:gd name="T65" fmla="*/ T64 w 134"/>
                              <a:gd name="T66" fmla="+- 0 8249 8249"/>
                              <a:gd name="T67" fmla="*/ 8249 h 1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34" h="134">
                                <a:moveTo>
                                  <a:pt x="67" y="0"/>
                                </a:moveTo>
                                <a:lnTo>
                                  <a:pt x="41" y="5"/>
                                </a:lnTo>
                                <a:lnTo>
                                  <a:pt x="19" y="19"/>
                                </a:lnTo>
                                <a:lnTo>
                                  <a:pt x="5" y="41"/>
                                </a:lnTo>
                                <a:lnTo>
                                  <a:pt x="0" y="66"/>
                                </a:lnTo>
                                <a:lnTo>
                                  <a:pt x="5" y="92"/>
                                </a:lnTo>
                                <a:lnTo>
                                  <a:pt x="19" y="114"/>
                                </a:lnTo>
                                <a:lnTo>
                                  <a:pt x="41" y="128"/>
                                </a:lnTo>
                                <a:lnTo>
                                  <a:pt x="67" y="133"/>
                                </a:lnTo>
                                <a:lnTo>
                                  <a:pt x="93" y="128"/>
                                </a:lnTo>
                                <a:lnTo>
                                  <a:pt x="114" y="114"/>
                                </a:lnTo>
                                <a:lnTo>
                                  <a:pt x="128" y="92"/>
                                </a:lnTo>
                                <a:lnTo>
                                  <a:pt x="133" y="66"/>
                                </a:lnTo>
                                <a:lnTo>
                                  <a:pt x="128" y="41"/>
                                </a:lnTo>
                                <a:lnTo>
                                  <a:pt x="114" y="19"/>
                                </a:lnTo>
                                <a:lnTo>
                                  <a:pt x="93" y="5"/>
                                </a:lnTo>
                                <a:lnTo>
                                  <a:pt x="67" y="0"/>
                                </a:lnTo>
                                <a:close/>
                              </a:path>
                            </a:pathLst>
                          </a:custGeom>
                          <a:solidFill>
                            <a:srgbClr val="F7FB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12" name="Freeform 1227"/>
                        <wps:cNvSpPr>
                          <a:spLocks/>
                        </wps:cNvSpPr>
                        <wps:spPr bwMode="auto">
                          <a:xfrm>
                            <a:off x="2126" y="8248"/>
                            <a:ext cx="134" cy="134"/>
                          </a:xfrm>
                          <a:custGeom>
                            <a:avLst/>
                            <a:gdLst>
                              <a:gd name="T0" fmla="+- 0 2127 2127"/>
                              <a:gd name="T1" fmla="*/ T0 w 134"/>
                              <a:gd name="T2" fmla="+- 0 8315 8249"/>
                              <a:gd name="T3" fmla="*/ 8315 h 134"/>
                              <a:gd name="T4" fmla="+- 0 2132 2127"/>
                              <a:gd name="T5" fmla="*/ T4 w 134"/>
                              <a:gd name="T6" fmla="+- 0 8290 8249"/>
                              <a:gd name="T7" fmla="*/ 8290 h 134"/>
                              <a:gd name="T8" fmla="+- 0 2146 2127"/>
                              <a:gd name="T9" fmla="*/ T8 w 134"/>
                              <a:gd name="T10" fmla="+- 0 8268 8249"/>
                              <a:gd name="T11" fmla="*/ 8268 h 134"/>
                              <a:gd name="T12" fmla="+- 0 2168 2127"/>
                              <a:gd name="T13" fmla="*/ T12 w 134"/>
                              <a:gd name="T14" fmla="+- 0 8254 8249"/>
                              <a:gd name="T15" fmla="*/ 8254 h 134"/>
                              <a:gd name="T16" fmla="+- 0 2194 2127"/>
                              <a:gd name="T17" fmla="*/ T16 w 134"/>
                              <a:gd name="T18" fmla="+- 0 8249 8249"/>
                              <a:gd name="T19" fmla="*/ 8249 h 134"/>
                              <a:gd name="T20" fmla="+- 0 2220 2127"/>
                              <a:gd name="T21" fmla="*/ T20 w 134"/>
                              <a:gd name="T22" fmla="+- 0 8254 8249"/>
                              <a:gd name="T23" fmla="*/ 8254 h 134"/>
                              <a:gd name="T24" fmla="+- 0 2241 2127"/>
                              <a:gd name="T25" fmla="*/ T24 w 134"/>
                              <a:gd name="T26" fmla="+- 0 8268 8249"/>
                              <a:gd name="T27" fmla="*/ 8268 h 134"/>
                              <a:gd name="T28" fmla="+- 0 2255 2127"/>
                              <a:gd name="T29" fmla="*/ T28 w 134"/>
                              <a:gd name="T30" fmla="+- 0 8290 8249"/>
                              <a:gd name="T31" fmla="*/ 8290 h 134"/>
                              <a:gd name="T32" fmla="+- 0 2260 2127"/>
                              <a:gd name="T33" fmla="*/ T32 w 134"/>
                              <a:gd name="T34" fmla="+- 0 8315 8249"/>
                              <a:gd name="T35" fmla="*/ 8315 h 134"/>
                              <a:gd name="T36" fmla="+- 0 2255 2127"/>
                              <a:gd name="T37" fmla="*/ T36 w 134"/>
                              <a:gd name="T38" fmla="+- 0 8341 8249"/>
                              <a:gd name="T39" fmla="*/ 8341 h 134"/>
                              <a:gd name="T40" fmla="+- 0 2241 2127"/>
                              <a:gd name="T41" fmla="*/ T40 w 134"/>
                              <a:gd name="T42" fmla="+- 0 8363 8249"/>
                              <a:gd name="T43" fmla="*/ 8363 h 134"/>
                              <a:gd name="T44" fmla="+- 0 2220 2127"/>
                              <a:gd name="T45" fmla="*/ T44 w 134"/>
                              <a:gd name="T46" fmla="+- 0 8377 8249"/>
                              <a:gd name="T47" fmla="*/ 8377 h 134"/>
                              <a:gd name="T48" fmla="+- 0 2194 2127"/>
                              <a:gd name="T49" fmla="*/ T48 w 134"/>
                              <a:gd name="T50" fmla="+- 0 8382 8249"/>
                              <a:gd name="T51" fmla="*/ 8382 h 134"/>
                              <a:gd name="T52" fmla="+- 0 2168 2127"/>
                              <a:gd name="T53" fmla="*/ T52 w 134"/>
                              <a:gd name="T54" fmla="+- 0 8377 8249"/>
                              <a:gd name="T55" fmla="*/ 8377 h 134"/>
                              <a:gd name="T56" fmla="+- 0 2146 2127"/>
                              <a:gd name="T57" fmla="*/ T56 w 134"/>
                              <a:gd name="T58" fmla="+- 0 8363 8249"/>
                              <a:gd name="T59" fmla="*/ 8363 h 134"/>
                              <a:gd name="T60" fmla="+- 0 2132 2127"/>
                              <a:gd name="T61" fmla="*/ T60 w 134"/>
                              <a:gd name="T62" fmla="+- 0 8341 8249"/>
                              <a:gd name="T63" fmla="*/ 8341 h 134"/>
                              <a:gd name="T64" fmla="+- 0 2127 2127"/>
                              <a:gd name="T65" fmla="*/ T64 w 134"/>
                              <a:gd name="T66" fmla="+- 0 8315 8249"/>
                              <a:gd name="T67" fmla="*/ 8315 h 1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34" h="134">
                                <a:moveTo>
                                  <a:pt x="0" y="66"/>
                                </a:moveTo>
                                <a:lnTo>
                                  <a:pt x="5" y="41"/>
                                </a:lnTo>
                                <a:lnTo>
                                  <a:pt x="19" y="19"/>
                                </a:lnTo>
                                <a:lnTo>
                                  <a:pt x="41" y="5"/>
                                </a:lnTo>
                                <a:lnTo>
                                  <a:pt x="67" y="0"/>
                                </a:lnTo>
                                <a:lnTo>
                                  <a:pt x="93" y="5"/>
                                </a:lnTo>
                                <a:lnTo>
                                  <a:pt x="114" y="19"/>
                                </a:lnTo>
                                <a:lnTo>
                                  <a:pt x="128" y="41"/>
                                </a:lnTo>
                                <a:lnTo>
                                  <a:pt x="133" y="66"/>
                                </a:lnTo>
                                <a:lnTo>
                                  <a:pt x="128" y="92"/>
                                </a:lnTo>
                                <a:lnTo>
                                  <a:pt x="114" y="114"/>
                                </a:lnTo>
                                <a:lnTo>
                                  <a:pt x="93" y="128"/>
                                </a:lnTo>
                                <a:lnTo>
                                  <a:pt x="67" y="133"/>
                                </a:lnTo>
                                <a:lnTo>
                                  <a:pt x="41" y="128"/>
                                </a:lnTo>
                                <a:lnTo>
                                  <a:pt x="19" y="114"/>
                                </a:lnTo>
                                <a:lnTo>
                                  <a:pt x="5" y="92"/>
                                </a:lnTo>
                                <a:lnTo>
                                  <a:pt x="0" y="66"/>
                                </a:lnTo>
                              </a:path>
                            </a:pathLst>
                          </a:custGeom>
                          <a:noFill/>
                          <a:ln w="338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13" name="Freeform 1226"/>
                        <wps:cNvSpPr>
                          <a:spLocks/>
                        </wps:cNvSpPr>
                        <wps:spPr bwMode="auto">
                          <a:xfrm>
                            <a:off x="2198" y="8351"/>
                            <a:ext cx="134" cy="134"/>
                          </a:xfrm>
                          <a:custGeom>
                            <a:avLst/>
                            <a:gdLst>
                              <a:gd name="T0" fmla="+- 0 2265 2198"/>
                              <a:gd name="T1" fmla="*/ T0 w 134"/>
                              <a:gd name="T2" fmla="+- 0 8352 8352"/>
                              <a:gd name="T3" fmla="*/ 8352 h 134"/>
                              <a:gd name="T4" fmla="+- 0 2239 2198"/>
                              <a:gd name="T5" fmla="*/ T4 w 134"/>
                              <a:gd name="T6" fmla="+- 0 8357 8352"/>
                              <a:gd name="T7" fmla="*/ 8357 h 134"/>
                              <a:gd name="T8" fmla="+- 0 2218 2198"/>
                              <a:gd name="T9" fmla="*/ T8 w 134"/>
                              <a:gd name="T10" fmla="+- 0 8372 8352"/>
                              <a:gd name="T11" fmla="*/ 8372 h 134"/>
                              <a:gd name="T12" fmla="+- 0 2203 2198"/>
                              <a:gd name="T13" fmla="*/ T12 w 134"/>
                              <a:gd name="T14" fmla="+- 0 8393 8352"/>
                              <a:gd name="T15" fmla="*/ 8393 h 134"/>
                              <a:gd name="T16" fmla="+- 0 2198 2198"/>
                              <a:gd name="T17" fmla="*/ T16 w 134"/>
                              <a:gd name="T18" fmla="+- 0 8419 8352"/>
                              <a:gd name="T19" fmla="*/ 8419 h 134"/>
                              <a:gd name="T20" fmla="+- 0 2203 2198"/>
                              <a:gd name="T21" fmla="*/ T20 w 134"/>
                              <a:gd name="T22" fmla="+- 0 8445 8352"/>
                              <a:gd name="T23" fmla="*/ 8445 h 134"/>
                              <a:gd name="T24" fmla="+- 0 2218 2198"/>
                              <a:gd name="T25" fmla="*/ T24 w 134"/>
                              <a:gd name="T26" fmla="+- 0 8466 8352"/>
                              <a:gd name="T27" fmla="*/ 8466 h 134"/>
                              <a:gd name="T28" fmla="+- 0 2239 2198"/>
                              <a:gd name="T29" fmla="*/ T28 w 134"/>
                              <a:gd name="T30" fmla="+- 0 8480 8352"/>
                              <a:gd name="T31" fmla="*/ 8480 h 134"/>
                              <a:gd name="T32" fmla="+- 0 2265 2198"/>
                              <a:gd name="T33" fmla="*/ T32 w 134"/>
                              <a:gd name="T34" fmla="+- 0 8485 8352"/>
                              <a:gd name="T35" fmla="*/ 8485 h 134"/>
                              <a:gd name="T36" fmla="+- 0 2291 2198"/>
                              <a:gd name="T37" fmla="*/ T36 w 134"/>
                              <a:gd name="T38" fmla="+- 0 8480 8352"/>
                              <a:gd name="T39" fmla="*/ 8480 h 134"/>
                              <a:gd name="T40" fmla="+- 0 2312 2198"/>
                              <a:gd name="T41" fmla="*/ T40 w 134"/>
                              <a:gd name="T42" fmla="+- 0 8466 8352"/>
                              <a:gd name="T43" fmla="*/ 8466 h 134"/>
                              <a:gd name="T44" fmla="+- 0 2326 2198"/>
                              <a:gd name="T45" fmla="*/ T44 w 134"/>
                              <a:gd name="T46" fmla="+- 0 8445 8352"/>
                              <a:gd name="T47" fmla="*/ 8445 h 134"/>
                              <a:gd name="T48" fmla="+- 0 2332 2198"/>
                              <a:gd name="T49" fmla="*/ T48 w 134"/>
                              <a:gd name="T50" fmla="+- 0 8419 8352"/>
                              <a:gd name="T51" fmla="*/ 8419 h 134"/>
                              <a:gd name="T52" fmla="+- 0 2326 2198"/>
                              <a:gd name="T53" fmla="*/ T52 w 134"/>
                              <a:gd name="T54" fmla="+- 0 8393 8352"/>
                              <a:gd name="T55" fmla="*/ 8393 h 134"/>
                              <a:gd name="T56" fmla="+- 0 2312 2198"/>
                              <a:gd name="T57" fmla="*/ T56 w 134"/>
                              <a:gd name="T58" fmla="+- 0 8372 8352"/>
                              <a:gd name="T59" fmla="*/ 8372 h 134"/>
                              <a:gd name="T60" fmla="+- 0 2291 2198"/>
                              <a:gd name="T61" fmla="*/ T60 w 134"/>
                              <a:gd name="T62" fmla="+- 0 8357 8352"/>
                              <a:gd name="T63" fmla="*/ 8357 h 134"/>
                              <a:gd name="T64" fmla="+- 0 2265 2198"/>
                              <a:gd name="T65" fmla="*/ T64 w 134"/>
                              <a:gd name="T66" fmla="+- 0 8352 8352"/>
                              <a:gd name="T67" fmla="*/ 8352 h 1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34" h="134">
                                <a:moveTo>
                                  <a:pt x="67" y="0"/>
                                </a:moveTo>
                                <a:lnTo>
                                  <a:pt x="41" y="5"/>
                                </a:lnTo>
                                <a:lnTo>
                                  <a:pt x="20" y="20"/>
                                </a:lnTo>
                                <a:lnTo>
                                  <a:pt x="5" y="41"/>
                                </a:lnTo>
                                <a:lnTo>
                                  <a:pt x="0" y="67"/>
                                </a:lnTo>
                                <a:lnTo>
                                  <a:pt x="5" y="93"/>
                                </a:lnTo>
                                <a:lnTo>
                                  <a:pt x="20" y="114"/>
                                </a:lnTo>
                                <a:lnTo>
                                  <a:pt x="41" y="128"/>
                                </a:lnTo>
                                <a:lnTo>
                                  <a:pt x="67" y="133"/>
                                </a:lnTo>
                                <a:lnTo>
                                  <a:pt x="93" y="128"/>
                                </a:lnTo>
                                <a:lnTo>
                                  <a:pt x="114" y="114"/>
                                </a:lnTo>
                                <a:lnTo>
                                  <a:pt x="128" y="93"/>
                                </a:lnTo>
                                <a:lnTo>
                                  <a:pt x="134" y="67"/>
                                </a:lnTo>
                                <a:lnTo>
                                  <a:pt x="128" y="41"/>
                                </a:lnTo>
                                <a:lnTo>
                                  <a:pt x="114" y="20"/>
                                </a:lnTo>
                                <a:lnTo>
                                  <a:pt x="93" y="5"/>
                                </a:lnTo>
                                <a:lnTo>
                                  <a:pt x="67" y="0"/>
                                </a:lnTo>
                                <a:close/>
                              </a:path>
                            </a:pathLst>
                          </a:custGeom>
                          <a:solidFill>
                            <a:srgbClr val="F7FB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14" name="Freeform 1225"/>
                        <wps:cNvSpPr>
                          <a:spLocks/>
                        </wps:cNvSpPr>
                        <wps:spPr bwMode="auto">
                          <a:xfrm>
                            <a:off x="2198" y="8351"/>
                            <a:ext cx="134" cy="134"/>
                          </a:xfrm>
                          <a:custGeom>
                            <a:avLst/>
                            <a:gdLst>
                              <a:gd name="T0" fmla="+- 0 2198 2198"/>
                              <a:gd name="T1" fmla="*/ T0 w 134"/>
                              <a:gd name="T2" fmla="+- 0 8419 8352"/>
                              <a:gd name="T3" fmla="*/ 8419 h 134"/>
                              <a:gd name="T4" fmla="+- 0 2203 2198"/>
                              <a:gd name="T5" fmla="*/ T4 w 134"/>
                              <a:gd name="T6" fmla="+- 0 8393 8352"/>
                              <a:gd name="T7" fmla="*/ 8393 h 134"/>
                              <a:gd name="T8" fmla="+- 0 2218 2198"/>
                              <a:gd name="T9" fmla="*/ T8 w 134"/>
                              <a:gd name="T10" fmla="+- 0 8372 8352"/>
                              <a:gd name="T11" fmla="*/ 8372 h 134"/>
                              <a:gd name="T12" fmla="+- 0 2239 2198"/>
                              <a:gd name="T13" fmla="*/ T12 w 134"/>
                              <a:gd name="T14" fmla="+- 0 8357 8352"/>
                              <a:gd name="T15" fmla="*/ 8357 h 134"/>
                              <a:gd name="T16" fmla="+- 0 2265 2198"/>
                              <a:gd name="T17" fmla="*/ T16 w 134"/>
                              <a:gd name="T18" fmla="+- 0 8352 8352"/>
                              <a:gd name="T19" fmla="*/ 8352 h 134"/>
                              <a:gd name="T20" fmla="+- 0 2291 2198"/>
                              <a:gd name="T21" fmla="*/ T20 w 134"/>
                              <a:gd name="T22" fmla="+- 0 8357 8352"/>
                              <a:gd name="T23" fmla="*/ 8357 h 134"/>
                              <a:gd name="T24" fmla="+- 0 2312 2198"/>
                              <a:gd name="T25" fmla="*/ T24 w 134"/>
                              <a:gd name="T26" fmla="+- 0 8372 8352"/>
                              <a:gd name="T27" fmla="*/ 8372 h 134"/>
                              <a:gd name="T28" fmla="+- 0 2326 2198"/>
                              <a:gd name="T29" fmla="*/ T28 w 134"/>
                              <a:gd name="T30" fmla="+- 0 8393 8352"/>
                              <a:gd name="T31" fmla="*/ 8393 h 134"/>
                              <a:gd name="T32" fmla="+- 0 2332 2198"/>
                              <a:gd name="T33" fmla="*/ T32 w 134"/>
                              <a:gd name="T34" fmla="+- 0 8419 8352"/>
                              <a:gd name="T35" fmla="*/ 8419 h 134"/>
                              <a:gd name="T36" fmla="+- 0 2326 2198"/>
                              <a:gd name="T37" fmla="*/ T36 w 134"/>
                              <a:gd name="T38" fmla="+- 0 8445 8352"/>
                              <a:gd name="T39" fmla="*/ 8445 h 134"/>
                              <a:gd name="T40" fmla="+- 0 2312 2198"/>
                              <a:gd name="T41" fmla="*/ T40 w 134"/>
                              <a:gd name="T42" fmla="+- 0 8466 8352"/>
                              <a:gd name="T43" fmla="*/ 8466 h 134"/>
                              <a:gd name="T44" fmla="+- 0 2291 2198"/>
                              <a:gd name="T45" fmla="*/ T44 w 134"/>
                              <a:gd name="T46" fmla="+- 0 8480 8352"/>
                              <a:gd name="T47" fmla="*/ 8480 h 134"/>
                              <a:gd name="T48" fmla="+- 0 2265 2198"/>
                              <a:gd name="T49" fmla="*/ T48 w 134"/>
                              <a:gd name="T50" fmla="+- 0 8485 8352"/>
                              <a:gd name="T51" fmla="*/ 8485 h 134"/>
                              <a:gd name="T52" fmla="+- 0 2239 2198"/>
                              <a:gd name="T53" fmla="*/ T52 w 134"/>
                              <a:gd name="T54" fmla="+- 0 8480 8352"/>
                              <a:gd name="T55" fmla="*/ 8480 h 134"/>
                              <a:gd name="T56" fmla="+- 0 2218 2198"/>
                              <a:gd name="T57" fmla="*/ T56 w 134"/>
                              <a:gd name="T58" fmla="+- 0 8466 8352"/>
                              <a:gd name="T59" fmla="*/ 8466 h 134"/>
                              <a:gd name="T60" fmla="+- 0 2203 2198"/>
                              <a:gd name="T61" fmla="*/ T60 w 134"/>
                              <a:gd name="T62" fmla="+- 0 8445 8352"/>
                              <a:gd name="T63" fmla="*/ 8445 h 134"/>
                              <a:gd name="T64" fmla="+- 0 2198 2198"/>
                              <a:gd name="T65" fmla="*/ T64 w 134"/>
                              <a:gd name="T66" fmla="+- 0 8419 8352"/>
                              <a:gd name="T67" fmla="*/ 8419 h 1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34" h="134">
                                <a:moveTo>
                                  <a:pt x="0" y="67"/>
                                </a:moveTo>
                                <a:lnTo>
                                  <a:pt x="5" y="41"/>
                                </a:lnTo>
                                <a:lnTo>
                                  <a:pt x="20" y="20"/>
                                </a:lnTo>
                                <a:lnTo>
                                  <a:pt x="41" y="5"/>
                                </a:lnTo>
                                <a:lnTo>
                                  <a:pt x="67" y="0"/>
                                </a:lnTo>
                                <a:lnTo>
                                  <a:pt x="93" y="5"/>
                                </a:lnTo>
                                <a:lnTo>
                                  <a:pt x="114" y="20"/>
                                </a:lnTo>
                                <a:lnTo>
                                  <a:pt x="128" y="41"/>
                                </a:lnTo>
                                <a:lnTo>
                                  <a:pt x="134" y="67"/>
                                </a:lnTo>
                                <a:lnTo>
                                  <a:pt x="128" y="93"/>
                                </a:lnTo>
                                <a:lnTo>
                                  <a:pt x="114" y="114"/>
                                </a:lnTo>
                                <a:lnTo>
                                  <a:pt x="93" y="128"/>
                                </a:lnTo>
                                <a:lnTo>
                                  <a:pt x="67" y="133"/>
                                </a:lnTo>
                                <a:lnTo>
                                  <a:pt x="41" y="128"/>
                                </a:lnTo>
                                <a:lnTo>
                                  <a:pt x="20" y="114"/>
                                </a:lnTo>
                                <a:lnTo>
                                  <a:pt x="5" y="93"/>
                                </a:lnTo>
                                <a:lnTo>
                                  <a:pt x="0" y="67"/>
                                </a:lnTo>
                              </a:path>
                            </a:pathLst>
                          </a:custGeom>
                          <a:noFill/>
                          <a:ln w="338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15" name="Freeform 1224"/>
                        <wps:cNvSpPr>
                          <a:spLocks/>
                        </wps:cNvSpPr>
                        <wps:spPr bwMode="auto">
                          <a:xfrm>
                            <a:off x="2055" y="7913"/>
                            <a:ext cx="134" cy="134"/>
                          </a:xfrm>
                          <a:custGeom>
                            <a:avLst/>
                            <a:gdLst>
                              <a:gd name="T0" fmla="+- 0 2122 2055"/>
                              <a:gd name="T1" fmla="*/ T0 w 134"/>
                              <a:gd name="T2" fmla="+- 0 7913 7913"/>
                              <a:gd name="T3" fmla="*/ 7913 h 134"/>
                              <a:gd name="T4" fmla="+- 0 2096 2055"/>
                              <a:gd name="T5" fmla="*/ T4 w 134"/>
                              <a:gd name="T6" fmla="+- 0 7919 7913"/>
                              <a:gd name="T7" fmla="*/ 7919 h 134"/>
                              <a:gd name="T8" fmla="+- 0 2075 2055"/>
                              <a:gd name="T9" fmla="*/ T8 w 134"/>
                              <a:gd name="T10" fmla="+- 0 7933 7913"/>
                              <a:gd name="T11" fmla="*/ 7933 h 134"/>
                              <a:gd name="T12" fmla="+- 0 2061 2055"/>
                              <a:gd name="T13" fmla="*/ T12 w 134"/>
                              <a:gd name="T14" fmla="+- 0 7954 7913"/>
                              <a:gd name="T15" fmla="*/ 7954 h 134"/>
                              <a:gd name="T16" fmla="+- 0 2055 2055"/>
                              <a:gd name="T17" fmla="*/ T16 w 134"/>
                              <a:gd name="T18" fmla="+- 0 7980 7913"/>
                              <a:gd name="T19" fmla="*/ 7980 h 134"/>
                              <a:gd name="T20" fmla="+- 0 2061 2055"/>
                              <a:gd name="T21" fmla="*/ T20 w 134"/>
                              <a:gd name="T22" fmla="+- 0 8006 7913"/>
                              <a:gd name="T23" fmla="*/ 8006 h 134"/>
                              <a:gd name="T24" fmla="+- 0 2075 2055"/>
                              <a:gd name="T25" fmla="*/ T24 w 134"/>
                              <a:gd name="T26" fmla="+- 0 8027 7913"/>
                              <a:gd name="T27" fmla="*/ 8027 h 134"/>
                              <a:gd name="T28" fmla="+- 0 2096 2055"/>
                              <a:gd name="T29" fmla="*/ T28 w 134"/>
                              <a:gd name="T30" fmla="+- 0 8042 7913"/>
                              <a:gd name="T31" fmla="*/ 8042 h 134"/>
                              <a:gd name="T32" fmla="+- 0 2122 2055"/>
                              <a:gd name="T33" fmla="*/ T32 w 134"/>
                              <a:gd name="T34" fmla="+- 0 8047 7913"/>
                              <a:gd name="T35" fmla="*/ 8047 h 134"/>
                              <a:gd name="T36" fmla="+- 0 2148 2055"/>
                              <a:gd name="T37" fmla="*/ T36 w 134"/>
                              <a:gd name="T38" fmla="+- 0 8042 7913"/>
                              <a:gd name="T39" fmla="*/ 8042 h 134"/>
                              <a:gd name="T40" fmla="+- 0 2169 2055"/>
                              <a:gd name="T41" fmla="*/ T40 w 134"/>
                              <a:gd name="T42" fmla="+- 0 8027 7913"/>
                              <a:gd name="T43" fmla="*/ 8027 h 134"/>
                              <a:gd name="T44" fmla="+- 0 2184 2055"/>
                              <a:gd name="T45" fmla="*/ T44 w 134"/>
                              <a:gd name="T46" fmla="+- 0 8006 7913"/>
                              <a:gd name="T47" fmla="*/ 8006 h 134"/>
                              <a:gd name="T48" fmla="+- 0 2189 2055"/>
                              <a:gd name="T49" fmla="*/ T48 w 134"/>
                              <a:gd name="T50" fmla="+- 0 7980 7913"/>
                              <a:gd name="T51" fmla="*/ 7980 h 134"/>
                              <a:gd name="T52" fmla="+- 0 2184 2055"/>
                              <a:gd name="T53" fmla="*/ T52 w 134"/>
                              <a:gd name="T54" fmla="+- 0 7954 7913"/>
                              <a:gd name="T55" fmla="*/ 7954 h 134"/>
                              <a:gd name="T56" fmla="+- 0 2169 2055"/>
                              <a:gd name="T57" fmla="*/ T56 w 134"/>
                              <a:gd name="T58" fmla="+- 0 7933 7913"/>
                              <a:gd name="T59" fmla="*/ 7933 h 134"/>
                              <a:gd name="T60" fmla="+- 0 2148 2055"/>
                              <a:gd name="T61" fmla="*/ T60 w 134"/>
                              <a:gd name="T62" fmla="+- 0 7919 7913"/>
                              <a:gd name="T63" fmla="*/ 7919 h 134"/>
                              <a:gd name="T64" fmla="+- 0 2122 2055"/>
                              <a:gd name="T65" fmla="*/ T64 w 134"/>
                              <a:gd name="T66" fmla="+- 0 7913 7913"/>
                              <a:gd name="T67" fmla="*/ 7913 h 1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34" h="134">
                                <a:moveTo>
                                  <a:pt x="67" y="0"/>
                                </a:moveTo>
                                <a:lnTo>
                                  <a:pt x="41" y="6"/>
                                </a:lnTo>
                                <a:lnTo>
                                  <a:pt x="20" y="20"/>
                                </a:lnTo>
                                <a:lnTo>
                                  <a:pt x="6" y="41"/>
                                </a:lnTo>
                                <a:lnTo>
                                  <a:pt x="0" y="67"/>
                                </a:lnTo>
                                <a:lnTo>
                                  <a:pt x="6" y="93"/>
                                </a:lnTo>
                                <a:lnTo>
                                  <a:pt x="20" y="114"/>
                                </a:lnTo>
                                <a:lnTo>
                                  <a:pt x="41" y="129"/>
                                </a:lnTo>
                                <a:lnTo>
                                  <a:pt x="67" y="134"/>
                                </a:lnTo>
                                <a:lnTo>
                                  <a:pt x="93" y="129"/>
                                </a:lnTo>
                                <a:lnTo>
                                  <a:pt x="114" y="114"/>
                                </a:lnTo>
                                <a:lnTo>
                                  <a:pt x="129" y="93"/>
                                </a:lnTo>
                                <a:lnTo>
                                  <a:pt x="134" y="67"/>
                                </a:lnTo>
                                <a:lnTo>
                                  <a:pt x="129" y="41"/>
                                </a:lnTo>
                                <a:lnTo>
                                  <a:pt x="114" y="20"/>
                                </a:lnTo>
                                <a:lnTo>
                                  <a:pt x="93" y="6"/>
                                </a:lnTo>
                                <a:lnTo>
                                  <a:pt x="67" y="0"/>
                                </a:lnTo>
                                <a:close/>
                              </a:path>
                            </a:pathLst>
                          </a:custGeom>
                          <a:solidFill>
                            <a:srgbClr val="F7FB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16" name="Freeform 1223"/>
                        <wps:cNvSpPr>
                          <a:spLocks/>
                        </wps:cNvSpPr>
                        <wps:spPr bwMode="auto">
                          <a:xfrm>
                            <a:off x="2055" y="7913"/>
                            <a:ext cx="134" cy="134"/>
                          </a:xfrm>
                          <a:custGeom>
                            <a:avLst/>
                            <a:gdLst>
                              <a:gd name="T0" fmla="+- 0 2055 2055"/>
                              <a:gd name="T1" fmla="*/ T0 w 134"/>
                              <a:gd name="T2" fmla="+- 0 7980 7913"/>
                              <a:gd name="T3" fmla="*/ 7980 h 134"/>
                              <a:gd name="T4" fmla="+- 0 2061 2055"/>
                              <a:gd name="T5" fmla="*/ T4 w 134"/>
                              <a:gd name="T6" fmla="+- 0 7954 7913"/>
                              <a:gd name="T7" fmla="*/ 7954 h 134"/>
                              <a:gd name="T8" fmla="+- 0 2075 2055"/>
                              <a:gd name="T9" fmla="*/ T8 w 134"/>
                              <a:gd name="T10" fmla="+- 0 7933 7913"/>
                              <a:gd name="T11" fmla="*/ 7933 h 134"/>
                              <a:gd name="T12" fmla="+- 0 2096 2055"/>
                              <a:gd name="T13" fmla="*/ T12 w 134"/>
                              <a:gd name="T14" fmla="+- 0 7919 7913"/>
                              <a:gd name="T15" fmla="*/ 7919 h 134"/>
                              <a:gd name="T16" fmla="+- 0 2122 2055"/>
                              <a:gd name="T17" fmla="*/ T16 w 134"/>
                              <a:gd name="T18" fmla="+- 0 7913 7913"/>
                              <a:gd name="T19" fmla="*/ 7913 h 134"/>
                              <a:gd name="T20" fmla="+- 0 2148 2055"/>
                              <a:gd name="T21" fmla="*/ T20 w 134"/>
                              <a:gd name="T22" fmla="+- 0 7919 7913"/>
                              <a:gd name="T23" fmla="*/ 7919 h 134"/>
                              <a:gd name="T24" fmla="+- 0 2169 2055"/>
                              <a:gd name="T25" fmla="*/ T24 w 134"/>
                              <a:gd name="T26" fmla="+- 0 7933 7913"/>
                              <a:gd name="T27" fmla="*/ 7933 h 134"/>
                              <a:gd name="T28" fmla="+- 0 2184 2055"/>
                              <a:gd name="T29" fmla="*/ T28 w 134"/>
                              <a:gd name="T30" fmla="+- 0 7954 7913"/>
                              <a:gd name="T31" fmla="*/ 7954 h 134"/>
                              <a:gd name="T32" fmla="+- 0 2189 2055"/>
                              <a:gd name="T33" fmla="*/ T32 w 134"/>
                              <a:gd name="T34" fmla="+- 0 7980 7913"/>
                              <a:gd name="T35" fmla="*/ 7980 h 134"/>
                              <a:gd name="T36" fmla="+- 0 2184 2055"/>
                              <a:gd name="T37" fmla="*/ T36 w 134"/>
                              <a:gd name="T38" fmla="+- 0 8006 7913"/>
                              <a:gd name="T39" fmla="*/ 8006 h 134"/>
                              <a:gd name="T40" fmla="+- 0 2169 2055"/>
                              <a:gd name="T41" fmla="*/ T40 w 134"/>
                              <a:gd name="T42" fmla="+- 0 8027 7913"/>
                              <a:gd name="T43" fmla="*/ 8027 h 134"/>
                              <a:gd name="T44" fmla="+- 0 2148 2055"/>
                              <a:gd name="T45" fmla="*/ T44 w 134"/>
                              <a:gd name="T46" fmla="+- 0 8042 7913"/>
                              <a:gd name="T47" fmla="*/ 8042 h 134"/>
                              <a:gd name="T48" fmla="+- 0 2122 2055"/>
                              <a:gd name="T49" fmla="*/ T48 w 134"/>
                              <a:gd name="T50" fmla="+- 0 8047 7913"/>
                              <a:gd name="T51" fmla="*/ 8047 h 134"/>
                              <a:gd name="T52" fmla="+- 0 2096 2055"/>
                              <a:gd name="T53" fmla="*/ T52 w 134"/>
                              <a:gd name="T54" fmla="+- 0 8042 7913"/>
                              <a:gd name="T55" fmla="*/ 8042 h 134"/>
                              <a:gd name="T56" fmla="+- 0 2075 2055"/>
                              <a:gd name="T57" fmla="*/ T56 w 134"/>
                              <a:gd name="T58" fmla="+- 0 8027 7913"/>
                              <a:gd name="T59" fmla="*/ 8027 h 134"/>
                              <a:gd name="T60" fmla="+- 0 2061 2055"/>
                              <a:gd name="T61" fmla="*/ T60 w 134"/>
                              <a:gd name="T62" fmla="+- 0 8006 7913"/>
                              <a:gd name="T63" fmla="*/ 8006 h 134"/>
                              <a:gd name="T64" fmla="+- 0 2055 2055"/>
                              <a:gd name="T65" fmla="*/ T64 w 134"/>
                              <a:gd name="T66" fmla="+- 0 7980 7913"/>
                              <a:gd name="T67" fmla="*/ 7980 h 1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34" h="134">
                                <a:moveTo>
                                  <a:pt x="0" y="67"/>
                                </a:moveTo>
                                <a:lnTo>
                                  <a:pt x="6" y="41"/>
                                </a:lnTo>
                                <a:lnTo>
                                  <a:pt x="20" y="20"/>
                                </a:lnTo>
                                <a:lnTo>
                                  <a:pt x="41" y="6"/>
                                </a:lnTo>
                                <a:lnTo>
                                  <a:pt x="67" y="0"/>
                                </a:lnTo>
                                <a:lnTo>
                                  <a:pt x="93" y="6"/>
                                </a:lnTo>
                                <a:lnTo>
                                  <a:pt x="114" y="20"/>
                                </a:lnTo>
                                <a:lnTo>
                                  <a:pt x="129" y="41"/>
                                </a:lnTo>
                                <a:lnTo>
                                  <a:pt x="134" y="67"/>
                                </a:lnTo>
                                <a:lnTo>
                                  <a:pt x="129" y="93"/>
                                </a:lnTo>
                                <a:lnTo>
                                  <a:pt x="114" y="114"/>
                                </a:lnTo>
                                <a:lnTo>
                                  <a:pt x="93" y="129"/>
                                </a:lnTo>
                                <a:lnTo>
                                  <a:pt x="67" y="134"/>
                                </a:lnTo>
                                <a:lnTo>
                                  <a:pt x="41" y="129"/>
                                </a:lnTo>
                                <a:lnTo>
                                  <a:pt x="20" y="114"/>
                                </a:lnTo>
                                <a:lnTo>
                                  <a:pt x="6" y="93"/>
                                </a:lnTo>
                                <a:lnTo>
                                  <a:pt x="0" y="67"/>
                                </a:lnTo>
                              </a:path>
                            </a:pathLst>
                          </a:custGeom>
                          <a:noFill/>
                          <a:ln w="338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17" name="Freeform 1222"/>
                        <wps:cNvSpPr>
                          <a:spLocks/>
                        </wps:cNvSpPr>
                        <wps:spPr bwMode="auto">
                          <a:xfrm>
                            <a:off x="2126" y="7939"/>
                            <a:ext cx="134" cy="134"/>
                          </a:xfrm>
                          <a:custGeom>
                            <a:avLst/>
                            <a:gdLst>
                              <a:gd name="T0" fmla="+- 0 2194 2127"/>
                              <a:gd name="T1" fmla="*/ T0 w 134"/>
                              <a:gd name="T2" fmla="+- 0 7939 7939"/>
                              <a:gd name="T3" fmla="*/ 7939 h 134"/>
                              <a:gd name="T4" fmla="+- 0 2168 2127"/>
                              <a:gd name="T5" fmla="*/ T4 w 134"/>
                              <a:gd name="T6" fmla="+- 0 7944 7939"/>
                              <a:gd name="T7" fmla="*/ 7944 h 134"/>
                              <a:gd name="T8" fmla="+- 0 2146 2127"/>
                              <a:gd name="T9" fmla="*/ T8 w 134"/>
                              <a:gd name="T10" fmla="+- 0 7959 7939"/>
                              <a:gd name="T11" fmla="*/ 7959 h 134"/>
                              <a:gd name="T12" fmla="+- 0 2132 2127"/>
                              <a:gd name="T13" fmla="*/ T12 w 134"/>
                              <a:gd name="T14" fmla="+- 0 7980 7939"/>
                              <a:gd name="T15" fmla="*/ 7980 h 134"/>
                              <a:gd name="T16" fmla="+- 0 2127 2127"/>
                              <a:gd name="T17" fmla="*/ T16 w 134"/>
                              <a:gd name="T18" fmla="+- 0 8006 7939"/>
                              <a:gd name="T19" fmla="*/ 8006 h 134"/>
                              <a:gd name="T20" fmla="+- 0 2132 2127"/>
                              <a:gd name="T21" fmla="*/ T20 w 134"/>
                              <a:gd name="T22" fmla="+- 0 8032 7939"/>
                              <a:gd name="T23" fmla="*/ 8032 h 134"/>
                              <a:gd name="T24" fmla="+- 0 2146 2127"/>
                              <a:gd name="T25" fmla="*/ T24 w 134"/>
                              <a:gd name="T26" fmla="+- 0 8053 7939"/>
                              <a:gd name="T27" fmla="*/ 8053 h 134"/>
                              <a:gd name="T28" fmla="+- 0 2168 2127"/>
                              <a:gd name="T29" fmla="*/ T28 w 134"/>
                              <a:gd name="T30" fmla="+- 0 8067 7939"/>
                              <a:gd name="T31" fmla="*/ 8067 h 134"/>
                              <a:gd name="T32" fmla="+- 0 2194 2127"/>
                              <a:gd name="T33" fmla="*/ T32 w 134"/>
                              <a:gd name="T34" fmla="+- 0 8073 7939"/>
                              <a:gd name="T35" fmla="*/ 8073 h 134"/>
                              <a:gd name="T36" fmla="+- 0 2220 2127"/>
                              <a:gd name="T37" fmla="*/ T36 w 134"/>
                              <a:gd name="T38" fmla="+- 0 8067 7939"/>
                              <a:gd name="T39" fmla="*/ 8067 h 134"/>
                              <a:gd name="T40" fmla="+- 0 2241 2127"/>
                              <a:gd name="T41" fmla="*/ T40 w 134"/>
                              <a:gd name="T42" fmla="+- 0 8053 7939"/>
                              <a:gd name="T43" fmla="*/ 8053 h 134"/>
                              <a:gd name="T44" fmla="+- 0 2255 2127"/>
                              <a:gd name="T45" fmla="*/ T44 w 134"/>
                              <a:gd name="T46" fmla="+- 0 8032 7939"/>
                              <a:gd name="T47" fmla="*/ 8032 h 134"/>
                              <a:gd name="T48" fmla="+- 0 2260 2127"/>
                              <a:gd name="T49" fmla="*/ T48 w 134"/>
                              <a:gd name="T50" fmla="+- 0 8006 7939"/>
                              <a:gd name="T51" fmla="*/ 8006 h 134"/>
                              <a:gd name="T52" fmla="+- 0 2255 2127"/>
                              <a:gd name="T53" fmla="*/ T52 w 134"/>
                              <a:gd name="T54" fmla="+- 0 7980 7939"/>
                              <a:gd name="T55" fmla="*/ 7980 h 134"/>
                              <a:gd name="T56" fmla="+- 0 2241 2127"/>
                              <a:gd name="T57" fmla="*/ T56 w 134"/>
                              <a:gd name="T58" fmla="+- 0 7959 7939"/>
                              <a:gd name="T59" fmla="*/ 7959 h 134"/>
                              <a:gd name="T60" fmla="+- 0 2220 2127"/>
                              <a:gd name="T61" fmla="*/ T60 w 134"/>
                              <a:gd name="T62" fmla="+- 0 7944 7939"/>
                              <a:gd name="T63" fmla="*/ 7944 h 134"/>
                              <a:gd name="T64" fmla="+- 0 2194 2127"/>
                              <a:gd name="T65" fmla="*/ T64 w 134"/>
                              <a:gd name="T66" fmla="+- 0 7939 7939"/>
                              <a:gd name="T67" fmla="*/ 7939 h 1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34" h="134">
                                <a:moveTo>
                                  <a:pt x="67" y="0"/>
                                </a:moveTo>
                                <a:lnTo>
                                  <a:pt x="41" y="5"/>
                                </a:lnTo>
                                <a:lnTo>
                                  <a:pt x="19" y="20"/>
                                </a:lnTo>
                                <a:lnTo>
                                  <a:pt x="5" y="41"/>
                                </a:lnTo>
                                <a:lnTo>
                                  <a:pt x="0" y="67"/>
                                </a:lnTo>
                                <a:lnTo>
                                  <a:pt x="5" y="93"/>
                                </a:lnTo>
                                <a:lnTo>
                                  <a:pt x="19" y="114"/>
                                </a:lnTo>
                                <a:lnTo>
                                  <a:pt x="41" y="128"/>
                                </a:lnTo>
                                <a:lnTo>
                                  <a:pt x="67" y="134"/>
                                </a:lnTo>
                                <a:lnTo>
                                  <a:pt x="93" y="128"/>
                                </a:lnTo>
                                <a:lnTo>
                                  <a:pt x="114" y="114"/>
                                </a:lnTo>
                                <a:lnTo>
                                  <a:pt x="128" y="93"/>
                                </a:lnTo>
                                <a:lnTo>
                                  <a:pt x="133" y="67"/>
                                </a:lnTo>
                                <a:lnTo>
                                  <a:pt x="128" y="41"/>
                                </a:lnTo>
                                <a:lnTo>
                                  <a:pt x="114" y="20"/>
                                </a:lnTo>
                                <a:lnTo>
                                  <a:pt x="93" y="5"/>
                                </a:lnTo>
                                <a:lnTo>
                                  <a:pt x="67" y="0"/>
                                </a:lnTo>
                                <a:close/>
                              </a:path>
                            </a:pathLst>
                          </a:custGeom>
                          <a:solidFill>
                            <a:srgbClr val="F7FB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18" name="Freeform 1221"/>
                        <wps:cNvSpPr>
                          <a:spLocks/>
                        </wps:cNvSpPr>
                        <wps:spPr bwMode="auto">
                          <a:xfrm>
                            <a:off x="2126" y="7939"/>
                            <a:ext cx="134" cy="134"/>
                          </a:xfrm>
                          <a:custGeom>
                            <a:avLst/>
                            <a:gdLst>
                              <a:gd name="T0" fmla="+- 0 2127 2127"/>
                              <a:gd name="T1" fmla="*/ T0 w 134"/>
                              <a:gd name="T2" fmla="+- 0 8006 7939"/>
                              <a:gd name="T3" fmla="*/ 8006 h 134"/>
                              <a:gd name="T4" fmla="+- 0 2132 2127"/>
                              <a:gd name="T5" fmla="*/ T4 w 134"/>
                              <a:gd name="T6" fmla="+- 0 7980 7939"/>
                              <a:gd name="T7" fmla="*/ 7980 h 134"/>
                              <a:gd name="T8" fmla="+- 0 2146 2127"/>
                              <a:gd name="T9" fmla="*/ T8 w 134"/>
                              <a:gd name="T10" fmla="+- 0 7959 7939"/>
                              <a:gd name="T11" fmla="*/ 7959 h 134"/>
                              <a:gd name="T12" fmla="+- 0 2168 2127"/>
                              <a:gd name="T13" fmla="*/ T12 w 134"/>
                              <a:gd name="T14" fmla="+- 0 7944 7939"/>
                              <a:gd name="T15" fmla="*/ 7944 h 134"/>
                              <a:gd name="T16" fmla="+- 0 2194 2127"/>
                              <a:gd name="T17" fmla="*/ T16 w 134"/>
                              <a:gd name="T18" fmla="+- 0 7939 7939"/>
                              <a:gd name="T19" fmla="*/ 7939 h 134"/>
                              <a:gd name="T20" fmla="+- 0 2220 2127"/>
                              <a:gd name="T21" fmla="*/ T20 w 134"/>
                              <a:gd name="T22" fmla="+- 0 7944 7939"/>
                              <a:gd name="T23" fmla="*/ 7944 h 134"/>
                              <a:gd name="T24" fmla="+- 0 2241 2127"/>
                              <a:gd name="T25" fmla="*/ T24 w 134"/>
                              <a:gd name="T26" fmla="+- 0 7959 7939"/>
                              <a:gd name="T27" fmla="*/ 7959 h 134"/>
                              <a:gd name="T28" fmla="+- 0 2255 2127"/>
                              <a:gd name="T29" fmla="*/ T28 w 134"/>
                              <a:gd name="T30" fmla="+- 0 7980 7939"/>
                              <a:gd name="T31" fmla="*/ 7980 h 134"/>
                              <a:gd name="T32" fmla="+- 0 2260 2127"/>
                              <a:gd name="T33" fmla="*/ T32 w 134"/>
                              <a:gd name="T34" fmla="+- 0 8006 7939"/>
                              <a:gd name="T35" fmla="*/ 8006 h 134"/>
                              <a:gd name="T36" fmla="+- 0 2255 2127"/>
                              <a:gd name="T37" fmla="*/ T36 w 134"/>
                              <a:gd name="T38" fmla="+- 0 8032 7939"/>
                              <a:gd name="T39" fmla="*/ 8032 h 134"/>
                              <a:gd name="T40" fmla="+- 0 2241 2127"/>
                              <a:gd name="T41" fmla="*/ T40 w 134"/>
                              <a:gd name="T42" fmla="+- 0 8053 7939"/>
                              <a:gd name="T43" fmla="*/ 8053 h 134"/>
                              <a:gd name="T44" fmla="+- 0 2220 2127"/>
                              <a:gd name="T45" fmla="*/ T44 w 134"/>
                              <a:gd name="T46" fmla="+- 0 8067 7939"/>
                              <a:gd name="T47" fmla="*/ 8067 h 134"/>
                              <a:gd name="T48" fmla="+- 0 2194 2127"/>
                              <a:gd name="T49" fmla="*/ T48 w 134"/>
                              <a:gd name="T50" fmla="+- 0 8073 7939"/>
                              <a:gd name="T51" fmla="*/ 8073 h 134"/>
                              <a:gd name="T52" fmla="+- 0 2168 2127"/>
                              <a:gd name="T53" fmla="*/ T52 w 134"/>
                              <a:gd name="T54" fmla="+- 0 8067 7939"/>
                              <a:gd name="T55" fmla="*/ 8067 h 134"/>
                              <a:gd name="T56" fmla="+- 0 2146 2127"/>
                              <a:gd name="T57" fmla="*/ T56 w 134"/>
                              <a:gd name="T58" fmla="+- 0 8053 7939"/>
                              <a:gd name="T59" fmla="*/ 8053 h 134"/>
                              <a:gd name="T60" fmla="+- 0 2132 2127"/>
                              <a:gd name="T61" fmla="*/ T60 w 134"/>
                              <a:gd name="T62" fmla="+- 0 8032 7939"/>
                              <a:gd name="T63" fmla="*/ 8032 h 134"/>
                              <a:gd name="T64" fmla="+- 0 2127 2127"/>
                              <a:gd name="T65" fmla="*/ T64 w 134"/>
                              <a:gd name="T66" fmla="+- 0 8006 7939"/>
                              <a:gd name="T67" fmla="*/ 8006 h 1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34" h="134">
                                <a:moveTo>
                                  <a:pt x="0" y="67"/>
                                </a:moveTo>
                                <a:lnTo>
                                  <a:pt x="5" y="41"/>
                                </a:lnTo>
                                <a:lnTo>
                                  <a:pt x="19" y="20"/>
                                </a:lnTo>
                                <a:lnTo>
                                  <a:pt x="41" y="5"/>
                                </a:lnTo>
                                <a:lnTo>
                                  <a:pt x="67" y="0"/>
                                </a:lnTo>
                                <a:lnTo>
                                  <a:pt x="93" y="5"/>
                                </a:lnTo>
                                <a:lnTo>
                                  <a:pt x="114" y="20"/>
                                </a:lnTo>
                                <a:lnTo>
                                  <a:pt x="128" y="41"/>
                                </a:lnTo>
                                <a:lnTo>
                                  <a:pt x="133" y="67"/>
                                </a:lnTo>
                                <a:lnTo>
                                  <a:pt x="128" y="93"/>
                                </a:lnTo>
                                <a:lnTo>
                                  <a:pt x="114" y="114"/>
                                </a:lnTo>
                                <a:lnTo>
                                  <a:pt x="93" y="128"/>
                                </a:lnTo>
                                <a:lnTo>
                                  <a:pt x="67" y="134"/>
                                </a:lnTo>
                                <a:lnTo>
                                  <a:pt x="41" y="128"/>
                                </a:lnTo>
                                <a:lnTo>
                                  <a:pt x="19" y="114"/>
                                </a:lnTo>
                                <a:lnTo>
                                  <a:pt x="5" y="93"/>
                                </a:lnTo>
                                <a:lnTo>
                                  <a:pt x="0" y="67"/>
                                </a:lnTo>
                              </a:path>
                            </a:pathLst>
                          </a:custGeom>
                          <a:noFill/>
                          <a:ln w="338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19" name="Picture 122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4086" y="3756"/>
                            <a:ext cx="139" cy="1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20" name="Picture 121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3479" y="6930"/>
                            <a:ext cx="139" cy="1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21" name="Picture 121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2445" y="8581"/>
                            <a:ext cx="139" cy="1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22" name="Picture 121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3622" y="7575"/>
                            <a:ext cx="139" cy="1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23" name="Picture 1216"/>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5156" y="4169"/>
                            <a:ext cx="139" cy="1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24" name="Picture 121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3479" y="7317"/>
                            <a:ext cx="139" cy="1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25" name="Picture 121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3658" y="4659"/>
                            <a:ext cx="139" cy="1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26" name="Line 1213"/>
                        <wps:cNvCnPr>
                          <a:cxnSpLocks noChangeShapeType="1"/>
                        </wps:cNvCnPr>
                        <wps:spPr bwMode="auto">
                          <a:xfrm>
                            <a:off x="1869" y="8937"/>
                            <a:ext cx="8926" cy="0"/>
                          </a:xfrm>
                          <a:prstGeom prst="line">
                            <a:avLst/>
                          </a:prstGeom>
                          <a:noFill/>
                          <a:ln w="15252">
                            <a:solidFill>
                              <a:srgbClr val="A9A9A9"/>
                            </a:solidFill>
                            <a:prstDash val="lgDash"/>
                            <a:round/>
                            <a:headEnd/>
                            <a:tailEnd/>
                          </a:ln>
                          <a:extLst>
                            <a:ext uri="{909E8E84-426E-40DD-AFC4-6F175D3DCCD1}">
                              <a14:hiddenFill xmlns:a14="http://schemas.microsoft.com/office/drawing/2010/main">
                                <a:noFill/>
                              </a14:hiddenFill>
                            </a:ext>
                          </a:extLst>
                        </wps:spPr>
                        <wps:bodyPr/>
                      </wps:wsp>
                      <wps:wsp>
                        <wps:cNvPr id="1227" name="AutoShape 1212"/>
                        <wps:cNvSpPr>
                          <a:spLocks/>
                        </wps:cNvSpPr>
                        <wps:spPr bwMode="auto">
                          <a:xfrm>
                            <a:off x="2079" y="7874"/>
                            <a:ext cx="620" cy="685"/>
                          </a:xfrm>
                          <a:custGeom>
                            <a:avLst/>
                            <a:gdLst>
                              <a:gd name="T0" fmla="+- 0 2699 2080"/>
                              <a:gd name="T1" fmla="*/ T0 w 620"/>
                              <a:gd name="T2" fmla="+- 0 8200 7875"/>
                              <a:gd name="T3" fmla="*/ 8200 h 685"/>
                              <a:gd name="T4" fmla="+- 0 2659 2080"/>
                              <a:gd name="T5" fmla="*/ T4 w 620"/>
                              <a:gd name="T6" fmla="+- 0 7962 7875"/>
                              <a:gd name="T7" fmla="*/ 7962 h 685"/>
                              <a:gd name="T8" fmla="+- 0 2091 2080"/>
                              <a:gd name="T9" fmla="*/ T8 w 620"/>
                              <a:gd name="T10" fmla="+- 0 8559 7875"/>
                              <a:gd name="T11" fmla="*/ 8559 h 685"/>
                              <a:gd name="T12" fmla="+- 0 2190 2080"/>
                              <a:gd name="T13" fmla="*/ T12 w 620"/>
                              <a:gd name="T14" fmla="+- 0 8323 7875"/>
                              <a:gd name="T15" fmla="*/ 8323 h 685"/>
                              <a:gd name="T16" fmla="+- 0 2080 2080"/>
                              <a:gd name="T17" fmla="*/ T16 w 620"/>
                              <a:gd name="T18" fmla="+- 0 7875 7875"/>
                              <a:gd name="T19" fmla="*/ 7875 h 685"/>
                              <a:gd name="T20" fmla="+- 0 2119 2080"/>
                              <a:gd name="T21" fmla="*/ T20 w 620"/>
                              <a:gd name="T22" fmla="+- 0 7972 7875"/>
                              <a:gd name="T23" fmla="*/ 7972 h 685"/>
                            </a:gdLst>
                            <a:ahLst/>
                            <a:cxnLst>
                              <a:cxn ang="0">
                                <a:pos x="T1" y="T3"/>
                              </a:cxn>
                              <a:cxn ang="0">
                                <a:pos x="T5" y="T7"/>
                              </a:cxn>
                              <a:cxn ang="0">
                                <a:pos x="T9" y="T11"/>
                              </a:cxn>
                              <a:cxn ang="0">
                                <a:pos x="T13" y="T15"/>
                              </a:cxn>
                              <a:cxn ang="0">
                                <a:pos x="T17" y="T19"/>
                              </a:cxn>
                              <a:cxn ang="0">
                                <a:pos x="T21" y="T23"/>
                              </a:cxn>
                            </a:cxnLst>
                            <a:rect l="0" t="0" r="r" b="b"/>
                            <a:pathLst>
                              <a:path w="620" h="685">
                                <a:moveTo>
                                  <a:pt x="619" y="325"/>
                                </a:moveTo>
                                <a:lnTo>
                                  <a:pt x="579" y="87"/>
                                </a:lnTo>
                                <a:moveTo>
                                  <a:pt x="11" y="684"/>
                                </a:moveTo>
                                <a:lnTo>
                                  <a:pt x="110" y="448"/>
                                </a:lnTo>
                                <a:moveTo>
                                  <a:pt x="0" y="0"/>
                                </a:moveTo>
                                <a:lnTo>
                                  <a:pt x="39" y="97"/>
                                </a:lnTo>
                              </a:path>
                            </a:pathLst>
                          </a:custGeom>
                          <a:noFill/>
                          <a:ln w="51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28" name="Line 1211"/>
                        <wps:cNvCnPr>
                          <a:cxnSpLocks noChangeShapeType="1"/>
                        </wps:cNvCnPr>
                        <wps:spPr bwMode="auto">
                          <a:xfrm>
                            <a:off x="2804" y="7984"/>
                            <a:ext cx="120" cy="0"/>
                          </a:xfrm>
                          <a:prstGeom prst="line">
                            <a:avLst/>
                          </a:prstGeom>
                          <a:noFill/>
                          <a:ln w="991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29" name="AutoShape 1210"/>
                        <wps:cNvSpPr>
                          <a:spLocks/>
                        </wps:cNvSpPr>
                        <wps:spPr bwMode="auto">
                          <a:xfrm>
                            <a:off x="2113" y="7397"/>
                            <a:ext cx="956" cy="748"/>
                          </a:xfrm>
                          <a:custGeom>
                            <a:avLst/>
                            <a:gdLst>
                              <a:gd name="T0" fmla="+- 0 3069 2113"/>
                              <a:gd name="T1" fmla="*/ T0 w 956"/>
                              <a:gd name="T2" fmla="+- 0 7397 7397"/>
                              <a:gd name="T3" fmla="*/ 7397 h 748"/>
                              <a:gd name="T4" fmla="+- 0 3052 2113"/>
                              <a:gd name="T5" fmla="*/ T4 w 956"/>
                              <a:gd name="T6" fmla="+- 0 7456 7397"/>
                              <a:gd name="T7" fmla="*/ 7456 h 748"/>
                              <a:gd name="T8" fmla="+- 0 2525 2113"/>
                              <a:gd name="T9" fmla="*/ T8 w 956"/>
                              <a:gd name="T10" fmla="+- 0 7662 7397"/>
                              <a:gd name="T11" fmla="*/ 7662 h 748"/>
                              <a:gd name="T12" fmla="+- 0 2617 2113"/>
                              <a:gd name="T13" fmla="*/ T12 w 956"/>
                              <a:gd name="T14" fmla="+- 0 7793 7397"/>
                              <a:gd name="T15" fmla="*/ 7793 h 748"/>
                              <a:gd name="T16" fmla="+- 0 2809 2113"/>
                              <a:gd name="T17" fmla="*/ T16 w 956"/>
                              <a:gd name="T18" fmla="+- 0 7449 7397"/>
                              <a:gd name="T19" fmla="*/ 7449 h 748"/>
                              <a:gd name="T20" fmla="+- 0 2732 2113"/>
                              <a:gd name="T21" fmla="*/ T20 w 956"/>
                              <a:gd name="T22" fmla="+- 0 7611 7397"/>
                              <a:gd name="T23" fmla="*/ 7611 h 748"/>
                              <a:gd name="T24" fmla="+- 0 2113 2113"/>
                              <a:gd name="T25" fmla="*/ T24 w 956"/>
                              <a:gd name="T26" fmla="+- 0 8145 7397"/>
                              <a:gd name="T27" fmla="*/ 8145 h 748"/>
                              <a:gd name="T28" fmla="+- 0 2189 2113"/>
                              <a:gd name="T29" fmla="*/ T28 w 956"/>
                              <a:gd name="T30" fmla="+- 0 8013 7397"/>
                              <a:gd name="T31" fmla="*/ 8013 h 748"/>
                              <a:gd name="T32" fmla="+- 0 2583 2113"/>
                              <a:gd name="T33" fmla="*/ T32 w 956"/>
                              <a:gd name="T34" fmla="+- 0 7933 7397"/>
                              <a:gd name="T35" fmla="*/ 7933 h 748"/>
                              <a:gd name="T36" fmla="+- 0 2652 2113"/>
                              <a:gd name="T37" fmla="*/ T36 w 956"/>
                              <a:gd name="T38" fmla="+- 0 7857 7397"/>
                              <a:gd name="T39" fmla="*/ 7857 h 7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56" h="748">
                                <a:moveTo>
                                  <a:pt x="956" y="0"/>
                                </a:moveTo>
                                <a:lnTo>
                                  <a:pt x="939" y="59"/>
                                </a:lnTo>
                                <a:moveTo>
                                  <a:pt x="412" y="265"/>
                                </a:moveTo>
                                <a:lnTo>
                                  <a:pt x="504" y="396"/>
                                </a:lnTo>
                                <a:moveTo>
                                  <a:pt x="696" y="52"/>
                                </a:moveTo>
                                <a:lnTo>
                                  <a:pt x="619" y="214"/>
                                </a:lnTo>
                                <a:moveTo>
                                  <a:pt x="0" y="748"/>
                                </a:moveTo>
                                <a:lnTo>
                                  <a:pt x="76" y="616"/>
                                </a:lnTo>
                                <a:moveTo>
                                  <a:pt x="470" y="536"/>
                                </a:moveTo>
                                <a:lnTo>
                                  <a:pt x="539" y="460"/>
                                </a:lnTo>
                              </a:path>
                            </a:pathLst>
                          </a:custGeom>
                          <a:noFill/>
                          <a:ln w="51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30" name="Line 1209"/>
                        <wps:cNvCnPr>
                          <a:cxnSpLocks noChangeShapeType="1"/>
                        </wps:cNvCnPr>
                        <wps:spPr bwMode="auto">
                          <a:xfrm>
                            <a:off x="1869" y="8937"/>
                            <a:ext cx="0" cy="0"/>
                          </a:xfrm>
                          <a:prstGeom prst="line">
                            <a:avLst/>
                          </a:prstGeom>
                          <a:noFill/>
                          <a:ln w="510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31" name="AutoShape 1208"/>
                        <wps:cNvSpPr>
                          <a:spLocks/>
                        </wps:cNvSpPr>
                        <wps:spPr bwMode="auto">
                          <a:xfrm>
                            <a:off x="1848" y="161"/>
                            <a:ext cx="21" cy="8773"/>
                          </a:xfrm>
                          <a:custGeom>
                            <a:avLst/>
                            <a:gdLst>
                              <a:gd name="T0" fmla="+- 0 1848 1848"/>
                              <a:gd name="T1" fmla="*/ T0 w 21"/>
                              <a:gd name="T2" fmla="+- 0 8935 162"/>
                              <a:gd name="T3" fmla="*/ 8935 h 8773"/>
                              <a:gd name="T4" fmla="+- 0 1869 1848"/>
                              <a:gd name="T5" fmla="*/ T4 w 21"/>
                              <a:gd name="T6" fmla="+- 0 8935 162"/>
                              <a:gd name="T7" fmla="*/ 8935 h 8773"/>
                              <a:gd name="T8" fmla="+- 0 1848 1848"/>
                              <a:gd name="T9" fmla="*/ T8 w 21"/>
                              <a:gd name="T10" fmla="+- 0 8419 162"/>
                              <a:gd name="T11" fmla="*/ 8419 h 8773"/>
                              <a:gd name="T12" fmla="+- 0 1869 1848"/>
                              <a:gd name="T13" fmla="*/ T12 w 21"/>
                              <a:gd name="T14" fmla="+- 0 8419 162"/>
                              <a:gd name="T15" fmla="*/ 8419 h 8773"/>
                              <a:gd name="T16" fmla="+- 0 1848 1848"/>
                              <a:gd name="T17" fmla="*/ T16 w 21"/>
                              <a:gd name="T18" fmla="+- 0 7903 162"/>
                              <a:gd name="T19" fmla="*/ 7903 h 8773"/>
                              <a:gd name="T20" fmla="+- 0 1869 1848"/>
                              <a:gd name="T21" fmla="*/ T20 w 21"/>
                              <a:gd name="T22" fmla="+- 0 7903 162"/>
                              <a:gd name="T23" fmla="*/ 7903 h 8773"/>
                              <a:gd name="T24" fmla="+- 0 1848 1848"/>
                              <a:gd name="T25" fmla="*/ T24 w 21"/>
                              <a:gd name="T26" fmla="+- 0 7387 162"/>
                              <a:gd name="T27" fmla="*/ 7387 h 8773"/>
                              <a:gd name="T28" fmla="+- 0 1869 1848"/>
                              <a:gd name="T29" fmla="*/ T28 w 21"/>
                              <a:gd name="T30" fmla="+- 0 7387 162"/>
                              <a:gd name="T31" fmla="*/ 7387 h 8773"/>
                              <a:gd name="T32" fmla="+- 0 1848 1848"/>
                              <a:gd name="T33" fmla="*/ T32 w 21"/>
                              <a:gd name="T34" fmla="+- 0 6871 162"/>
                              <a:gd name="T35" fmla="*/ 6871 h 8773"/>
                              <a:gd name="T36" fmla="+- 0 1869 1848"/>
                              <a:gd name="T37" fmla="*/ T36 w 21"/>
                              <a:gd name="T38" fmla="+- 0 6871 162"/>
                              <a:gd name="T39" fmla="*/ 6871 h 8773"/>
                              <a:gd name="T40" fmla="+- 0 1848 1848"/>
                              <a:gd name="T41" fmla="*/ T40 w 21"/>
                              <a:gd name="T42" fmla="+- 0 6354 162"/>
                              <a:gd name="T43" fmla="*/ 6354 h 8773"/>
                              <a:gd name="T44" fmla="+- 0 1869 1848"/>
                              <a:gd name="T45" fmla="*/ T44 w 21"/>
                              <a:gd name="T46" fmla="+- 0 6354 162"/>
                              <a:gd name="T47" fmla="*/ 6354 h 8773"/>
                              <a:gd name="T48" fmla="+- 0 1848 1848"/>
                              <a:gd name="T49" fmla="*/ T48 w 21"/>
                              <a:gd name="T50" fmla="+- 0 5838 162"/>
                              <a:gd name="T51" fmla="*/ 5838 h 8773"/>
                              <a:gd name="T52" fmla="+- 0 1869 1848"/>
                              <a:gd name="T53" fmla="*/ T52 w 21"/>
                              <a:gd name="T54" fmla="+- 0 5838 162"/>
                              <a:gd name="T55" fmla="*/ 5838 h 8773"/>
                              <a:gd name="T56" fmla="+- 0 1848 1848"/>
                              <a:gd name="T57" fmla="*/ T56 w 21"/>
                              <a:gd name="T58" fmla="+- 0 5322 162"/>
                              <a:gd name="T59" fmla="*/ 5322 h 8773"/>
                              <a:gd name="T60" fmla="+- 0 1869 1848"/>
                              <a:gd name="T61" fmla="*/ T60 w 21"/>
                              <a:gd name="T62" fmla="+- 0 5322 162"/>
                              <a:gd name="T63" fmla="*/ 5322 h 8773"/>
                              <a:gd name="T64" fmla="+- 0 1848 1848"/>
                              <a:gd name="T65" fmla="*/ T64 w 21"/>
                              <a:gd name="T66" fmla="+- 0 4806 162"/>
                              <a:gd name="T67" fmla="*/ 4806 h 8773"/>
                              <a:gd name="T68" fmla="+- 0 1869 1848"/>
                              <a:gd name="T69" fmla="*/ T68 w 21"/>
                              <a:gd name="T70" fmla="+- 0 4806 162"/>
                              <a:gd name="T71" fmla="*/ 4806 h 8773"/>
                              <a:gd name="T72" fmla="+- 0 1848 1848"/>
                              <a:gd name="T73" fmla="*/ T72 w 21"/>
                              <a:gd name="T74" fmla="+- 0 4290 162"/>
                              <a:gd name="T75" fmla="*/ 4290 h 8773"/>
                              <a:gd name="T76" fmla="+- 0 1869 1848"/>
                              <a:gd name="T77" fmla="*/ T76 w 21"/>
                              <a:gd name="T78" fmla="+- 0 4290 162"/>
                              <a:gd name="T79" fmla="*/ 4290 h 8773"/>
                              <a:gd name="T80" fmla="+- 0 1848 1848"/>
                              <a:gd name="T81" fmla="*/ T80 w 21"/>
                              <a:gd name="T82" fmla="+- 0 3774 162"/>
                              <a:gd name="T83" fmla="*/ 3774 h 8773"/>
                              <a:gd name="T84" fmla="+- 0 1869 1848"/>
                              <a:gd name="T85" fmla="*/ T84 w 21"/>
                              <a:gd name="T86" fmla="+- 0 3774 162"/>
                              <a:gd name="T87" fmla="*/ 3774 h 8773"/>
                              <a:gd name="T88" fmla="+- 0 1848 1848"/>
                              <a:gd name="T89" fmla="*/ T88 w 21"/>
                              <a:gd name="T90" fmla="+- 0 3258 162"/>
                              <a:gd name="T91" fmla="*/ 3258 h 8773"/>
                              <a:gd name="T92" fmla="+- 0 1869 1848"/>
                              <a:gd name="T93" fmla="*/ T92 w 21"/>
                              <a:gd name="T94" fmla="+- 0 3258 162"/>
                              <a:gd name="T95" fmla="*/ 3258 h 8773"/>
                              <a:gd name="T96" fmla="+- 0 1848 1848"/>
                              <a:gd name="T97" fmla="*/ T96 w 21"/>
                              <a:gd name="T98" fmla="+- 0 2742 162"/>
                              <a:gd name="T99" fmla="*/ 2742 h 8773"/>
                              <a:gd name="T100" fmla="+- 0 1869 1848"/>
                              <a:gd name="T101" fmla="*/ T100 w 21"/>
                              <a:gd name="T102" fmla="+- 0 2742 162"/>
                              <a:gd name="T103" fmla="*/ 2742 h 8773"/>
                              <a:gd name="T104" fmla="+- 0 1848 1848"/>
                              <a:gd name="T105" fmla="*/ T104 w 21"/>
                              <a:gd name="T106" fmla="+- 0 2226 162"/>
                              <a:gd name="T107" fmla="*/ 2226 h 8773"/>
                              <a:gd name="T108" fmla="+- 0 1869 1848"/>
                              <a:gd name="T109" fmla="*/ T108 w 21"/>
                              <a:gd name="T110" fmla="+- 0 2226 162"/>
                              <a:gd name="T111" fmla="*/ 2226 h 8773"/>
                              <a:gd name="T112" fmla="+- 0 1848 1848"/>
                              <a:gd name="T113" fmla="*/ T112 w 21"/>
                              <a:gd name="T114" fmla="+- 0 1710 162"/>
                              <a:gd name="T115" fmla="*/ 1710 h 8773"/>
                              <a:gd name="T116" fmla="+- 0 1869 1848"/>
                              <a:gd name="T117" fmla="*/ T116 w 21"/>
                              <a:gd name="T118" fmla="+- 0 1710 162"/>
                              <a:gd name="T119" fmla="*/ 1710 h 8773"/>
                              <a:gd name="T120" fmla="+- 0 1848 1848"/>
                              <a:gd name="T121" fmla="*/ T120 w 21"/>
                              <a:gd name="T122" fmla="+- 0 1194 162"/>
                              <a:gd name="T123" fmla="*/ 1194 h 8773"/>
                              <a:gd name="T124" fmla="+- 0 1869 1848"/>
                              <a:gd name="T125" fmla="*/ T124 w 21"/>
                              <a:gd name="T126" fmla="+- 0 1194 162"/>
                              <a:gd name="T127" fmla="*/ 1194 h 8773"/>
                              <a:gd name="T128" fmla="+- 0 1848 1848"/>
                              <a:gd name="T129" fmla="*/ T128 w 21"/>
                              <a:gd name="T130" fmla="+- 0 678 162"/>
                              <a:gd name="T131" fmla="*/ 678 h 8773"/>
                              <a:gd name="T132" fmla="+- 0 1869 1848"/>
                              <a:gd name="T133" fmla="*/ T132 w 21"/>
                              <a:gd name="T134" fmla="+- 0 678 162"/>
                              <a:gd name="T135" fmla="*/ 678 h 8773"/>
                              <a:gd name="T136" fmla="+- 0 1848 1848"/>
                              <a:gd name="T137" fmla="*/ T136 w 21"/>
                              <a:gd name="T138" fmla="+- 0 162 162"/>
                              <a:gd name="T139" fmla="*/ 162 h 8773"/>
                              <a:gd name="T140" fmla="+- 0 1869 1848"/>
                              <a:gd name="T141" fmla="*/ T140 w 21"/>
                              <a:gd name="T142" fmla="+- 0 162 162"/>
                              <a:gd name="T143" fmla="*/ 162 h 87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21" h="8773">
                                <a:moveTo>
                                  <a:pt x="0" y="8773"/>
                                </a:moveTo>
                                <a:lnTo>
                                  <a:pt x="21" y="8773"/>
                                </a:lnTo>
                                <a:moveTo>
                                  <a:pt x="0" y="8257"/>
                                </a:moveTo>
                                <a:lnTo>
                                  <a:pt x="21" y="8257"/>
                                </a:lnTo>
                                <a:moveTo>
                                  <a:pt x="0" y="7741"/>
                                </a:moveTo>
                                <a:lnTo>
                                  <a:pt x="21" y="7741"/>
                                </a:lnTo>
                                <a:moveTo>
                                  <a:pt x="0" y="7225"/>
                                </a:moveTo>
                                <a:lnTo>
                                  <a:pt x="21" y="7225"/>
                                </a:lnTo>
                                <a:moveTo>
                                  <a:pt x="0" y="6709"/>
                                </a:moveTo>
                                <a:lnTo>
                                  <a:pt x="21" y="6709"/>
                                </a:lnTo>
                                <a:moveTo>
                                  <a:pt x="0" y="6192"/>
                                </a:moveTo>
                                <a:lnTo>
                                  <a:pt x="21" y="6192"/>
                                </a:lnTo>
                                <a:moveTo>
                                  <a:pt x="0" y="5676"/>
                                </a:moveTo>
                                <a:lnTo>
                                  <a:pt x="21" y="5676"/>
                                </a:lnTo>
                                <a:moveTo>
                                  <a:pt x="0" y="5160"/>
                                </a:moveTo>
                                <a:lnTo>
                                  <a:pt x="21" y="5160"/>
                                </a:lnTo>
                                <a:moveTo>
                                  <a:pt x="0" y="4644"/>
                                </a:moveTo>
                                <a:lnTo>
                                  <a:pt x="21" y="4644"/>
                                </a:lnTo>
                                <a:moveTo>
                                  <a:pt x="0" y="4128"/>
                                </a:moveTo>
                                <a:lnTo>
                                  <a:pt x="21" y="4128"/>
                                </a:lnTo>
                                <a:moveTo>
                                  <a:pt x="0" y="3612"/>
                                </a:moveTo>
                                <a:lnTo>
                                  <a:pt x="21" y="3612"/>
                                </a:lnTo>
                                <a:moveTo>
                                  <a:pt x="0" y="3096"/>
                                </a:moveTo>
                                <a:lnTo>
                                  <a:pt x="21" y="3096"/>
                                </a:lnTo>
                                <a:moveTo>
                                  <a:pt x="0" y="2580"/>
                                </a:moveTo>
                                <a:lnTo>
                                  <a:pt x="21" y="2580"/>
                                </a:lnTo>
                                <a:moveTo>
                                  <a:pt x="0" y="2064"/>
                                </a:moveTo>
                                <a:lnTo>
                                  <a:pt x="21" y="2064"/>
                                </a:lnTo>
                                <a:moveTo>
                                  <a:pt x="0" y="1548"/>
                                </a:moveTo>
                                <a:lnTo>
                                  <a:pt x="21" y="1548"/>
                                </a:lnTo>
                                <a:moveTo>
                                  <a:pt x="0" y="1032"/>
                                </a:moveTo>
                                <a:lnTo>
                                  <a:pt x="21" y="1032"/>
                                </a:lnTo>
                                <a:moveTo>
                                  <a:pt x="0" y="516"/>
                                </a:moveTo>
                                <a:lnTo>
                                  <a:pt x="21" y="516"/>
                                </a:lnTo>
                                <a:moveTo>
                                  <a:pt x="0" y="0"/>
                                </a:moveTo>
                                <a:lnTo>
                                  <a:pt x="21" y="0"/>
                                </a:lnTo>
                              </a:path>
                            </a:pathLst>
                          </a:custGeom>
                          <a:noFill/>
                          <a:ln w="5100">
                            <a:solidFill>
                              <a:srgbClr val="3333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32" name="Line 1207"/>
                        <wps:cNvCnPr>
                          <a:cxnSpLocks noChangeShapeType="1"/>
                        </wps:cNvCnPr>
                        <wps:spPr bwMode="auto">
                          <a:xfrm>
                            <a:off x="1869" y="8937"/>
                            <a:ext cx="8926" cy="0"/>
                          </a:xfrm>
                          <a:prstGeom prst="line">
                            <a:avLst/>
                          </a:prstGeom>
                          <a:noFill/>
                          <a:ln w="510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33" name="AutoShape 1206"/>
                        <wps:cNvSpPr>
                          <a:spLocks/>
                        </wps:cNvSpPr>
                        <wps:spPr bwMode="auto">
                          <a:xfrm>
                            <a:off x="1872" y="8937"/>
                            <a:ext cx="8563" cy="21"/>
                          </a:xfrm>
                          <a:custGeom>
                            <a:avLst/>
                            <a:gdLst>
                              <a:gd name="T0" fmla="+- 0 1872 1872"/>
                              <a:gd name="T1" fmla="*/ T0 w 8563"/>
                              <a:gd name="T2" fmla="+- 0 8958 8937"/>
                              <a:gd name="T3" fmla="*/ 8958 h 21"/>
                              <a:gd name="T4" fmla="+- 0 1872 1872"/>
                              <a:gd name="T5" fmla="*/ T4 w 8563"/>
                              <a:gd name="T6" fmla="+- 0 8937 8937"/>
                              <a:gd name="T7" fmla="*/ 8937 h 21"/>
                              <a:gd name="T8" fmla="+- 0 2586 1872"/>
                              <a:gd name="T9" fmla="*/ T8 w 8563"/>
                              <a:gd name="T10" fmla="+- 0 8958 8937"/>
                              <a:gd name="T11" fmla="*/ 8958 h 21"/>
                              <a:gd name="T12" fmla="+- 0 2586 1872"/>
                              <a:gd name="T13" fmla="*/ T12 w 8563"/>
                              <a:gd name="T14" fmla="+- 0 8937 8937"/>
                              <a:gd name="T15" fmla="*/ 8937 h 21"/>
                              <a:gd name="T16" fmla="+- 0 3300 1872"/>
                              <a:gd name="T17" fmla="*/ T16 w 8563"/>
                              <a:gd name="T18" fmla="+- 0 8958 8937"/>
                              <a:gd name="T19" fmla="*/ 8958 h 21"/>
                              <a:gd name="T20" fmla="+- 0 3300 1872"/>
                              <a:gd name="T21" fmla="*/ T20 w 8563"/>
                              <a:gd name="T22" fmla="+- 0 8937 8937"/>
                              <a:gd name="T23" fmla="*/ 8937 h 21"/>
                              <a:gd name="T24" fmla="+- 0 4013 1872"/>
                              <a:gd name="T25" fmla="*/ T24 w 8563"/>
                              <a:gd name="T26" fmla="+- 0 8958 8937"/>
                              <a:gd name="T27" fmla="*/ 8958 h 21"/>
                              <a:gd name="T28" fmla="+- 0 4013 1872"/>
                              <a:gd name="T29" fmla="*/ T28 w 8563"/>
                              <a:gd name="T30" fmla="+- 0 8937 8937"/>
                              <a:gd name="T31" fmla="*/ 8937 h 21"/>
                              <a:gd name="T32" fmla="+- 0 4727 1872"/>
                              <a:gd name="T33" fmla="*/ T32 w 8563"/>
                              <a:gd name="T34" fmla="+- 0 8958 8937"/>
                              <a:gd name="T35" fmla="*/ 8958 h 21"/>
                              <a:gd name="T36" fmla="+- 0 4727 1872"/>
                              <a:gd name="T37" fmla="*/ T36 w 8563"/>
                              <a:gd name="T38" fmla="+- 0 8937 8937"/>
                              <a:gd name="T39" fmla="*/ 8937 h 21"/>
                              <a:gd name="T40" fmla="+- 0 5440 1872"/>
                              <a:gd name="T41" fmla="*/ T40 w 8563"/>
                              <a:gd name="T42" fmla="+- 0 8958 8937"/>
                              <a:gd name="T43" fmla="*/ 8958 h 21"/>
                              <a:gd name="T44" fmla="+- 0 5440 1872"/>
                              <a:gd name="T45" fmla="*/ T44 w 8563"/>
                              <a:gd name="T46" fmla="+- 0 8937 8937"/>
                              <a:gd name="T47" fmla="*/ 8937 h 21"/>
                              <a:gd name="T48" fmla="+- 0 6154 1872"/>
                              <a:gd name="T49" fmla="*/ T48 w 8563"/>
                              <a:gd name="T50" fmla="+- 0 8958 8937"/>
                              <a:gd name="T51" fmla="*/ 8958 h 21"/>
                              <a:gd name="T52" fmla="+- 0 6154 1872"/>
                              <a:gd name="T53" fmla="*/ T52 w 8563"/>
                              <a:gd name="T54" fmla="+- 0 8937 8937"/>
                              <a:gd name="T55" fmla="*/ 8937 h 21"/>
                              <a:gd name="T56" fmla="+- 0 6867 1872"/>
                              <a:gd name="T57" fmla="*/ T56 w 8563"/>
                              <a:gd name="T58" fmla="+- 0 8958 8937"/>
                              <a:gd name="T59" fmla="*/ 8958 h 21"/>
                              <a:gd name="T60" fmla="+- 0 6867 1872"/>
                              <a:gd name="T61" fmla="*/ T60 w 8563"/>
                              <a:gd name="T62" fmla="+- 0 8937 8937"/>
                              <a:gd name="T63" fmla="*/ 8937 h 21"/>
                              <a:gd name="T64" fmla="+- 0 7581 1872"/>
                              <a:gd name="T65" fmla="*/ T64 w 8563"/>
                              <a:gd name="T66" fmla="+- 0 8958 8937"/>
                              <a:gd name="T67" fmla="*/ 8958 h 21"/>
                              <a:gd name="T68" fmla="+- 0 7581 1872"/>
                              <a:gd name="T69" fmla="*/ T68 w 8563"/>
                              <a:gd name="T70" fmla="+- 0 8937 8937"/>
                              <a:gd name="T71" fmla="*/ 8937 h 21"/>
                              <a:gd name="T72" fmla="+- 0 8294 1872"/>
                              <a:gd name="T73" fmla="*/ T72 w 8563"/>
                              <a:gd name="T74" fmla="+- 0 8958 8937"/>
                              <a:gd name="T75" fmla="*/ 8958 h 21"/>
                              <a:gd name="T76" fmla="+- 0 8294 1872"/>
                              <a:gd name="T77" fmla="*/ T76 w 8563"/>
                              <a:gd name="T78" fmla="+- 0 8937 8937"/>
                              <a:gd name="T79" fmla="*/ 8937 h 21"/>
                              <a:gd name="T80" fmla="+- 0 9008 1872"/>
                              <a:gd name="T81" fmla="*/ T80 w 8563"/>
                              <a:gd name="T82" fmla="+- 0 8958 8937"/>
                              <a:gd name="T83" fmla="*/ 8958 h 21"/>
                              <a:gd name="T84" fmla="+- 0 9008 1872"/>
                              <a:gd name="T85" fmla="*/ T84 w 8563"/>
                              <a:gd name="T86" fmla="+- 0 8937 8937"/>
                              <a:gd name="T87" fmla="*/ 8937 h 21"/>
                              <a:gd name="T88" fmla="+- 0 9722 1872"/>
                              <a:gd name="T89" fmla="*/ T88 w 8563"/>
                              <a:gd name="T90" fmla="+- 0 8958 8937"/>
                              <a:gd name="T91" fmla="*/ 8958 h 21"/>
                              <a:gd name="T92" fmla="+- 0 9722 1872"/>
                              <a:gd name="T93" fmla="*/ T92 w 8563"/>
                              <a:gd name="T94" fmla="+- 0 8937 8937"/>
                              <a:gd name="T95" fmla="*/ 8937 h 21"/>
                              <a:gd name="T96" fmla="+- 0 10435 1872"/>
                              <a:gd name="T97" fmla="*/ T96 w 8563"/>
                              <a:gd name="T98" fmla="+- 0 8958 8937"/>
                              <a:gd name="T99" fmla="*/ 8958 h 21"/>
                              <a:gd name="T100" fmla="+- 0 10435 1872"/>
                              <a:gd name="T101" fmla="*/ T100 w 8563"/>
                              <a:gd name="T102" fmla="+- 0 8937 8937"/>
                              <a:gd name="T103" fmla="*/ 8937 h 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8563" h="21">
                                <a:moveTo>
                                  <a:pt x="0" y="21"/>
                                </a:moveTo>
                                <a:lnTo>
                                  <a:pt x="0" y="0"/>
                                </a:lnTo>
                                <a:moveTo>
                                  <a:pt x="714" y="21"/>
                                </a:moveTo>
                                <a:lnTo>
                                  <a:pt x="714" y="0"/>
                                </a:lnTo>
                                <a:moveTo>
                                  <a:pt x="1428" y="21"/>
                                </a:moveTo>
                                <a:lnTo>
                                  <a:pt x="1428" y="0"/>
                                </a:lnTo>
                                <a:moveTo>
                                  <a:pt x="2141" y="21"/>
                                </a:moveTo>
                                <a:lnTo>
                                  <a:pt x="2141" y="0"/>
                                </a:lnTo>
                                <a:moveTo>
                                  <a:pt x="2855" y="21"/>
                                </a:moveTo>
                                <a:lnTo>
                                  <a:pt x="2855" y="0"/>
                                </a:lnTo>
                                <a:moveTo>
                                  <a:pt x="3568" y="21"/>
                                </a:moveTo>
                                <a:lnTo>
                                  <a:pt x="3568" y="0"/>
                                </a:lnTo>
                                <a:moveTo>
                                  <a:pt x="4282" y="21"/>
                                </a:moveTo>
                                <a:lnTo>
                                  <a:pt x="4282" y="0"/>
                                </a:lnTo>
                                <a:moveTo>
                                  <a:pt x="4995" y="21"/>
                                </a:moveTo>
                                <a:lnTo>
                                  <a:pt x="4995" y="0"/>
                                </a:lnTo>
                                <a:moveTo>
                                  <a:pt x="5709" y="21"/>
                                </a:moveTo>
                                <a:lnTo>
                                  <a:pt x="5709" y="0"/>
                                </a:lnTo>
                                <a:moveTo>
                                  <a:pt x="6422" y="21"/>
                                </a:moveTo>
                                <a:lnTo>
                                  <a:pt x="6422" y="0"/>
                                </a:lnTo>
                                <a:moveTo>
                                  <a:pt x="7136" y="21"/>
                                </a:moveTo>
                                <a:lnTo>
                                  <a:pt x="7136" y="0"/>
                                </a:lnTo>
                                <a:moveTo>
                                  <a:pt x="7850" y="21"/>
                                </a:moveTo>
                                <a:lnTo>
                                  <a:pt x="7850" y="0"/>
                                </a:lnTo>
                                <a:moveTo>
                                  <a:pt x="8563" y="21"/>
                                </a:moveTo>
                                <a:lnTo>
                                  <a:pt x="8563" y="0"/>
                                </a:lnTo>
                              </a:path>
                            </a:pathLst>
                          </a:custGeom>
                          <a:noFill/>
                          <a:ln w="5100">
                            <a:solidFill>
                              <a:srgbClr val="3333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34" name="Rectangle 1205"/>
                        <wps:cNvSpPr>
                          <a:spLocks noChangeArrowheads="1"/>
                        </wps:cNvSpPr>
                        <wps:spPr bwMode="auto">
                          <a:xfrm>
                            <a:off x="8991" y="6725"/>
                            <a:ext cx="1809" cy="80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235" name="Picture 120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9048" y="6998"/>
                            <a:ext cx="139" cy="1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36" name="Picture 120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9048" y="7168"/>
                            <a:ext cx="139" cy="1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37" name="Picture 120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9048" y="7338"/>
                            <a:ext cx="139" cy="1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38" name="Text Box 1201"/>
                        <wps:cNvSpPr txBox="1">
                          <a:spLocks noChangeArrowheads="1"/>
                        </wps:cNvSpPr>
                        <wps:spPr bwMode="auto">
                          <a:xfrm>
                            <a:off x="9693" y="1"/>
                            <a:ext cx="375" cy="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806166" w14:textId="77777777" w:rsidR="00C334C5" w:rsidRDefault="00C334C5">
                              <w:pPr>
                                <w:spacing w:line="169" w:lineRule="exact"/>
                                <w:rPr>
                                  <w:rFonts w:ascii="Arial"/>
                                  <w:sz w:val="17"/>
                                </w:rPr>
                              </w:pPr>
                              <w:r>
                                <w:rPr>
                                  <w:rFonts w:ascii="Arial"/>
                                  <w:sz w:val="17"/>
                                </w:rPr>
                                <w:t>USA</w:t>
                              </w:r>
                            </w:p>
                          </w:txbxContent>
                        </wps:txbx>
                        <wps:bodyPr rot="0" vert="horz" wrap="square" lIns="0" tIns="0" rIns="0" bIns="0" anchor="t" anchorCtr="0" upright="1">
                          <a:noAutofit/>
                        </wps:bodyPr>
                      </wps:wsp>
                      <wps:wsp>
                        <wps:cNvPr id="1239" name="Text Box 1200"/>
                        <wps:cNvSpPr txBox="1">
                          <a:spLocks noChangeArrowheads="1"/>
                        </wps:cNvSpPr>
                        <wps:spPr bwMode="auto">
                          <a:xfrm>
                            <a:off x="3856" y="3868"/>
                            <a:ext cx="394" cy="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FECD5E" w14:textId="77777777" w:rsidR="00C334C5" w:rsidRDefault="00C334C5">
                              <w:pPr>
                                <w:spacing w:line="169" w:lineRule="exact"/>
                                <w:rPr>
                                  <w:rFonts w:ascii="Arial"/>
                                  <w:sz w:val="17"/>
                                </w:rPr>
                              </w:pPr>
                              <w:r>
                                <w:rPr>
                                  <w:rFonts w:ascii="Arial"/>
                                  <w:sz w:val="17"/>
                                </w:rPr>
                                <w:t>CHN</w:t>
                              </w:r>
                            </w:p>
                          </w:txbxContent>
                        </wps:txbx>
                        <wps:bodyPr rot="0" vert="horz" wrap="square" lIns="0" tIns="0" rIns="0" bIns="0" anchor="t" anchorCtr="0" upright="1">
                          <a:noAutofit/>
                        </wps:bodyPr>
                      </wps:wsp>
                      <wps:wsp>
                        <wps:cNvPr id="1240" name="Text Box 1199"/>
                        <wps:cNvSpPr txBox="1">
                          <a:spLocks noChangeArrowheads="1"/>
                        </wps:cNvSpPr>
                        <wps:spPr bwMode="auto">
                          <a:xfrm>
                            <a:off x="5152" y="4052"/>
                            <a:ext cx="395" cy="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7BF37D" w14:textId="77777777" w:rsidR="00C334C5" w:rsidRDefault="00C334C5">
                              <w:pPr>
                                <w:spacing w:line="169" w:lineRule="exact"/>
                                <w:rPr>
                                  <w:rFonts w:ascii="Arial"/>
                                  <w:sz w:val="17"/>
                                </w:rPr>
                              </w:pPr>
                              <w:r>
                                <w:rPr>
                                  <w:rFonts w:ascii="Arial"/>
                                  <w:sz w:val="17"/>
                                </w:rPr>
                                <w:t>GBR</w:t>
                              </w:r>
                            </w:p>
                          </w:txbxContent>
                        </wps:txbx>
                        <wps:bodyPr rot="0" vert="horz" wrap="square" lIns="0" tIns="0" rIns="0" bIns="0" anchor="t" anchorCtr="0" upright="1">
                          <a:noAutofit/>
                        </wps:bodyPr>
                      </wps:wsp>
                      <wps:wsp>
                        <wps:cNvPr id="1241" name="Text Box 1198"/>
                        <wps:cNvSpPr txBox="1">
                          <a:spLocks noChangeArrowheads="1"/>
                        </wps:cNvSpPr>
                        <wps:spPr bwMode="auto">
                          <a:xfrm>
                            <a:off x="3441" y="4773"/>
                            <a:ext cx="366" cy="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8E6799" w14:textId="77777777" w:rsidR="00C334C5" w:rsidRDefault="00C334C5">
                              <w:pPr>
                                <w:spacing w:line="169" w:lineRule="exact"/>
                                <w:rPr>
                                  <w:rFonts w:ascii="Arial"/>
                                  <w:sz w:val="17"/>
                                </w:rPr>
                              </w:pPr>
                              <w:r>
                                <w:rPr>
                                  <w:rFonts w:ascii="Arial"/>
                                  <w:sz w:val="17"/>
                                </w:rPr>
                                <w:t>NLD</w:t>
                              </w:r>
                            </w:p>
                          </w:txbxContent>
                        </wps:txbx>
                        <wps:bodyPr rot="0" vert="horz" wrap="square" lIns="0" tIns="0" rIns="0" bIns="0" anchor="t" anchorCtr="0" upright="1">
                          <a:noAutofit/>
                        </wps:bodyPr>
                      </wps:wsp>
                      <wps:wsp>
                        <wps:cNvPr id="1242" name="Text Box 1197"/>
                        <wps:cNvSpPr txBox="1">
                          <a:spLocks noChangeArrowheads="1"/>
                        </wps:cNvSpPr>
                        <wps:spPr bwMode="auto">
                          <a:xfrm>
                            <a:off x="2647" y="6988"/>
                            <a:ext cx="1240" cy="4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CFCDBC" w14:textId="77777777" w:rsidR="00C334C5" w:rsidRDefault="00C334C5">
                              <w:pPr>
                                <w:spacing w:line="169" w:lineRule="exact"/>
                                <w:ind w:left="485"/>
                                <w:rPr>
                                  <w:rFonts w:ascii="Arial"/>
                                  <w:sz w:val="17"/>
                                </w:rPr>
                              </w:pPr>
                              <w:r>
                                <w:rPr>
                                  <w:rFonts w:ascii="Arial"/>
                                  <w:sz w:val="17"/>
                                </w:rPr>
                                <w:t>DEU</w:t>
                              </w:r>
                            </w:p>
                            <w:p w14:paraId="081485F5" w14:textId="77777777" w:rsidR="00C334C5" w:rsidRDefault="00C334C5">
                              <w:pPr>
                                <w:spacing w:before="17"/>
                                <w:rPr>
                                  <w:rFonts w:ascii="Arial"/>
                                  <w:sz w:val="17"/>
                                </w:rPr>
                              </w:pPr>
                              <w:r>
                                <w:rPr>
                                  <w:rFonts w:ascii="Arial"/>
                                  <w:position w:val="-9"/>
                                  <w:sz w:val="17"/>
                                </w:rPr>
                                <w:t>ESP</w:t>
                              </w:r>
                              <w:r>
                                <w:rPr>
                                  <w:rFonts w:ascii="Arial"/>
                                  <w:spacing w:val="47"/>
                                  <w:position w:val="-9"/>
                                  <w:sz w:val="17"/>
                                </w:rPr>
                                <w:t xml:space="preserve"> </w:t>
                              </w:r>
                              <w:r>
                                <w:rPr>
                                  <w:rFonts w:ascii="Arial"/>
                                  <w:position w:val="-7"/>
                                  <w:sz w:val="17"/>
                                </w:rPr>
                                <w:t>CAN</w:t>
                              </w:r>
                              <w:r>
                                <w:rPr>
                                  <w:rFonts w:ascii="Arial"/>
                                  <w:spacing w:val="52"/>
                                  <w:position w:val="-7"/>
                                  <w:sz w:val="17"/>
                                </w:rPr>
                                <w:t xml:space="preserve"> </w:t>
                              </w:r>
                              <w:r>
                                <w:rPr>
                                  <w:rFonts w:ascii="Arial"/>
                                  <w:sz w:val="17"/>
                                </w:rPr>
                                <w:t>JPN</w:t>
                              </w:r>
                            </w:p>
                          </w:txbxContent>
                        </wps:txbx>
                        <wps:bodyPr rot="0" vert="horz" wrap="square" lIns="0" tIns="0" rIns="0" bIns="0" anchor="t" anchorCtr="0" upright="1">
                          <a:noAutofit/>
                        </wps:bodyPr>
                      </wps:wsp>
                      <wps:wsp>
                        <wps:cNvPr id="1243" name="Text Box 1196"/>
                        <wps:cNvSpPr txBox="1">
                          <a:spLocks noChangeArrowheads="1"/>
                        </wps:cNvSpPr>
                        <wps:spPr bwMode="auto">
                          <a:xfrm>
                            <a:off x="9032" y="6775"/>
                            <a:ext cx="1760" cy="7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EDDA68" w14:textId="77777777" w:rsidR="00C334C5" w:rsidRDefault="00C334C5">
                              <w:pPr>
                                <w:spacing w:line="147" w:lineRule="exact"/>
                                <w:rPr>
                                  <w:rFonts w:ascii="Arial"/>
                                  <w:sz w:val="15"/>
                                </w:rPr>
                              </w:pPr>
                              <w:r>
                                <w:rPr>
                                  <w:rFonts w:ascii="Arial"/>
                                  <w:sz w:val="15"/>
                                </w:rPr>
                                <w:t>National</w:t>
                              </w:r>
                              <w:r>
                                <w:rPr>
                                  <w:rFonts w:ascii="Arial"/>
                                  <w:spacing w:val="-4"/>
                                  <w:sz w:val="15"/>
                                </w:rPr>
                                <w:t xml:space="preserve"> </w:t>
                              </w:r>
                              <w:r>
                                <w:rPr>
                                  <w:rFonts w:ascii="Arial"/>
                                  <w:sz w:val="15"/>
                                </w:rPr>
                                <w:t>Income</w:t>
                              </w:r>
                              <w:r>
                                <w:rPr>
                                  <w:rFonts w:ascii="Arial"/>
                                  <w:spacing w:val="-3"/>
                                  <w:sz w:val="15"/>
                                </w:rPr>
                                <w:t xml:space="preserve"> </w:t>
                              </w:r>
                              <w:r>
                                <w:rPr>
                                  <w:rFonts w:ascii="Arial"/>
                                  <w:sz w:val="15"/>
                                </w:rPr>
                                <w:t>Category</w:t>
                              </w:r>
                            </w:p>
                            <w:p w14:paraId="1BE091BD" w14:textId="77777777" w:rsidR="00C334C5" w:rsidRDefault="00C334C5">
                              <w:pPr>
                                <w:spacing w:before="70" w:line="295" w:lineRule="auto"/>
                                <w:ind w:left="244" w:right="763"/>
                                <w:rPr>
                                  <w:rFonts w:ascii="Arial" w:hAnsi="Arial"/>
                                  <w:sz w:val="12"/>
                                </w:rPr>
                              </w:pPr>
                              <w:r>
                                <w:rPr>
                                  <w:rFonts w:ascii="Arial" w:hAnsi="Arial"/>
                                  <w:sz w:val="12"/>
                                </w:rPr>
                                <w:t>High</w:t>
                              </w:r>
                              <w:r>
                                <w:rPr>
                                  <w:rFonts w:ascii="Arial" w:hAnsi="Arial"/>
                                  <w:spacing w:val="1"/>
                                  <w:sz w:val="12"/>
                                </w:rPr>
                                <w:t xml:space="preserve"> </w:t>
                              </w:r>
                              <w:r>
                                <w:rPr>
                                  <w:rFonts w:ascii="Arial" w:hAnsi="Arial"/>
                                  <w:sz w:val="12"/>
                                </w:rPr>
                                <w:t>Upper−middle</w:t>
                              </w:r>
                              <w:r>
                                <w:rPr>
                                  <w:rFonts w:ascii="Arial" w:hAnsi="Arial"/>
                                  <w:spacing w:val="-32"/>
                                  <w:sz w:val="12"/>
                                </w:rPr>
                                <w:t xml:space="preserve"> </w:t>
                              </w:r>
                              <w:r>
                                <w:rPr>
                                  <w:rFonts w:ascii="Arial" w:hAnsi="Arial"/>
                                  <w:spacing w:val="-1"/>
                                  <w:sz w:val="12"/>
                                </w:rPr>
                                <w:t>Lower−middle</w:t>
                              </w:r>
                            </w:p>
                          </w:txbxContent>
                        </wps:txbx>
                        <wps:bodyPr rot="0" vert="horz" wrap="square" lIns="0" tIns="0" rIns="0" bIns="0" anchor="t" anchorCtr="0" upright="1">
                          <a:noAutofit/>
                        </wps:bodyPr>
                      </wps:wsp>
                      <wps:wsp>
                        <wps:cNvPr id="1244" name="Text Box 1195"/>
                        <wps:cNvSpPr txBox="1">
                          <a:spLocks noChangeArrowheads="1"/>
                        </wps:cNvSpPr>
                        <wps:spPr bwMode="auto">
                          <a:xfrm>
                            <a:off x="2300" y="7515"/>
                            <a:ext cx="385" cy="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D724E4" w14:textId="77777777" w:rsidR="00C334C5" w:rsidRDefault="00C334C5">
                              <w:pPr>
                                <w:spacing w:line="169" w:lineRule="exact"/>
                                <w:rPr>
                                  <w:rFonts w:ascii="Arial"/>
                                  <w:sz w:val="17"/>
                                </w:rPr>
                              </w:pPr>
                              <w:r>
                                <w:rPr>
                                  <w:rFonts w:ascii="Arial"/>
                                  <w:sz w:val="17"/>
                                </w:rPr>
                                <w:t>CHE</w:t>
                              </w:r>
                            </w:p>
                          </w:txbxContent>
                        </wps:txbx>
                        <wps:bodyPr rot="0" vert="horz" wrap="square" lIns="0" tIns="0" rIns="0" bIns="0" anchor="t" anchorCtr="0" upright="1">
                          <a:noAutofit/>
                        </wps:bodyPr>
                      </wps:wsp>
                      <wps:wsp>
                        <wps:cNvPr id="1245" name="Text Box 1194"/>
                        <wps:cNvSpPr txBox="1">
                          <a:spLocks noChangeArrowheads="1"/>
                        </wps:cNvSpPr>
                        <wps:spPr bwMode="auto">
                          <a:xfrm>
                            <a:off x="3141" y="7502"/>
                            <a:ext cx="268" cy="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ECE048" w14:textId="77777777" w:rsidR="00C334C5" w:rsidRDefault="00C334C5">
                              <w:pPr>
                                <w:spacing w:line="169" w:lineRule="exact"/>
                                <w:rPr>
                                  <w:rFonts w:ascii="Arial"/>
                                  <w:sz w:val="17"/>
                                </w:rPr>
                              </w:pPr>
                              <w:r>
                                <w:rPr>
                                  <w:rFonts w:ascii="Arial"/>
                                  <w:spacing w:val="-2"/>
                                  <w:sz w:val="17"/>
                                </w:rPr>
                                <w:t>ITA</w:t>
                              </w:r>
                            </w:p>
                          </w:txbxContent>
                        </wps:txbx>
                        <wps:bodyPr rot="0" vert="horz" wrap="square" lIns="0" tIns="0" rIns="0" bIns="0" anchor="t" anchorCtr="0" upright="1">
                          <a:noAutofit/>
                        </wps:bodyPr>
                      </wps:wsp>
                      <wps:wsp>
                        <wps:cNvPr id="1246" name="Text Box 1193"/>
                        <wps:cNvSpPr txBox="1">
                          <a:spLocks noChangeArrowheads="1"/>
                        </wps:cNvSpPr>
                        <wps:spPr bwMode="auto">
                          <a:xfrm>
                            <a:off x="3632" y="7459"/>
                            <a:ext cx="366" cy="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7FE008" w14:textId="77777777" w:rsidR="00C334C5" w:rsidRDefault="00C334C5">
                              <w:pPr>
                                <w:spacing w:line="169" w:lineRule="exact"/>
                                <w:rPr>
                                  <w:rFonts w:ascii="Arial"/>
                                  <w:sz w:val="17"/>
                                </w:rPr>
                              </w:pPr>
                              <w:r>
                                <w:rPr>
                                  <w:rFonts w:ascii="Arial"/>
                                  <w:sz w:val="17"/>
                                </w:rPr>
                                <w:t>FRA</w:t>
                              </w:r>
                            </w:p>
                          </w:txbxContent>
                        </wps:txbx>
                        <wps:bodyPr rot="0" vert="horz" wrap="square" lIns="0" tIns="0" rIns="0" bIns="0" anchor="t" anchorCtr="0" upright="1">
                          <a:noAutofit/>
                        </wps:bodyPr>
                      </wps:wsp>
                      <wps:wsp>
                        <wps:cNvPr id="1247" name="Text Box 1192"/>
                        <wps:cNvSpPr txBox="1">
                          <a:spLocks noChangeArrowheads="1"/>
                        </wps:cNvSpPr>
                        <wps:spPr bwMode="auto">
                          <a:xfrm>
                            <a:off x="1912" y="7699"/>
                            <a:ext cx="1396" cy="8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074448" w14:textId="77777777" w:rsidR="00C334C5" w:rsidRDefault="00C334C5">
                              <w:pPr>
                                <w:tabs>
                                  <w:tab w:val="left" w:pos="842"/>
                                </w:tabs>
                                <w:spacing w:line="195" w:lineRule="exact"/>
                                <w:rPr>
                                  <w:rFonts w:ascii="Arial"/>
                                  <w:sz w:val="17"/>
                                </w:rPr>
                              </w:pPr>
                              <w:r>
                                <w:rPr>
                                  <w:rFonts w:ascii="Arial"/>
                                  <w:position w:val="-2"/>
                                  <w:sz w:val="17"/>
                                </w:rPr>
                                <w:t>BEL</w:t>
                              </w:r>
                              <w:r>
                                <w:rPr>
                                  <w:rFonts w:ascii="Arial"/>
                                  <w:position w:val="-2"/>
                                  <w:sz w:val="17"/>
                                </w:rPr>
                                <w:tab/>
                              </w:r>
                              <w:r>
                                <w:rPr>
                                  <w:rFonts w:ascii="Arial"/>
                                  <w:sz w:val="17"/>
                                </w:rPr>
                                <w:t>IND</w:t>
                              </w:r>
                            </w:p>
                            <w:p w14:paraId="08D35287" w14:textId="77777777" w:rsidR="00C334C5" w:rsidRDefault="00C334C5">
                              <w:pPr>
                                <w:tabs>
                                  <w:tab w:val="left" w:pos="1020"/>
                                </w:tabs>
                                <w:spacing w:line="212" w:lineRule="exact"/>
                                <w:ind w:left="360"/>
                                <w:rPr>
                                  <w:rFonts w:ascii="Arial"/>
                                  <w:sz w:val="17"/>
                                </w:rPr>
                              </w:pPr>
                              <w:r>
                                <w:rPr>
                                  <w:rFonts w:ascii="Arial"/>
                                  <w:position w:val="-1"/>
                                  <w:sz w:val="17"/>
                                </w:rPr>
                                <w:t>SWE</w:t>
                              </w:r>
                              <w:r>
                                <w:rPr>
                                  <w:rFonts w:ascii="Arial"/>
                                  <w:position w:val="-1"/>
                                  <w:sz w:val="17"/>
                                </w:rPr>
                                <w:tab/>
                              </w:r>
                              <w:r>
                                <w:rPr>
                                  <w:rFonts w:ascii="Arial"/>
                                  <w:sz w:val="17"/>
                                </w:rPr>
                                <w:t>BRA</w:t>
                              </w:r>
                            </w:p>
                            <w:p w14:paraId="2E11CCC0" w14:textId="77777777" w:rsidR="00C334C5" w:rsidRDefault="00C334C5">
                              <w:pPr>
                                <w:tabs>
                                  <w:tab w:val="left" w:pos="800"/>
                                </w:tabs>
                                <w:spacing w:before="13" w:line="256" w:lineRule="auto"/>
                                <w:ind w:left="425" w:right="247" w:hanging="426"/>
                                <w:rPr>
                                  <w:rFonts w:ascii="Arial"/>
                                  <w:sz w:val="17"/>
                                </w:rPr>
                              </w:pPr>
                              <w:r>
                                <w:rPr>
                                  <w:rFonts w:ascii="Arial"/>
                                  <w:sz w:val="17"/>
                                </w:rPr>
                                <w:t>KOR</w:t>
                              </w:r>
                              <w:r>
                                <w:rPr>
                                  <w:rFonts w:ascii="Arial"/>
                                  <w:sz w:val="17"/>
                                </w:rPr>
                                <w:tab/>
                              </w:r>
                              <w:r>
                                <w:rPr>
                                  <w:rFonts w:ascii="Arial"/>
                                  <w:sz w:val="17"/>
                                </w:rPr>
                                <w:tab/>
                              </w:r>
                              <w:r>
                                <w:rPr>
                                  <w:rFonts w:ascii="Arial"/>
                                  <w:spacing w:val="-3"/>
                                  <w:sz w:val="17"/>
                                </w:rPr>
                                <w:t>AUS</w:t>
                              </w:r>
                              <w:r>
                                <w:rPr>
                                  <w:rFonts w:ascii="Arial"/>
                                  <w:spacing w:val="-45"/>
                                  <w:sz w:val="17"/>
                                </w:rPr>
                                <w:t xml:space="preserve"> </w:t>
                              </w:r>
                              <w:r>
                                <w:rPr>
                                  <w:rFonts w:ascii="Arial"/>
                                  <w:sz w:val="17"/>
                                </w:rPr>
                                <w:t>NOR</w:t>
                              </w:r>
                            </w:p>
                          </w:txbxContent>
                        </wps:txbx>
                        <wps:bodyPr rot="0" vert="horz" wrap="square" lIns="0" tIns="0" rIns="0" bIns="0" anchor="t" anchorCtr="0" upright="1">
                          <a:noAutofit/>
                        </wps:bodyPr>
                      </wps:wsp>
                      <wps:wsp>
                        <wps:cNvPr id="1248" name="Text Box 1191"/>
                        <wps:cNvSpPr txBox="1">
                          <a:spLocks noChangeArrowheads="1"/>
                        </wps:cNvSpPr>
                        <wps:spPr bwMode="auto">
                          <a:xfrm>
                            <a:off x="1912" y="8563"/>
                            <a:ext cx="357" cy="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774CC8" w14:textId="77777777" w:rsidR="00C334C5" w:rsidRDefault="00C334C5">
                              <w:pPr>
                                <w:spacing w:line="169" w:lineRule="exact"/>
                                <w:rPr>
                                  <w:rFonts w:ascii="Arial"/>
                                  <w:sz w:val="17"/>
                                </w:rPr>
                              </w:pPr>
                              <w:r>
                                <w:rPr>
                                  <w:rFonts w:ascii="Arial"/>
                                  <w:sz w:val="17"/>
                                </w:rPr>
                                <w:t>AUT</w:t>
                              </w:r>
                            </w:p>
                          </w:txbxContent>
                        </wps:txbx>
                        <wps:bodyPr rot="0" vert="horz" wrap="square" lIns="0" tIns="0" rIns="0" bIns="0" anchor="t" anchorCtr="0" upright="1">
                          <a:noAutofit/>
                        </wps:bodyPr>
                      </wps:wsp>
                      <wps:wsp>
                        <wps:cNvPr id="1249" name="Text Box 1190"/>
                        <wps:cNvSpPr txBox="1">
                          <a:spLocks noChangeArrowheads="1"/>
                        </wps:cNvSpPr>
                        <wps:spPr bwMode="auto">
                          <a:xfrm>
                            <a:off x="2446" y="8695"/>
                            <a:ext cx="385" cy="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CF7BC8" w14:textId="77777777" w:rsidR="00C334C5" w:rsidRDefault="00C334C5">
                              <w:pPr>
                                <w:spacing w:line="169" w:lineRule="exact"/>
                                <w:rPr>
                                  <w:rFonts w:ascii="Arial"/>
                                  <w:sz w:val="17"/>
                                </w:rPr>
                              </w:pPr>
                              <w:r>
                                <w:rPr>
                                  <w:rFonts w:ascii="Arial"/>
                                  <w:sz w:val="17"/>
                                </w:rPr>
                                <w:t>DNK</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108D312" id="Group 1189" o:spid="_x0000_s1774" style="position:absolute;left:0;text-align:left;margin-left:92.4pt;margin-top:-4.95pt;width:448pt;height:452.85pt;z-index:-18826240;mso-position-horizontal-relative:page" coordorigin="1848,-99" coordsize="8960,90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">
                <v:shape id="Freeform 1243" o:spid="_x0000_s1775" style="position:absolute;left:2590;top:7887;width:134;height:134;visibility:visible;mso-wrap-style:square;v-text-anchor:top" coordsize="134,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" path="m66,l40,5,19,19,5,40,,66,5,92r14,21l40,128r26,5l92,128r22,-15l128,92r5,-26l128,40,114,19,92,5,66,xe" fillcolor="#f7fbff" stroked="f">
                  <v:path arrowok="t" o:connecttype="custom" o:connectlocs="66,7888;40,7893;19,7907;5,7928;0,7954;5,7980;19,8001;40,8016;66,8021;92,8016;114,8001;128,7980;133,7954;128,7928;114,7907;92,7893;66,7888" o:connectangles="0,0,0,0,0,0,0,0,0,0,0,0,0,0,0,0,0"/>
                </v:shape>
                <v:shape id="Freeform 1242" o:spid="_x0000_s1776" style="position:absolute;left:2590;top:7887;width:134;height:134;visibility:visible;mso-wrap-style:square;v-text-anchor:top" coordsize="134,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" path="m,66l5,40,19,19,40,5,66,,92,5r22,14l128,40r5,26l128,92r-14,21l92,128r-26,5l40,128,19,113,5,92,,66e" filled="f" strokeweight=".094mm">
                  <v:path arrowok="t" o:connecttype="custom" o:connectlocs="0,7954;5,7928;19,7907;40,7893;66,7888;92,7893;114,7907;128,7928;133,7954;128,7980;114,8001;92,8016;66,8021;40,8016;19,8001;5,7980;0,7954" o:connectangles="0,0,0,0,0,0,0,0,0,0,0,0,0,0,0,0,0"/>
                </v:shape>
                <v:shape id="Freeform 1241" o:spid="_x0000_s1777" style="position:absolute;left:2733;top:7913;width:134;height:134;visibility:visible;mso-wrap-style:square;v-text-anchor:top" coordsize="134,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" path="m67,l41,6,20,20,6,41,,67,6,93r14,21l41,129r26,5l93,129r21,-15l129,93r5,-26l129,41,114,20,93,6,67,xe" fillcolor="#9ecae1" stroked="f">
                  <v:path arrowok="t" o:connecttype="custom" o:connectlocs="67,7913;41,7919;20,7933;6,7954;0,7980;6,8006;20,8027;41,8042;67,8047;93,8042;114,8027;129,8006;134,7980;129,7954;114,7933;93,7919;67,7913" o:connectangles="0,0,0,0,0,0,0,0,0,0,0,0,0,0,0,0,0"/>
                </v:shape>
                <v:shape id="Freeform 1240" o:spid="_x0000_s1778" style="position:absolute;left:2733;top:7913;width:134;height:134;visibility:visible;mso-wrap-style:square;v-text-anchor:top" coordsize="134,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" path="m,67l6,41,20,20,41,6,67,,93,6r21,14l129,41r5,26l129,93r-15,21l93,129r-26,5l41,129,20,114,6,93,,67e" filled="f" strokeweight=".094mm">
                  <v:path arrowok="t" o:connecttype="custom" o:connectlocs="0,7980;6,7954;20,7933;41,7919;67,7913;93,7919;114,7933;129,7954;134,7980;129,8006;114,8027;93,8042;67,8047;41,8042;20,8027;6,8006;0,7980" o:connectangles="0,0,0,0,0,0,0,0,0,0,0,0,0,0,0,0,0"/>
                </v:shape>
                <v:shape id="Freeform 1239" o:spid="_x0000_s1779" style="position:absolute;left:2555;top:7732;width:134;height:134;visibility:visible;mso-wrap-style:square;v-text-anchor:top" coordsize="134,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" path="m67,l41,5,20,19,5,41,,66,5,92r15,22l41,128r26,5l93,128r21,-14l128,92r5,-26l128,41,114,19,93,5,67,xe" fillcolor="#f7fbff" stroked="f">
                  <v:path arrowok="t" o:connecttype="custom" o:connectlocs="67,7733;41,7738;20,7752;5,7774;0,7799;5,7825;20,7847;41,7861;67,7866;93,7861;114,7847;128,7825;133,7799;128,7774;114,7752;93,7738;67,7733" o:connectangles="0,0,0,0,0,0,0,0,0,0,0,0,0,0,0,0,0"/>
                </v:shape>
                <v:shape id="Freeform 1238" o:spid="_x0000_s1780" style="position:absolute;left:2555;top:7732;width:134;height:134;visibility:visible;mso-wrap-style:square;v-text-anchor:top" coordsize="134,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" path="m,66l5,41,20,19,41,5,67,,93,5r21,14l128,41r5,25l128,92r-14,22l93,128r-26,5l41,128,20,114,5,92,,66e" filled="f" strokeweight=".094mm">
                  <v:path arrowok="t" o:connecttype="custom" o:connectlocs="0,7799;5,7774;20,7752;41,7738;67,7733;93,7738;114,7752;128,7774;133,7799;128,7825;114,7847;93,7861;67,7866;41,7861;20,7847;5,7825;0,7799" o:connectangles="0,0,0,0,0,0,0,0,0,0,0,0,0,0,0,0,0"/>
                </v:shape>
                <v:shape id="Picture 1237" o:spid="_x0000_s1781" type="#_x0000_t75" style="position:absolute;left:2659;top:7549;width:139;height:1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">
                  <v:imagedata r:id="rId77" o:title=""/>
                </v:shape>
                <v:shape id="Freeform 1236" o:spid="_x0000_s1782" style="position:absolute;left:2983;top:7397;width:134;height:134;visibility:visible;mso-wrap-style:square;v-text-anchor:top" coordsize="134,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" path="m67,l41,6,20,20,5,41,,67,5,93r15,21l41,128r26,6l93,128r21,-14l128,93r6,-26l128,41,114,20,93,6,67,xe" fillcolor="#f7fbff" stroked="f">
                  <v:path arrowok="t" o:connecttype="custom" o:connectlocs="67,7397;41,7403;20,7417;5,7438;0,7464;5,7490;20,7511;41,7525;67,7531;93,7525;114,7511;128,7490;134,7464;128,7438;114,7417;93,7403;67,7397" o:connectangles="0,0,0,0,0,0,0,0,0,0,0,0,0,0,0,0,0"/>
                </v:shape>
                <v:shape id="Freeform 1235" o:spid="_x0000_s1783" style="position:absolute;left:2983;top:7397;width:134;height:134;visibility:visible;mso-wrap-style:square;v-text-anchor:top" coordsize="134,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" path="m,67l5,41,20,20,41,6,67,,93,6r21,14l128,41r6,26l128,93r-14,21l93,128r-26,6l41,128,20,114,5,93,,67e" filled="f" strokeweight=".094mm">
                  <v:path arrowok="t" o:connecttype="custom" o:connectlocs="0,7464;5,7438;20,7417;41,7403;67,7397;93,7403;114,7417;128,7438;134,7464;128,7490;114,7511;93,7525;67,7531;41,7525;20,7511;5,7490;0,7464" o:connectangles="0,0,0,0,0,0,0,0,0,0,0,0,0,0,0,0,0"/>
                </v:shape>
                <v:shape id="Freeform 1234" o:spid="_x0000_s1784" style="position:absolute;left:2840;top:7577;width:134;height:134;visibility:visible;mso-wrap-style:square;v-text-anchor:top" coordsize="134,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" path="m67,l41,5,20,19,6,41,,67,6,93r14,21l41,128r26,5l93,128r21,-14l129,93r5,-26l129,41,114,19,93,5,67,xe" fillcolor="#4292c6" stroked="f">
                  <v:path arrowok="t" o:connecttype="custom" o:connectlocs="67,7578;41,7583;20,7597;6,7619;0,7645;6,7671;20,7692;41,7706;67,7711;93,7706;114,7692;129,7671;134,7645;129,7619;114,7597;93,7583;67,7578" o:connectangles="0,0,0,0,0,0,0,0,0,0,0,0,0,0,0,0,0"/>
                </v:shape>
                <v:shape id="Freeform 1233" o:spid="_x0000_s1785" style="position:absolute;left:2840;top:7577;width:134;height:134;visibility:visible;mso-wrap-style:square;v-text-anchor:top" coordsize="134,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" path="m,67l6,41,20,19,41,5,67,,93,5r21,14l129,41r5,26l129,93r-15,21l93,128r-26,5l41,128,20,114,6,93,,67e" filled="f" strokeweight=".094mm">
                  <v:path arrowok="t" o:connecttype="custom" o:connectlocs="0,7645;6,7619;20,7597;41,7583;67,7578;93,7583;114,7597;129,7619;134,7645;129,7671;114,7692;93,7706;67,7711;41,7706;20,7692;6,7671;0,7645" o:connectangles="0,0,0,0,0,0,0,0,0,0,0,0,0,0,0,0,0"/>
                </v:shape>
                <v:shape id="Freeform 1232" o:spid="_x0000_s1786" style="position:absolute;left:3018;top:7500;width:134;height:134;visibility:visible;mso-wrap-style:square;v-text-anchor:top" coordsize="134,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" path="m67,l41,6,19,20,5,41,,67,5,93r14,21l41,129r26,5l92,129r22,-15l128,93r5,-26l128,41,114,20,92,6,67,xe" fillcolor="#f7fbff" stroked="f">
                  <v:path arrowok="t" o:connecttype="custom" o:connectlocs="67,7500;41,7506;19,7520;5,7541;0,7567;5,7593;19,7614;41,7629;67,7634;92,7629;114,7614;128,7593;133,7567;128,7541;114,7520;92,7506;67,7500" o:connectangles="0,0,0,0,0,0,0,0,0,0,0,0,0,0,0,0,0"/>
                </v:shape>
                <v:shape id="Freeform 1231" o:spid="_x0000_s1787" style="position:absolute;left:3018;top:7500;width:134;height:134;visibility:visible;mso-wrap-style:square;v-text-anchor:top" coordsize="134,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" path="m,67l5,41,19,20,41,6,67,,92,6r22,14l128,41r5,26l128,93r-14,21l92,129r-25,5l41,129,19,114,5,93,,67e" filled="f" strokeweight=".094mm">
                  <v:path arrowok="t" o:connecttype="custom" o:connectlocs="0,7567;5,7541;19,7520;41,7506;67,7500;92,7506;114,7520;128,7541;133,7567;128,7593;114,7614;92,7629;67,7634;41,7629;19,7614;5,7593;0,7567" o:connectangles="0,0,0,0,0,0,0,0,0,0,0,0,0,0,0,0,0"/>
                </v:shape>
                <v:shape id="Freeform 1230" o:spid="_x0000_s1788" style="position:absolute;left:2590;top:7784;width:134;height:134;visibility:visible;mso-wrap-style:square;v-text-anchor:top" coordsize="134,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" path="m66,l40,6,19,20,5,41,,67,5,93r14,21l40,128r26,6l92,128r22,-14l128,93r5,-26l128,41,114,20,92,6,66,xe" fillcolor="#f7fbff" stroked="f">
                  <v:path arrowok="t" o:connecttype="custom" o:connectlocs="66,7784;40,7790;19,7804;5,7825;0,7851;5,7877;19,7898;40,7912;66,7918;92,7912;114,7898;128,7877;133,7851;128,7825;114,7804;92,7790;66,7784" o:connectangles="0,0,0,0,0,0,0,0,0,0,0,0,0,0,0,0,0"/>
                </v:shape>
                <v:shape id="Freeform 1229" o:spid="_x0000_s1789" style="position:absolute;left:2590;top:7784;width:134;height:134;visibility:visible;mso-wrap-style:square;v-text-anchor:top" coordsize="134,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" path="m,67l5,41,19,20,40,6,66,,92,6r22,14l128,41r5,26l128,93r-14,21l92,128r-26,6l40,128,19,114,5,93,,67e" filled="f" strokeweight=".094mm">
                  <v:path arrowok="t" o:connecttype="custom" o:connectlocs="0,7851;5,7825;19,7804;40,7790;66,7784;92,7790;114,7804;128,7825;133,7851;128,7877;114,7898;92,7912;66,7918;40,7912;19,7898;5,7877;0,7851" o:connectangles="0,0,0,0,0,0,0,0,0,0,0,0,0,0,0,0,0"/>
                </v:shape>
                <v:shape id="Freeform 1228" o:spid="_x0000_s1790" style="position:absolute;left:2126;top:8248;width:134;height:134;visibility:visible;mso-wrap-style:square;v-text-anchor:top" coordsize="134,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" path="m67,l41,5,19,19,5,41,,66,5,92r14,22l41,128r26,5l93,128r21,-14l128,92r5,-26l128,41,114,19,93,5,67,xe" fillcolor="#f7fbff" stroked="f">
                  <v:path arrowok="t" o:connecttype="custom" o:connectlocs="67,8249;41,8254;19,8268;5,8290;0,8315;5,8341;19,8363;41,8377;67,8382;93,8377;114,8363;128,8341;133,8315;128,8290;114,8268;93,8254;67,8249" o:connectangles="0,0,0,0,0,0,0,0,0,0,0,0,0,0,0,0,0"/>
                </v:shape>
                <v:shape id="Freeform 1227" o:spid="_x0000_s1791" style="position:absolute;left:2126;top:8248;width:134;height:134;visibility:visible;mso-wrap-style:square;v-text-anchor:top" coordsize="134,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" path="m,66l5,41,19,19,41,5,67,,93,5r21,14l128,41r5,25l128,92r-14,22l93,128r-26,5l41,128,19,114,5,92,,66e" filled="f" strokeweight=".094mm">
                  <v:path arrowok="t" o:connecttype="custom" o:connectlocs="0,8315;5,8290;19,8268;41,8254;67,8249;93,8254;114,8268;128,8290;133,8315;128,8341;114,8363;93,8377;67,8382;41,8377;19,8363;5,8341;0,8315" o:connectangles="0,0,0,0,0,0,0,0,0,0,0,0,0,0,0,0,0"/>
                </v:shape>
                <v:shape id="Freeform 1226" o:spid="_x0000_s1792" style="position:absolute;left:2198;top:8351;width:134;height:134;visibility:visible;mso-wrap-style:square;v-text-anchor:top" coordsize="134,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" path="m67,l41,5,20,20,5,41,,67,5,93r15,21l41,128r26,5l93,128r21,-14l128,93r6,-26l128,41,114,20,93,5,67,xe" fillcolor="#f7fbff" stroked="f">
                  <v:path arrowok="t" o:connecttype="custom" o:connectlocs="67,8352;41,8357;20,8372;5,8393;0,8419;5,8445;20,8466;41,8480;67,8485;93,8480;114,8466;128,8445;134,8419;128,8393;114,8372;93,8357;67,8352" o:connectangles="0,0,0,0,0,0,0,0,0,0,0,0,0,0,0,0,0"/>
                </v:shape>
                <v:shape id="Freeform 1225" o:spid="_x0000_s1793" style="position:absolute;left:2198;top:8351;width:134;height:134;visibility:visible;mso-wrap-style:square;v-text-anchor:top" coordsize="134,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" path="m,67l5,41,20,20,41,5,67,,93,5r21,15l128,41r6,26l128,93r-14,21l93,128r-26,5l41,128,20,114,5,93,,67e" filled="f" strokeweight=".094mm">
                  <v:path arrowok="t" o:connecttype="custom" o:connectlocs="0,8419;5,8393;20,8372;41,8357;67,8352;93,8357;114,8372;128,8393;134,8419;128,8445;114,8466;93,8480;67,8485;41,8480;20,8466;5,8445;0,8419" o:connectangles="0,0,0,0,0,0,0,0,0,0,0,0,0,0,0,0,0"/>
                </v:shape>
                <v:shape id="Freeform 1224" o:spid="_x0000_s1794" style="position:absolute;left:2055;top:7913;width:134;height:134;visibility:visible;mso-wrap-style:square;v-text-anchor:top" coordsize="134,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" path="m67,l41,6,20,20,6,41,,67,6,93r14,21l41,129r26,5l93,129r21,-15l129,93r5,-26l129,41,114,20,93,6,67,xe" fillcolor="#f7fbff" stroked="f">
                  <v:path arrowok="t" o:connecttype="custom" o:connectlocs="67,7913;41,7919;20,7933;6,7954;0,7980;6,8006;20,8027;41,8042;67,8047;93,8042;114,8027;129,8006;134,7980;129,7954;114,7933;93,7919;67,7913" o:connectangles="0,0,0,0,0,0,0,0,0,0,0,0,0,0,0,0,0"/>
                </v:shape>
                <v:shape id="Freeform 1223" o:spid="_x0000_s1795" style="position:absolute;left:2055;top:7913;width:134;height:134;visibility:visible;mso-wrap-style:square;v-text-anchor:top" coordsize="134,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" path="m,67l6,41,20,20,41,6,67,,93,6r21,14l129,41r5,26l129,93r-15,21l93,129r-26,5l41,129,20,114,6,93,,67e" filled="f" strokeweight=".094mm">
                  <v:path arrowok="t" o:connecttype="custom" o:connectlocs="0,7980;6,7954;20,7933;41,7919;67,7913;93,7919;114,7933;129,7954;134,7980;129,8006;114,8027;93,8042;67,8047;41,8042;20,8027;6,8006;0,7980" o:connectangles="0,0,0,0,0,0,0,0,0,0,0,0,0,0,0,0,0"/>
                </v:shape>
                <v:shape id="Freeform 1222" o:spid="_x0000_s1796" style="position:absolute;left:2126;top:7939;width:134;height:134;visibility:visible;mso-wrap-style:square;v-text-anchor:top" coordsize="134,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" path="m67,l41,5,19,20,5,41,,67,5,93r14,21l41,128r26,6l93,128r21,-14l128,93r5,-26l128,41,114,20,93,5,67,xe" fillcolor="#f7fbff" stroked="f">
                  <v:path arrowok="t" o:connecttype="custom" o:connectlocs="67,7939;41,7944;19,7959;5,7980;0,8006;5,8032;19,8053;41,8067;67,8073;93,8067;114,8053;128,8032;133,8006;128,7980;114,7959;93,7944;67,7939" o:connectangles="0,0,0,0,0,0,0,0,0,0,0,0,0,0,0,0,0"/>
                </v:shape>
                <v:shape id="Freeform 1221" o:spid="_x0000_s1797" style="position:absolute;left:2126;top:7939;width:134;height:134;visibility:visible;mso-wrap-style:square;v-text-anchor:top" coordsize="134,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" path="m,67l5,41,19,20,41,5,67,,93,5r21,15l128,41r5,26l128,93r-14,21l93,128r-26,6l41,128,19,114,5,93,,67e" filled="f" strokeweight=".094mm">
                  <v:path arrowok="t" o:connecttype="custom" o:connectlocs="0,8006;5,7980;19,7959;41,7944;67,7939;93,7944;114,7959;128,7980;133,8006;128,8032;114,8053;93,8067;67,8073;41,8067;19,8053;5,8032;0,8006" o:connectangles="0,0,0,0,0,0,0,0,0,0,0,0,0,0,0,0,0"/>
                </v:shape>
                <v:shape id="Picture 1220" o:spid="_x0000_s1798" type="#_x0000_t75" style="position:absolute;left:4086;top:3756;width:139;height:1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">
                  <v:imagedata r:id="rId78" o:title=""/>
                </v:shape>
                <v:shape id="Picture 1219" o:spid="_x0000_s1799" type="#_x0000_t75" style="position:absolute;left:3479;top:6930;width:139;height:1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">
                  <v:imagedata r:id="rId77" o:title=""/>
                </v:shape>
                <v:shape id="Picture 1218" o:spid="_x0000_s1800" type="#_x0000_t75" style="position:absolute;left:2445;top:8581;width:139;height:1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">
                  <v:imagedata r:id="rId79" o:title=""/>
                </v:shape>
                <v:shape id="Picture 1217" o:spid="_x0000_s1801" type="#_x0000_t75" style="position:absolute;left:3622;top:7575;width:139;height:1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">
                  <v:imagedata r:id="rId80" o:title=""/>
                </v:shape>
                <v:shape id="Picture 1216" o:spid="_x0000_s1802" type="#_x0000_t75" style="position:absolute;left:5156;top:4169;width:139;height:1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">
                  <v:imagedata r:id="rId81" o:title=""/>
                </v:shape>
                <v:shape id="Picture 1215" o:spid="_x0000_s1803" type="#_x0000_t75" style="position:absolute;left:3479;top:7317;width:139;height:1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">
                  <v:imagedata r:id="rId77" o:title=""/>
                </v:shape>
                <v:shape id="Picture 1214" o:spid="_x0000_s1804" type="#_x0000_t75" style="position:absolute;left:3658;top:4659;width:139;height:1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">
                  <v:imagedata r:id="rId82" o:title=""/>
                </v:shape>
                <v:line id="Line 1213" o:spid="_x0000_s1805" style="position:absolute;visibility:visible;mso-wrap-style:square" from="1869,8937" to="10795,89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" strokecolor="#a9a9a9" strokeweight=".42367mm">
                  <v:stroke dashstyle="longDash"/>
                </v:line>
                <v:shape id="AutoShape 1212" o:spid="_x0000_s1806" style="position:absolute;left:2079;top:7874;width:620;height:685;visibility:visible;mso-wrap-style:square;v-text-anchor:top" coordsize="620,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" path="m619,325l579,87m11,684l110,448m,l39,97e" filled="f" strokeweight=".14167mm">
                  <v:path arrowok="t" o:connecttype="custom" o:connectlocs="619,8200;579,7962;11,8559;110,8323;0,7875;39,7972" o:connectangles="0,0,0,0,0,0"/>
                </v:shape>
                <v:line id="Line 1211" o:spid="_x0000_s1807" style="position:absolute;visibility:visible;mso-wrap-style:square" from="2804,7984" to="2924,79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" strokeweight=".27539mm"/>
                <v:shape id="AutoShape 1210" o:spid="_x0000_s1808" style="position:absolute;left:2113;top:7397;width:956;height:748;visibility:visible;mso-wrap-style:square;v-text-anchor:top" coordsize="956,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" path="m956,l939,59m412,265r92,131m696,52l619,214m,748l76,616m470,536r69,-76e" filled="f" strokeweight=".14167mm">
                  <v:path arrowok="t" o:connecttype="custom" o:connectlocs="956,7397;939,7456;412,7662;504,7793;696,7449;619,7611;0,8145;76,8013;470,7933;539,7857" o:connectangles="0,0,0,0,0,0,0,0,0,0"/>
                </v:shape>
                <v:line id="Line 1209" o:spid="_x0000_s1809" style="position:absolute;visibility:visible;mso-wrap-style:square" from="1869,8937" to="1869,89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" strokeweight=".14167mm"/>
                <v:shape id="AutoShape 1208" o:spid="_x0000_s1810" style="position:absolute;left:1848;top:161;width:21;height:8773;visibility:visible;mso-wrap-style:square;v-text-anchor:top" coordsize="21,87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" path="m,8773r21,m,8257r21,m,7741r21,m,7225r21,m,6709r21,m,6192r21,m,5676r21,m,5160r21,m,4644r21,m,4128r21,m,3612r21,m,3096r21,m,2580r21,m,2064r21,m,1548r21,m,1032r21,m,516r21,m,l21,e" filled="f" strokecolor="#333" strokeweight=".14167mm">
                  <v:path arrowok="t" o:connecttype="custom" o:connectlocs="0,8935;21,8935;0,8419;21,8419;0,7903;21,7903;0,7387;21,7387;0,6871;21,6871;0,6354;21,6354;0,5838;21,5838;0,5322;21,5322;0,4806;21,4806;0,4290;21,4290;0,3774;21,3774;0,3258;21,3258;0,2742;21,2742;0,2226;21,2226;0,1710;21,1710;0,1194;21,1194;0,678;21,678;0,162;21,162" o:connectangles="0,0,0,0,0,0,0,0,0,0,0,0,0,0,0,0,0,0,0,0,0,0,0,0,0,0,0,0,0,0,0,0,0,0,0,0"/>
                </v:shape>
                <v:line id="Line 1207" o:spid="_x0000_s1811" style="position:absolute;visibility:visible;mso-wrap-style:square" from="1869,8937" to="10795,89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" strokeweight=".14167mm"/>
                <v:shape id="AutoShape 1206" o:spid="_x0000_s1812" style="position:absolute;left:1872;top:8937;width:8563;height:21;visibility:visible;mso-wrap-style:square;v-text-anchor:top" coordsize="856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" path="m,21l,m714,21l714,t714,21l1428,t713,21l2141,t714,21l2855,t713,21l3568,t714,21l4282,t713,21l4995,t714,21l5709,t713,21l6422,t714,21l7136,t714,21l7850,t713,21l8563,e" filled="f" strokecolor="#333" strokeweight=".14167mm">
                  <v:path arrowok="t" o:connecttype="custom" o:connectlocs="0,8958;0,8937;714,8958;714,8937;1428,8958;1428,8937;2141,8958;2141,8937;2855,8958;2855,8937;3568,8958;3568,8937;4282,8958;4282,8937;4995,8958;4995,8937;5709,8958;5709,8937;6422,8958;6422,8937;7136,8958;7136,8937;7850,8958;7850,8937;8563,8958;8563,8937" o:connectangles="0,0,0,0,0,0,0,0,0,0,0,0,0,0,0,0,0,0,0,0,0,0,0,0,0,0"/>
                </v:shape>
                <v:rect id="Rectangle 1205" o:spid="_x0000_s1813" style="position:absolute;left:8991;top:6725;width:1809;height:8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" stroked="f"/>
                <v:shape id="Picture 1204" o:spid="_x0000_s1814" type="#_x0000_t75" style="position:absolute;left:9048;top:6998;width:139;height:1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">
                  <v:imagedata r:id="rId79" o:title=""/>
                </v:shape>
                <v:shape id="Picture 1203" o:spid="_x0000_s1815" type="#_x0000_t75" style="position:absolute;left:9048;top:7168;width:139;height:1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">
                  <v:imagedata r:id="rId83" o:title=""/>
                </v:shape>
                <v:shape id="Picture 1202" o:spid="_x0000_s1816" type="#_x0000_t75" style="position:absolute;left:9048;top:7338;width:139;height:1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">
                  <v:imagedata r:id="rId84" o:title=""/>
                </v:shape>
                <v:shape id="Text Box 1201" o:spid="_x0000_s1817" type="#_x0000_t202" style="position:absolute;left:9693;top:1;width:375;height:1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" filled="f" stroked="f">
                  <v:textbox inset="0,0,0,0">
                    <w:txbxContent>
                      <w:p w14:paraId="70806166" w14:textId="77777777" w:rsidR="00C334C5" w:rsidRDefault="00C334C5">
                        <w:pPr>
                          <w:spacing w:line="169" w:lineRule="exact"/>
                          <w:rPr>
                            <w:rFonts w:ascii="Arial"/>
                            <w:sz w:val="17"/>
                          </w:rPr>
                        </w:pPr>
                        <w:r>
                          <w:rPr>
                            <w:rFonts w:ascii="Arial"/>
                            <w:sz w:val="17"/>
                          </w:rPr>
                          <w:t>USA</w:t>
                        </w:r>
                      </w:p>
                    </w:txbxContent>
                  </v:textbox>
                </v:shape>
                <v:shape id="Text Box 1200" o:spid="_x0000_s1818" type="#_x0000_t202" style="position:absolute;left:3856;top:3868;width:394;height:1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" filled="f" stroked="f">
                  <v:textbox inset="0,0,0,0">
                    <w:txbxContent>
                      <w:p w14:paraId="1EFECD5E" w14:textId="77777777" w:rsidR="00C334C5" w:rsidRDefault="00C334C5">
                        <w:pPr>
                          <w:spacing w:line="169" w:lineRule="exact"/>
                          <w:rPr>
                            <w:rFonts w:ascii="Arial"/>
                            <w:sz w:val="17"/>
                          </w:rPr>
                        </w:pPr>
                        <w:r>
                          <w:rPr>
                            <w:rFonts w:ascii="Arial"/>
                            <w:sz w:val="17"/>
                          </w:rPr>
                          <w:t>CHN</w:t>
                        </w:r>
                      </w:p>
                    </w:txbxContent>
                  </v:textbox>
                </v:shape>
                <v:shape id="Text Box 1199" o:spid="_x0000_s1819" type="#_x0000_t202" style="position:absolute;left:5152;top:4052;width:395;height:1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" filled="f" stroked="f">
                  <v:textbox inset="0,0,0,0">
                    <w:txbxContent>
                      <w:p w14:paraId="587BF37D" w14:textId="77777777" w:rsidR="00C334C5" w:rsidRDefault="00C334C5">
                        <w:pPr>
                          <w:spacing w:line="169" w:lineRule="exact"/>
                          <w:rPr>
                            <w:rFonts w:ascii="Arial"/>
                            <w:sz w:val="17"/>
                          </w:rPr>
                        </w:pPr>
                        <w:r>
                          <w:rPr>
                            <w:rFonts w:ascii="Arial"/>
                            <w:sz w:val="17"/>
                          </w:rPr>
                          <w:t>GBR</w:t>
                        </w:r>
                      </w:p>
                    </w:txbxContent>
                  </v:textbox>
                </v:shape>
                <v:shape id="Text Box 1198" o:spid="_x0000_s1820" type="#_x0000_t202" style="position:absolute;left:3441;top:4773;width:366;height:1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" filled="f" stroked="f">
                  <v:textbox inset="0,0,0,0">
                    <w:txbxContent>
                      <w:p w14:paraId="6F8E6799" w14:textId="77777777" w:rsidR="00C334C5" w:rsidRDefault="00C334C5">
                        <w:pPr>
                          <w:spacing w:line="169" w:lineRule="exact"/>
                          <w:rPr>
                            <w:rFonts w:ascii="Arial"/>
                            <w:sz w:val="17"/>
                          </w:rPr>
                        </w:pPr>
                        <w:r>
                          <w:rPr>
                            <w:rFonts w:ascii="Arial"/>
                            <w:sz w:val="17"/>
                          </w:rPr>
                          <w:t>NLD</w:t>
                        </w:r>
                      </w:p>
                    </w:txbxContent>
                  </v:textbox>
                </v:shape>
                <v:shape id="Text Box 1197" o:spid="_x0000_s1821" type="#_x0000_t202" style="position:absolute;left:2647;top:6988;width:1240;height: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" filled="f" stroked="f">
                  <v:textbox inset="0,0,0,0">
                    <w:txbxContent>
                      <w:p w14:paraId="5DCFCDBC" w14:textId="77777777" w:rsidR="00C334C5" w:rsidRDefault="00C334C5">
                        <w:pPr>
                          <w:spacing w:line="169" w:lineRule="exact"/>
                          <w:ind w:left="485"/>
                          <w:rPr>
                            <w:rFonts w:ascii="Arial"/>
                            <w:sz w:val="17"/>
                          </w:rPr>
                        </w:pPr>
                        <w:r>
                          <w:rPr>
                            <w:rFonts w:ascii="Arial"/>
                            <w:sz w:val="17"/>
                          </w:rPr>
                          <w:t>DEU</w:t>
                        </w:r>
                      </w:p>
                      <w:p w14:paraId="081485F5" w14:textId="77777777" w:rsidR="00C334C5" w:rsidRDefault="00C334C5">
                        <w:pPr>
                          <w:spacing w:before="17"/>
                          <w:rPr>
                            <w:rFonts w:ascii="Arial"/>
                            <w:sz w:val="17"/>
                          </w:rPr>
                        </w:pPr>
                        <w:r>
                          <w:rPr>
                            <w:rFonts w:ascii="Arial"/>
                            <w:position w:val="-9"/>
                            <w:sz w:val="17"/>
                          </w:rPr>
                          <w:t>ESP</w:t>
                        </w:r>
                        <w:r>
                          <w:rPr>
                            <w:rFonts w:ascii="Arial"/>
                            <w:spacing w:val="47"/>
                            <w:position w:val="-9"/>
                            <w:sz w:val="17"/>
                          </w:rPr>
                          <w:t xml:space="preserve"> </w:t>
                        </w:r>
                        <w:r>
                          <w:rPr>
                            <w:rFonts w:ascii="Arial"/>
                            <w:position w:val="-7"/>
                            <w:sz w:val="17"/>
                          </w:rPr>
                          <w:t>CAN</w:t>
                        </w:r>
                        <w:r>
                          <w:rPr>
                            <w:rFonts w:ascii="Arial"/>
                            <w:spacing w:val="52"/>
                            <w:position w:val="-7"/>
                            <w:sz w:val="17"/>
                          </w:rPr>
                          <w:t xml:space="preserve"> </w:t>
                        </w:r>
                        <w:r>
                          <w:rPr>
                            <w:rFonts w:ascii="Arial"/>
                            <w:sz w:val="17"/>
                          </w:rPr>
                          <w:t>JPN</w:t>
                        </w:r>
                      </w:p>
                    </w:txbxContent>
                  </v:textbox>
                </v:shape>
                <v:shape id="Text Box 1196" o:spid="_x0000_s1822" type="#_x0000_t202" style="position:absolute;left:9032;top:6775;width:1760;height: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" filled="f" stroked="f">
                  <v:textbox inset="0,0,0,0">
                    <w:txbxContent>
                      <w:p w14:paraId="0CEDDA68" w14:textId="77777777" w:rsidR="00C334C5" w:rsidRDefault="00C334C5">
                        <w:pPr>
                          <w:spacing w:line="147" w:lineRule="exact"/>
                          <w:rPr>
                            <w:rFonts w:ascii="Arial"/>
                            <w:sz w:val="15"/>
                          </w:rPr>
                        </w:pPr>
                        <w:r>
                          <w:rPr>
                            <w:rFonts w:ascii="Arial"/>
                            <w:sz w:val="15"/>
                          </w:rPr>
                          <w:t>National</w:t>
                        </w:r>
                        <w:r>
                          <w:rPr>
                            <w:rFonts w:ascii="Arial"/>
                            <w:spacing w:val="-4"/>
                            <w:sz w:val="15"/>
                          </w:rPr>
                          <w:t xml:space="preserve"> </w:t>
                        </w:r>
                        <w:r>
                          <w:rPr>
                            <w:rFonts w:ascii="Arial"/>
                            <w:sz w:val="15"/>
                          </w:rPr>
                          <w:t>Income</w:t>
                        </w:r>
                        <w:r>
                          <w:rPr>
                            <w:rFonts w:ascii="Arial"/>
                            <w:spacing w:val="-3"/>
                            <w:sz w:val="15"/>
                          </w:rPr>
                          <w:t xml:space="preserve"> </w:t>
                        </w:r>
                        <w:r>
                          <w:rPr>
                            <w:rFonts w:ascii="Arial"/>
                            <w:sz w:val="15"/>
                          </w:rPr>
                          <w:t>Category</w:t>
                        </w:r>
                      </w:p>
                      <w:p w14:paraId="1BE091BD" w14:textId="77777777" w:rsidR="00C334C5" w:rsidRDefault="00C334C5">
                        <w:pPr>
                          <w:spacing w:before="70" w:line="295" w:lineRule="auto"/>
                          <w:ind w:left="244" w:right="763"/>
                          <w:rPr>
                            <w:rFonts w:ascii="Arial" w:hAnsi="Arial"/>
                            <w:sz w:val="12"/>
                          </w:rPr>
                        </w:pPr>
                        <w:r>
                          <w:rPr>
                            <w:rFonts w:ascii="Arial" w:hAnsi="Arial"/>
                            <w:sz w:val="12"/>
                          </w:rPr>
                          <w:t>High</w:t>
                        </w:r>
                        <w:r>
                          <w:rPr>
                            <w:rFonts w:ascii="Arial" w:hAnsi="Arial"/>
                            <w:spacing w:val="1"/>
                            <w:sz w:val="12"/>
                          </w:rPr>
                          <w:t xml:space="preserve"> </w:t>
                        </w:r>
                        <w:r>
                          <w:rPr>
                            <w:rFonts w:ascii="Arial" w:hAnsi="Arial"/>
                            <w:sz w:val="12"/>
                          </w:rPr>
                          <w:t>Upper−middle</w:t>
                        </w:r>
                        <w:r>
                          <w:rPr>
                            <w:rFonts w:ascii="Arial" w:hAnsi="Arial"/>
                            <w:spacing w:val="-32"/>
                            <w:sz w:val="12"/>
                          </w:rPr>
                          <w:t xml:space="preserve"> </w:t>
                        </w:r>
                        <w:r>
                          <w:rPr>
                            <w:rFonts w:ascii="Arial" w:hAnsi="Arial"/>
                            <w:spacing w:val="-1"/>
                            <w:sz w:val="12"/>
                          </w:rPr>
                          <w:t>Lower−middle</w:t>
                        </w:r>
                      </w:p>
                    </w:txbxContent>
                  </v:textbox>
                </v:shape>
                <v:shape id="Text Box 1195" o:spid="_x0000_s1823" type="#_x0000_t202" style="position:absolute;left:2300;top:7515;width:385;height:1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" filled="f" stroked="f">
                  <v:textbox inset="0,0,0,0">
                    <w:txbxContent>
                      <w:p w14:paraId="6ED724E4" w14:textId="77777777" w:rsidR="00C334C5" w:rsidRDefault="00C334C5">
                        <w:pPr>
                          <w:spacing w:line="169" w:lineRule="exact"/>
                          <w:rPr>
                            <w:rFonts w:ascii="Arial"/>
                            <w:sz w:val="17"/>
                          </w:rPr>
                        </w:pPr>
                        <w:r>
                          <w:rPr>
                            <w:rFonts w:ascii="Arial"/>
                            <w:sz w:val="17"/>
                          </w:rPr>
                          <w:t>CHE</w:t>
                        </w:r>
                      </w:p>
                    </w:txbxContent>
                  </v:textbox>
                </v:shape>
                <v:shape id="Text Box 1194" o:spid="_x0000_s1824" type="#_x0000_t202" style="position:absolute;left:3141;top:7502;width:268;height:1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" filled="f" stroked="f">
                  <v:textbox inset="0,0,0,0">
                    <w:txbxContent>
                      <w:p w14:paraId="31ECE048" w14:textId="77777777" w:rsidR="00C334C5" w:rsidRDefault="00C334C5">
                        <w:pPr>
                          <w:spacing w:line="169" w:lineRule="exact"/>
                          <w:rPr>
                            <w:rFonts w:ascii="Arial"/>
                            <w:sz w:val="17"/>
                          </w:rPr>
                        </w:pPr>
                        <w:r>
                          <w:rPr>
                            <w:rFonts w:ascii="Arial"/>
                            <w:spacing w:val="-2"/>
                            <w:sz w:val="17"/>
                          </w:rPr>
                          <w:t>ITA</w:t>
                        </w:r>
                      </w:p>
                    </w:txbxContent>
                  </v:textbox>
                </v:shape>
                <v:shape id="Text Box 1193" o:spid="_x0000_s1825" type="#_x0000_t202" style="position:absolute;left:3632;top:7459;width:366;height:1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" filled="f" stroked="f">
                  <v:textbox inset="0,0,0,0">
                    <w:txbxContent>
                      <w:p w14:paraId="267FE008" w14:textId="77777777" w:rsidR="00C334C5" w:rsidRDefault="00C334C5">
                        <w:pPr>
                          <w:spacing w:line="169" w:lineRule="exact"/>
                          <w:rPr>
                            <w:rFonts w:ascii="Arial"/>
                            <w:sz w:val="17"/>
                          </w:rPr>
                        </w:pPr>
                        <w:r>
                          <w:rPr>
                            <w:rFonts w:ascii="Arial"/>
                            <w:sz w:val="17"/>
                          </w:rPr>
                          <w:t>FRA</w:t>
                        </w:r>
                      </w:p>
                    </w:txbxContent>
                  </v:textbox>
                </v:shape>
                <v:shape id="Text Box 1192" o:spid="_x0000_s1826" type="#_x0000_t202" style="position:absolute;left:1912;top:7699;width:1396;height:8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" filled="f" stroked="f">
                  <v:textbox inset="0,0,0,0">
                    <w:txbxContent>
                      <w:p w14:paraId="43074448" w14:textId="77777777" w:rsidR="00C334C5" w:rsidRDefault="00C334C5">
                        <w:pPr>
                          <w:tabs>
                            <w:tab w:val="left" w:pos="842"/>
                          </w:tabs>
                          <w:spacing w:line="195" w:lineRule="exact"/>
                          <w:rPr>
                            <w:rFonts w:ascii="Arial"/>
                            <w:sz w:val="17"/>
                          </w:rPr>
                        </w:pPr>
                        <w:r>
                          <w:rPr>
                            <w:rFonts w:ascii="Arial"/>
                            <w:position w:val="-2"/>
                            <w:sz w:val="17"/>
                          </w:rPr>
                          <w:t>BEL</w:t>
                        </w:r>
                        <w:r>
                          <w:rPr>
                            <w:rFonts w:ascii="Arial"/>
                            <w:position w:val="-2"/>
                            <w:sz w:val="17"/>
                          </w:rPr>
                          <w:tab/>
                        </w:r>
                        <w:r>
                          <w:rPr>
                            <w:rFonts w:ascii="Arial"/>
                            <w:sz w:val="17"/>
                          </w:rPr>
                          <w:t>IND</w:t>
                        </w:r>
                      </w:p>
                      <w:p w14:paraId="08D35287" w14:textId="77777777" w:rsidR="00C334C5" w:rsidRDefault="00C334C5">
                        <w:pPr>
                          <w:tabs>
                            <w:tab w:val="left" w:pos="1020"/>
                          </w:tabs>
                          <w:spacing w:line="212" w:lineRule="exact"/>
                          <w:ind w:left="360"/>
                          <w:rPr>
                            <w:rFonts w:ascii="Arial"/>
                            <w:sz w:val="17"/>
                          </w:rPr>
                        </w:pPr>
                        <w:r>
                          <w:rPr>
                            <w:rFonts w:ascii="Arial"/>
                            <w:position w:val="-1"/>
                            <w:sz w:val="17"/>
                          </w:rPr>
                          <w:t>SWE</w:t>
                        </w:r>
                        <w:r>
                          <w:rPr>
                            <w:rFonts w:ascii="Arial"/>
                            <w:position w:val="-1"/>
                            <w:sz w:val="17"/>
                          </w:rPr>
                          <w:tab/>
                        </w:r>
                        <w:r>
                          <w:rPr>
                            <w:rFonts w:ascii="Arial"/>
                            <w:sz w:val="17"/>
                          </w:rPr>
                          <w:t>BRA</w:t>
                        </w:r>
                      </w:p>
                      <w:p w14:paraId="2E11CCC0" w14:textId="77777777" w:rsidR="00C334C5" w:rsidRDefault="00C334C5">
                        <w:pPr>
                          <w:tabs>
                            <w:tab w:val="left" w:pos="800"/>
                          </w:tabs>
                          <w:spacing w:before="13" w:line="256" w:lineRule="auto"/>
                          <w:ind w:left="425" w:right="247" w:hanging="426"/>
                          <w:rPr>
                            <w:rFonts w:ascii="Arial"/>
                            <w:sz w:val="17"/>
                          </w:rPr>
                        </w:pPr>
                        <w:r>
                          <w:rPr>
                            <w:rFonts w:ascii="Arial"/>
                            <w:sz w:val="17"/>
                          </w:rPr>
                          <w:t>KOR</w:t>
                        </w:r>
                        <w:r>
                          <w:rPr>
                            <w:rFonts w:ascii="Arial"/>
                            <w:sz w:val="17"/>
                          </w:rPr>
                          <w:tab/>
                        </w:r>
                        <w:r>
                          <w:rPr>
                            <w:rFonts w:ascii="Arial"/>
                            <w:sz w:val="17"/>
                          </w:rPr>
                          <w:tab/>
                        </w:r>
                        <w:r>
                          <w:rPr>
                            <w:rFonts w:ascii="Arial"/>
                            <w:spacing w:val="-3"/>
                            <w:sz w:val="17"/>
                          </w:rPr>
                          <w:t>AUS</w:t>
                        </w:r>
                        <w:r>
                          <w:rPr>
                            <w:rFonts w:ascii="Arial"/>
                            <w:spacing w:val="-45"/>
                            <w:sz w:val="17"/>
                          </w:rPr>
                          <w:t xml:space="preserve"> </w:t>
                        </w:r>
                        <w:r>
                          <w:rPr>
                            <w:rFonts w:ascii="Arial"/>
                            <w:sz w:val="17"/>
                          </w:rPr>
                          <w:t>NOR</w:t>
                        </w:r>
                      </w:p>
                    </w:txbxContent>
                  </v:textbox>
                </v:shape>
                <v:shape id="Text Box 1191" o:spid="_x0000_s1827" type="#_x0000_t202" style="position:absolute;left:1912;top:8563;width:357;height:1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" filled="f" stroked="f">
                  <v:textbox inset="0,0,0,0">
                    <w:txbxContent>
                      <w:p w14:paraId="29774CC8" w14:textId="77777777" w:rsidR="00C334C5" w:rsidRDefault="00C334C5">
                        <w:pPr>
                          <w:spacing w:line="169" w:lineRule="exact"/>
                          <w:rPr>
                            <w:rFonts w:ascii="Arial"/>
                            <w:sz w:val="17"/>
                          </w:rPr>
                        </w:pPr>
                        <w:r>
                          <w:rPr>
                            <w:rFonts w:ascii="Arial"/>
                            <w:sz w:val="17"/>
                          </w:rPr>
                          <w:t>AUT</w:t>
                        </w:r>
                      </w:p>
                    </w:txbxContent>
                  </v:textbox>
                </v:shape>
                <v:shape id="Text Box 1190" o:spid="_x0000_s1828" type="#_x0000_t202" style="position:absolute;left:2446;top:8695;width:385;height:1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" filled="f" stroked="f">
                  <v:textbox inset="0,0,0,0">
                    <w:txbxContent>
                      <w:p w14:paraId="26CF7BC8" w14:textId="77777777" w:rsidR="00C334C5" w:rsidRDefault="00C334C5">
                        <w:pPr>
                          <w:spacing w:line="169" w:lineRule="exact"/>
                          <w:rPr>
                            <w:rFonts w:ascii="Arial"/>
                            <w:sz w:val="17"/>
                          </w:rPr>
                        </w:pPr>
                        <w:r>
                          <w:rPr>
                            <w:rFonts w:ascii="Arial"/>
                            <w:sz w:val="17"/>
                          </w:rPr>
                          <w:t>DNK</w:t>
                        </w:r>
                      </w:p>
                    </w:txbxContent>
                  </v:textbox>
                </v:shape>
                <w10:wrap anchorx="page"/>
              </v:group>
            </w:pict>
          </mc:Fallback>
        </mc:AlternateContent>
      </w:r>
      <w:r w:rsidR="00DC0BFC">
        <w:rPr>
          <w:rFonts w:ascii="Arial"/>
          <w:color w:val="4D4D4D"/>
          <w:spacing w:val="-1"/>
          <w:sz w:val="15"/>
        </w:rPr>
        <w:t>340</w:t>
      </w:r>
      <w:r w:rsidR="00DC0BFC">
        <w:rPr>
          <w:rFonts w:ascii="Arial"/>
          <w:color w:val="4D4D4D"/>
          <w:spacing w:val="-1"/>
          <w:sz w:val="15"/>
        </w:rPr>
        <w:tab/>
      </w:r>
      <w:r w:rsidR="00DC0BFC">
        <w:rPr>
          <w:rFonts w:ascii="Arial"/>
          <w:noProof/>
          <w:color w:val="4D4D4D"/>
          <w:position w:val="-3"/>
          <w:sz w:val="15"/>
        </w:rPr>
        <w:drawing>
          <wp:inline distT="0" distB="0" distL="0" distR="0" wp14:anchorId="7B91EC33" wp14:editId="281F4A41">
            <wp:extent cx="88129" cy="88129"/>
            <wp:effectExtent l="0" t="0" r="0" b="0"/>
            <wp:docPr id="1"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4.png"/>
                    <pic:cNvPicPr/>
                  </pic:nvPicPr>
                  <pic:blipFill>
                    <a:blip r:embed="rId69" cstate="print"/>
                    <a:stretch>
                      <a:fillRect/>
                    </a:stretch>
                  </pic:blipFill>
                  <pic:spPr>
                    <a:xfrm>
                      <a:off x="0" y="0"/>
                      <a:ext cx="88129" cy="88129"/>
                    </a:xfrm>
                    <a:prstGeom prst="rect">
                      <a:avLst/>
                    </a:prstGeom>
                  </pic:spPr>
                </pic:pic>
              </a:graphicData>
            </a:graphic>
          </wp:inline>
        </w:drawing>
      </w:r>
    </w:p>
    <w:p w14:paraId="4E5E549F" w14:textId="77777777" w:rsidR="00BB4C49" w:rsidRDefault="00BB4C49">
      <w:pPr>
        <w:pStyle w:val="BodyText"/>
        <w:rPr>
          <w:rFonts w:ascii="Arial"/>
          <w:sz w:val="16"/>
        </w:rPr>
      </w:pPr>
    </w:p>
    <w:p w14:paraId="13E12EE8" w14:textId="77777777" w:rsidR="00BB4C49" w:rsidRDefault="00BB4C49">
      <w:pPr>
        <w:pStyle w:val="BodyText"/>
        <w:spacing w:before="1"/>
        <w:rPr>
          <w:rFonts w:ascii="Arial"/>
          <w:sz w:val="13"/>
        </w:rPr>
      </w:pPr>
    </w:p>
    <w:p w14:paraId="40D13746" w14:textId="77777777" w:rsidR="00BB4C49" w:rsidRDefault="00DC0BFC">
      <w:pPr>
        <w:ind w:left="641"/>
        <w:rPr>
          <w:rFonts w:ascii="Arial"/>
          <w:sz w:val="15"/>
        </w:rPr>
      </w:pPr>
      <w:r>
        <w:rPr>
          <w:rFonts w:ascii="Arial"/>
          <w:color w:val="4D4D4D"/>
          <w:sz w:val="15"/>
        </w:rPr>
        <w:t>320</w:t>
      </w:r>
    </w:p>
    <w:p w14:paraId="35424CBA" w14:textId="77777777" w:rsidR="00BB4C49" w:rsidRDefault="00BB4C49">
      <w:pPr>
        <w:pStyle w:val="BodyText"/>
        <w:spacing w:before="4"/>
        <w:rPr>
          <w:rFonts w:ascii="Arial"/>
          <w:sz w:val="23"/>
        </w:rPr>
      </w:pPr>
    </w:p>
    <w:p w14:paraId="4B863C4F" w14:textId="77777777" w:rsidR="00BB4C49" w:rsidRDefault="00DC0BFC">
      <w:pPr>
        <w:spacing w:before="75"/>
        <w:ind w:left="641"/>
        <w:rPr>
          <w:rFonts w:ascii="Arial"/>
          <w:sz w:val="15"/>
        </w:rPr>
      </w:pPr>
      <w:r>
        <w:rPr>
          <w:rFonts w:ascii="Arial"/>
          <w:color w:val="4D4D4D"/>
          <w:sz w:val="15"/>
        </w:rPr>
        <w:t>300</w:t>
      </w:r>
    </w:p>
    <w:p w14:paraId="77C47A23" w14:textId="77777777" w:rsidR="00BB4C49" w:rsidRDefault="00BB4C49">
      <w:pPr>
        <w:pStyle w:val="BodyText"/>
        <w:spacing w:before="4"/>
        <w:rPr>
          <w:rFonts w:ascii="Arial"/>
          <w:sz w:val="23"/>
        </w:rPr>
      </w:pPr>
    </w:p>
    <w:p w14:paraId="478E8FF1" w14:textId="77777777" w:rsidR="00BB4C49" w:rsidRDefault="00DC0BFC">
      <w:pPr>
        <w:spacing w:before="75"/>
        <w:ind w:left="641"/>
        <w:rPr>
          <w:rFonts w:ascii="Arial"/>
          <w:sz w:val="15"/>
        </w:rPr>
      </w:pPr>
      <w:r>
        <w:rPr>
          <w:rFonts w:ascii="Arial"/>
          <w:color w:val="4D4D4D"/>
          <w:sz w:val="15"/>
        </w:rPr>
        <w:t>280</w:t>
      </w:r>
    </w:p>
    <w:p w14:paraId="4334FAE0" w14:textId="77777777" w:rsidR="00BB4C49" w:rsidRDefault="00BB4C49">
      <w:pPr>
        <w:pStyle w:val="BodyText"/>
        <w:spacing w:before="4"/>
        <w:rPr>
          <w:rFonts w:ascii="Arial"/>
          <w:sz w:val="23"/>
        </w:rPr>
      </w:pPr>
    </w:p>
    <w:p w14:paraId="6289338C" w14:textId="77777777" w:rsidR="00BB4C49" w:rsidRDefault="00DC0BFC">
      <w:pPr>
        <w:spacing w:before="75"/>
        <w:ind w:left="641"/>
        <w:rPr>
          <w:rFonts w:ascii="Arial"/>
          <w:sz w:val="15"/>
        </w:rPr>
      </w:pPr>
      <w:r>
        <w:rPr>
          <w:rFonts w:ascii="Arial"/>
          <w:color w:val="4D4D4D"/>
          <w:sz w:val="15"/>
        </w:rPr>
        <w:t>260</w:t>
      </w:r>
    </w:p>
    <w:p w14:paraId="448B6956" w14:textId="77777777" w:rsidR="00BB4C49" w:rsidRDefault="00BB4C49">
      <w:pPr>
        <w:pStyle w:val="BodyText"/>
        <w:spacing w:before="4"/>
        <w:rPr>
          <w:rFonts w:ascii="Arial"/>
          <w:sz w:val="23"/>
        </w:rPr>
      </w:pPr>
    </w:p>
    <w:p w14:paraId="3354DC2A" w14:textId="77777777" w:rsidR="00BB4C49" w:rsidRDefault="00144D41">
      <w:pPr>
        <w:spacing w:before="75"/>
        <w:ind w:left="641"/>
        <w:rPr>
          <w:rFonts w:ascii="Arial"/>
          <w:sz w:val="15"/>
        </w:rPr>
      </w:pPr>
      <w:r>
        <w:rPr>
          <w:noProof/>
        </w:rPr>
        <mc:AlternateContent>
          <mc:Choice Requires="wps">
            <w:drawing>
              <wp:anchor distT="0" distB="0" distL="114300" distR="114300" simplePos="0" relativeHeight="484490752" behindDoc="1" locked="0" layoutInCell="1" allowOverlap="1" wp14:anchorId="53705E7A" wp14:editId="18E5575F">
                <wp:simplePos x="0" y="0"/>
                <wp:positionH relativeFrom="page">
                  <wp:posOffset>902970</wp:posOffset>
                </wp:positionH>
                <wp:positionV relativeFrom="paragraph">
                  <wp:posOffset>82550</wp:posOffset>
                </wp:positionV>
                <wp:extent cx="140335" cy="2170430"/>
                <wp:effectExtent l="0" t="0" r="0" b="0"/>
                <wp:wrapNone/>
                <wp:docPr id="1194" name="Text Box 11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335" cy="2170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C21724" w14:textId="77777777" w:rsidR="00C334C5" w:rsidRDefault="00C334C5">
                            <w:pPr>
                              <w:spacing w:line="197" w:lineRule="exact"/>
                              <w:ind w:left="20"/>
                              <w:rPr>
                                <w:rFonts w:ascii="Arial"/>
                                <w:sz w:val="18"/>
                              </w:rPr>
                            </w:pPr>
                            <w:r>
                              <w:rPr>
                                <w:rFonts w:ascii="Arial"/>
                                <w:sz w:val="18"/>
                              </w:rPr>
                              <w:t>No.</w:t>
                            </w:r>
                            <w:r>
                              <w:rPr>
                                <w:rFonts w:ascii="Arial"/>
                                <w:spacing w:val="-2"/>
                                <w:sz w:val="18"/>
                              </w:rPr>
                              <w:t xml:space="preserve"> </w:t>
                            </w:r>
                            <w:r>
                              <w:rPr>
                                <w:rFonts w:ascii="Arial"/>
                                <w:sz w:val="18"/>
                              </w:rPr>
                              <w:t>of</w:t>
                            </w:r>
                            <w:r>
                              <w:rPr>
                                <w:rFonts w:ascii="Arial"/>
                                <w:spacing w:val="-2"/>
                                <w:sz w:val="18"/>
                              </w:rPr>
                              <w:t xml:space="preserve"> </w:t>
                            </w:r>
                            <w:r>
                              <w:rPr>
                                <w:rFonts w:ascii="Arial"/>
                                <w:sz w:val="18"/>
                              </w:rPr>
                              <w:t>OA</w:t>
                            </w:r>
                            <w:r>
                              <w:rPr>
                                <w:rFonts w:ascii="Arial"/>
                                <w:spacing w:val="-2"/>
                                <w:sz w:val="18"/>
                              </w:rPr>
                              <w:t xml:space="preserve"> </w:t>
                            </w:r>
                            <w:r>
                              <w:rPr>
                                <w:rFonts w:ascii="Arial"/>
                                <w:sz w:val="18"/>
                              </w:rPr>
                              <w:t>articles</w:t>
                            </w:r>
                            <w:r>
                              <w:rPr>
                                <w:rFonts w:ascii="Arial"/>
                                <w:spacing w:val="-2"/>
                                <w:sz w:val="18"/>
                              </w:rPr>
                              <w:t xml:space="preserve"> </w:t>
                            </w:r>
                            <w:r>
                              <w:rPr>
                                <w:rFonts w:ascii="Arial"/>
                                <w:sz w:val="18"/>
                              </w:rPr>
                              <w:t>in</w:t>
                            </w:r>
                            <w:r>
                              <w:rPr>
                                <w:rFonts w:ascii="Arial"/>
                                <w:spacing w:val="-1"/>
                                <w:sz w:val="18"/>
                              </w:rPr>
                              <w:t xml:space="preserve"> </w:t>
                            </w:r>
                            <w:r>
                              <w:rPr>
                                <w:rFonts w:ascii="Arial"/>
                                <w:sz w:val="18"/>
                              </w:rPr>
                              <w:t>Subscription</w:t>
                            </w:r>
                            <w:r>
                              <w:rPr>
                                <w:rFonts w:ascii="Arial"/>
                                <w:spacing w:val="-2"/>
                                <w:sz w:val="18"/>
                              </w:rPr>
                              <w:t xml:space="preserve"> </w:t>
                            </w:r>
                            <w:r>
                              <w:rPr>
                                <w:rFonts w:ascii="Arial"/>
                                <w:sz w:val="18"/>
                              </w:rPr>
                              <w:t>Journals</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705E7A" id="Text Box 1188" o:spid="_x0000_s1829" type="#_x0000_t202" style="position:absolute;left:0;text-align:left;margin-left:71.1pt;margin-top:6.5pt;width:11.05pt;height:170.9pt;z-index:-18825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" filled="f" stroked="f">
                <v:textbox style="layout-flow:vertical;mso-layout-flow-alt:bottom-to-top" inset="0,0,0,0">
                  <w:txbxContent>
                    <w:p w14:paraId="3DC21724" w14:textId="77777777" w:rsidR="00C334C5" w:rsidRDefault="00C334C5">
                      <w:pPr>
                        <w:spacing w:line="197" w:lineRule="exact"/>
                        <w:ind w:left="20"/>
                        <w:rPr>
                          <w:rFonts w:ascii="Arial"/>
                          <w:sz w:val="18"/>
                        </w:rPr>
                      </w:pPr>
                      <w:r>
                        <w:rPr>
                          <w:rFonts w:ascii="Arial"/>
                          <w:sz w:val="18"/>
                        </w:rPr>
                        <w:t>No.</w:t>
                      </w:r>
                      <w:r>
                        <w:rPr>
                          <w:rFonts w:ascii="Arial"/>
                          <w:spacing w:val="-2"/>
                          <w:sz w:val="18"/>
                        </w:rPr>
                        <w:t xml:space="preserve"> </w:t>
                      </w:r>
                      <w:r>
                        <w:rPr>
                          <w:rFonts w:ascii="Arial"/>
                          <w:sz w:val="18"/>
                        </w:rPr>
                        <w:t>of</w:t>
                      </w:r>
                      <w:r>
                        <w:rPr>
                          <w:rFonts w:ascii="Arial"/>
                          <w:spacing w:val="-2"/>
                          <w:sz w:val="18"/>
                        </w:rPr>
                        <w:t xml:space="preserve"> </w:t>
                      </w:r>
                      <w:r>
                        <w:rPr>
                          <w:rFonts w:ascii="Arial"/>
                          <w:sz w:val="18"/>
                        </w:rPr>
                        <w:t>OA</w:t>
                      </w:r>
                      <w:r>
                        <w:rPr>
                          <w:rFonts w:ascii="Arial"/>
                          <w:spacing w:val="-2"/>
                          <w:sz w:val="18"/>
                        </w:rPr>
                        <w:t xml:space="preserve"> </w:t>
                      </w:r>
                      <w:r>
                        <w:rPr>
                          <w:rFonts w:ascii="Arial"/>
                          <w:sz w:val="18"/>
                        </w:rPr>
                        <w:t>articles</w:t>
                      </w:r>
                      <w:r>
                        <w:rPr>
                          <w:rFonts w:ascii="Arial"/>
                          <w:spacing w:val="-2"/>
                          <w:sz w:val="18"/>
                        </w:rPr>
                        <w:t xml:space="preserve"> </w:t>
                      </w:r>
                      <w:r>
                        <w:rPr>
                          <w:rFonts w:ascii="Arial"/>
                          <w:sz w:val="18"/>
                        </w:rPr>
                        <w:t>in</w:t>
                      </w:r>
                      <w:r>
                        <w:rPr>
                          <w:rFonts w:ascii="Arial"/>
                          <w:spacing w:val="-1"/>
                          <w:sz w:val="18"/>
                        </w:rPr>
                        <w:t xml:space="preserve"> </w:t>
                      </w:r>
                      <w:r>
                        <w:rPr>
                          <w:rFonts w:ascii="Arial"/>
                          <w:sz w:val="18"/>
                        </w:rPr>
                        <w:t>Subscription</w:t>
                      </w:r>
                      <w:r>
                        <w:rPr>
                          <w:rFonts w:ascii="Arial"/>
                          <w:spacing w:val="-2"/>
                          <w:sz w:val="18"/>
                        </w:rPr>
                        <w:t xml:space="preserve"> </w:t>
                      </w:r>
                      <w:r>
                        <w:rPr>
                          <w:rFonts w:ascii="Arial"/>
                          <w:sz w:val="18"/>
                        </w:rPr>
                        <w:t>Journals</w:t>
                      </w:r>
                    </w:p>
                  </w:txbxContent>
                </v:textbox>
                <w10:wrap anchorx="page"/>
              </v:shape>
            </w:pict>
          </mc:Fallback>
        </mc:AlternateContent>
      </w:r>
      <w:r w:rsidR="00DC0BFC">
        <w:rPr>
          <w:rFonts w:ascii="Arial"/>
          <w:color w:val="4D4D4D"/>
          <w:sz w:val="15"/>
        </w:rPr>
        <w:t>240</w:t>
      </w:r>
    </w:p>
    <w:p w14:paraId="598EFB84" w14:textId="77777777" w:rsidR="00BB4C49" w:rsidRDefault="00BB4C49">
      <w:pPr>
        <w:pStyle w:val="BodyText"/>
        <w:spacing w:before="4"/>
        <w:rPr>
          <w:rFonts w:ascii="Arial"/>
          <w:sz w:val="23"/>
        </w:rPr>
      </w:pPr>
    </w:p>
    <w:p w14:paraId="5D53E300" w14:textId="77777777" w:rsidR="00BB4C49" w:rsidRDefault="00DC0BFC">
      <w:pPr>
        <w:spacing w:before="75"/>
        <w:ind w:left="641"/>
        <w:rPr>
          <w:rFonts w:ascii="Arial"/>
          <w:sz w:val="15"/>
        </w:rPr>
      </w:pPr>
      <w:r>
        <w:rPr>
          <w:rFonts w:ascii="Arial"/>
          <w:color w:val="4D4D4D"/>
          <w:sz w:val="15"/>
        </w:rPr>
        <w:t>220</w:t>
      </w:r>
    </w:p>
    <w:p w14:paraId="76384DFD" w14:textId="77777777" w:rsidR="00BB4C49" w:rsidRDefault="00BB4C49">
      <w:pPr>
        <w:pStyle w:val="BodyText"/>
        <w:spacing w:before="4"/>
        <w:rPr>
          <w:rFonts w:ascii="Arial"/>
          <w:sz w:val="23"/>
        </w:rPr>
      </w:pPr>
    </w:p>
    <w:p w14:paraId="6914DEB1" w14:textId="77777777" w:rsidR="00BB4C49" w:rsidRDefault="00DC0BFC">
      <w:pPr>
        <w:spacing w:before="75"/>
        <w:ind w:left="641"/>
        <w:rPr>
          <w:rFonts w:ascii="Arial"/>
          <w:sz w:val="15"/>
        </w:rPr>
      </w:pPr>
      <w:r>
        <w:rPr>
          <w:rFonts w:ascii="Arial"/>
          <w:color w:val="4D4D4D"/>
          <w:sz w:val="15"/>
        </w:rPr>
        <w:t>200</w:t>
      </w:r>
    </w:p>
    <w:p w14:paraId="60B008D6" w14:textId="77777777" w:rsidR="00BB4C49" w:rsidRDefault="00BB4C49">
      <w:pPr>
        <w:pStyle w:val="BodyText"/>
        <w:spacing w:before="4"/>
        <w:rPr>
          <w:rFonts w:ascii="Arial"/>
          <w:sz w:val="23"/>
        </w:rPr>
      </w:pPr>
    </w:p>
    <w:p w14:paraId="5C4FE018" w14:textId="77777777" w:rsidR="00BB4C49" w:rsidRDefault="00DC0BFC">
      <w:pPr>
        <w:spacing w:before="75"/>
        <w:ind w:left="641"/>
        <w:rPr>
          <w:rFonts w:ascii="Arial"/>
          <w:sz w:val="15"/>
        </w:rPr>
      </w:pPr>
      <w:r>
        <w:rPr>
          <w:rFonts w:ascii="Arial"/>
          <w:color w:val="4D4D4D"/>
          <w:sz w:val="15"/>
        </w:rPr>
        <w:t>180</w:t>
      </w:r>
    </w:p>
    <w:p w14:paraId="7F54D733" w14:textId="77777777" w:rsidR="00BB4C49" w:rsidRDefault="00BB4C49">
      <w:pPr>
        <w:pStyle w:val="BodyText"/>
        <w:spacing w:before="4"/>
        <w:rPr>
          <w:rFonts w:ascii="Arial"/>
          <w:sz w:val="23"/>
        </w:rPr>
      </w:pPr>
    </w:p>
    <w:p w14:paraId="74D0C19A" w14:textId="77777777" w:rsidR="00BB4C49" w:rsidRDefault="00DC0BFC">
      <w:pPr>
        <w:spacing w:before="76"/>
        <w:ind w:left="641"/>
        <w:rPr>
          <w:rFonts w:ascii="Arial"/>
          <w:sz w:val="15"/>
        </w:rPr>
      </w:pPr>
      <w:r>
        <w:rPr>
          <w:rFonts w:ascii="Arial"/>
          <w:color w:val="4D4D4D"/>
          <w:sz w:val="15"/>
        </w:rPr>
        <w:t>160</w:t>
      </w:r>
    </w:p>
    <w:p w14:paraId="07A01760" w14:textId="77777777" w:rsidR="00BB4C49" w:rsidRDefault="00BB4C49">
      <w:pPr>
        <w:pStyle w:val="BodyText"/>
        <w:spacing w:before="4"/>
        <w:rPr>
          <w:rFonts w:ascii="Arial"/>
          <w:sz w:val="23"/>
        </w:rPr>
      </w:pPr>
    </w:p>
    <w:p w14:paraId="23AD7D0B" w14:textId="77777777" w:rsidR="00BB4C49" w:rsidRDefault="00DC0BFC">
      <w:pPr>
        <w:spacing w:before="75"/>
        <w:ind w:left="641"/>
        <w:rPr>
          <w:rFonts w:ascii="Arial"/>
          <w:sz w:val="15"/>
        </w:rPr>
      </w:pPr>
      <w:r>
        <w:rPr>
          <w:rFonts w:ascii="Arial"/>
          <w:color w:val="4D4D4D"/>
          <w:sz w:val="15"/>
        </w:rPr>
        <w:t>140</w:t>
      </w:r>
    </w:p>
    <w:p w14:paraId="51A2C731" w14:textId="77777777" w:rsidR="00BB4C49" w:rsidRDefault="00BB4C49">
      <w:pPr>
        <w:pStyle w:val="BodyText"/>
        <w:spacing w:before="4"/>
        <w:rPr>
          <w:rFonts w:ascii="Arial"/>
          <w:sz w:val="23"/>
        </w:rPr>
      </w:pPr>
    </w:p>
    <w:p w14:paraId="6CC0857B" w14:textId="77777777" w:rsidR="00BB4C49" w:rsidRDefault="00DC0BFC">
      <w:pPr>
        <w:spacing w:before="75"/>
        <w:ind w:left="641"/>
        <w:rPr>
          <w:rFonts w:ascii="Arial"/>
          <w:sz w:val="15"/>
        </w:rPr>
      </w:pPr>
      <w:r>
        <w:rPr>
          <w:rFonts w:ascii="Arial"/>
          <w:color w:val="4D4D4D"/>
          <w:sz w:val="15"/>
        </w:rPr>
        <w:t>120</w:t>
      </w:r>
    </w:p>
    <w:p w14:paraId="30CDA1FE" w14:textId="77777777" w:rsidR="00BB4C49" w:rsidRDefault="00BB4C49">
      <w:pPr>
        <w:pStyle w:val="BodyText"/>
        <w:spacing w:before="4"/>
        <w:rPr>
          <w:rFonts w:ascii="Arial"/>
          <w:sz w:val="23"/>
        </w:rPr>
      </w:pPr>
    </w:p>
    <w:p w14:paraId="5BCC4CBD" w14:textId="77777777" w:rsidR="00BB4C49" w:rsidRDefault="00DC0BFC">
      <w:pPr>
        <w:spacing w:before="75"/>
        <w:ind w:left="641"/>
        <w:rPr>
          <w:rFonts w:ascii="Arial"/>
          <w:sz w:val="15"/>
        </w:rPr>
      </w:pPr>
      <w:r>
        <w:rPr>
          <w:rFonts w:ascii="Arial"/>
          <w:color w:val="4D4D4D"/>
          <w:sz w:val="15"/>
        </w:rPr>
        <w:t>100</w:t>
      </w:r>
    </w:p>
    <w:p w14:paraId="47A8C2BB" w14:textId="77777777" w:rsidR="00BB4C49" w:rsidRDefault="00BB4C49">
      <w:pPr>
        <w:pStyle w:val="BodyText"/>
        <w:spacing w:before="4"/>
        <w:rPr>
          <w:rFonts w:ascii="Arial"/>
          <w:sz w:val="23"/>
        </w:rPr>
      </w:pPr>
    </w:p>
    <w:p w14:paraId="30435222" w14:textId="77777777" w:rsidR="00BB4C49" w:rsidRDefault="00DC0BFC">
      <w:pPr>
        <w:spacing w:before="75"/>
        <w:ind w:left="724"/>
        <w:rPr>
          <w:rFonts w:ascii="Arial"/>
          <w:sz w:val="15"/>
        </w:rPr>
      </w:pPr>
      <w:r>
        <w:rPr>
          <w:rFonts w:ascii="Arial"/>
          <w:color w:val="4D4D4D"/>
          <w:sz w:val="15"/>
        </w:rPr>
        <w:t>80</w:t>
      </w:r>
    </w:p>
    <w:p w14:paraId="21B29FCC" w14:textId="77777777" w:rsidR="00BB4C49" w:rsidRDefault="00BB4C49">
      <w:pPr>
        <w:pStyle w:val="BodyText"/>
        <w:spacing w:before="4"/>
        <w:rPr>
          <w:rFonts w:ascii="Arial"/>
          <w:sz w:val="23"/>
        </w:rPr>
      </w:pPr>
    </w:p>
    <w:p w14:paraId="5CA9067C" w14:textId="77777777" w:rsidR="00BB4C49" w:rsidRDefault="00DC0BFC">
      <w:pPr>
        <w:spacing w:before="75"/>
        <w:ind w:left="724"/>
        <w:rPr>
          <w:rFonts w:ascii="Arial"/>
          <w:sz w:val="15"/>
        </w:rPr>
      </w:pPr>
      <w:r>
        <w:rPr>
          <w:rFonts w:ascii="Arial"/>
          <w:color w:val="4D4D4D"/>
          <w:sz w:val="15"/>
        </w:rPr>
        <w:t>60</w:t>
      </w:r>
    </w:p>
    <w:p w14:paraId="5B6AB7C9" w14:textId="77777777" w:rsidR="00BB4C49" w:rsidRDefault="00BB4C49">
      <w:pPr>
        <w:pStyle w:val="BodyText"/>
        <w:spacing w:before="4"/>
        <w:rPr>
          <w:rFonts w:ascii="Arial"/>
          <w:sz w:val="23"/>
        </w:rPr>
      </w:pPr>
    </w:p>
    <w:p w14:paraId="281973B6" w14:textId="77777777" w:rsidR="00BB4C49" w:rsidRDefault="00DC0BFC">
      <w:pPr>
        <w:spacing w:before="75"/>
        <w:ind w:left="724"/>
        <w:rPr>
          <w:rFonts w:ascii="Arial"/>
          <w:sz w:val="15"/>
        </w:rPr>
      </w:pPr>
      <w:r>
        <w:rPr>
          <w:rFonts w:ascii="Arial"/>
          <w:color w:val="4D4D4D"/>
          <w:sz w:val="15"/>
        </w:rPr>
        <w:t>40</w:t>
      </w:r>
    </w:p>
    <w:p w14:paraId="7378D0D9" w14:textId="77777777" w:rsidR="00BB4C49" w:rsidRDefault="00BB4C49">
      <w:pPr>
        <w:pStyle w:val="BodyText"/>
        <w:spacing w:before="4"/>
        <w:rPr>
          <w:rFonts w:ascii="Arial"/>
          <w:sz w:val="23"/>
        </w:rPr>
      </w:pPr>
    </w:p>
    <w:p w14:paraId="7CF11CD3" w14:textId="77777777" w:rsidR="00BB4C49" w:rsidRDefault="00DC0BFC">
      <w:pPr>
        <w:spacing w:before="75"/>
        <w:ind w:left="724"/>
        <w:rPr>
          <w:rFonts w:ascii="Arial"/>
          <w:sz w:val="15"/>
        </w:rPr>
      </w:pPr>
      <w:r>
        <w:rPr>
          <w:rFonts w:ascii="Arial"/>
          <w:color w:val="4D4D4D"/>
          <w:sz w:val="15"/>
        </w:rPr>
        <w:t>20</w:t>
      </w:r>
    </w:p>
    <w:p w14:paraId="48EBBE91" w14:textId="77777777" w:rsidR="00BB4C49" w:rsidRDefault="00BB4C49">
      <w:pPr>
        <w:pStyle w:val="BodyText"/>
        <w:spacing w:before="4"/>
        <w:rPr>
          <w:rFonts w:ascii="Arial"/>
          <w:sz w:val="23"/>
        </w:rPr>
      </w:pPr>
    </w:p>
    <w:p w14:paraId="16FA9A85" w14:textId="77777777" w:rsidR="00BB4C49" w:rsidRDefault="00DC0BFC">
      <w:pPr>
        <w:tabs>
          <w:tab w:val="left" w:pos="1562"/>
          <w:tab w:val="left" w:pos="2276"/>
          <w:tab w:val="left" w:pos="2989"/>
          <w:tab w:val="left" w:pos="3703"/>
          <w:tab w:val="left" w:pos="4374"/>
          <w:tab w:val="left" w:pos="5088"/>
          <w:tab w:val="left" w:pos="5802"/>
          <w:tab w:val="left" w:pos="6515"/>
          <w:tab w:val="left" w:pos="7229"/>
          <w:tab w:val="left" w:pos="7942"/>
          <w:tab w:val="left" w:pos="8656"/>
          <w:tab w:val="left" w:pos="9369"/>
        </w:tabs>
        <w:spacing w:before="79"/>
        <w:ind w:left="808"/>
        <w:rPr>
          <w:rFonts w:ascii="Arial"/>
          <w:sz w:val="15"/>
        </w:rPr>
      </w:pPr>
      <w:r>
        <w:rPr>
          <w:rFonts w:ascii="Arial"/>
          <w:color w:val="4D4D4D"/>
          <w:position w:val="9"/>
          <w:sz w:val="15"/>
        </w:rPr>
        <w:t>0</w:t>
      </w:r>
      <w:r>
        <w:rPr>
          <w:rFonts w:ascii="Arial"/>
          <w:color w:val="4D4D4D"/>
          <w:sz w:val="15"/>
        </w:rPr>
        <w:t>0</w:t>
      </w:r>
      <w:r>
        <w:rPr>
          <w:rFonts w:ascii="Arial"/>
          <w:color w:val="4D4D4D"/>
          <w:sz w:val="15"/>
        </w:rPr>
        <w:tab/>
        <w:t>20</w:t>
      </w:r>
      <w:r>
        <w:rPr>
          <w:rFonts w:ascii="Arial"/>
          <w:color w:val="4D4D4D"/>
          <w:sz w:val="15"/>
        </w:rPr>
        <w:tab/>
        <w:t>40</w:t>
      </w:r>
      <w:r>
        <w:rPr>
          <w:rFonts w:ascii="Arial"/>
          <w:color w:val="4D4D4D"/>
          <w:sz w:val="15"/>
        </w:rPr>
        <w:tab/>
        <w:t>60</w:t>
      </w:r>
      <w:r>
        <w:rPr>
          <w:rFonts w:ascii="Arial"/>
          <w:color w:val="4D4D4D"/>
          <w:sz w:val="15"/>
        </w:rPr>
        <w:tab/>
        <w:t>80</w:t>
      </w:r>
      <w:r>
        <w:rPr>
          <w:rFonts w:ascii="Arial"/>
          <w:color w:val="4D4D4D"/>
          <w:sz w:val="15"/>
        </w:rPr>
        <w:tab/>
        <w:t>100</w:t>
      </w:r>
      <w:r>
        <w:rPr>
          <w:rFonts w:ascii="Arial"/>
          <w:color w:val="4D4D4D"/>
          <w:sz w:val="15"/>
        </w:rPr>
        <w:tab/>
        <w:t>120</w:t>
      </w:r>
      <w:r>
        <w:rPr>
          <w:rFonts w:ascii="Arial"/>
          <w:color w:val="4D4D4D"/>
          <w:sz w:val="15"/>
        </w:rPr>
        <w:tab/>
        <w:t>140</w:t>
      </w:r>
      <w:r>
        <w:rPr>
          <w:rFonts w:ascii="Arial"/>
          <w:color w:val="4D4D4D"/>
          <w:sz w:val="15"/>
        </w:rPr>
        <w:tab/>
        <w:t>160</w:t>
      </w:r>
      <w:r>
        <w:rPr>
          <w:rFonts w:ascii="Arial"/>
          <w:color w:val="4D4D4D"/>
          <w:sz w:val="15"/>
        </w:rPr>
        <w:tab/>
        <w:t>180</w:t>
      </w:r>
      <w:r>
        <w:rPr>
          <w:rFonts w:ascii="Arial"/>
          <w:color w:val="4D4D4D"/>
          <w:sz w:val="15"/>
        </w:rPr>
        <w:tab/>
        <w:t>200</w:t>
      </w:r>
      <w:r>
        <w:rPr>
          <w:rFonts w:ascii="Arial"/>
          <w:color w:val="4D4D4D"/>
          <w:sz w:val="15"/>
        </w:rPr>
        <w:tab/>
        <w:t>220</w:t>
      </w:r>
      <w:r>
        <w:rPr>
          <w:rFonts w:ascii="Arial"/>
          <w:color w:val="4D4D4D"/>
          <w:sz w:val="15"/>
        </w:rPr>
        <w:tab/>
        <w:t>240</w:t>
      </w:r>
    </w:p>
    <w:p w14:paraId="27068BA0" w14:textId="77777777" w:rsidR="00BB4C49" w:rsidRDefault="00DC0BFC">
      <w:pPr>
        <w:spacing w:before="42"/>
        <w:ind w:left="724"/>
        <w:jc w:val="center"/>
        <w:rPr>
          <w:rFonts w:ascii="Arial"/>
          <w:sz w:val="18"/>
        </w:rPr>
      </w:pPr>
      <w:r>
        <w:rPr>
          <w:rFonts w:ascii="Arial"/>
          <w:sz w:val="18"/>
        </w:rPr>
        <w:t>No.</w:t>
      </w:r>
      <w:r>
        <w:rPr>
          <w:rFonts w:ascii="Arial"/>
          <w:spacing w:val="-1"/>
          <w:sz w:val="18"/>
        </w:rPr>
        <w:t xml:space="preserve"> </w:t>
      </w:r>
      <w:r>
        <w:rPr>
          <w:rFonts w:ascii="Arial"/>
          <w:sz w:val="18"/>
        </w:rPr>
        <w:t>of</w:t>
      </w:r>
      <w:r>
        <w:rPr>
          <w:rFonts w:ascii="Arial"/>
          <w:spacing w:val="-1"/>
          <w:sz w:val="18"/>
        </w:rPr>
        <w:t xml:space="preserve"> </w:t>
      </w:r>
      <w:r>
        <w:rPr>
          <w:rFonts w:ascii="Arial"/>
          <w:sz w:val="18"/>
        </w:rPr>
        <w:t>articles</w:t>
      </w:r>
      <w:r>
        <w:rPr>
          <w:rFonts w:ascii="Arial"/>
          <w:spacing w:val="-1"/>
          <w:sz w:val="18"/>
        </w:rPr>
        <w:t xml:space="preserve"> </w:t>
      </w:r>
      <w:r>
        <w:rPr>
          <w:rFonts w:ascii="Arial"/>
          <w:sz w:val="18"/>
        </w:rPr>
        <w:t>in</w:t>
      </w:r>
      <w:r>
        <w:rPr>
          <w:rFonts w:ascii="Arial"/>
          <w:spacing w:val="-1"/>
          <w:sz w:val="18"/>
        </w:rPr>
        <w:t xml:space="preserve"> </w:t>
      </w:r>
      <w:r>
        <w:rPr>
          <w:rFonts w:ascii="Arial"/>
          <w:sz w:val="18"/>
        </w:rPr>
        <w:t>Mirror</w:t>
      </w:r>
      <w:r>
        <w:rPr>
          <w:rFonts w:ascii="Arial"/>
          <w:spacing w:val="-1"/>
          <w:sz w:val="18"/>
        </w:rPr>
        <w:t xml:space="preserve"> </w:t>
      </w:r>
      <w:r>
        <w:rPr>
          <w:rFonts w:ascii="Arial"/>
          <w:sz w:val="18"/>
        </w:rPr>
        <w:t>Journals</w:t>
      </w:r>
    </w:p>
    <w:p w14:paraId="41275284" w14:textId="77777777" w:rsidR="00BB4C49" w:rsidRDefault="00DC0BFC">
      <w:pPr>
        <w:pStyle w:val="BodyText"/>
        <w:spacing w:before="146" w:line="213" w:lineRule="auto"/>
        <w:ind w:left="500" w:right="197" w:hanging="13"/>
        <w:jc w:val="both"/>
      </w:pPr>
      <w:r>
        <w:rPr>
          <w:i/>
          <w:spacing w:val="-2"/>
          <w:w w:val="95"/>
        </w:rPr>
        <w:t xml:space="preserve">Figure </w:t>
      </w:r>
      <w:proofErr w:type="gramStart"/>
      <w:r>
        <w:rPr>
          <w:i/>
          <w:spacing w:val="-2"/>
          <w:w w:val="95"/>
        </w:rPr>
        <w:t xml:space="preserve">6 </w:t>
      </w:r>
      <w:r>
        <w:rPr>
          <w:spacing w:val="-2"/>
          <w:w w:val="95"/>
        </w:rPr>
        <w:t>.</w:t>
      </w:r>
      <w:proofErr w:type="gramEnd"/>
      <w:r>
        <w:rPr>
          <w:spacing w:val="50"/>
        </w:rPr>
        <w:t xml:space="preserve"> </w:t>
      </w:r>
      <w:r>
        <w:rPr>
          <w:spacing w:val="-2"/>
          <w:w w:val="95"/>
        </w:rPr>
        <w:t xml:space="preserve">For the 15 countries </w:t>
      </w:r>
      <w:r>
        <w:rPr>
          <w:spacing w:val="-1"/>
          <w:w w:val="95"/>
        </w:rPr>
        <w:t>publishing the most open access (OA) articles, the number of</w:t>
      </w:r>
      <w:r>
        <w:rPr>
          <w:w w:val="95"/>
        </w:rPr>
        <w:t xml:space="preserve"> OA articles published in Mirror journals vs. Parent </w:t>
      </w:r>
      <w:proofErr w:type="spellStart"/>
      <w:r>
        <w:rPr>
          <w:w w:val="95"/>
        </w:rPr>
        <w:t>kournals</w:t>
      </w:r>
      <w:proofErr w:type="spellEnd"/>
      <w:r>
        <w:rPr>
          <w:w w:val="95"/>
        </w:rPr>
        <w:t>. The dashed line indicates equal</w:t>
      </w:r>
      <w:r>
        <w:rPr>
          <w:spacing w:val="-54"/>
          <w:w w:val="95"/>
        </w:rPr>
        <w:t xml:space="preserve"> </w:t>
      </w:r>
      <w:r>
        <w:rPr>
          <w:w w:val="95"/>
        </w:rPr>
        <w:t>numbers published in both journal types; countries above the line published more articles in</w:t>
      </w:r>
      <w:r>
        <w:rPr>
          <w:spacing w:val="1"/>
          <w:w w:val="95"/>
        </w:rPr>
        <w:t xml:space="preserve"> </w:t>
      </w:r>
      <w:r>
        <w:t>Parent</w:t>
      </w:r>
      <w:r>
        <w:rPr>
          <w:spacing w:val="15"/>
        </w:rPr>
        <w:t xml:space="preserve"> </w:t>
      </w:r>
      <w:r>
        <w:t>Journals</w:t>
      </w:r>
      <w:r>
        <w:rPr>
          <w:spacing w:val="15"/>
        </w:rPr>
        <w:t xml:space="preserve"> </w:t>
      </w:r>
      <w:r>
        <w:t>than</w:t>
      </w:r>
      <w:r>
        <w:rPr>
          <w:spacing w:val="16"/>
        </w:rPr>
        <w:t xml:space="preserve"> </w:t>
      </w:r>
      <w:r>
        <w:t>in</w:t>
      </w:r>
      <w:r>
        <w:rPr>
          <w:spacing w:val="15"/>
        </w:rPr>
        <w:t xml:space="preserve"> </w:t>
      </w:r>
      <w:r>
        <w:t>the</w:t>
      </w:r>
      <w:r>
        <w:rPr>
          <w:spacing w:val="16"/>
        </w:rPr>
        <w:t xml:space="preserve"> </w:t>
      </w:r>
      <w:r>
        <w:t>OA</w:t>
      </w:r>
      <w:r>
        <w:rPr>
          <w:spacing w:val="15"/>
        </w:rPr>
        <w:t xml:space="preserve"> </w:t>
      </w:r>
      <w:r>
        <w:t>Mirrors.</w:t>
      </w:r>
    </w:p>
    <w:p w14:paraId="1C95602E" w14:textId="77777777" w:rsidR="00BB4C49" w:rsidRDefault="00BB4C49">
      <w:pPr>
        <w:spacing w:line="213" w:lineRule="auto"/>
        <w:jc w:val="both"/>
        <w:sectPr w:rsidR="00BB4C49">
          <w:pgSz w:w="12240" w:h="15840"/>
          <w:pgMar w:top="1320" w:right="1240" w:bottom="280" w:left="940" w:header="649" w:footer="0" w:gutter="0"/>
          <w:cols w:space="720"/>
        </w:sectPr>
      </w:pPr>
    </w:p>
    <w:p w14:paraId="29979077" w14:textId="77777777" w:rsidR="00BB4C49" w:rsidRDefault="00DC0BFC">
      <w:pPr>
        <w:pStyle w:val="BodyText"/>
        <w:spacing w:before="171"/>
        <w:ind w:left="299"/>
        <w:jc w:val="center"/>
      </w:pPr>
      <w:r>
        <w:lastRenderedPageBreak/>
        <w:t>Appendix</w:t>
      </w:r>
    </w:p>
    <w:p w14:paraId="368DF135" w14:textId="77777777" w:rsidR="00BB4C49" w:rsidRDefault="00BB4C49">
      <w:pPr>
        <w:pStyle w:val="BodyText"/>
        <w:rPr>
          <w:sz w:val="20"/>
        </w:rPr>
      </w:pPr>
    </w:p>
    <w:p w14:paraId="7E6B5F22" w14:textId="77777777" w:rsidR="00BB4C49" w:rsidRDefault="00BB4C49">
      <w:pPr>
        <w:pStyle w:val="BodyText"/>
        <w:spacing w:before="3"/>
        <w:rPr>
          <w:sz w:val="27"/>
        </w:rPr>
      </w:pPr>
    </w:p>
    <w:p w14:paraId="782D963B" w14:textId="77777777" w:rsidR="00BB4C49" w:rsidRDefault="00BB4C49">
      <w:pPr>
        <w:rPr>
          <w:sz w:val="27"/>
        </w:rPr>
        <w:sectPr w:rsidR="00BB4C49">
          <w:pgSz w:w="12240" w:h="15840"/>
          <w:pgMar w:top="1320" w:right="1240" w:bottom="280" w:left="940" w:header="649" w:footer="0" w:gutter="0"/>
          <w:cols w:space="720"/>
        </w:sectPr>
      </w:pPr>
    </w:p>
    <w:p w14:paraId="07E95172" w14:textId="77777777" w:rsidR="00BB4C49" w:rsidRDefault="00DC0BFC">
      <w:pPr>
        <w:spacing w:before="74"/>
        <w:ind w:left="1454" w:firstLine="542"/>
        <w:jc w:val="right"/>
        <w:rPr>
          <w:rFonts w:ascii="Arial"/>
          <w:sz w:val="16"/>
        </w:rPr>
      </w:pPr>
      <w:r>
        <w:rPr>
          <w:rFonts w:ascii="Arial"/>
          <w:color w:val="4D4D4D"/>
          <w:spacing w:val="-1"/>
          <w:sz w:val="16"/>
        </w:rPr>
        <w:t>China</w:t>
      </w:r>
      <w:r>
        <w:rPr>
          <w:rFonts w:ascii="Arial"/>
          <w:color w:val="4D4D4D"/>
          <w:spacing w:val="-42"/>
          <w:sz w:val="16"/>
        </w:rPr>
        <w:t xml:space="preserve"> </w:t>
      </w:r>
      <w:r>
        <w:rPr>
          <w:rFonts w:ascii="Arial"/>
          <w:color w:val="4D4D4D"/>
          <w:spacing w:val="-1"/>
          <w:sz w:val="16"/>
        </w:rPr>
        <w:t>United</w:t>
      </w:r>
      <w:r>
        <w:rPr>
          <w:rFonts w:ascii="Arial"/>
          <w:color w:val="4D4D4D"/>
          <w:spacing w:val="-8"/>
          <w:sz w:val="16"/>
        </w:rPr>
        <w:t xml:space="preserve"> </w:t>
      </w:r>
      <w:r>
        <w:rPr>
          <w:rFonts w:ascii="Arial"/>
          <w:color w:val="4D4D4D"/>
          <w:spacing w:val="-1"/>
          <w:sz w:val="16"/>
        </w:rPr>
        <w:t>States</w:t>
      </w:r>
    </w:p>
    <w:p w14:paraId="1CE62735" w14:textId="77777777" w:rsidR="00BB4C49" w:rsidRDefault="00DC0BFC">
      <w:pPr>
        <w:ind w:left="1982" w:firstLine="85"/>
        <w:jc w:val="right"/>
        <w:rPr>
          <w:rFonts w:ascii="Arial"/>
          <w:sz w:val="16"/>
        </w:rPr>
      </w:pPr>
      <w:r>
        <w:rPr>
          <w:rFonts w:ascii="Arial"/>
          <w:color w:val="4D4D4D"/>
          <w:sz w:val="16"/>
        </w:rPr>
        <w:t xml:space="preserve">India </w:t>
      </w:r>
      <w:r>
        <w:rPr>
          <w:rFonts w:ascii="Arial"/>
          <w:color w:val="4D4D4D"/>
          <w:spacing w:val="-1"/>
          <w:sz w:val="16"/>
        </w:rPr>
        <w:t>Japan</w:t>
      </w:r>
      <w:r>
        <w:rPr>
          <w:rFonts w:ascii="Arial"/>
          <w:color w:val="4D4D4D"/>
          <w:spacing w:val="-43"/>
          <w:sz w:val="16"/>
        </w:rPr>
        <w:t xml:space="preserve"> </w:t>
      </w:r>
      <w:r>
        <w:rPr>
          <w:rFonts w:ascii="Arial"/>
          <w:color w:val="4D4D4D"/>
          <w:sz w:val="16"/>
        </w:rPr>
        <w:t>Brazil</w:t>
      </w:r>
      <w:r>
        <w:rPr>
          <w:rFonts w:ascii="Arial"/>
          <w:color w:val="4D4D4D"/>
          <w:spacing w:val="-42"/>
          <w:sz w:val="16"/>
        </w:rPr>
        <w:t xml:space="preserve"> </w:t>
      </w:r>
      <w:r>
        <w:rPr>
          <w:rFonts w:ascii="Arial"/>
          <w:color w:val="4D4D4D"/>
          <w:sz w:val="16"/>
        </w:rPr>
        <w:t>Italy</w:t>
      </w:r>
    </w:p>
    <w:p w14:paraId="447AD6D9" w14:textId="77777777" w:rsidR="00BB4C49" w:rsidRDefault="00DC0BFC">
      <w:pPr>
        <w:ind w:left="1531" w:hanging="256"/>
        <w:jc w:val="right"/>
        <w:rPr>
          <w:rFonts w:ascii="Arial"/>
          <w:sz w:val="16"/>
        </w:rPr>
      </w:pPr>
      <w:r>
        <w:rPr>
          <w:rFonts w:ascii="Arial"/>
          <w:color w:val="4D4D4D"/>
          <w:spacing w:val="-1"/>
          <w:sz w:val="16"/>
        </w:rPr>
        <w:t xml:space="preserve">United </w:t>
      </w:r>
      <w:r>
        <w:rPr>
          <w:rFonts w:ascii="Arial"/>
          <w:color w:val="4D4D4D"/>
          <w:sz w:val="16"/>
        </w:rPr>
        <w:t>Kingdom</w:t>
      </w:r>
      <w:r>
        <w:rPr>
          <w:rFonts w:ascii="Arial"/>
          <w:color w:val="4D4D4D"/>
          <w:spacing w:val="-42"/>
          <w:sz w:val="16"/>
        </w:rPr>
        <w:t xml:space="preserve"> </w:t>
      </w:r>
      <w:r>
        <w:rPr>
          <w:rFonts w:ascii="Arial"/>
          <w:color w:val="4D4D4D"/>
          <w:spacing w:val="-2"/>
          <w:sz w:val="16"/>
        </w:rPr>
        <w:t>South</w:t>
      </w:r>
      <w:r>
        <w:rPr>
          <w:rFonts w:ascii="Arial"/>
          <w:color w:val="4D4D4D"/>
          <w:spacing w:val="-6"/>
          <w:sz w:val="16"/>
        </w:rPr>
        <w:t xml:space="preserve"> </w:t>
      </w:r>
      <w:r>
        <w:rPr>
          <w:rFonts w:ascii="Arial"/>
          <w:color w:val="4D4D4D"/>
          <w:spacing w:val="-2"/>
          <w:sz w:val="16"/>
        </w:rPr>
        <w:t>Korea</w:t>
      </w:r>
    </w:p>
    <w:p w14:paraId="37911E52" w14:textId="77777777" w:rsidR="00BB4C49" w:rsidRDefault="00DC0BFC">
      <w:pPr>
        <w:ind w:left="1755" w:firstLine="163"/>
        <w:jc w:val="right"/>
        <w:rPr>
          <w:rFonts w:ascii="Arial"/>
          <w:sz w:val="16"/>
        </w:rPr>
      </w:pPr>
      <w:r>
        <w:rPr>
          <w:rFonts w:ascii="Arial"/>
          <w:color w:val="4D4D4D"/>
          <w:spacing w:val="-1"/>
          <w:sz w:val="16"/>
        </w:rPr>
        <w:t>France</w:t>
      </w:r>
      <w:r>
        <w:rPr>
          <w:rFonts w:ascii="Arial"/>
          <w:color w:val="4D4D4D"/>
          <w:spacing w:val="-42"/>
          <w:sz w:val="16"/>
        </w:rPr>
        <w:t xml:space="preserve"> </w:t>
      </w:r>
      <w:r>
        <w:rPr>
          <w:rFonts w:ascii="Arial"/>
          <w:color w:val="4D4D4D"/>
          <w:sz w:val="16"/>
        </w:rPr>
        <w:t>Germany</w:t>
      </w:r>
    </w:p>
    <w:p w14:paraId="5545014F" w14:textId="77777777" w:rsidR="00BB4C49" w:rsidRDefault="00144D41">
      <w:pPr>
        <w:spacing w:before="1"/>
        <w:ind w:left="1549" w:firstLine="456"/>
        <w:jc w:val="right"/>
        <w:rPr>
          <w:rFonts w:ascii="Arial"/>
          <w:sz w:val="16"/>
        </w:rPr>
      </w:pPr>
      <w:r>
        <w:rPr>
          <w:noProof/>
        </w:rPr>
        <mc:AlternateContent>
          <mc:Choice Requires="wps">
            <w:drawing>
              <wp:anchor distT="0" distB="0" distL="114300" distR="114300" simplePos="0" relativeHeight="15760384" behindDoc="0" locked="0" layoutInCell="1" allowOverlap="1" wp14:anchorId="3155A450" wp14:editId="3D8D71DF">
                <wp:simplePos x="0" y="0"/>
                <wp:positionH relativeFrom="page">
                  <wp:posOffset>1172210</wp:posOffset>
                </wp:positionH>
                <wp:positionV relativeFrom="paragraph">
                  <wp:posOffset>245110</wp:posOffset>
                </wp:positionV>
                <wp:extent cx="177800" cy="563880"/>
                <wp:effectExtent l="0" t="0" r="0" b="0"/>
                <wp:wrapNone/>
                <wp:docPr id="1193" name="Text Box 11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800" cy="563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7DB3DB" w14:textId="77777777" w:rsidR="00C334C5" w:rsidRDefault="00C334C5">
                            <w:pPr>
                              <w:pStyle w:val="BodyText"/>
                              <w:spacing w:line="256" w:lineRule="exact"/>
                              <w:ind w:left="20"/>
                              <w:rPr>
                                <w:rFonts w:ascii="Arial"/>
                              </w:rPr>
                            </w:pPr>
                            <w:r>
                              <w:rPr>
                                <w:rFonts w:ascii="Arial"/>
                              </w:rPr>
                              <w:t>Country</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55A450" id="Text Box 1187" o:spid="_x0000_s1830" type="#_x0000_t202" style="position:absolute;left:0;text-align:left;margin-left:92.3pt;margin-top:19.3pt;width:14pt;height:44.4pt;z-index:15760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" filled="f" stroked="f">
                <v:textbox style="layout-flow:vertical;mso-layout-flow-alt:bottom-to-top" inset="0,0,0,0">
                  <w:txbxContent>
                    <w:p w14:paraId="167DB3DB" w14:textId="77777777" w:rsidR="00C334C5" w:rsidRDefault="00C334C5">
                      <w:pPr>
                        <w:pStyle w:val="BodyText"/>
                        <w:spacing w:line="256" w:lineRule="exact"/>
                        <w:ind w:left="20"/>
                        <w:rPr>
                          <w:rFonts w:ascii="Arial"/>
                        </w:rPr>
                      </w:pPr>
                      <w:r>
                        <w:rPr>
                          <w:rFonts w:ascii="Arial"/>
                        </w:rPr>
                        <w:t>Country</w:t>
                      </w:r>
                    </w:p>
                  </w:txbxContent>
                </v:textbox>
                <w10:wrap anchorx="page"/>
              </v:shape>
            </w:pict>
          </mc:Fallback>
        </mc:AlternateContent>
      </w:r>
      <w:r w:rsidR="00DC0BFC">
        <w:rPr>
          <w:rFonts w:ascii="Arial"/>
          <w:color w:val="4D4D4D"/>
          <w:sz w:val="16"/>
        </w:rPr>
        <w:t>Spain    Iran</w:t>
      </w:r>
      <w:r w:rsidR="00DC0BFC">
        <w:rPr>
          <w:rFonts w:ascii="Arial"/>
          <w:color w:val="4D4D4D"/>
          <w:spacing w:val="1"/>
          <w:sz w:val="16"/>
        </w:rPr>
        <w:t xml:space="preserve"> </w:t>
      </w:r>
      <w:r w:rsidR="00DC0BFC">
        <w:rPr>
          <w:rFonts w:ascii="Arial"/>
          <w:color w:val="4D4D4D"/>
          <w:sz w:val="16"/>
        </w:rPr>
        <w:t>Australia</w:t>
      </w:r>
      <w:r w:rsidR="00DC0BFC">
        <w:rPr>
          <w:rFonts w:ascii="Arial"/>
          <w:color w:val="4D4D4D"/>
          <w:spacing w:val="1"/>
          <w:sz w:val="16"/>
        </w:rPr>
        <w:t xml:space="preserve"> </w:t>
      </w:r>
      <w:r w:rsidR="00DC0BFC">
        <w:rPr>
          <w:rFonts w:ascii="Arial"/>
          <w:color w:val="4D4D4D"/>
          <w:sz w:val="16"/>
        </w:rPr>
        <w:t>Canada</w:t>
      </w:r>
      <w:r w:rsidR="00DC0BFC">
        <w:rPr>
          <w:rFonts w:ascii="Arial"/>
          <w:color w:val="4D4D4D"/>
          <w:spacing w:val="1"/>
          <w:sz w:val="16"/>
        </w:rPr>
        <w:t xml:space="preserve"> </w:t>
      </w:r>
      <w:r w:rsidR="00DC0BFC">
        <w:rPr>
          <w:rFonts w:ascii="Arial"/>
          <w:color w:val="4D4D4D"/>
          <w:sz w:val="16"/>
        </w:rPr>
        <w:t>Turkey</w:t>
      </w:r>
      <w:r w:rsidR="00DC0BFC">
        <w:rPr>
          <w:rFonts w:ascii="Arial"/>
          <w:color w:val="4D4D4D"/>
          <w:spacing w:val="1"/>
          <w:sz w:val="16"/>
        </w:rPr>
        <w:t xml:space="preserve"> </w:t>
      </w:r>
      <w:r w:rsidR="00DC0BFC">
        <w:rPr>
          <w:rFonts w:ascii="Arial"/>
          <w:color w:val="4D4D4D"/>
          <w:sz w:val="16"/>
        </w:rPr>
        <w:t>Russia</w:t>
      </w:r>
      <w:r w:rsidR="00DC0BFC">
        <w:rPr>
          <w:rFonts w:ascii="Arial"/>
          <w:color w:val="4D4D4D"/>
          <w:spacing w:val="1"/>
          <w:sz w:val="16"/>
        </w:rPr>
        <w:t xml:space="preserve"> </w:t>
      </w:r>
      <w:r w:rsidR="00DC0BFC">
        <w:rPr>
          <w:rFonts w:ascii="Arial"/>
          <w:color w:val="4D4D4D"/>
          <w:sz w:val="16"/>
        </w:rPr>
        <w:t>Poland</w:t>
      </w:r>
      <w:r w:rsidR="00DC0BFC">
        <w:rPr>
          <w:rFonts w:ascii="Arial"/>
          <w:color w:val="4D4D4D"/>
          <w:spacing w:val="1"/>
          <w:sz w:val="16"/>
        </w:rPr>
        <w:t xml:space="preserve"> </w:t>
      </w:r>
      <w:r w:rsidR="00DC0BFC">
        <w:rPr>
          <w:rFonts w:ascii="Arial"/>
          <w:color w:val="4D4D4D"/>
          <w:spacing w:val="-1"/>
          <w:sz w:val="16"/>
        </w:rPr>
        <w:t>Netherlands</w:t>
      </w:r>
    </w:p>
    <w:p w14:paraId="53502584" w14:textId="77777777" w:rsidR="00BB4C49" w:rsidRDefault="00DC0BFC">
      <w:pPr>
        <w:ind w:left="1587" w:firstLine="332"/>
        <w:jc w:val="right"/>
        <w:rPr>
          <w:rFonts w:ascii="Arial"/>
          <w:sz w:val="16"/>
        </w:rPr>
      </w:pPr>
      <w:r>
        <w:rPr>
          <w:rFonts w:ascii="Arial"/>
          <w:color w:val="4D4D4D"/>
          <w:spacing w:val="-4"/>
          <w:sz w:val="16"/>
        </w:rPr>
        <w:t>Taiwan</w:t>
      </w:r>
      <w:r>
        <w:rPr>
          <w:rFonts w:ascii="Arial"/>
          <w:color w:val="4D4D4D"/>
          <w:spacing w:val="-42"/>
          <w:sz w:val="16"/>
        </w:rPr>
        <w:t xml:space="preserve"> </w:t>
      </w:r>
      <w:r>
        <w:rPr>
          <w:rFonts w:ascii="Arial"/>
          <w:color w:val="4D4D4D"/>
          <w:spacing w:val="-1"/>
          <w:sz w:val="16"/>
        </w:rPr>
        <w:t>Switzerland</w:t>
      </w:r>
    </w:p>
    <w:p w14:paraId="44BC0F6C" w14:textId="77777777" w:rsidR="00BB4C49" w:rsidRDefault="00DC0BFC">
      <w:pPr>
        <w:spacing w:before="1"/>
        <w:ind w:left="1763" w:firstLine="73"/>
        <w:jc w:val="right"/>
        <w:rPr>
          <w:rFonts w:ascii="Arial"/>
          <w:sz w:val="16"/>
        </w:rPr>
      </w:pPr>
      <w:r>
        <w:rPr>
          <w:rFonts w:ascii="Arial"/>
          <w:color w:val="4D4D4D"/>
          <w:sz w:val="16"/>
        </w:rPr>
        <w:t>Belgium Portugal</w:t>
      </w:r>
      <w:r>
        <w:rPr>
          <w:rFonts w:ascii="Arial"/>
          <w:color w:val="4D4D4D"/>
          <w:spacing w:val="1"/>
          <w:sz w:val="16"/>
        </w:rPr>
        <w:t xml:space="preserve"> </w:t>
      </w:r>
      <w:r>
        <w:rPr>
          <w:rFonts w:ascii="Arial"/>
          <w:color w:val="4D4D4D"/>
          <w:sz w:val="16"/>
        </w:rPr>
        <w:t>Mexico</w:t>
      </w:r>
      <w:r>
        <w:rPr>
          <w:rFonts w:ascii="Arial"/>
          <w:color w:val="4D4D4D"/>
          <w:spacing w:val="1"/>
          <w:sz w:val="16"/>
        </w:rPr>
        <w:t xml:space="preserve"> </w:t>
      </w:r>
      <w:r>
        <w:rPr>
          <w:rFonts w:ascii="Arial"/>
          <w:color w:val="4D4D4D"/>
          <w:sz w:val="16"/>
        </w:rPr>
        <w:t>Sweden</w:t>
      </w:r>
      <w:r>
        <w:rPr>
          <w:rFonts w:ascii="Arial"/>
          <w:color w:val="4D4D4D"/>
          <w:spacing w:val="1"/>
          <w:sz w:val="16"/>
        </w:rPr>
        <w:t xml:space="preserve"> </w:t>
      </w:r>
      <w:r>
        <w:rPr>
          <w:rFonts w:ascii="Arial"/>
          <w:color w:val="4D4D4D"/>
          <w:sz w:val="16"/>
        </w:rPr>
        <w:t>Denmark</w:t>
      </w:r>
      <w:r>
        <w:rPr>
          <w:rFonts w:ascii="Arial"/>
          <w:color w:val="4D4D4D"/>
          <w:spacing w:val="-43"/>
          <w:sz w:val="16"/>
        </w:rPr>
        <w:t xml:space="preserve"> </w:t>
      </w:r>
      <w:r>
        <w:rPr>
          <w:rFonts w:ascii="Arial"/>
          <w:color w:val="4D4D4D"/>
          <w:sz w:val="16"/>
        </w:rPr>
        <w:t>34</w:t>
      </w:r>
      <w:r>
        <w:rPr>
          <w:rFonts w:ascii="Arial"/>
          <w:color w:val="4D4D4D"/>
          <w:spacing w:val="-3"/>
          <w:sz w:val="16"/>
        </w:rPr>
        <w:t xml:space="preserve"> </w:t>
      </w:r>
      <w:r>
        <w:rPr>
          <w:rFonts w:ascii="Arial"/>
          <w:color w:val="4D4D4D"/>
          <w:sz w:val="16"/>
        </w:rPr>
        <w:t>High</w:t>
      </w:r>
    </w:p>
    <w:p w14:paraId="7DA86D3C" w14:textId="77777777" w:rsidR="00BB4C49" w:rsidRDefault="00DC0BFC">
      <w:pPr>
        <w:jc w:val="right"/>
        <w:rPr>
          <w:rFonts w:ascii="Arial" w:hAnsi="Arial"/>
          <w:sz w:val="16"/>
        </w:rPr>
      </w:pPr>
      <w:r>
        <w:rPr>
          <w:rFonts w:ascii="Arial" w:hAnsi="Arial"/>
          <w:color w:val="4D4D4D"/>
          <w:sz w:val="16"/>
        </w:rPr>
        <w:t>32</w:t>
      </w:r>
      <w:r>
        <w:rPr>
          <w:rFonts w:ascii="Arial" w:hAnsi="Arial"/>
          <w:color w:val="4D4D4D"/>
          <w:spacing w:val="-7"/>
          <w:sz w:val="16"/>
        </w:rPr>
        <w:t xml:space="preserve"> </w:t>
      </w:r>
      <w:r>
        <w:rPr>
          <w:rFonts w:ascii="Arial" w:hAnsi="Arial"/>
          <w:color w:val="4D4D4D"/>
          <w:sz w:val="16"/>
        </w:rPr>
        <w:t>Upper−middle</w:t>
      </w:r>
    </w:p>
    <w:p w14:paraId="4173902E" w14:textId="77777777" w:rsidR="00BB4C49" w:rsidRDefault="00DC0BFC">
      <w:pPr>
        <w:jc w:val="right"/>
        <w:rPr>
          <w:rFonts w:ascii="Arial" w:hAnsi="Arial"/>
          <w:sz w:val="16"/>
        </w:rPr>
      </w:pPr>
      <w:r>
        <w:rPr>
          <w:rFonts w:ascii="Arial" w:hAnsi="Arial"/>
          <w:color w:val="4D4D4D"/>
          <w:sz w:val="16"/>
        </w:rPr>
        <w:t>28</w:t>
      </w:r>
      <w:r>
        <w:rPr>
          <w:rFonts w:ascii="Arial" w:hAnsi="Arial"/>
          <w:color w:val="4D4D4D"/>
          <w:spacing w:val="-10"/>
          <w:sz w:val="16"/>
        </w:rPr>
        <w:t xml:space="preserve"> </w:t>
      </w:r>
      <w:r>
        <w:rPr>
          <w:rFonts w:ascii="Arial" w:hAnsi="Arial"/>
          <w:color w:val="4D4D4D"/>
          <w:sz w:val="16"/>
        </w:rPr>
        <w:t>Lower−middle</w:t>
      </w:r>
    </w:p>
    <w:p w14:paraId="096F1872" w14:textId="77777777" w:rsidR="00BB4C49" w:rsidRDefault="00DC0BFC">
      <w:pPr>
        <w:spacing w:before="1"/>
        <w:jc w:val="right"/>
        <w:rPr>
          <w:rFonts w:ascii="Arial"/>
          <w:sz w:val="16"/>
        </w:rPr>
      </w:pPr>
      <w:r>
        <w:rPr>
          <w:rFonts w:ascii="Arial"/>
          <w:color w:val="4D4D4D"/>
          <w:sz w:val="16"/>
        </w:rPr>
        <w:t>19</w:t>
      </w:r>
      <w:r>
        <w:rPr>
          <w:rFonts w:ascii="Arial"/>
          <w:color w:val="4D4D4D"/>
          <w:spacing w:val="-6"/>
          <w:sz w:val="16"/>
        </w:rPr>
        <w:t xml:space="preserve"> </w:t>
      </w:r>
      <w:r>
        <w:rPr>
          <w:rFonts w:ascii="Arial"/>
          <w:color w:val="4D4D4D"/>
          <w:sz w:val="16"/>
        </w:rPr>
        <w:t>Low</w:t>
      </w:r>
    </w:p>
    <w:p w14:paraId="060977D4" w14:textId="77777777" w:rsidR="00BB4C49" w:rsidRDefault="00DC0BFC">
      <w:pPr>
        <w:pStyle w:val="BodyText"/>
        <w:rPr>
          <w:rFonts w:ascii="Arial"/>
          <w:sz w:val="16"/>
        </w:rPr>
      </w:pPr>
      <w:r>
        <w:br w:type="column"/>
      </w:r>
    </w:p>
    <w:p w14:paraId="3446AC26" w14:textId="77777777" w:rsidR="00BB4C49" w:rsidRDefault="00BB4C49">
      <w:pPr>
        <w:pStyle w:val="BodyText"/>
        <w:rPr>
          <w:rFonts w:ascii="Arial"/>
          <w:sz w:val="16"/>
        </w:rPr>
      </w:pPr>
    </w:p>
    <w:p w14:paraId="1647071F" w14:textId="77777777" w:rsidR="00BB4C49" w:rsidRDefault="00BB4C49">
      <w:pPr>
        <w:pStyle w:val="BodyText"/>
        <w:rPr>
          <w:rFonts w:ascii="Arial"/>
          <w:sz w:val="16"/>
        </w:rPr>
      </w:pPr>
    </w:p>
    <w:p w14:paraId="3DE8F785" w14:textId="77777777" w:rsidR="00BB4C49" w:rsidRDefault="00BB4C49">
      <w:pPr>
        <w:pStyle w:val="BodyText"/>
        <w:rPr>
          <w:rFonts w:ascii="Arial"/>
          <w:sz w:val="16"/>
        </w:rPr>
      </w:pPr>
    </w:p>
    <w:p w14:paraId="2D6C7931" w14:textId="77777777" w:rsidR="00BB4C49" w:rsidRDefault="00BB4C49">
      <w:pPr>
        <w:pStyle w:val="BodyText"/>
        <w:rPr>
          <w:rFonts w:ascii="Arial"/>
          <w:sz w:val="16"/>
        </w:rPr>
      </w:pPr>
    </w:p>
    <w:p w14:paraId="35721868" w14:textId="77777777" w:rsidR="00BB4C49" w:rsidRDefault="00BB4C49">
      <w:pPr>
        <w:pStyle w:val="BodyText"/>
        <w:rPr>
          <w:rFonts w:ascii="Arial"/>
          <w:sz w:val="16"/>
        </w:rPr>
      </w:pPr>
    </w:p>
    <w:p w14:paraId="751F0BD2" w14:textId="77777777" w:rsidR="00BB4C49" w:rsidRDefault="00BB4C49">
      <w:pPr>
        <w:pStyle w:val="BodyText"/>
        <w:rPr>
          <w:rFonts w:ascii="Arial"/>
          <w:sz w:val="16"/>
        </w:rPr>
      </w:pPr>
    </w:p>
    <w:p w14:paraId="4315606A" w14:textId="77777777" w:rsidR="00BB4C49" w:rsidRDefault="00BB4C49">
      <w:pPr>
        <w:pStyle w:val="BodyText"/>
        <w:rPr>
          <w:rFonts w:ascii="Arial"/>
          <w:sz w:val="16"/>
        </w:rPr>
      </w:pPr>
    </w:p>
    <w:p w14:paraId="2620965B" w14:textId="77777777" w:rsidR="00BB4C49" w:rsidRDefault="00BB4C49">
      <w:pPr>
        <w:pStyle w:val="BodyText"/>
        <w:rPr>
          <w:rFonts w:ascii="Arial"/>
          <w:sz w:val="16"/>
        </w:rPr>
      </w:pPr>
    </w:p>
    <w:p w14:paraId="4B34DE59" w14:textId="77777777" w:rsidR="00BB4C49" w:rsidRDefault="00BB4C49">
      <w:pPr>
        <w:pStyle w:val="BodyText"/>
        <w:rPr>
          <w:rFonts w:ascii="Arial"/>
          <w:sz w:val="16"/>
        </w:rPr>
      </w:pPr>
    </w:p>
    <w:p w14:paraId="4642EC80" w14:textId="77777777" w:rsidR="00BB4C49" w:rsidRDefault="00BB4C49">
      <w:pPr>
        <w:pStyle w:val="BodyText"/>
        <w:rPr>
          <w:rFonts w:ascii="Arial"/>
          <w:sz w:val="16"/>
        </w:rPr>
      </w:pPr>
    </w:p>
    <w:p w14:paraId="1077C11F" w14:textId="77777777" w:rsidR="00BB4C49" w:rsidRDefault="00BB4C49">
      <w:pPr>
        <w:pStyle w:val="BodyText"/>
        <w:rPr>
          <w:rFonts w:ascii="Arial"/>
          <w:sz w:val="16"/>
        </w:rPr>
      </w:pPr>
    </w:p>
    <w:p w14:paraId="5D3874D6" w14:textId="77777777" w:rsidR="00BB4C49" w:rsidRDefault="00BB4C49">
      <w:pPr>
        <w:pStyle w:val="BodyText"/>
        <w:rPr>
          <w:rFonts w:ascii="Arial"/>
          <w:sz w:val="16"/>
        </w:rPr>
      </w:pPr>
    </w:p>
    <w:p w14:paraId="59E726E2" w14:textId="77777777" w:rsidR="00BB4C49" w:rsidRDefault="00BB4C49">
      <w:pPr>
        <w:pStyle w:val="BodyText"/>
        <w:rPr>
          <w:rFonts w:ascii="Arial"/>
          <w:sz w:val="16"/>
        </w:rPr>
      </w:pPr>
    </w:p>
    <w:p w14:paraId="13CB9095" w14:textId="77777777" w:rsidR="00BB4C49" w:rsidRDefault="00BB4C49">
      <w:pPr>
        <w:pStyle w:val="BodyText"/>
        <w:rPr>
          <w:rFonts w:ascii="Arial"/>
          <w:sz w:val="16"/>
        </w:rPr>
      </w:pPr>
    </w:p>
    <w:p w14:paraId="03766DDD" w14:textId="77777777" w:rsidR="00BB4C49" w:rsidRDefault="00BB4C49">
      <w:pPr>
        <w:pStyle w:val="BodyText"/>
        <w:rPr>
          <w:rFonts w:ascii="Arial"/>
          <w:sz w:val="16"/>
        </w:rPr>
      </w:pPr>
    </w:p>
    <w:p w14:paraId="71616091" w14:textId="77777777" w:rsidR="00BB4C49" w:rsidRDefault="00BB4C49">
      <w:pPr>
        <w:pStyle w:val="BodyText"/>
        <w:rPr>
          <w:rFonts w:ascii="Arial"/>
          <w:sz w:val="16"/>
        </w:rPr>
      </w:pPr>
    </w:p>
    <w:p w14:paraId="3FC29E1A" w14:textId="77777777" w:rsidR="00BB4C49" w:rsidRDefault="00BB4C49">
      <w:pPr>
        <w:pStyle w:val="BodyText"/>
        <w:rPr>
          <w:rFonts w:ascii="Arial"/>
          <w:sz w:val="16"/>
        </w:rPr>
      </w:pPr>
    </w:p>
    <w:p w14:paraId="28381600" w14:textId="77777777" w:rsidR="00BB4C49" w:rsidRDefault="00BB4C49">
      <w:pPr>
        <w:pStyle w:val="BodyText"/>
        <w:rPr>
          <w:rFonts w:ascii="Arial"/>
          <w:sz w:val="16"/>
        </w:rPr>
      </w:pPr>
    </w:p>
    <w:p w14:paraId="0AB0CD94" w14:textId="77777777" w:rsidR="00BB4C49" w:rsidRDefault="00BB4C49">
      <w:pPr>
        <w:pStyle w:val="BodyText"/>
        <w:rPr>
          <w:rFonts w:ascii="Arial"/>
          <w:sz w:val="16"/>
        </w:rPr>
      </w:pPr>
    </w:p>
    <w:p w14:paraId="3BCB567F" w14:textId="77777777" w:rsidR="00BB4C49" w:rsidRDefault="00BB4C49">
      <w:pPr>
        <w:pStyle w:val="BodyText"/>
        <w:rPr>
          <w:rFonts w:ascii="Arial"/>
          <w:sz w:val="16"/>
        </w:rPr>
      </w:pPr>
    </w:p>
    <w:p w14:paraId="02C214AA" w14:textId="77777777" w:rsidR="00BB4C49" w:rsidRDefault="00BB4C49">
      <w:pPr>
        <w:pStyle w:val="BodyText"/>
        <w:rPr>
          <w:rFonts w:ascii="Arial"/>
          <w:sz w:val="16"/>
        </w:rPr>
      </w:pPr>
    </w:p>
    <w:p w14:paraId="6A9F7F05" w14:textId="77777777" w:rsidR="00BB4C49" w:rsidRDefault="00BB4C49">
      <w:pPr>
        <w:pStyle w:val="BodyText"/>
        <w:rPr>
          <w:rFonts w:ascii="Arial"/>
          <w:sz w:val="16"/>
        </w:rPr>
      </w:pPr>
    </w:p>
    <w:p w14:paraId="03D8C4AE" w14:textId="77777777" w:rsidR="00BB4C49" w:rsidRDefault="00BB4C49">
      <w:pPr>
        <w:pStyle w:val="BodyText"/>
        <w:rPr>
          <w:rFonts w:ascii="Arial"/>
          <w:sz w:val="16"/>
        </w:rPr>
      </w:pPr>
    </w:p>
    <w:p w14:paraId="2DFDF3DF" w14:textId="77777777" w:rsidR="00BB4C49" w:rsidRDefault="00BB4C49">
      <w:pPr>
        <w:pStyle w:val="BodyText"/>
        <w:rPr>
          <w:rFonts w:ascii="Arial"/>
          <w:sz w:val="16"/>
        </w:rPr>
      </w:pPr>
    </w:p>
    <w:p w14:paraId="02816F62" w14:textId="77777777" w:rsidR="00BB4C49" w:rsidRDefault="00BB4C49">
      <w:pPr>
        <w:pStyle w:val="BodyText"/>
        <w:rPr>
          <w:rFonts w:ascii="Arial"/>
          <w:sz w:val="16"/>
        </w:rPr>
      </w:pPr>
    </w:p>
    <w:p w14:paraId="3A9AAD03" w14:textId="77777777" w:rsidR="00BB4C49" w:rsidRDefault="00BB4C49">
      <w:pPr>
        <w:pStyle w:val="BodyText"/>
        <w:rPr>
          <w:rFonts w:ascii="Arial"/>
          <w:sz w:val="16"/>
        </w:rPr>
      </w:pPr>
    </w:p>
    <w:p w14:paraId="5AEC1E96" w14:textId="77777777" w:rsidR="00BB4C49" w:rsidRDefault="00BB4C49">
      <w:pPr>
        <w:pStyle w:val="BodyText"/>
        <w:rPr>
          <w:rFonts w:ascii="Arial"/>
          <w:sz w:val="16"/>
        </w:rPr>
      </w:pPr>
    </w:p>
    <w:p w14:paraId="2F5E50D0" w14:textId="77777777" w:rsidR="00BB4C49" w:rsidRDefault="00BB4C49">
      <w:pPr>
        <w:pStyle w:val="BodyText"/>
        <w:rPr>
          <w:rFonts w:ascii="Arial"/>
          <w:sz w:val="16"/>
        </w:rPr>
      </w:pPr>
    </w:p>
    <w:p w14:paraId="504EF9C1" w14:textId="77777777" w:rsidR="00BB4C49" w:rsidRDefault="00BB4C49">
      <w:pPr>
        <w:pStyle w:val="BodyText"/>
        <w:spacing w:before="9"/>
        <w:rPr>
          <w:rFonts w:ascii="Arial"/>
          <w:sz w:val="13"/>
        </w:rPr>
      </w:pPr>
    </w:p>
    <w:p w14:paraId="00D031D1" w14:textId="77777777" w:rsidR="00BB4C49" w:rsidRDefault="00144D41">
      <w:pPr>
        <w:tabs>
          <w:tab w:val="left" w:pos="615"/>
          <w:tab w:val="left" w:pos="1161"/>
          <w:tab w:val="left" w:pos="1752"/>
          <w:tab w:val="left" w:pos="2342"/>
          <w:tab w:val="left" w:pos="2932"/>
          <w:tab w:val="left" w:pos="3522"/>
        </w:tabs>
        <w:ind w:left="25"/>
        <w:rPr>
          <w:rFonts w:ascii="Arial"/>
          <w:sz w:val="16"/>
        </w:rPr>
      </w:pPr>
      <w:r>
        <w:rPr>
          <w:noProof/>
        </w:rPr>
        <mc:AlternateContent>
          <mc:Choice Requires="wpg">
            <w:drawing>
              <wp:anchor distT="0" distB="0" distL="114300" distR="114300" simplePos="0" relativeHeight="15759872" behindDoc="0" locked="0" layoutInCell="1" allowOverlap="1" wp14:anchorId="7656458F" wp14:editId="66B77F13">
                <wp:simplePos x="0" y="0"/>
                <wp:positionH relativeFrom="page">
                  <wp:posOffset>2157730</wp:posOffset>
                </wp:positionH>
                <wp:positionV relativeFrom="paragraph">
                  <wp:posOffset>-3453765</wp:posOffset>
                </wp:positionV>
                <wp:extent cx="3048635" cy="3448685"/>
                <wp:effectExtent l="0" t="0" r="0" b="0"/>
                <wp:wrapNone/>
                <wp:docPr id="1127" name="Group 11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48635" cy="3448685"/>
                          <a:chOff x="3398" y="-5439"/>
                          <a:chExt cx="4801" cy="5431"/>
                        </a:xfrm>
                      </wpg:grpSpPr>
                      <wps:wsp>
                        <wps:cNvPr id="1128" name="Rectangle 1186"/>
                        <wps:cNvSpPr>
                          <a:spLocks noChangeArrowheads="1"/>
                        </wps:cNvSpPr>
                        <wps:spPr bwMode="auto">
                          <a:xfrm>
                            <a:off x="3465" y="-5412"/>
                            <a:ext cx="3742" cy="166"/>
                          </a:xfrm>
                          <a:prstGeom prst="rect">
                            <a:avLst/>
                          </a:prstGeom>
                          <a:solidFill>
                            <a:srgbClr val="C6DBE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29" name="Rectangle 1185"/>
                        <wps:cNvSpPr>
                          <a:spLocks noChangeArrowheads="1"/>
                        </wps:cNvSpPr>
                        <wps:spPr bwMode="auto">
                          <a:xfrm>
                            <a:off x="3465" y="-5412"/>
                            <a:ext cx="3742" cy="166"/>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0" name="Rectangle 1184"/>
                        <wps:cNvSpPr>
                          <a:spLocks noChangeArrowheads="1"/>
                        </wps:cNvSpPr>
                        <wps:spPr bwMode="auto">
                          <a:xfrm>
                            <a:off x="3465" y="-5227"/>
                            <a:ext cx="1435" cy="166"/>
                          </a:xfrm>
                          <a:prstGeom prst="rect">
                            <a:avLst/>
                          </a:prstGeom>
                          <a:solidFill>
                            <a:srgbClr val="F7FB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31" name="Rectangle 1183"/>
                        <wps:cNvSpPr>
                          <a:spLocks noChangeArrowheads="1"/>
                        </wps:cNvSpPr>
                        <wps:spPr bwMode="auto">
                          <a:xfrm>
                            <a:off x="3465" y="-5227"/>
                            <a:ext cx="1435" cy="166"/>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2" name="Rectangle 1182"/>
                        <wps:cNvSpPr>
                          <a:spLocks noChangeArrowheads="1"/>
                        </wps:cNvSpPr>
                        <wps:spPr bwMode="auto">
                          <a:xfrm>
                            <a:off x="3465" y="-5043"/>
                            <a:ext cx="565" cy="166"/>
                          </a:xfrm>
                          <a:prstGeom prst="rect">
                            <a:avLst/>
                          </a:prstGeom>
                          <a:solidFill>
                            <a:srgbClr val="6BAED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33" name="Rectangle 1181"/>
                        <wps:cNvSpPr>
                          <a:spLocks noChangeArrowheads="1"/>
                        </wps:cNvSpPr>
                        <wps:spPr bwMode="auto">
                          <a:xfrm>
                            <a:off x="3465" y="-5043"/>
                            <a:ext cx="565" cy="166"/>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4" name="Rectangle 1180"/>
                        <wps:cNvSpPr>
                          <a:spLocks noChangeArrowheads="1"/>
                        </wps:cNvSpPr>
                        <wps:spPr bwMode="auto">
                          <a:xfrm>
                            <a:off x="3465" y="-4859"/>
                            <a:ext cx="386" cy="166"/>
                          </a:xfrm>
                          <a:prstGeom prst="rect">
                            <a:avLst/>
                          </a:prstGeom>
                          <a:solidFill>
                            <a:srgbClr val="F7FB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35" name="Rectangle 1179"/>
                        <wps:cNvSpPr>
                          <a:spLocks noChangeArrowheads="1"/>
                        </wps:cNvSpPr>
                        <wps:spPr bwMode="auto">
                          <a:xfrm>
                            <a:off x="3465" y="-4859"/>
                            <a:ext cx="386" cy="166"/>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6" name="Rectangle 1178"/>
                        <wps:cNvSpPr>
                          <a:spLocks noChangeArrowheads="1"/>
                        </wps:cNvSpPr>
                        <wps:spPr bwMode="auto">
                          <a:xfrm>
                            <a:off x="3465" y="-4675"/>
                            <a:ext cx="364" cy="166"/>
                          </a:xfrm>
                          <a:prstGeom prst="rect">
                            <a:avLst/>
                          </a:prstGeom>
                          <a:solidFill>
                            <a:srgbClr val="C6DBE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37" name="Rectangle 1177"/>
                        <wps:cNvSpPr>
                          <a:spLocks noChangeArrowheads="1"/>
                        </wps:cNvSpPr>
                        <wps:spPr bwMode="auto">
                          <a:xfrm>
                            <a:off x="3465" y="-4675"/>
                            <a:ext cx="364" cy="166"/>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8" name="Rectangle 1176"/>
                        <wps:cNvSpPr>
                          <a:spLocks noChangeArrowheads="1"/>
                        </wps:cNvSpPr>
                        <wps:spPr bwMode="auto">
                          <a:xfrm>
                            <a:off x="3465" y="-4491"/>
                            <a:ext cx="352" cy="166"/>
                          </a:xfrm>
                          <a:prstGeom prst="rect">
                            <a:avLst/>
                          </a:prstGeom>
                          <a:solidFill>
                            <a:srgbClr val="F7FB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39" name="Rectangle 1175"/>
                        <wps:cNvSpPr>
                          <a:spLocks noChangeArrowheads="1"/>
                        </wps:cNvSpPr>
                        <wps:spPr bwMode="auto">
                          <a:xfrm>
                            <a:off x="3465" y="-4491"/>
                            <a:ext cx="352" cy="166"/>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40" name="Rectangle 1174"/>
                        <wps:cNvSpPr>
                          <a:spLocks noChangeArrowheads="1"/>
                        </wps:cNvSpPr>
                        <wps:spPr bwMode="auto">
                          <a:xfrm>
                            <a:off x="3465" y="-4307"/>
                            <a:ext cx="340" cy="166"/>
                          </a:xfrm>
                          <a:prstGeom prst="rect">
                            <a:avLst/>
                          </a:prstGeom>
                          <a:solidFill>
                            <a:srgbClr val="F7FB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41" name="Rectangle 1173"/>
                        <wps:cNvSpPr>
                          <a:spLocks noChangeArrowheads="1"/>
                        </wps:cNvSpPr>
                        <wps:spPr bwMode="auto">
                          <a:xfrm>
                            <a:off x="3465" y="-4307"/>
                            <a:ext cx="340" cy="166"/>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42" name="Rectangle 1172"/>
                        <wps:cNvSpPr>
                          <a:spLocks noChangeArrowheads="1"/>
                        </wps:cNvSpPr>
                        <wps:spPr bwMode="auto">
                          <a:xfrm>
                            <a:off x="3465" y="-4123"/>
                            <a:ext cx="333" cy="166"/>
                          </a:xfrm>
                          <a:prstGeom prst="rect">
                            <a:avLst/>
                          </a:prstGeom>
                          <a:solidFill>
                            <a:srgbClr val="F7FB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43" name="Rectangle 1171"/>
                        <wps:cNvSpPr>
                          <a:spLocks noChangeArrowheads="1"/>
                        </wps:cNvSpPr>
                        <wps:spPr bwMode="auto">
                          <a:xfrm>
                            <a:off x="3465" y="-4123"/>
                            <a:ext cx="333" cy="166"/>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44" name="Rectangle 1170"/>
                        <wps:cNvSpPr>
                          <a:spLocks noChangeArrowheads="1"/>
                        </wps:cNvSpPr>
                        <wps:spPr bwMode="auto">
                          <a:xfrm>
                            <a:off x="3465" y="-3939"/>
                            <a:ext cx="326" cy="166"/>
                          </a:xfrm>
                          <a:prstGeom prst="rect">
                            <a:avLst/>
                          </a:prstGeom>
                          <a:solidFill>
                            <a:srgbClr val="F7FB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45" name="Rectangle 1169"/>
                        <wps:cNvSpPr>
                          <a:spLocks noChangeArrowheads="1"/>
                        </wps:cNvSpPr>
                        <wps:spPr bwMode="auto">
                          <a:xfrm>
                            <a:off x="3465" y="-3939"/>
                            <a:ext cx="326" cy="166"/>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46" name="Rectangle 1168"/>
                        <wps:cNvSpPr>
                          <a:spLocks noChangeArrowheads="1"/>
                        </wps:cNvSpPr>
                        <wps:spPr bwMode="auto">
                          <a:xfrm>
                            <a:off x="3465" y="-3755"/>
                            <a:ext cx="323" cy="166"/>
                          </a:xfrm>
                          <a:prstGeom prst="rect">
                            <a:avLst/>
                          </a:prstGeom>
                          <a:solidFill>
                            <a:srgbClr val="F7FB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47" name="Rectangle 1167"/>
                        <wps:cNvSpPr>
                          <a:spLocks noChangeArrowheads="1"/>
                        </wps:cNvSpPr>
                        <wps:spPr bwMode="auto">
                          <a:xfrm>
                            <a:off x="3465" y="-3755"/>
                            <a:ext cx="323" cy="166"/>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48" name="Rectangle 1166"/>
                        <wps:cNvSpPr>
                          <a:spLocks noChangeArrowheads="1"/>
                        </wps:cNvSpPr>
                        <wps:spPr bwMode="auto">
                          <a:xfrm>
                            <a:off x="3465" y="-3571"/>
                            <a:ext cx="316" cy="166"/>
                          </a:xfrm>
                          <a:prstGeom prst="rect">
                            <a:avLst/>
                          </a:prstGeom>
                          <a:solidFill>
                            <a:srgbClr val="F7FB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49" name="Rectangle 1165"/>
                        <wps:cNvSpPr>
                          <a:spLocks noChangeArrowheads="1"/>
                        </wps:cNvSpPr>
                        <wps:spPr bwMode="auto">
                          <a:xfrm>
                            <a:off x="3465" y="-3571"/>
                            <a:ext cx="316" cy="166"/>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50" name="Rectangle 1164"/>
                        <wps:cNvSpPr>
                          <a:spLocks noChangeArrowheads="1"/>
                        </wps:cNvSpPr>
                        <wps:spPr bwMode="auto">
                          <a:xfrm>
                            <a:off x="3465" y="-3387"/>
                            <a:ext cx="300" cy="166"/>
                          </a:xfrm>
                          <a:prstGeom prst="rect">
                            <a:avLst/>
                          </a:prstGeom>
                          <a:solidFill>
                            <a:srgbClr val="C6DBE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1" name="Rectangle 1163"/>
                        <wps:cNvSpPr>
                          <a:spLocks noChangeArrowheads="1"/>
                        </wps:cNvSpPr>
                        <wps:spPr bwMode="auto">
                          <a:xfrm>
                            <a:off x="3465" y="-3387"/>
                            <a:ext cx="300" cy="166"/>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52" name="Rectangle 1162"/>
                        <wps:cNvSpPr>
                          <a:spLocks noChangeArrowheads="1"/>
                        </wps:cNvSpPr>
                        <wps:spPr bwMode="auto">
                          <a:xfrm>
                            <a:off x="3465" y="-3202"/>
                            <a:ext cx="271" cy="166"/>
                          </a:xfrm>
                          <a:prstGeom prst="rect">
                            <a:avLst/>
                          </a:prstGeom>
                          <a:solidFill>
                            <a:srgbClr val="F7FB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3" name="Rectangle 1161"/>
                        <wps:cNvSpPr>
                          <a:spLocks noChangeArrowheads="1"/>
                        </wps:cNvSpPr>
                        <wps:spPr bwMode="auto">
                          <a:xfrm>
                            <a:off x="3465" y="-3202"/>
                            <a:ext cx="271" cy="166"/>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54" name="Rectangle 1160"/>
                        <wps:cNvSpPr>
                          <a:spLocks noChangeArrowheads="1"/>
                        </wps:cNvSpPr>
                        <wps:spPr bwMode="auto">
                          <a:xfrm>
                            <a:off x="3465" y="-3018"/>
                            <a:ext cx="238" cy="166"/>
                          </a:xfrm>
                          <a:prstGeom prst="rect">
                            <a:avLst/>
                          </a:prstGeom>
                          <a:solidFill>
                            <a:srgbClr val="F7FB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5" name="Rectangle 1159"/>
                        <wps:cNvSpPr>
                          <a:spLocks noChangeArrowheads="1"/>
                        </wps:cNvSpPr>
                        <wps:spPr bwMode="auto">
                          <a:xfrm>
                            <a:off x="3465" y="-3018"/>
                            <a:ext cx="238" cy="166"/>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56" name="Rectangle 1158"/>
                        <wps:cNvSpPr>
                          <a:spLocks noChangeArrowheads="1"/>
                        </wps:cNvSpPr>
                        <wps:spPr bwMode="auto">
                          <a:xfrm>
                            <a:off x="3465" y="-2834"/>
                            <a:ext cx="169" cy="166"/>
                          </a:xfrm>
                          <a:prstGeom prst="rect">
                            <a:avLst/>
                          </a:prstGeom>
                          <a:solidFill>
                            <a:srgbClr val="C6DBE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7" name="Rectangle 1157"/>
                        <wps:cNvSpPr>
                          <a:spLocks noChangeArrowheads="1"/>
                        </wps:cNvSpPr>
                        <wps:spPr bwMode="auto">
                          <a:xfrm>
                            <a:off x="3465" y="-2834"/>
                            <a:ext cx="169" cy="166"/>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58" name="Rectangle 1156"/>
                        <wps:cNvSpPr>
                          <a:spLocks noChangeArrowheads="1"/>
                        </wps:cNvSpPr>
                        <wps:spPr bwMode="auto">
                          <a:xfrm>
                            <a:off x="3465" y="-2650"/>
                            <a:ext cx="156" cy="166"/>
                          </a:xfrm>
                          <a:prstGeom prst="rect">
                            <a:avLst/>
                          </a:prstGeom>
                          <a:solidFill>
                            <a:srgbClr val="C6DBE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9" name="Rectangle 1155"/>
                        <wps:cNvSpPr>
                          <a:spLocks noChangeArrowheads="1"/>
                        </wps:cNvSpPr>
                        <wps:spPr bwMode="auto">
                          <a:xfrm>
                            <a:off x="3465" y="-2650"/>
                            <a:ext cx="156" cy="166"/>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60" name="Rectangle 1154"/>
                        <wps:cNvSpPr>
                          <a:spLocks noChangeArrowheads="1"/>
                        </wps:cNvSpPr>
                        <wps:spPr bwMode="auto">
                          <a:xfrm>
                            <a:off x="3465" y="-2466"/>
                            <a:ext cx="140" cy="166"/>
                          </a:xfrm>
                          <a:prstGeom prst="rect">
                            <a:avLst/>
                          </a:prstGeom>
                          <a:solidFill>
                            <a:srgbClr val="F7FB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1" name="Rectangle 1153"/>
                        <wps:cNvSpPr>
                          <a:spLocks noChangeArrowheads="1"/>
                        </wps:cNvSpPr>
                        <wps:spPr bwMode="auto">
                          <a:xfrm>
                            <a:off x="3465" y="-2466"/>
                            <a:ext cx="140" cy="166"/>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62" name="Rectangle 1152"/>
                        <wps:cNvSpPr>
                          <a:spLocks noChangeArrowheads="1"/>
                        </wps:cNvSpPr>
                        <wps:spPr bwMode="auto">
                          <a:xfrm>
                            <a:off x="3465" y="-2282"/>
                            <a:ext cx="136" cy="166"/>
                          </a:xfrm>
                          <a:prstGeom prst="rect">
                            <a:avLst/>
                          </a:prstGeom>
                          <a:solidFill>
                            <a:srgbClr val="F7FB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3" name="Rectangle 1151"/>
                        <wps:cNvSpPr>
                          <a:spLocks noChangeArrowheads="1"/>
                        </wps:cNvSpPr>
                        <wps:spPr bwMode="auto">
                          <a:xfrm>
                            <a:off x="3465" y="-2282"/>
                            <a:ext cx="136" cy="166"/>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64" name="Rectangle 1150"/>
                        <wps:cNvSpPr>
                          <a:spLocks noChangeArrowheads="1"/>
                        </wps:cNvSpPr>
                        <wps:spPr bwMode="auto">
                          <a:xfrm>
                            <a:off x="3465" y="-2098"/>
                            <a:ext cx="103" cy="166"/>
                          </a:xfrm>
                          <a:prstGeom prst="rect">
                            <a:avLst/>
                          </a:prstGeom>
                          <a:solidFill>
                            <a:srgbClr val="F7FB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5" name="Rectangle 1149"/>
                        <wps:cNvSpPr>
                          <a:spLocks noChangeArrowheads="1"/>
                        </wps:cNvSpPr>
                        <wps:spPr bwMode="auto">
                          <a:xfrm>
                            <a:off x="3465" y="-2098"/>
                            <a:ext cx="103" cy="166"/>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66" name="Rectangle 1148"/>
                        <wps:cNvSpPr>
                          <a:spLocks noChangeArrowheads="1"/>
                        </wps:cNvSpPr>
                        <wps:spPr bwMode="auto">
                          <a:xfrm>
                            <a:off x="3465" y="-1914"/>
                            <a:ext cx="94" cy="166"/>
                          </a:xfrm>
                          <a:prstGeom prst="rect">
                            <a:avLst/>
                          </a:prstGeom>
                          <a:solidFill>
                            <a:srgbClr val="F7FB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7" name="Rectangle 1147"/>
                        <wps:cNvSpPr>
                          <a:spLocks noChangeArrowheads="1"/>
                        </wps:cNvSpPr>
                        <wps:spPr bwMode="auto">
                          <a:xfrm>
                            <a:off x="3465" y="-1914"/>
                            <a:ext cx="94" cy="166"/>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68" name="Rectangle 1146"/>
                        <wps:cNvSpPr>
                          <a:spLocks noChangeArrowheads="1"/>
                        </wps:cNvSpPr>
                        <wps:spPr bwMode="auto">
                          <a:xfrm>
                            <a:off x="3465" y="-1730"/>
                            <a:ext cx="88" cy="166"/>
                          </a:xfrm>
                          <a:prstGeom prst="rect">
                            <a:avLst/>
                          </a:prstGeom>
                          <a:solidFill>
                            <a:srgbClr val="F7FB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9" name="Rectangle 1145"/>
                        <wps:cNvSpPr>
                          <a:spLocks noChangeArrowheads="1"/>
                        </wps:cNvSpPr>
                        <wps:spPr bwMode="auto">
                          <a:xfrm>
                            <a:off x="3465" y="-1730"/>
                            <a:ext cx="88" cy="166"/>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70" name="Rectangle 1144"/>
                        <wps:cNvSpPr>
                          <a:spLocks noChangeArrowheads="1"/>
                        </wps:cNvSpPr>
                        <wps:spPr bwMode="auto">
                          <a:xfrm>
                            <a:off x="3465" y="-1546"/>
                            <a:ext cx="85" cy="166"/>
                          </a:xfrm>
                          <a:prstGeom prst="rect">
                            <a:avLst/>
                          </a:prstGeom>
                          <a:solidFill>
                            <a:srgbClr val="F7FB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71" name="Rectangle 1143"/>
                        <wps:cNvSpPr>
                          <a:spLocks noChangeArrowheads="1"/>
                        </wps:cNvSpPr>
                        <wps:spPr bwMode="auto">
                          <a:xfrm>
                            <a:off x="3465" y="-1546"/>
                            <a:ext cx="85" cy="166"/>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72" name="Rectangle 1142"/>
                        <wps:cNvSpPr>
                          <a:spLocks noChangeArrowheads="1"/>
                        </wps:cNvSpPr>
                        <wps:spPr bwMode="auto">
                          <a:xfrm>
                            <a:off x="3465" y="-1362"/>
                            <a:ext cx="83" cy="166"/>
                          </a:xfrm>
                          <a:prstGeom prst="rect">
                            <a:avLst/>
                          </a:prstGeom>
                          <a:solidFill>
                            <a:srgbClr val="C6DBE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73" name="Rectangle 1141"/>
                        <wps:cNvSpPr>
                          <a:spLocks noChangeArrowheads="1"/>
                        </wps:cNvSpPr>
                        <wps:spPr bwMode="auto">
                          <a:xfrm>
                            <a:off x="3465" y="-1362"/>
                            <a:ext cx="83" cy="166"/>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74" name="Rectangle 1140"/>
                        <wps:cNvSpPr>
                          <a:spLocks noChangeArrowheads="1"/>
                        </wps:cNvSpPr>
                        <wps:spPr bwMode="auto">
                          <a:xfrm>
                            <a:off x="3465" y="-1177"/>
                            <a:ext cx="83" cy="166"/>
                          </a:xfrm>
                          <a:prstGeom prst="rect">
                            <a:avLst/>
                          </a:prstGeom>
                          <a:solidFill>
                            <a:srgbClr val="F7FB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75" name="Rectangle 1139"/>
                        <wps:cNvSpPr>
                          <a:spLocks noChangeArrowheads="1"/>
                        </wps:cNvSpPr>
                        <wps:spPr bwMode="auto">
                          <a:xfrm>
                            <a:off x="3465" y="-1177"/>
                            <a:ext cx="83" cy="166"/>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76" name="Rectangle 1138"/>
                        <wps:cNvSpPr>
                          <a:spLocks noChangeArrowheads="1"/>
                        </wps:cNvSpPr>
                        <wps:spPr bwMode="auto">
                          <a:xfrm>
                            <a:off x="3465" y="-993"/>
                            <a:ext cx="71" cy="166"/>
                          </a:xfrm>
                          <a:prstGeom prst="rect">
                            <a:avLst/>
                          </a:prstGeom>
                          <a:solidFill>
                            <a:srgbClr val="F7FB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77" name="Rectangle 1137"/>
                        <wps:cNvSpPr>
                          <a:spLocks noChangeArrowheads="1"/>
                        </wps:cNvSpPr>
                        <wps:spPr bwMode="auto">
                          <a:xfrm>
                            <a:off x="3465" y="-993"/>
                            <a:ext cx="71" cy="166"/>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78" name="Rectangle 1136"/>
                        <wps:cNvSpPr>
                          <a:spLocks noChangeArrowheads="1"/>
                        </wps:cNvSpPr>
                        <wps:spPr bwMode="auto">
                          <a:xfrm>
                            <a:off x="3465" y="-809"/>
                            <a:ext cx="678" cy="166"/>
                          </a:xfrm>
                          <a:prstGeom prst="rect">
                            <a:avLst/>
                          </a:prstGeom>
                          <a:solidFill>
                            <a:srgbClr val="F7FB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79" name="Rectangle 1135"/>
                        <wps:cNvSpPr>
                          <a:spLocks noChangeArrowheads="1"/>
                        </wps:cNvSpPr>
                        <wps:spPr bwMode="auto">
                          <a:xfrm>
                            <a:off x="3465" y="-809"/>
                            <a:ext cx="678" cy="166"/>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80" name="Rectangle 1134"/>
                        <wps:cNvSpPr>
                          <a:spLocks noChangeArrowheads="1"/>
                        </wps:cNvSpPr>
                        <wps:spPr bwMode="auto">
                          <a:xfrm>
                            <a:off x="3465" y="-625"/>
                            <a:ext cx="363" cy="166"/>
                          </a:xfrm>
                          <a:prstGeom prst="rect">
                            <a:avLst/>
                          </a:prstGeom>
                          <a:solidFill>
                            <a:srgbClr val="C6DBE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1" name="Rectangle 1133"/>
                        <wps:cNvSpPr>
                          <a:spLocks noChangeArrowheads="1"/>
                        </wps:cNvSpPr>
                        <wps:spPr bwMode="auto">
                          <a:xfrm>
                            <a:off x="3465" y="-625"/>
                            <a:ext cx="363" cy="166"/>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82" name="Rectangle 1132"/>
                        <wps:cNvSpPr>
                          <a:spLocks noChangeArrowheads="1"/>
                        </wps:cNvSpPr>
                        <wps:spPr bwMode="auto">
                          <a:xfrm>
                            <a:off x="3465" y="-441"/>
                            <a:ext cx="260" cy="166"/>
                          </a:xfrm>
                          <a:prstGeom prst="rect">
                            <a:avLst/>
                          </a:prstGeom>
                          <a:solidFill>
                            <a:srgbClr val="6BAED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3" name="Rectangle 1131"/>
                        <wps:cNvSpPr>
                          <a:spLocks noChangeArrowheads="1"/>
                        </wps:cNvSpPr>
                        <wps:spPr bwMode="auto">
                          <a:xfrm>
                            <a:off x="3465" y="-441"/>
                            <a:ext cx="260" cy="166"/>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84" name="Rectangle 1130"/>
                        <wps:cNvSpPr>
                          <a:spLocks noChangeArrowheads="1"/>
                        </wps:cNvSpPr>
                        <wps:spPr bwMode="auto">
                          <a:xfrm>
                            <a:off x="3465" y="-257"/>
                            <a:ext cx="19" cy="166"/>
                          </a:xfrm>
                          <a:prstGeom prst="rect">
                            <a:avLst/>
                          </a:prstGeom>
                          <a:solidFill>
                            <a:srgbClr val="08459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5" name="Rectangle 1129"/>
                        <wps:cNvSpPr>
                          <a:spLocks noChangeArrowheads="1"/>
                        </wps:cNvSpPr>
                        <wps:spPr bwMode="auto">
                          <a:xfrm>
                            <a:off x="3465" y="-257"/>
                            <a:ext cx="19" cy="166"/>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86" name="Line 1128"/>
                        <wps:cNvCnPr>
                          <a:cxnSpLocks noChangeShapeType="1"/>
                        </wps:cNvCnPr>
                        <wps:spPr bwMode="auto">
                          <a:xfrm>
                            <a:off x="3453" y="-63"/>
                            <a:ext cx="0" cy="0"/>
                          </a:xfrm>
                          <a:prstGeom prst="line">
                            <a:avLst/>
                          </a:prstGeom>
                          <a:noFill/>
                          <a:ln w="1358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87" name="AutoShape 1127"/>
                        <wps:cNvSpPr>
                          <a:spLocks/>
                        </wps:cNvSpPr>
                        <wps:spPr bwMode="auto">
                          <a:xfrm>
                            <a:off x="3398" y="-5329"/>
                            <a:ext cx="55" cy="5155"/>
                          </a:xfrm>
                          <a:custGeom>
                            <a:avLst/>
                            <a:gdLst>
                              <a:gd name="T0" fmla="+- 0 3398 3398"/>
                              <a:gd name="T1" fmla="*/ T0 w 55"/>
                              <a:gd name="T2" fmla="+- 0 -174 -5328"/>
                              <a:gd name="T3" fmla="*/ -174 h 5155"/>
                              <a:gd name="T4" fmla="+- 0 3453 3398"/>
                              <a:gd name="T5" fmla="*/ T4 w 55"/>
                              <a:gd name="T6" fmla="+- 0 -174 -5328"/>
                              <a:gd name="T7" fmla="*/ -174 h 5155"/>
                              <a:gd name="T8" fmla="+- 0 3398 3398"/>
                              <a:gd name="T9" fmla="*/ T8 w 55"/>
                              <a:gd name="T10" fmla="+- 0 -358 -5328"/>
                              <a:gd name="T11" fmla="*/ -358 h 5155"/>
                              <a:gd name="T12" fmla="+- 0 3453 3398"/>
                              <a:gd name="T13" fmla="*/ T12 w 55"/>
                              <a:gd name="T14" fmla="+- 0 -358 -5328"/>
                              <a:gd name="T15" fmla="*/ -358 h 5155"/>
                              <a:gd name="T16" fmla="+- 0 3398 3398"/>
                              <a:gd name="T17" fmla="*/ T16 w 55"/>
                              <a:gd name="T18" fmla="+- 0 -542 -5328"/>
                              <a:gd name="T19" fmla="*/ -542 h 5155"/>
                              <a:gd name="T20" fmla="+- 0 3453 3398"/>
                              <a:gd name="T21" fmla="*/ T20 w 55"/>
                              <a:gd name="T22" fmla="+- 0 -542 -5328"/>
                              <a:gd name="T23" fmla="*/ -542 h 5155"/>
                              <a:gd name="T24" fmla="+- 0 3398 3398"/>
                              <a:gd name="T25" fmla="*/ T24 w 55"/>
                              <a:gd name="T26" fmla="+- 0 -726 -5328"/>
                              <a:gd name="T27" fmla="*/ -726 h 5155"/>
                              <a:gd name="T28" fmla="+- 0 3453 3398"/>
                              <a:gd name="T29" fmla="*/ T28 w 55"/>
                              <a:gd name="T30" fmla="+- 0 -726 -5328"/>
                              <a:gd name="T31" fmla="*/ -726 h 5155"/>
                              <a:gd name="T32" fmla="+- 0 3398 3398"/>
                              <a:gd name="T33" fmla="*/ T32 w 55"/>
                              <a:gd name="T34" fmla="+- 0 -910 -5328"/>
                              <a:gd name="T35" fmla="*/ -910 h 5155"/>
                              <a:gd name="T36" fmla="+- 0 3453 3398"/>
                              <a:gd name="T37" fmla="*/ T36 w 55"/>
                              <a:gd name="T38" fmla="+- 0 -910 -5328"/>
                              <a:gd name="T39" fmla="*/ -910 h 5155"/>
                              <a:gd name="T40" fmla="+- 0 3398 3398"/>
                              <a:gd name="T41" fmla="*/ T40 w 55"/>
                              <a:gd name="T42" fmla="+- 0 -1094 -5328"/>
                              <a:gd name="T43" fmla="*/ -1094 h 5155"/>
                              <a:gd name="T44" fmla="+- 0 3453 3398"/>
                              <a:gd name="T45" fmla="*/ T44 w 55"/>
                              <a:gd name="T46" fmla="+- 0 -1094 -5328"/>
                              <a:gd name="T47" fmla="*/ -1094 h 5155"/>
                              <a:gd name="T48" fmla="+- 0 3398 3398"/>
                              <a:gd name="T49" fmla="*/ T48 w 55"/>
                              <a:gd name="T50" fmla="+- 0 -1278 -5328"/>
                              <a:gd name="T51" fmla="*/ -1278 h 5155"/>
                              <a:gd name="T52" fmla="+- 0 3453 3398"/>
                              <a:gd name="T53" fmla="*/ T52 w 55"/>
                              <a:gd name="T54" fmla="+- 0 -1278 -5328"/>
                              <a:gd name="T55" fmla="*/ -1278 h 5155"/>
                              <a:gd name="T56" fmla="+- 0 3398 3398"/>
                              <a:gd name="T57" fmla="*/ T56 w 55"/>
                              <a:gd name="T58" fmla="+- 0 -1462 -5328"/>
                              <a:gd name="T59" fmla="*/ -1462 h 5155"/>
                              <a:gd name="T60" fmla="+- 0 3453 3398"/>
                              <a:gd name="T61" fmla="*/ T60 w 55"/>
                              <a:gd name="T62" fmla="+- 0 -1462 -5328"/>
                              <a:gd name="T63" fmla="*/ -1462 h 5155"/>
                              <a:gd name="T64" fmla="+- 0 3398 3398"/>
                              <a:gd name="T65" fmla="*/ T64 w 55"/>
                              <a:gd name="T66" fmla="+- 0 -1647 -5328"/>
                              <a:gd name="T67" fmla="*/ -1647 h 5155"/>
                              <a:gd name="T68" fmla="+- 0 3453 3398"/>
                              <a:gd name="T69" fmla="*/ T68 w 55"/>
                              <a:gd name="T70" fmla="+- 0 -1647 -5328"/>
                              <a:gd name="T71" fmla="*/ -1647 h 5155"/>
                              <a:gd name="T72" fmla="+- 0 3398 3398"/>
                              <a:gd name="T73" fmla="*/ T72 w 55"/>
                              <a:gd name="T74" fmla="+- 0 -1831 -5328"/>
                              <a:gd name="T75" fmla="*/ -1831 h 5155"/>
                              <a:gd name="T76" fmla="+- 0 3453 3398"/>
                              <a:gd name="T77" fmla="*/ T76 w 55"/>
                              <a:gd name="T78" fmla="+- 0 -1831 -5328"/>
                              <a:gd name="T79" fmla="*/ -1831 h 5155"/>
                              <a:gd name="T80" fmla="+- 0 3398 3398"/>
                              <a:gd name="T81" fmla="*/ T80 w 55"/>
                              <a:gd name="T82" fmla="+- 0 -2015 -5328"/>
                              <a:gd name="T83" fmla="*/ -2015 h 5155"/>
                              <a:gd name="T84" fmla="+- 0 3453 3398"/>
                              <a:gd name="T85" fmla="*/ T84 w 55"/>
                              <a:gd name="T86" fmla="+- 0 -2015 -5328"/>
                              <a:gd name="T87" fmla="*/ -2015 h 5155"/>
                              <a:gd name="T88" fmla="+- 0 3398 3398"/>
                              <a:gd name="T89" fmla="*/ T88 w 55"/>
                              <a:gd name="T90" fmla="+- 0 -2199 -5328"/>
                              <a:gd name="T91" fmla="*/ -2199 h 5155"/>
                              <a:gd name="T92" fmla="+- 0 3453 3398"/>
                              <a:gd name="T93" fmla="*/ T92 w 55"/>
                              <a:gd name="T94" fmla="+- 0 -2199 -5328"/>
                              <a:gd name="T95" fmla="*/ -2199 h 5155"/>
                              <a:gd name="T96" fmla="+- 0 3398 3398"/>
                              <a:gd name="T97" fmla="*/ T96 w 55"/>
                              <a:gd name="T98" fmla="+- 0 -2383 -5328"/>
                              <a:gd name="T99" fmla="*/ -2383 h 5155"/>
                              <a:gd name="T100" fmla="+- 0 3453 3398"/>
                              <a:gd name="T101" fmla="*/ T100 w 55"/>
                              <a:gd name="T102" fmla="+- 0 -2383 -5328"/>
                              <a:gd name="T103" fmla="*/ -2383 h 5155"/>
                              <a:gd name="T104" fmla="+- 0 3398 3398"/>
                              <a:gd name="T105" fmla="*/ T104 w 55"/>
                              <a:gd name="T106" fmla="+- 0 -2567 -5328"/>
                              <a:gd name="T107" fmla="*/ -2567 h 5155"/>
                              <a:gd name="T108" fmla="+- 0 3453 3398"/>
                              <a:gd name="T109" fmla="*/ T108 w 55"/>
                              <a:gd name="T110" fmla="+- 0 -2567 -5328"/>
                              <a:gd name="T111" fmla="*/ -2567 h 5155"/>
                              <a:gd name="T112" fmla="+- 0 3398 3398"/>
                              <a:gd name="T113" fmla="*/ T112 w 55"/>
                              <a:gd name="T114" fmla="+- 0 -2751 -5328"/>
                              <a:gd name="T115" fmla="*/ -2751 h 5155"/>
                              <a:gd name="T116" fmla="+- 0 3453 3398"/>
                              <a:gd name="T117" fmla="*/ T116 w 55"/>
                              <a:gd name="T118" fmla="+- 0 -2751 -5328"/>
                              <a:gd name="T119" fmla="*/ -2751 h 5155"/>
                              <a:gd name="T120" fmla="+- 0 3398 3398"/>
                              <a:gd name="T121" fmla="*/ T120 w 55"/>
                              <a:gd name="T122" fmla="+- 0 -2935 -5328"/>
                              <a:gd name="T123" fmla="*/ -2935 h 5155"/>
                              <a:gd name="T124" fmla="+- 0 3453 3398"/>
                              <a:gd name="T125" fmla="*/ T124 w 55"/>
                              <a:gd name="T126" fmla="+- 0 -2935 -5328"/>
                              <a:gd name="T127" fmla="*/ -2935 h 5155"/>
                              <a:gd name="T128" fmla="+- 0 3398 3398"/>
                              <a:gd name="T129" fmla="*/ T128 w 55"/>
                              <a:gd name="T130" fmla="+- 0 -3119 -5328"/>
                              <a:gd name="T131" fmla="*/ -3119 h 5155"/>
                              <a:gd name="T132" fmla="+- 0 3453 3398"/>
                              <a:gd name="T133" fmla="*/ T132 w 55"/>
                              <a:gd name="T134" fmla="+- 0 -3119 -5328"/>
                              <a:gd name="T135" fmla="*/ -3119 h 5155"/>
                              <a:gd name="T136" fmla="+- 0 3398 3398"/>
                              <a:gd name="T137" fmla="*/ T136 w 55"/>
                              <a:gd name="T138" fmla="+- 0 -3303 -5328"/>
                              <a:gd name="T139" fmla="*/ -3303 h 5155"/>
                              <a:gd name="T140" fmla="+- 0 3453 3398"/>
                              <a:gd name="T141" fmla="*/ T140 w 55"/>
                              <a:gd name="T142" fmla="+- 0 -3303 -5328"/>
                              <a:gd name="T143" fmla="*/ -3303 h 5155"/>
                              <a:gd name="T144" fmla="+- 0 3398 3398"/>
                              <a:gd name="T145" fmla="*/ T144 w 55"/>
                              <a:gd name="T146" fmla="+- 0 -3487 -5328"/>
                              <a:gd name="T147" fmla="*/ -3487 h 5155"/>
                              <a:gd name="T148" fmla="+- 0 3453 3398"/>
                              <a:gd name="T149" fmla="*/ T148 w 55"/>
                              <a:gd name="T150" fmla="+- 0 -3487 -5328"/>
                              <a:gd name="T151" fmla="*/ -3487 h 5155"/>
                              <a:gd name="T152" fmla="+- 0 3398 3398"/>
                              <a:gd name="T153" fmla="*/ T152 w 55"/>
                              <a:gd name="T154" fmla="+- 0 -3672 -5328"/>
                              <a:gd name="T155" fmla="*/ -3672 h 5155"/>
                              <a:gd name="T156" fmla="+- 0 3453 3398"/>
                              <a:gd name="T157" fmla="*/ T156 w 55"/>
                              <a:gd name="T158" fmla="+- 0 -3672 -5328"/>
                              <a:gd name="T159" fmla="*/ -3672 h 5155"/>
                              <a:gd name="T160" fmla="+- 0 3398 3398"/>
                              <a:gd name="T161" fmla="*/ T160 w 55"/>
                              <a:gd name="T162" fmla="+- 0 -3856 -5328"/>
                              <a:gd name="T163" fmla="*/ -3856 h 5155"/>
                              <a:gd name="T164" fmla="+- 0 3453 3398"/>
                              <a:gd name="T165" fmla="*/ T164 w 55"/>
                              <a:gd name="T166" fmla="+- 0 -3856 -5328"/>
                              <a:gd name="T167" fmla="*/ -3856 h 5155"/>
                              <a:gd name="T168" fmla="+- 0 3398 3398"/>
                              <a:gd name="T169" fmla="*/ T168 w 55"/>
                              <a:gd name="T170" fmla="+- 0 -4040 -5328"/>
                              <a:gd name="T171" fmla="*/ -4040 h 5155"/>
                              <a:gd name="T172" fmla="+- 0 3453 3398"/>
                              <a:gd name="T173" fmla="*/ T172 w 55"/>
                              <a:gd name="T174" fmla="+- 0 -4040 -5328"/>
                              <a:gd name="T175" fmla="*/ -4040 h 5155"/>
                              <a:gd name="T176" fmla="+- 0 3398 3398"/>
                              <a:gd name="T177" fmla="*/ T176 w 55"/>
                              <a:gd name="T178" fmla="+- 0 -4224 -5328"/>
                              <a:gd name="T179" fmla="*/ -4224 h 5155"/>
                              <a:gd name="T180" fmla="+- 0 3453 3398"/>
                              <a:gd name="T181" fmla="*/ T180 w 55"/>
                              <a:gd name="T182" fmla="+- 0 -4224 -5328"/>
                              <a:gd name="T183" fmla="*/ -4224 h 5155"/>
                              <a:gd name="T184" fmla="+- 0 3398 3398"/>
                              <a:gd name="T185" fmla="*/ T184 w 55"/>
                              <a:gd name="T186" fmla="+- 0 -4408 -5328"/>
                              <a:gd name="T187" fmla="*/ -4408 h 5155"/>
                              <a:gd name="T188" fmla="+- 0 3453 3398"/>
                              <a:gd name="T189" fmla="*/ T188 w 55"/>
                              <a:gd name="T190" fmla="+- 0 -4408 -5328"/>
                              <a:gd name="T191" fmla="*/ -4408 h 5155"/>
                              <a:gd name="T192" fmla="+- 0 3398 3398"/>
                              <a:gd name="T193" fmla="*/ T192 w 55"/>
                              <a:gd name="T194" fmla="+- 0 -4592 -5328"/>
                              <a:gd name="T195" fmla="*/ -4592 h 5155"/>
                              <a:gd name="T196" fmla="+- 0 3453 3398"/>
                              <a:gd name="T197" fmla="*/ T196 w 55"/>
                              <a:gd name="T198" fmla="+- 0 -4592 -5328"/>
                              <a:gd name="T199" fmla="*/ -4592 h 5155"/>
                              <a:gd name="T200" fmla="+- 0 3398 3398"/>
                              <a:gd name="T201" fmla="*/ T200 w 55"/>
                              <a:gd name="T202" fmla="+- 0 -4776 -5328"/>
                              <a:gd name="T203" fmla="*/ -4776 h 5155"/>
                              <a:gd name="T204" fmla="+- 0 3453 3398"/>
                              <a:gd name="T205" fmla="*/ T204 w 55"/>
                              <a:gd name="T206" fmla="+- 0 -4776 -5328"/>
                              <a:gd name="T207" fmla="*/ -4776 h 5155"/>
                              <a:gd name="T208" fmla="+- 0 3398 3398"/>
                              <a:gd name="T209" fmla="*/ T208 w 55"/>
                              <a:gd name="T210" fmla="+- 0 -4960 -5328"/>
                              <a:gd name="T211" fmla="*/ -4960 h 5155"/>
                              <a:gd name="T212" fmla="+- 0 3453 3398"/>
                              <a:gd name="T213" fmla="*/ T212 w 55"/>
                              <a:gd name="T214" fmla="+- 0 -4960 -5328"/>
                              <a:gd name="T215" fmla="*/ -4960 h 5155"/>
                              <a:gd name="T216" fmla="+- 0 3398 3398"/>
                              <a:gd name="T217" fmla="*/ T216 w 55"/>
                              <a:gd name="T218" fmla="+- 0 -5144 -5328"/>
                              <a:gd name="T219" fmla="*/ -5144 h 5155"/>
                              <a:gd name="T220" fmla="+- 0 3453 3398"/>
                              <a:gd name="T221" fmla="*/ T220 w 55"/>
                              <a:gd name="T222" fmla="+- 0 -5144 -5328"/>
                              <a:gd name="T223" fmla="*/ -5144 h 5155"/>
                              <a:gd name="T224" fmla="+- 0 3398 3398"/>
                              <a:gd name="T225" fmla="*/ T224 w 55"/>
                              <a:gd name="T226" fmla="+- 0 -5328 -5328"/>
                              <a:gd name="T227" fmla="*/ -5328 h 5155"/>
                              <a:gd name="T228" fmla="+- 0 3453 3398"/>
                              <a:gd name="T229" fmla="*/ T228 w 55"/>
                              <a:gd name="T230" fmla="+- 0 -5328 -5328"/>
                              <a:gd name="T231" fmla="*/ -5328 h 51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Lst>
                            <a:rect l="0" t="0" r="r" b="b"/>
                            <a:pathLst>
                              <a:path w="55" h="5155">
                                <a:moveTo>
                                  <a:pt x="0" y="5154"/>
                                </a:moveTo>
                                <a:lnTo>
                                  <a:pt x="55" y="5154"/>
                                </a:lnTo>
                                <a:moveTo>
                                  <a:pt x="0" y="4970"/>
                                </a:moveTo>
                                <a:lnTo>
                                  <a:pt x="55" y="4970"/>
                                </a:lnTo>
                                <a:moveTo>
                                  <a:pt x="0" y="4786"/>
                                </a:moveTo>
                                <a:lnTo>
                                  <a:pt x="55" y="4786"/>
                                </a:lnTo>
                                <a:moveTo>
                                  <a:pt x="0" y="4602"/>
                                </a:moveTo>
                                <a:lnTo>
                                  <a:pt x="55" y="4602"/>
                                </a:lnTo>
                                <a:moveTo>
                                  <a:pt x="0" y="4418"/>
                                </a:moveTo>
                                <a:lnTo>
                                  <a:pt x="55" y="4418"/>
                                </a:lnTo>
                                <a:moveTo>
                                  <a:pt x="0" y="4234"/>
                                </a:moveTo>
                                <a:lnTo>
                                  <a:pt x="55" y="4234"/>
                                </a:lnTo>
                                <a:moveTo>
                                  <a:pt x="0" y="4050"/>
                                </a:moveTo>
                                <a:lnTo>
                                  <a:pt x="55" y="4050"/>
                                </a:lnTo>
                                <a:moveTo>
                                  <a:pt x="0" y="3866"/>
                                </a:moveTo>
                                <a:lnTo>
                                  <a:pt x="55" y="3866"/>
                                </a:lnTo>
                                <a:moveTo>
                                  <a:pt x="0" y="3681"/>
                                </a:moveTo>
                                <a:lnTo>
                                  <a:pt x="55" y="3681"/>
                                </a:lnTo>
                                <a:moveTo>
                                  <a:pt x="0" y="3497"/>
                                </a:moveTo>
                                <a:lnTo>
                                  <a:pt x="55" y="3497"/>
                                </a:lnTo>
                                <a:moveTo>
                                  <a:pt x="0" y="3313"/>
                                </a:moveTo>
                                <a:lnTo>
                                  <a:pt x="55" y="3313"/>
                                </a:lnTo>
                                <a:moveTo>
                                  <a:pt x="0" y="3129"/>
                                </a:moveTo>
                                <a:lnTo>
                                  <a:pt x="55" y="3129"/>
                                </a:lnTo>
                                <a:moveTo>
                                  <a:pt x="0" y="2945"/>
                                </a:moveTo>
                                <a:lnTo>
                                  <a:pt x="55" y="2945"/>
                                </a:lnTo>
                                <a:moveTo>
                                  <a:pt x="0" y="2761"/>
                                </a:moveTo>
                                <a:lnTo>
                                  <a:pt x="55" y="2761"/>
                                </a:lnTo>
                                <a:moveTo>
                                  <a:pt x="0" y="2577"/>
                                </a:moveTo>
                                <a:lnTo>
                                  <a:pt x="55" y="2577"/>
                                </a:lnTo>
                                <a:moveTo>
                                  <a:pt x="0" y="2393"/>
                                </a:moveTo>
                                <a:lnTo>
                                  <a:pt x="55" y="2393"/>
                                </a:lnTo>
                                <a:moveTo>
                                  <a:pt x="0" y="2209"/>
                                </a:moveTo>
                                <a:lnTo>
                                  <a:pt x="55" y="2209"/>
                                </a:lnTo>
                                <a:moveTo>
                                  <a:pt x="0" y="2025"/>
                                </a:moveTo>
                                <a:lnTo>
                                  <a:pt x="55" y="2025"/>
                                </a:lnTo>
                                <a:moveTo>
                                  <a:pt x="0" y="1841"/>
                                </a:moveTo>
                                <a:lnTo>
                                  <a:pt x="55" y="1841"/>
                                </a:lnTo>
                                <a:moveTo>
                                  <a:pt x="0" y="1656"/>
                                </a:moveTo>
                                <a:lnTo>
                                  <a:pt x="55" y="1656"/>
                                </a:lnTo>
                                <a:moveTo>
                                  <a:pt x="0" y="1472"/>
                                </a:moveTo>
                                <a:lnTo>
                                  <a:pt x="55" y="1472"/>
                                </a:lnTo>
                                <a:moveTo>
                                  <a:pt x="0" y="1288"/>
                                </a:moveTo>
                                <a:lnTo>
                                  <a:pt x="55" y="1288"/>
                                </a:lnTo>
                                <a:moveTo>
                                  <a:pt x="0" y="1104"/>
                                </a:moveTo>
                                <a:lnTo>
                                  <a:pt x="55" y="1104"/>
                                </a:lnTo>
                                <a:moveTo>
                                  <a:pt x="0" y="920"/>
                                </a:moveTo>
                                <a:lnTo>
                                  <a:pt x="55" y="920"/>
                                </a:lnTo>
                                <a:moveTo>
                                  <a:pt x="0" y="736"/>
                                </a:moveTo>
                                <a:lnTo>
                                  <a:pt x="55" y="736"/>
                                </a:lnTo>
                                <a:moveTo>
                                  <a:pt x="0" y="552"/>
                                </a:moveTo>
                                <a:lnTo>
                                  <a:pt x="55" y="552"/>
                                </a:lnTo>
                                <a:moveTo>
                                  <a:pt x="0" y="368"/>
                                </a:moveTo>
                                <a:lnTo>
                                  <a:pt x="55" y="368"/>
                                </a:lnTo>
                                <a:moveTo>
                                  <a:pt x="0" y="184"/>
                                </a:moveTo>
                                <a:lnTo>
                                  <a:pt x="55" y="184"/>
                                </a:lnTo>
                                <a:moveTo>
                                  <a:pt x="0" y="0"/>
                                </a:moveTo>
                                <a:lnTo>
                                  <a:pt x="55" y="0"/>
                                </a:lnTo>
                              </a:path>
                            </a:pathLst>
                          </a:custGeom>
                          <a:noFill/>
                          <a:ln w="13589">
                            <a:solidFill>
                              <a:srgbClr val="3333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88" name="Line 1126"/>
                        <wps:cNvCnPr>
                          <a:cxnSpLocks noChangeShapeType="1"/>
                        </wps:cNvCnPr>
                        <wps:spPr bwMode="auto">
                          <a:xfrm>
                            <a:off x="3453" y="-63"/>
                            <a:ext cx="4746" cy="0"/>
                          </a:xfrm>
                          <a:prstGeom prst="line">
                            <a:avLst/>
                          </a:prstGeom>
                          <a:noFill/>
                          <a:ln w="1358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89" name="AutoShape 1125"/>
                        <wps:cNvSpPr>
                          <a:spLocks/>
                        </wps:cNvSpPr>
                        <wps:spPr bwMode="auto">
                          <a:xfrm>
                            <a:off x="3465" y="-64"/>
                            <a:ext cx="4723" cy="55"/>
                          </a:xfrm>
                          <a:custGeom>
                            <a:avLst/>
                            <a:gdLst>
                              <a:gd name="T0" fmla="+- 0 3465 3465"/>
                              <a:gd name="T1" fmla="*/ T0 w 4723"/>
                              <a:gd name="T2" fmla="+- 0 -9 -63"/>
                              <a:gd name="T3" fmla="*/ -9 h 55"/>
                              <a:gd name="T4" fmla="+- 0 3465 3465"/>
                              <a:gd name="T5" fmla="*/ T4 w 4723"/>
                              <a:gd name="T6" fmla="+- 0 -63 -63"/>
                              <a:gd name="T7" fmla="*/ -63 h 55"/>
                              <a:gd name="T8" fmla="+- 0 4055 3465"/>
                              <a:gd name="T9" fmla="*/ T8 w 4723"/>
                              <a:gd name="T10" fmla="+- 0 -9 -63"/>
                              <a:gd name="T11" fmla="*/ -9 h 55"/>
                              <a:gd name="T12" fmla="+- 0 4055 3465"/>
                              <a:gd name="T13" fmla="*/ T12 w 4723"/>
                              <a:gd name="T14" fmla="+- 0 -63 -63"/>
                              <a:gd name="T15" fmla="*/ -63 h 55"/>
                              <a:gd name="T16" fmla="+- 0 4646 3465"/>
                              <a:gd name="T17" fmla="*/ T16 w 4723"/>
                              <a:gd name="T18" fmla="+- 0 -9 -63"/>
                              <a:gd name="T19" fmla="*/ -9 h 55"/>
                              <a:gd name="T20" fmla="+- 0 4646 3465"/>
                              <a:gd name="T21" fmla="*/ T20 w 4723"/>
                              <a:gd name="T22" fmla="+- 0 -63 -63"/>
                              <a:gd name="T23" fmla="*/ -63 h 55"/>
                              <a:gd name="T24" fmla="+- 0 5236 3465"/>
                              <a:gd name="T25" fmla="*/ T24 w 4723"/>
                              <a:gd name="T26" fmla="+- 0 -9 -63"/>
                              <a:gd name="T27" fmla="*/ -9 h 55"/>
                              <a:gd name="T28" fmla="+- 0 5236 3465"/>
                              <a:gd name="T29" fmla="*/ T28 w 4723"/>
                              <a:gd name="T30" fmla="+- 0 -63 -63"/>
                              <a:gd name="T31" fmla="*/ -63 h 55"/>
                              <a:gd name="T32" fmla="+- 0 5826 3465"/>
                              <a:gd name="T33" fmla="*/ T32 w 4723"/>
                              <a:gd name="T34" fmla="+- 0 -9 -63"/>
                              <a:gd name="T35" fmla="*/ -9 h 55"/>
                              <a:gd name="T36" fmla="+- 0 5826 3465"/>
                              <a:gd name="T37" fmla="*/ T36 w 4723"/>
                              <a:gd name="T38" fmla="+- 0 -63 -63"/>
                              <a:gd name="T39" fmla="*/ -63 h 55"/>
                              <a:gd name="T40" fmla="+- 0 6417 3465"/>
                              <a:gd name="T41" fmla="*/ T40 w 4723"/>
                              <a:gd name="T42" fmla="+- 0 -9 -63"/>
                              <a:gd name="T43" fmla="*/ -9 h 55"/>
                              <a:gd name="T44" fmla="+- 0 6417 3465"/>
                              <a:gd name="T45" fmla="*/ T44 w 4723"/>
                              <a:gd name="T46" fmla="+- 0 -63 -63"/>
                              <a:gd name="T47" fmla="*/ -63 h 55"/>
                              <a:gd name="T48" fmla="+- 0 7007 3465"/>
                              <a:gd name="T49" fmla="*/ T48 w 4723"/>
                              <a:gd name="T50" fmla="+- 0 -9 -63"/>
                              <a:gd name="T51" fmla="*/ -9 h 55"/>
                              <a:gd name="T52" fmla="+- 0 7007 3465"/>
                              <a:gd name="T53" fmla="*/ T52 w 4723"/>
                              <a:gd name="T54" fmla="+- 0 -63 -63"/>
                              <a:gd name="T55" fmla="*/ -63 h 55"/>
                              <a:gd name="T56" fmla="+- 0 7597 3465"/>
                              <a:gd name="T57" fmla="*/ T56 w 4723"/>
                              <a:gd name="T58" fmla="+- 0 -9 -63"/>
                              <a:gd name="T59" fmla="*/ -9 h 55"/>
                              <a:gd name="T60" fmla="+- 0 7597 3465"/>
                              <a:gd name="T61" fmla="*/ T60 w 4723"/>
                              <a:gd name="T62" fmla="+- 0 -63 -63"/>
                              <a:gd name="T63" fmla="*/ -63 h 55"/>
                              <a:gd name="T64" fmla="+- 0 8187 3465"/>
                              <a:gd name="T65" fmla="*/ T64 w 4723"/>
                              <a:gd name="T66" fmla="+- 0 -9 -63"/>
                              <a:gd name="T67" fmla="*/ -9 h 55"/>
                              <a:gd name="T68" fmla="+- 0 8187 3465"/>
                              <a:gd name="T69" fmla="*/ T68 w 4723"/>
                              <a:gd name="T70" fmla="+- 0 -63 -63"/>
                              <a:gd name="T71" fmla="*/ -63 h 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4723" h="55">
                                <a:moveTo>
                                  <a:pt x="0" y="54"/>
                                </a:moveTo>
                                <a:lnTo>
                                  <a:pt x="0" y="0"/>
                                </a:lnTo>
                                <a:moveTo>
                                  <a:pt x="590" y="54"/>
                                </a:moveTo>
                                <a:lnTo>
                                  <a:pt x="590" y="0"/>
                                </a:lnTo>
                                <a:moveTo>
                                  <a:pt x="1181" y="54"/>
                                </a:moveTo>
                                <a:lnTo>
                                  <a:pt x="1181" y="0"/>
                                </a:lnTo>
                                <a:moveTo>
                                  <a:pt x="1771" y="54"/>
                                </a:moveTo>
                                <a:lnTo>
                                  <a:pt x="1771" y="0"/>
                                </a:lnTo>
                                <a:moveTo>
                                  <a:pt x="2361" y="54"/>
                                </a:moveTo>
                                <a:lnTo>
                                  <a:pt x="2361" y="0"/>
                                </a:lnTo>
                                <a:moveTo>
                                  <a:pt x="2952" y="54"/>
                                </a:moveTo>
                                <a:lnTo>
                                  <a:pt x="2952" y="0"/>
                                </a:lnTo>
                                <a:moveTo>
                                  <a:pt x="3542" y="54"/>
                                </a:moveTo>
                                <a:lnTo>
                                  <a:pt x="3542" y="0"/>
                                </a:lnTo>
                                <a:moveTo>
                                  <a:pt x="4132" y="54"/>
                                </a:moveTo>
                                <a:lnTo>
                                  <a:pt x="4132" y="0"/>
                                </a:lnTo>
                                <a:moveTo>
                                  <a:pt x="4722" y="54"/>
                                </a:moveTo>
                                <a:lnTo>
                                  <a:pt x="4722" y="0"/>
                                </a:lnTo>
                              </a:path>
                            </a:pathLst>
                          </a:custGeom>
                          <a:noFill/>
                          <a:ln w="13589">
                            <a:solidFill>
                              <a:srgbClr val="3333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90" name="Text Box 1124"/>
                        <wps:cNvSpPr txBox="1">
                          <a:spLocks noChangeArrowheads="1"/>
                        </wps:cNvSpPr>
                        <wps:spPr bwMode="auto">
                          <a:xfrm>
                            <a:off x="7273" y="-5378"/>
                            <a:ext cx="354" cy="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530E3E" w14:textId="77777777" w:rsidR="00C334C5" w:rsidRDefault="00C334C5">
                              <w:pPr>
                                <w:spacing w:line="118" w:lineRule="exact"/>
                                <w:rPr>
                                  <w:rFonts w:ascii="Arial"/>
                                  <w:sz w:val="12"/>
                                </w:rPr>
                              </w:pPr>
                              <w:r>
                                <w:rPr>
                                  <w:rFonts w:ascii="Arial"/>
                                  <w:sz w:val="12"/>
                                </w:rPr>
                                <w:t>12230</w:t>
                              </w:r>
                            </w:p>
                          </w:txbxContent>
                        </wps:txbx>
                        <wps:bodyPr rot="0" vert="horz" wrap="square" lIns="0" tIns="0" rIns="0" bIns="0" anchor="t" anchorCtr="0" upright="1">
                          <a:noAutofit/>
                        </wps:bodyPr>
                      </wps:wsp>
                      <wps:wsp>
                        <wps:cNvPr id="1191" name="Text Box 1123"/>
                        <wps:cNvSpPr txBox="1">
                          <a:spLocks noChangeArrowheads="1"/>
                        </wps:cNvSpPr>
                        <wps:spPr bwMode="auto">
                          <a:xfrm>
                            <a:off x="4952" y="-5194"/>
                            <a:ext cx="287" cy="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01B660" w14:textId="77777777" w:rsidR="00C334C5" w:rsidRDefault="00C334C5">
                              <w:pPr>
                                <w:spacing w:line="118" w:lineRule="exact"/>
                                <w:rPr>
                                  <w:rFonts w:ascii="Arial"/>
                                  <w:sz w:val="12"/>
                                </w:rPr>
                              </w:pPr>
                              <w:r>
                                <w:rPr>
                                  <w:rFonts w:ascii="Arial"/>
                                  <w:sz w:val="12"/>
                                </w:rPr>
                                <w:t>4691</w:t>
                              </w:r>
                            </w:p>
                          </w:txbxContent>
                        </wps:txbx>
                        <wps:bodyPr rot="0" vert="horz" wrap="square" lIns="0" tIns="0" rIns="0" bIns="0" anchor="t" anchorCtr="0" upright="1">
                          <a:noAutofit/>
                        </wps:bodyPr>
                      </wps:wsp>
                      <wps:wsp>
                        <wps:cNvPr id="1192" name="Text Box 1122"/>
                        <wps:cNvSpPr txBox="1">
                          <a:spLocks noChangeArrowheads="1"/>
                        </wps:cNvSpPr>
                        <wps:spPr bwMode="auto">
                          <a:xfrm>
                            <a:off x="3510" y="-5010"/>
                            <a:ext cx="973" cy="49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9F70AC" w14:textId="77777777" w:rsidR="00C334C5" w:rsidRDefault="00C334C5">
                              <w:pPr>
                                <w:spacing w:line="118" w:lineRule="exact"/>
                                <w:ind w:left="572"/>
                                <w:rPr>
                                  <w:rFonts w:ascii="Arial"/>
                                  <w:sz w:val="12"/>
                                </w:rPr>
                              </w:pPr>
                              <w:r>
                                <w:rPr>
                                  <w:rFonts w:ascii="Arial"/>
                                  <w:sz w:val="12"/>
                                </w:rPr>
                                <w:t>1845</w:t>
                              </w:r>
                            </w:p>
                            <w:p w14:paraId="16B239FF" w14:textId="77777777" w:rsidR="00C334C5" w:rsidRDefault="00C334C5">
                              <w:pPr>
                                <w:spacing w:before="46"/>
                                <w:ind w:left="393"/>
                                <w:rPr>
                                  <w:rFonts w:ascii="Arial"/>
                                  <w:sz w:val="12"/>
                                </w:rPr>
                              </w:pPr>
                              <w:r>
                                <w:rPr>
                                  <w:rFonts w:ascii="Arial"/>
                                  <w:sz w:val="12"/>
                                </w:rPr>
                                <w:t>1264</w:t>
                              </w:r>
                            </w:p>
                            <w:p w14:paraId="4E67B85D" w14:textId="77777777" w:rsidR="00C334C5" w:rsidRDefault="00C334C5">
                              <w:pPr>
                                <w:spacing w:before="46"/>
                                <w:ind w:left="371"/>
                                <w:rPr>
                                  <w:rFonts w:ascii="Arial"/>
                                  <w:sz w:val="12"/>
                                </w:rPr>
                              </w:pPr>
                              <w:r>
                                <w:rPr>
                                  <w:rFonts w:ascii="Arial"/>
                                  <w:sz w:val="12"/>
                                </w:rPr>
                                <w:t>1187</w:t>
                              </w:r>
                            </w:p>
                            <w:p w14:paraId="7C18A19F" w14:textId="77777777" w:rsidR="00C334C5" w:rsidRDefault="00C334C5">
                              <w:pPr>
                                <w:spacing w:before="46"/>
                                <w:ind w:left="359"/>
                                <w:rPr>
                                  <w:rFonts w:ascii="Arial"/>
                                  <w:sz w:val="12"/>
                                </w:rPr>
                              </w:pPr>
                              <w:r>
                                <w:rPr>
                                  <w:rFonts w:ascii="Arial"/>
                                  <w:sz w:val="12"/>
                                </w:rPr>
                                <w:t>1151</w:t>
                              </w:r>
                            </w:p>
                            <w:p w14:paraId="57FD48CC" w14:textId="77777777" w:rsidR="00C334C5" w:rsidRDefault="00C334C5">
                              <w:pPr>
                                <w:spacing w:before="46"/>
                                <w:ind w:left="347"/>
                                <w:rPr>
                                  <w:rFonts w:ascii="Arial"/>
                                  <w:sz w:val="12"/>
                                </w:rPr>
                              </w:pPr>
                              <w:r>
                                <w:rPr>
                                  <w:rFonts w:ascii="Arial"/>
                                  <w:sz w:val="12"/>
                                </w:rPr>
                                <w:t>1111</w:t>
                              </w:r>
                            </w:p>
                            <w:p w14:paraId="2ADE93A6" w14:textId="77777777" w:rsidR="00C334C5" w:rsidRDefault="00C334C5">
                              <w:pPr>
                                <w:spacing w:before="46"/>
                                <w:ind w:left="340"/>
                                <w:rPr>
                                  <w:rFonts w:ascii="Arial"/>
                                  <w:sz w:val="12"/>
                                </w:rPr>
                              </w:pPr>
                              <w:r>
                                <w:rPr>
                                  <w:rFonts w:ascii="Arial"/>
                                  <w:sz w:val="12"/>
                                </w:rPr>
                                <w:t>1089</w:t>
                              </w:r>
                            </w:p>
                            <w:p w14:paraId="37D32378" w14:textId="77777777" w:rsidR="00C334C5" w:rsidRDefault="00C334C5">
                              <w:pPr>
                                <w:spacing w:before="46"/>
                                <w:ind w:left="333"/>
                                <w:rPr>
                                  <w:rFonts w:ascii="Arial"/>
                                  <w:sz w:val="12"/>
                                </w:rPr>
                              </w:pPr>
                              <w:r>
                                <w:rPr>
                                  <w:rFonts w:ascii="Arial"/>
                                  <w:sz w:val="12"/>
                                </w:rPr>
                                <w:t>1067</w:t>
                              </w:r>
                            </w:p>
                            <w:p w14:paraId="3A04761B" w14:textId="77777777" w:rsidR="00C334C5" w:rsidRDefault="00C334C5">
                              <w:pPr>
                                <w:spacing w:before="46"/>
                                <w:ind w:left="330"/>
                                <w:rPr>
                                  <w:rFonts w:ascii="Arial"/>
                                  <w:sz w:val="12"/>
                                </w:rPr>
                              </w:pPr>
                              <w:r>
                                <w:rPr>
                                  <w:rFonts w:ascii="Arial"/>
                                  <w:sz w:val="12"/>
                                </w:rPr>
                                <w:t>1052</w:t>
                              </w:r>
                            </w:p>
                            <w:p w14:paraId="5833B689" w14:textId="77777777" w:rsidR="00C334C5" w:rsidRDefault="00C334C5">
                              <w:pPr>
                                <w:spacing w:before="46"/>
                                <w:ind w:left="323"/>
                                <w:rPr>
                                  <w:rFonts w:ascii="Arial"/>
                                  <w:sz w:val="12"/>
                                </w:rPr>
                              </w:pPr>
                              <w:r>
                                <w:rPr>
                                  <w:rFonts w:ascii="Arial"/>
                                  <w:sz w:val="12"/>
                                </w:rPr>
                                <w:t>1031</w:t>
                              </w:r>
                            </w:p>
                            <w:p w14:paraId="52EE7F9C" w14:textId="77777777" w:rsidR="00C334C5" w:rsidRDefault="00C334C5">
                              <w:pPr>
                                <w:spacing w:before="47"/>
                                <w:ind w:left="294"/>
                                <w:rPr>
                                  <w:rFonts w:ascii="Arial"/>
                                  <w:sz w:val="12"/>
                                </w:rPr>
                              </w:pPr>
                              <w:r>
                                <w:rPr>
                                  <w:rFonts w:ascii="Arial"/>
                                  <w:sz w:val="12"/>
                                </w:rPr>
                                <w:t>982</w:t>
                              </w:r>
                            </w:p>
                            <w:p w14:paraId="22A25559" w14:textId="77777777" w:rsidR="00C334C5" w:rsidRDefault="00C334C5">
                              <w:pPr>
                                <w:spacing w:before="46"/>
                                <w:ind w:left="264"/>
                                <w:rPr>
                                  <w:rFonts w:ascii="Arial"/>
                                  <w:sz w:val="12"/>
                                </w:rPr>
                              </w:pPr>
                              <w:r>
                                <w:rPr>
                                  <w:rFonts w:ascii="Arial"/>
                                  <w:sz w:val="12"/>
                                </w:rPr>
                                <w:t>884</w:t>
                              </w:r>
                            </w:p>
                            <w:p w14:paraId="48B0EA5C" w14:textId="77777777" w:rsidR="00C334C5" w:rsidRDefault="00C334C5">
                              <w:pPr>
                                <w:spacing w:before="46"/>
                                <w:ind w:left="231"/>
                                <w:rPr>
                                  <w:rFonts w:ascii="Arial"/>
                                  <w:sz w:val="12"/>
                                </w:rPr>
                              </w:pPr>
                              <w:r>
                                <w:rPr>
                                  <w:rFonts w:ascii="Arial"/>
                                  <w:sz w:val="12"/>
                                </w:rPr>
                                <w:t>774</w:t>
                              </w:r>
                            </w:p>
                            <w:p w14:paraId="461B99A6" w14:textId="77777777" w:rsidR="00C334C5" w:rsidRDefault="00C334C5">
                              <w:pPr>
                                <w:spacing w:before="46"/>
                                <w:ind w:left="163"/>
                                <w:rPr>
                                  <w:rFonts w:ascii="Arial"/>
                                  <w:sz w:val="12"/>
                                </w:rPr>
                              </w:pPr>
                              <w:r>
                                <w:rPr>
                                  <w:rFonts w:ascii="Arial"/>
                                  <w:sz w:val="12"/>
                                </w:rPr>
                                <w:t>550</w:t>
                              </w:r>
                            </w:p>
                            <w:p w14:paraId="2BE2410F" w14:textId="77777777" w:rsidR="00C334C5" w:rsidRDefault="00C334C5">
                              <w:pPr>
                                <w:spacing w:before="46"/>
                                <w:ind w:left="150"/>
                                <w:rPr>
                                  <w:rFonts w:ascii="Arial"/>
                                  <w:sz w:val="12"/>
                                </w:rPr>
                              </w:pPr>
                              <w:r>
                                <w:rPr>
                                  <w:rFonts w:ascii="Arial"/>
                                  <w:sz w:val="12"/>
                                </w:rPr>
                                <w:t>508</w:t>
                              </w:r>
                            </w:p>
                            <w:p w14:paraId="21E6A86E" w14:textId="77777777" w:rsidR="00C334C5" w:rsidRDefault="00C334C5">
                              <w:pPr>
                                <w:spacing w:before="46"/>
                                <w:ind w:left="133"/>
                                <w:rPr>
                                  <w:rFonts w:ascii="Arial"/>
                                  <w:sz w:val="12"/>
                                </w:rPr>
                              </w:pPr>
                              <w:r>
                                <w:rPr>
                                  <w:rFonts w:ascii="Arial"/>
                                  <w:sz w:val="12"/>
                                </w:rPr>
                                <w:t>454</w:t>
                              </w:r>
                            </w:p>
                            <w:p w14:paraId="28D83E7B" w14:textId="77777777" w:rsidR="00C334C5" w:rsidRDefault="00C334C5">
                              <w:pPr>
                                <w:spacing w:before="46"/>
                                <w:ind w:left="130"/>
                                <w:rPr>
                                  <w:rFonts w:ascii="Arial"/>
                                  <w:sz w:val="12"/>
                                </w:rPr>
                              </w:pPr>
                              <w:r>
                                <w:rPr>
                                  <w:rFonts w:ascii="Arial"/>
                                  <w:sz w:val="12"/>
                                </w:rPr>
                                <w:t>443</w:t>
                              </w:r>
                            </w:p>
                            <w:p w14:paraId="0AE1C935" w14:textId="77777777" w:rsidR="00C334C5" w:rsidRDefault="00C334C5">
                              <w:pPr>
                                <w:spacing w:before="46"/>
                                <w:ind w:left="97"/>
                                <w:rPr>
                                  <w:rFonts w:ascii="Arial"/>
                                  <w:sz w:val="12"/>
                                </w:rPr>
                              </w:pPr>
                              <w:r>
                                <w:rPr>
                                  <w:rFonts w:ascii="Arial"/>
                                  <w:sz w:val="12"/>
                                </w:rPr>
                                <w:t>337</w:t>
                              </w:r>
                            </w:p>
                            <w:p w14:paraId="12F0A589" w14:textId="77777777" w:rsidR="00C334C5" w:rsidRDefault="00C334C5">
                              <w:pPr>
                                <w:spacing w:before="46"/>
                                <w:ind w:left="87"/>
                                <w:rPr>
                                  <w:rFonts w:ascii="Arial"/>
                                  <w:sz w:val="12"/>
                                </w:rPr>
                              </w:pPr>
                              <w:r>
                                <w:rPr>
                                  <w:rFonts w:ascii="Arial"/>
                                  <w:sz w:val="12"/>
                                </w:rPr>
                                <w:t>305</w:t>
                              </w:r>
                            </w:p>
                            <w:p w14:paraId="350B43D9" w14:textId="77777777" w:rsidR="00C334C5" w:rsidRDefault="00C334C5">
                              <w:pPr>
                                <w:spacing w:before="46"/>
                                <w:ind w:left="81"/>
                                <w:rPr>
                                  <w:rFonts w:ascii="Arial"/>
                                  <w:sz w:val="12"/>
                                </w:rPr>
                              </w:pPr>
                              <w:r>
                                <w:rPr>
                                  <w:rFonts w:ascii="Arial"/>
                                  <w:sz w:val="12"/>
                                </w:rPr>
                                <w:t>284</w:t>
                              </w:r>
                            </w:p>
                            <w:p w14:paraId="0C36B5D3" w14:textId="77777777" w:rsidR="00C334C5" w:rsidRDefault="00C334C5">
                              <w:pPr>
                                <w:spacing w:before="47"/>
                                <w:ind w:left="79"/>
                                <w:rPr>
                                  <w:rFonts w:ascii="Arial"/>
                                  <w:sz w:val="12"/>
                                </w:rPr>
                              </w:pPr>
                              <w:r>
                                <w:rPr>
                                  <w:rFonts w:ascii="Arial"/>
                                  <w:sz w:val="12"/>
                                </w:rPr>
                                <w:t>276</w:t>
                              </w:r>
                            </w:p>
                            <w:p w14:paraId="29EA18E6" w14:textId="77777777" w:rsidR="00C334C5" w:rsidRDefault="00C334C5">
                              <w:pPr>
                                <w:spacing w:before="46"/>
                                <w:ind w:left="77"/>
                                <w:rPr>
                                  <w:rFonts w:ascii="Arial"/>
                                  <w:sz w:val="12"/>
                                </w:rPr>
                              </w:pPr>
                              <w:r>
                                <w:rPr>
                                  <w:rFonts w:ascii="Arial"/>
                                  <w:sz w:val="12"/>
                                </w:rPr>
                                <w:t>272</w:t>
                              </w:r>
                            </w:p>
                            <w:p w14:paraId="14CA00B4" w14:textId="77777777" w:rsidR="00C334C5" w:rsidRDefault="00C334C5">
                              <w:pPr>
                                <w:spacing w:before="46"/>
                                <w:ind w:left="77"/>
                                <w:rPr>
                                  <w:rFonts w:ascii="Arial"/>
                                  <w:sz w:val="12"/>
                                </w:rPr>
                              </w:pPr>
                              <w:r>
                                <w:rPr>
                                  <w:rFonts w:ascii="Arial"/>
                                  <w:sz w:val="12"/>
                                </w:rPr>
                                <w:t>270</w:t>
                              </w:r>
                            </w:p>
                            <w:p w14:paraId="2489C85E" w14:textId="77777777" w:rsidR="00C334C5" w:rsidRDefault="00C334C5">
                              <w:pPr>
                                <w:spacing w:before="46"/>
                                <w:ind w:left="65"/>
                                <w:rPr>
                                  <w:rFonts w:ascii="Arial"/>
                                  <w:sz w:val="12"/>
                                </w:rPr>
                              </w:pPr>
                              <w:r>
                                <w:rPr>
                                  <w:rFonts w:ascii="Arial"/>
                                  <w:sz w:val="12"/>
                                </w:rPr>
                                <w:t>231</w:t>
                              </w:r>
                            </w:p>
                            <w:p w14:paraId="54D882DB" w14:textId="77777777" w:rsidR="00C334C5" w:rsidRDefault="00C334C5">
                              <w:pPr>
                                <w:spacing w:before="46"/>
                                <w:ind w:left="685"/>
                                <w:rPr>
                                  <w:rFonts w:ascii="Arial"/>
                                  <w:sz w:val="12"/>
                                </w:rPr>
                              </w:pPr>
                              <w:r>
                                <w:rPr>
                                  <w:rFonts w:ascii="Arial"/>
                                  <w:sz w:val="12"/>
                                </w:rPr>
                                <w:t>2214</w:t>
                              </w:r>
                            </w:p>
                            <w:p w14:paraId="1120FB0E" w14:textId="77777777" w:rsidR="00C334C5" w:rsidRDefault="00C334C5">
                              <w:pPr>
                                <w:spacing w:before="46"/>
                                <w:ind w:left="370"/>
                                <w:rPr>
                                  <w:rFonts w:ascii="Arial"/>
                                  <w:sz w:val="12"/>
                                </w:rPr>
                              </w:pPr>
                              <w:r>
                                <w:rPr>
                                  <w:rFonts w:ascii="Arial"/>
                                  <w:sz w:val="12"/>
                                </w:rPr>
                                <w:t>1197</w:t>
                              </w:r>
                            </w:p>
                            <w:p w14:paraId="394C065A" w14:textId="77777777" w:rsidR="00C334C5" w:rsidRDefault="00C334C5">
                              <w:pPr>
                                <w:spacing w:before="46"/>
                                <w:ind w:left="254"/>
                                <w:rPr>
                                  <w:rFonts w:ascii="Arial"/>
                                  <w:sz w:val="12"/>
                                </w:rPr>
                              </w:pPr>
                              <w:r>
                                <w:rPr>
                                  <w:rFonts w:ascii="Arial"/>
                                  <w:sz w:val="12"/>
                                </w:rPr>
                                <w:t>843</w:t>
                              </w:r>
                            </w:p>
                            <w:p w14:paraId="349C825D" w14:textId="77777777" w:rsidR="00C334C5" w:rsidRDefault="00C334C5">
                              <w:pPr>
                                <w:spacing w:before="46"/>
                                <w:rPr>
                                  <w:rFonts w:ascii="Arial"/>
                                  <w:sz w:val="12"/>
                                </w:rPr>
                              </w:pPr>
                              <w:r>
                                <w:rPr>
                                  <w:rFonts w:ascii="Arial"/>
                                  <w:sz w:val="12"/>
                                </w:rPr>
                                <w:t>54</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656458F" id="Group 1121" o:spid="_x0000_s1831" style="position:absolute;left:0;text-align:left;margin-left:169.9pt;margin-top:-271.95pt;width:240.05pt;height:271.55pt;z-index:15759872;mso-position-horizontal-relative:page" coordorigin="3398,-5439" coordsize="4801,54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">
                <v:rect id="Rectangle 1186" o:spid="_x0000_s1832" style="position:absolute;left:3465;top:-5412;width:3742;height: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" fillcolor="#c6dbef" stroked="f"/>
                <v:rect id="Rectangle 1185" o:spid="_x0000_s1833" style="position:absolute;left:3465;top:-5412;width:3742;height: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" filled="f" strokeweight=".21pt"/>
                <v:rect id="Rectangle 1184" o:spid="_x0000_s1834" style="position:absolute;left:3465;top:-5227;width:1435;height: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" fillcolor="#f7fbff" stroked="f"/>
                <v:rect id="Rectangle 1183" o:spid="_x0000_s1835" style="position:absolute;left:3465;top:-5227;width:1435;height: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" filled="f" strokeweight=".21pt"/>
                <v:rect id="Rectangle 1182" o:spid="_x0000_s1836" style="position:absolute;left:3465;top:-5043;width:565;height: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" fillcolor="#6baed6" stroked="f"/>
                <v:rect id="Rectangle 1181" o:spid="_x0000_s1837" style="position:absolute;left:3465;top:-5043;width:565;height: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" filled="f" strokeweight=".21pt"/>
                <v:rect id="Rectangle 1180" o:spid="_x0000_s1838" style="position:absolute;left:3465;top:-4859;width:386;height: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" fillcolor="#f7fbff" stroked="f"/>
                <v:rect id="Rectangle 1179" o:spid="_x0000_s1839" style="position:absolute;left:3465;top:-4859;width:386;height: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" filled="f" strokeweight=".21pt"/>
                <v:rect id="Rectangle 1178" o:spid="_x0000_s1840" style="position:absolute;left:3465;top:-4675;width:364;height: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" fillcolor="#c6dbef" stroked="f"/>
                <v:rect id="Rectangle 1177" o:spid="_x0000_s1841" style="position:absolute;left:3465;top:-4675;width:364;height: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" filled="f" strokeweight=".21pt"/>
                <v:rect id="Rectangle 1176" o:spid="_x0000_s1842" style="position:absolute;left:3465;top:-4491;width:352;height: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" fillcolor="#f7fbff" stroked="f"/>
                <v:rect id="Rectangle 1175" o:spid="_x0000_s1843" style="position:absolute;left:3465;top:-4491;width:352;height: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" filled="f" strokeweight=".21pt"/>
                <v:rect id="Rectangle 1174" o:spid="_x0000_s1844" style="position:absolute;left:3465;top:-4307;width:340;height: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" fillcolor="#f7fbff" stroked="f"/>
                <v:rect id="Rectangle 1173" o:spid="_x0000_s1845" style="position:absolute;left:3465;top:-4307;width:340;height: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" filled="f" strokeweight=".21pt"/>
                <v:rect id="Rectangle 1172" o:spid="_x0000_s1846" style="position:absolute;left:3465;top:-4123;width:333;height: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" fillcolor="#f7fbff" stroked="f"/>
                <v:rect id="Rectangle 1171" o:spid="_x0000_s1847" style="position:absolute;left:3465;top:-4123;width:333;height: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" filled="f" strokeweight=".21pt"/>
                <v:rect id="Rectangle 1170" o:spid="_x0000_s1848" style="position:absolute;left:3465;top:-3939;width:326;height: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" fillcolor="#f7fbff" stroked="f"/>
                <v:rect id="Rectangle 1169" o:spid="_x0000_s1849" style="position:absolute;left:3465;top:-3939;width:326;height: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" filled="f" strokeweight=".21pt"/>
                <v:rect id="Rectangle 1168" o:spid="_x0000_s1850" style="position:absolute;left:3465;top:-3755;width:323;height: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" fillcolor="#f7fbff" stroked="f"/>
                <v:rect id="Rectangle 1167" o:spid="_x0000_s1851" style="position:absolute;left:3465;top:-3755;width:323;height: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" filled="f" strokeweight=".21pt"/>
                <v:rect id="Rectangle 1166" o:spid="_x0000_s1852" style="position:absolute;left:3465;top:-3571;width:316;height: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" fillcolor="#f7fbff" stroked="f"/>
                <v:rect id="Rectangle 1165" o:spid="_x0000_s1853" style="position:absolute;left:3465;top:-3571;width:316;height: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" filled="f" strokeweight=".21pt"/>
                <v:rect id="Rectangle 1164" o:spid="_x0000_s1854" style="position:absolute;left:3465;top:-3387;width:300;height: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" fillcolor="#c6dbef" stroked="f"/>
                <v:rect id="Rectangle 1163" o:spid="_x0000_s1855" style="position:absolute;left:3465;top:-3387;width:300;height: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" filled="f" strokeweight=".21pt"/>
                <v:rect id="Rectangle 1162" o:spid="_x0000_s1856" style="position:absolute;left:3465;top:-3202;width:271;height: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" fillcolor="#f7fbff" stroked="f"/>
                <v:rect id="Rectangle 1161" o:spid="_x0000_s1857" style="position:absolute;left:3465;top:-3202;width:271;height: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" filled="f" strokeweight=".21pt"/>
                <v:rect id="Rectangle 1160" o:spid="_x0000_s1858" style="position:absolute;left:3465;top:-3018;width:238;height: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" fillcolor="#f7fbff" stroked="f"/>
                <v:rect id="Rectangle 1159" o:spid="_x0000_s1859" style="position:absolute;left:3465;top:-3018;width:238;height: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" filled="f" strokeweight=".21pt"/>
                <v:rect id="Rectangle 1158" o:spid="_x0000_s1860" style="position:absolute;left:3465;top:-2834;width:169;height: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" fillcolor="#c6dbef" stroked="f"/>
                <v:rect id="Rectangle 1157" o:spid="_x0000_s1861" style="position:absolute;left:3465;top:-2834;width:169;height: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" filled="f" strokeweight=".21pt"/>
                <v:rect id="Rectangle 1156" o:spid="_x0000_s1862" style="position:absolute;left:3465;top:-2650;width:156;height: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" fillcolor="#c6dbef" stroked="f"/>
                <v:rect id="Rectangle 1155" o:spid="_x0000_s1863" style="position:absolute;left:3465;top:-2650;width:156;height: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" filled="f" strokeweight=".21pt"/>
                <v:rect id="Rectangle 1154" o:spid="_x0000_s1864" style="position:absolute;left:3465;top:-2466;width:140;height: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" fillcolor="#f7fbff" stroked="f"/>
                <v:rect id="Rectangle 1153" o:spid="_x0000_s1865" style="position:absolute;left:3465;top:-2466;width:140;height: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" filled="f" strokeweight=".21pt"/>
                <v:rect id="Rectangle 1152" o:spid="_x0000_s1866" style="position:absolute;left:3465;top:-2282;width:136;height: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" fillcolor="#f7fbff" stroked="f"/>
                <v:rect id="Rectangle 1151" o:spid="_x0000_s1867" style="position:absolute;left:3465;top:-2282;width:136;height: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" filled="f" strokeweight=".21pt"/>
                <v:rect id="Rectangle 1150" o:spid="_x0000_s1868" style="position:absolute;left:3465;top:-2098;width:103;height: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" fillcolor="#f7fbff" stroked="f"/>
                <v:rect id="Rectangle 1149" o:spid="_x0000_s1869" style="position:absolute;left:3465;top:-2098;width:103;height: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" filled="f" strokeweight=".21pt"/>
                <v:rect id="Rectangle 1148" o:spid="_x0000_s1870" style="position:absolute;left:3465;top:-1914;width:94;height: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" fillcolor="#f7fbff" stroked="f"/>
                <v:rect id="Rectangle 1147" o:spid="_x0000_s1871" style="position:absolute;left:3465;top:-1914;width:94;height: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" filled="f" strokeweight=".21pt"/>
                <v:rect id="Rectangle 1146" o:spid="_x0000_s1872" style="position:absolute;left:3465;top:-1730;width:88;height: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" fillcolor="#f7fbff" stroked="f"/>
                <v:rect id="Rectangle 1145" o:spid="_x0000_s1873" style="position:absolute;left:3465;top:-1730;width:88;height: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" filled="f" strokeweight=".21pt"/>
                <v:rect id="Rectangle 1144" o:spid="_x0000_s1874" style="position:absolute;left:3465;top:-1546;width:85;height: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" fillcolor="#f7fbff" stroked="f"/>
                <v:rect id="Rectangle 1143" o:spid="_x0000_s1875" style="position:absolute;left:3465;top:-1546;width:85;height: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" filled="f" strokeweight=".21pt"/>
                <v:rect id="Rectangle 1142" o:spid="_x0000_s1876" style="position:absolute;left:3465;top:-1362;width:83;height: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" fillcolor="#c6dbef" stroked="f"/>
                <v:rect id="Rectangle 1141" o:spid="_x0000_s1877" style="position:absolute;left:3465;top:-1362;width:83;height: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" filled="f" strokeweight=".21pt"/>
                <v:rect id="Rectangle 1140" o:spid="_x0000_s1878" style="position:absolute;left:3465;top:-1177;width:83;height: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" fillcolor="#f7fbff" stroked="f"/>
                <v:rect id="Rectangle 1139" o:spid="_x0000_s1879" style="position:absolute;left:3465;top:-1177;width:83;height: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" filled="f" strokeweight=".21pt"/>
                <v:rect id="Rectangle 1138" o:spid="_x0000_s1880" style="position:absolute;left:3465;top:-993;width:71;height: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" fillcolor="#f7fbff" stroked="f"/>
                <v:rect id="Rectangle 1137" o:spid="_x0000_s1881" style="position:absolute;left:3465;top:-993;width:71;height: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" filled="f" strokeweight=".21pt"/>
                <v:rect id="Rectangle 1136" o:spid="_x0000_s1882" style="position:absolute;left:3465;top:-809;width:678;height: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" fillcolor="#f7fbff" stroked="f"/>
                <v:rect id="Rectangle 1135" o:spid="_x0000_s1883" style="position:absolute;left:3465;top:-809;width:678;height: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" filled="f" strokeweight=".21pt"/>
                <v:rect id="Rectangle 1134" o:spid="_x0000_s1884" style="position:absolute;left:3465;top:-625;width:363;height: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" fillcolor="#c6dbef" stroked="f"/>
                <v:rect id="Rectangle 1133" o:spid="_x0000_s1885" style="position:absolute;left:3465;top:-625;width:363;height: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" filled="f" strokeweight=".21pt"/>
                <v:rect id="Rectangle 1132" o:spid="_x0000_s1886" style="position:absolute;left:3465;top:-441;width:260;height: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" fillcolor="#6baed6" stroked="f"/>
                <v:rect id="Rectangle 1131" o:spid="_x0000_s1887" style="position:absolute;left:3465;top:-441;width:260;height: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" filled="f" strokeweight=".21pt"/>
                <v:rect id="Rectangle 1130" o:spid="_x0000_s1888" style="position:absolute;left:3465;top:-257;width:19;height: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" fillcolor="#084594" stroked="f"/>
                <v:rect id="Rectangle 1129" o:spid="_x0000_s1889" style="position:absolute;left:3465;top:-257;width:19;height: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" filled="f" strokeweight=".21pt"/>
                <v:line id="Line 1128" o:spid="_x0000_s1890" style="position:absolute;visibility:visible;mso-wrap-style:square" from="3453,-63" to="345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" strokeweight="1.07pt"/>
                <v:shape id="AutoShape 1127" o:spid="_x0000_s1891" style="position:absolute;left:3398;top:-5329;width:55;height:5155;visibility:visible;mso-wrap-style:square;v-text-anchor:top" coordsize="55,5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" path="m,5154r55,m,4970r55,m,4786r55,m,4602r55,m,4418r55,m,4234r55,m,4050r55,m,3866r55,m,3681r55,m,3497r55,m,3313r55,m,3129r55,m,2945r55,m,2761r55,m,2577r55,m,2393r55,m,2209r55,m,2025r55,m,1841r55,m,1656r55,m,1472r55,m,1288r55,m,1104r55,m,920r55,m,736r55,m,552r55,m,368r55,m,184r55,m,l55,e" filled="f" strokecolor="#333" strokeweight="1.07pt">
                  <v:path arrowok="t" o:connecttype="custom" o:connectlocs="0,-174;55,-174;0,-358;55,-358;0,-542;55,-542;0,-726;55,-726;0,-910;55,-910;0,-1094;55,-1094;0,-1278;55,-1278;0,-1462;55,-1462;0,-1647;55,-1647;0,-1831;55,-1831;0,-2015;55,-2015;0,-2199;55,-2199;0,-2383;55,-2383;0,-2567;55,-2567;0,-2751;55,-2751;0,-2935;55,-2935;0,-3119;55,-3119;0,-3303;55,-3303;0,-3487;55,-3487;0,-3672;55,-3672;0,-3856;55,-3856;0,-4040;55,-4040;0,-4224;55,-4224;0,-4408;55,-4408;0,-4592;55,-4592;0,-4776;55,-4776;0,-4960;55,-4960;0,-5144;55,-5144;0,-5328;55,-5328" o:connectangles="0,0,0,0,0,0,0,0,0,0,0,0,0,0,0,0,0,0,0,0,0,0,0,0,0,0,0,0,0,0,0,0,0,0,0,0,0,0,0,0,0,0,0,0,0,0,0,0,0,0,0,0,0,0,0,0,0,0"/>
                </v:shape>
                <v:line id="Line 1126" o:spid="_x0000_s1892" style="position:absolute;visibility:visible;mso-wrap-style:square" from="3453,-63" to="8199,-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" strokeweight="1.07pt"/>
                <v:shape id="AutoShape 1125" o:spid="_x0000_s1893" style="position:absolute;left:3465;top:-64;width:4723;height:55;visibility:visible;mso-wrap-style:square;v-text-anchor:top" coordsize="472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" path="m,54l,m590,54l590,t591,54l1181,t590,54l1771,t590,54l2361,t591,54l2952,t590,54l3542,t590,54l4132,t590,54l4722,e" filled="f" strokecolor="#333" strokeweight="1.07pt">
                  <v:path arrowok="t" o:connecttype="custom" o:connectlocs="0,-9;0,-63;590,-9;590,-63;1181,-9;1181,-63;1771,-9;1771,-63;2361,-9;2361,-63;2952,-9;2952,-63;3542,-9;3542,-63;4132,-9;4132,-63;4722,-9;4722,-63" o:connectangles="0,0,0,0,0,0,0,0,0,0,0,0,0,0,0,0,0,0"/>
                </v:shape>
                <v:shape id="Text Box 1124" o:spid="_x0000_s1894" type="#_x0000_t202" style="position:absolute;left:7273;top:-5378;width:354;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" filled="f" stroked="f">
                  <v:textbox inset="0,0,0,0">
                    <w:txbxContent>
                      <w:p w14:paraId="41530E3E" w14:textId="77777777" w:rsidR="00C334C5" w:rsidRDefault="00C334C5">
                        <w:pPr>
                          <w:spacing w:line="118" w:lineRule="exact"/>
                          <w:rPr>
                            <w:rFonts w:ascii="Arial"/>
                            <w:sz w:val="12"/>
                          </w:rPr>
                        </w:pPr>
                        <w:r>
                          <w:rPr>
                            <w:rFonts w:ascii="Arial"/>
                            <w:sz w:val="12"/>
                          </w:rPr>
                          <w:t>12230</w:t>
                        </w:r>
                      </w:p>
                    </w:txbxContent>
                  </v:textbox>
                </v:shape>
                <v:shape id="Text Box 1123" o:spid="_x0000_s1895" type="#_x0000_t202" style="position:absolute;left:4952;top:-5194;width:287;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" filled="f" stroked="f">
                  <v:textbox inset="0,0,0,0">
                    <w:txbxContent>
                      <w:p w14:paraId="4601B660" w14:textId="77777777" w:rsidR="00C334C5" w:rsidRDefault="00C334C5">
                        <w:pPr>
                          <w:spacing w:line="118" w:lineRule="exact"/>
                          <w:rPr>
                            <w:rFonts w:ascii="Arial"/>
                            <w:sz w:val="12"/>
                          </w:rPr>
                        </w:pPr>
                        <w:r>
                          <w:rPr>
                            <w:rFonts w:ascii="Arial"/>
                            <w:sz w:val="12"/>
                          </w:rPr>
                          <w:t>4691</w:t>
                        </w:r>
                      </w:p>
                    </w:txbxContent>
                  </v:textbox>
                </v:shape>
                <v:shape id="Text Box 1122" o:spid="_x0000_s1896" type="#_x0000_t202" style="position:absolute;left:3510;top:-5010;width:973;height:49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" filled="f" stroked="f">
                  <v:textbox inset="0,0,0,0">
                    <w:txbxContent>
                      <w:p w14:paraId="039F70AC" w14:textId="77777777" w:rsidR="00C334C5" w:rsidRDefault="00C334C5">
                        <w:pPr>
                          <w:spacing w:line="118" w:lineRule="exact"/>
                          <w:ind w:left="572"/>
                          <w:rPr>
                            <w:rFonts w:ascii="Arial"/>
                            <w:sz w:val="12"/>
                          </w:rPr>
                        </w:pPr>
                        <w:r>
                          <w:rPr>
                            <w:rFonts w:ascii="Arial"/>
                            <w:sz w:val="12"/>
                          </w:rPr>
                          <w:t>1845</w:t>
                        </w:r>
                      </w:p>
                      <w:p w14:paraId="16B239FF" w14:textId="77777777" w:rsidR="00C334C5" w:rsidRDefault="00C334C5">
                        <w:pPr>
                          <w:spacing w:before="46"/>
                          <w:ind w:left="393"/>
                          <w:rPr>
                            <w:rFonts w:ascii="Arial"/>
                            <w:sz w:val="12"/>
                          </w:rPr>
                        </w:pPr>
                        <w:r>
                          <w:rPr>
                            <w:rFonts w:ascii="Arial"/>
                            <w:sz w:val="12"/>
                          </w:rPr>
                          <w:t>1264</w:t>
                        </w:r>
                      </w:p>
                      <w:p w14:paraId="4E67B85D" w14:textId="77777777" w:rsidR="00C334C5" w:rsidRDefault="00C334C5">
                        <w:pPr>
                          <w:spacing w:before="46"/>
                          <w:ind w:left="371"/>
                          <w:rPr>
                            <w:rFonts w:ascii="Arial"/>
                            <w:sz w:val="12"/>
                          </w:rPr>
                        </w:pPr>
                        <w:r>
                          <w:rPr>
                            <w:rFonts w:ascii="Arial"/>
                            <w:sz w:val="12"/>
                          </w:rPr>
                          <w:t>1187</w:t>
                        </w:r>
                      </w:p>
                      <w:p w14:paraId="7C18A19F" w14:textId="77777777" w:rsidR="00C334C5" w:rsidRDefault="00C334C5">
                        <w:pPr>
                          <w:spacing w:before="46"/>
                          <w:ind w:left="359"/>
                          <w:rPr>
                            <w:rFonts w:ascii="Arial"/>
                            <w:sz w:val="12"/>
                          </w:rPr>
                        </w:pPr>
                        <w:r>
                          <w:rPr>
                            <w:rFonts w:ascii="Arial"/>
                            <w:sz w:val="12"/>
                          </w:rPr>
                          <w:t>1151</w:t>
                        </w:r>
                      </w:p>
                      <w:p w14:paraId="57FD48CC" w14:textId="77777777" w:rsidR="00C334C5" w:rsidRDefault="00C334C5">
                        <w:pPr>
                          <w:spacing w:before="46"/>
                          <w:ind w:left="347"/>
                          <w:rPr>
                            <w:rFonts w:ascii="Arial"/>
                            <w:sz w:val="12"/>
                          </w:rPr>
                        </w:pPr>
                        <w:r>
                          <w:rPr>
                            <w:rFonts w:ascii="Arial"/>
                            <w:sz w:val="12"/>
                          </w:rPr>
                          <w:t>1111</w:t>
                        </w:r>
                      </w:p>
                      <w:p w14:paraId="2ADE93A6" w14:textId="77777777" w:rsidR="00C334C5" w:rsidRDefault="00C334C5">
                        <w:pPr>
                          <w:spacing w:before="46"/>
                          <w:ind w:left="340"/>
                          <w:rPr>
                            <w:rFonts w:ascii="Arial"/>
                            <w:sz w:val="12"/>
                          </w:rPr>
                        </w:pPr>
                        <w:r>
                          <w:rPr>
                            <w:rFonts w:ascii="Arial"/>
                            <w:sz w:val="12"/>
                          </w:rPr>
                          <w:t>1089</w:t>
                        </w:r>
                      </w:p>
                      <w:p w14:paraId="37D32378" w14:textId="77777777" w:rsidR="00C334C5" w:rsidRDefault="00C334C5">
                        <w:pPr>
                          <w:spacing w:before="46"/>
                          <w:ind w:left="333"/>
                          <w:rPr>
                            <w:rFonts w:ascii="Arial"/>
                            <w:sz w:val="12"/>
                          </w:rPr>
                        </w:pPr>
                        <w:r>
                          <w:rPr>
                            <w:rFonts w:ascii="Arial"/>
                            <w:sz w:val="12"/>
                          </w:rPr>
                          <w:t>1067</w:t>
                        </w:r>
                      </w:p>
                      <w:p w14:paraId="3A04761B" w14:textId="77777777" w:rsidR="00C334C5" w:rsidRDefault="00C334C5">
                        <w:pPr>
                          <w:spacing w:before="46"/>
                          <w:ind w:left="330"/>
                          <w:rPr>
                            <w:rFonts w:ascii="Arial"/>
                            <w:sz w:val="12"/>
                          </w:rPr>
                        </w:pPr>
                        <w:r>
                          <w:rPr>
                            <w:rFonts w:ascii="Arial"/>
                            <w:sz w:val="12"/>
                          </w:rPr>
                          <w:t>1052</w:t>
                        </w:r>
                      </w:p>
                      <w:p w14:paraId="5833B689" w14:textId="77777777" w:rsidR="00C334C5" w:rsidRDefault="00C334C5">
                        <w:pPr>
                          <w:spacing w:before="46"/>
                          <w:ind w:left="323"/>
                          <w:rPr>
                            <w:rFonts w:ascii="Arial"/>
                            <w:sz w:val="12"/>
                          </w:rPr>
                        </w:pPr>
                        <w:r>
                          <w:rPr>
                            <w:rFonts w:ascii="Arial"/>
                            <w:sz w:val="12"/>
                          </w:rPr>
                          <w:t>1031</w:t>
                        </w:r>
                      </w:p>
                      <w:p w14:paraId="52EE7F9C" w14:textId="77777777" w:rsidR="00C334C5" w:rsidRDefault="00C334C5">
                        <w:pPr>
                          <w:spacing w:before="47"/>
                          <w:ind w:left="294"/>
                          <w:rPr>
                            <w:rFonts w:ascii="Arial"/>
                            <w:sz w:val="12"/>
                          </w:rPr>
                        </w:pPr>
                        <w:r>
                          <w:rPr>
                            <w:rFonts w:ascii="Arial"/>
                            <w:sz w:val="12"/>
                          </w:rPr>
                          <w:t>982</w:t>
                        </w:r>
                      </w:p>
                      <w:p w14:paraId="22A25559" w14:textId="77777777" w:rsidR="00C334C5" w:rsidRDefault="00C334C5">
                        <w:pPr>
                          <w:spacing w:before="46"/>
                          <w:ind w:left="264"/>
                          <w:rPr>
                            <w:rFonts w:ascii="Arial"/>
                            <w:sz w:val="12"/>
                          </w:rPr>
                        </w:pPr>
                        <w:r>
                          <w:rPr>
                            <w:rFonts w:ascii="Arial"/>
                            <w:sz w:val="12"/>
                          </w:rPr>
                          <w:t>884</w:t>
                        </w:r>
                      </w:p>
                      <w:p w14:paraId="48B0EA5C" w14:textId="77777777" w:rsidR="00C334C5" w:rsidRDefault="00C334C5">
                        <w:pPr>
                          <w:spacing w:before="46"/>
                          <w:ind w:left="231"/>
                          <w:rPr>
                            <w:rFonts w:ascii="Arial"/>
                            <w:sz w:val="12"/>
                          </w:rPr>
                        </w:pPr>
                        <w:r>
                          <w:rPr>
                            <w:rFonts w:ascii="Arial"/>
                            <w:sz w:val="12"/>
                          </w:rPr>
                          <w:t>774</w:t>
                        </w:r>
                      </w:p>
                      <w:p w14:paraId="461B99A6" w14:textId="77777777" w:rsidR="00C334C5" w:rsidRDefault="00C334C5">
                        <w:pPr>
                          <w:spacing w:before="46"/>
                          <w:ind w:left="163"/>
                          <w:rPr>
                            <w:rFonts w:ascii="Arial"/>
                            <w:sz w:val="12"/>
                          </w:rPr>
                        </w:pPr>
                        <w:r>
                          <w:rPr>
                            <w:rFonts w:ascii="Arial"/>
                            <w:sz w:val="12"/>
                          </w:rPr>
                          <w:t>550</w:t>
                        </w:r>
                      </w:p>
                      <w:p w14:paraId="2BE2410F" w14:textId="77777777" w:rsidR="00C334C5" w:rsidRDefault="00C334C5">
                        <w:pPr>
                          <w:spacing w:before="46"/>
                          <w:ind w:left="150"/>
                          <w:rPr>
                            <w:rFonts w:ascii="Arial"/>
                            <w:sz w:val="12"/>
                          </w:rPr>
                        </w:pPr>
                        <w:r>
                          <w:rPr>
                            <w:rFonts w:ascii="Arial"/>
                            <w:sz w:val="12"/>
                          </w:rPr>
                          <w:t>508</w:t>
                        </w:r>
                      </w:p>
                      <w:p w14:paraId="21E6A86E" w14:textId="77777777" w:rsidR="00C334C5" w:rsidRDefault="00C334C5">
                        <w:pPr>
                          <w:spacing w:before="46"/>
                          <w:ind w:left="133"/>
                          <w:rPr>
                            <w:rFonts w:ascii="Arial"/>
                            <w:sz w:val="12"/>
                          </w:rPr>
                        </w:pPr>
                        <w:r>
                          <w:rPr>
                            <w:rFonts w:ascii="Arial"/>
                            <w:sz w:val="12"/>
                          </w:rPr>
                          <w:t>454</w:t>
                        </w:r>
                      </w:p>
                      <w:p w14:paraId="28D83E7B" w14:textId="77777777" w:rsidR="00C334C5" w:rsidRDefault="00C334C5">
                        <w:pPr>
                          <w:spacing w:before="46"/>
                          <w:ind w:left="130"/>
                          <w:rPr>
                            <w:rFonts w:ascii="Arial"/>
                            <w:sz w:val="12"/>
                          </w:rPr>
                        </w:pPr>
                        <w:r>
                          <w:rPr>
                            <w:rFonts w:ascii="Arial"/>
                            <w:sz w:val="12"/>
                          </w:rPr>
                          <w:t>443</w:t>
                        </w:r>
                      </w:p>
                      <w:p w14:paraId="0AE1C935" w14:textId="77777777" w:rsidR="00C334C5" w:rsidRDefault="00C334C5">
                        <w:pPr>
                          <w:spacing w:before="46"/>
                          <w:ind w:left="97"/>
                          <w:rPr>
                            <w:rFonts w:ascii="Arial"/>
                            <w:sz w:val="12"/>
                          </w:rPr>
                        </w:pPr>
                        <w:r>
                          <w:rPr>
                            <w:rFonts w:ascii="Arial"/>
                            <w:sz w:val="12"/>
                          </w:rPr>
                          <w:t>337</w:t>
                        </w:r>
                      </w:p>
                      <w:p w14:paraId="12F0A589" w14:textId="77777777" w:rsidR="00C334C5" w:rsidRDefault="00C334C5">
                        <w:pPr>
                          <w:spacing w:before="46"/>
                          <w:ind w:left="87"/>
                          <w:rPr>
                            <w:rFonts w:ascii="Arial"/>
                            <w:sz w:val="12"/>
                          </w:rPr>
                        </w:pPr>
                        <w:r>
                          <w:rPr>
                            <w:rFonts w:ascii="Arial"/>
                            <w:sz w:val="12"/>
                          </w:rPr>
                          <w:t>305</w:t>
                        </w:r>
                      </w:p>
                      <w:p w14:paraId="350B43D9" w14:textId="77777777" w:rsidR="00C334C5" w:rsidRDefault="00C334C5">
                        <w:pPr>
                          <w:spacing w:before="46"/>
                          <w:ind w:left="81"/>
                          <w:rPr>
                            <w:rFonts w:ascii="Arial"/>
                            <w:sz w:val="12"/>
                          </w:rPr>
                        </w:pPr>
                        <w:r>
                          <w:rPr>
                            <w:rFonts w:ascii="Arial"/>
                            <w:sz w:val="12"/>
                          </w:rPr>
                          <w:t>284</w:t>
                        </w:r>
                      </w:p>
                      <w:p w14:paraId="0C36B5D3" w14:textId="77777777" w:rsidR="00C334C5" w:rsidRDefault="00C334C5">
                        <w:pPr>
                          <w:spacing w:before="47"/>
                          <w:ind w:left="79"/>
                          <w:rPr>
                            <w:rFonts w:ascii="Arial"/>
                            <w:sz w:val="12"/>
                          </w:rPr>
                        </w:pPr>
                        <w:r>
                          <w:rPr>
                            <w:rFonts w:ascii="Arial"/>
                            <w:sz w:val="12"/>
                          </w:rPr>
                          <w:t>276</w:t>
                        </w:r>
                      </w:p>
                      <w:p w14:paraId="29EA18E6" w14:textId="77777777" w:rsidR="00C334C5" w:rsidRDefault="00C334C5">
                        <w:pPr>
                          <w:spacing w:before="46"/>
                          <w:ind w:left="77"/>
                          <w:rPr>
                            <w:rFonts w:ascii="Arial"/>
                            <w:sz w:val="12"/>
                          </w:rPr>
                        </w:pPr>
                        <w:r>
                          <w:rPr>
                            <w:rFonts w:ascii="Arial"/>
                            <w:sz w:val="12"/>
                          </w:rPr>
                          <w:t>272</w:t>
                        </w:r>
                      </w:p>
                      <w:p w14:paraId="14CA00B4" w14:textId="77777777" w:rsidR="00C334C5" w:rsidRDefault="00C334C5">
                        <w:pPr>
                          <w:spacing w:before="46"/>
                          <w:ind w:left="77"/>
                          <w:rPr>
                            <w:rFonts w:ascii="Arial"/>
                            <w:sz w:val="12"/>
                          </w:rPr>
                        </w:pPr>
                        <w:r>
                          <w:rPr>
                            <w:rFonts w:ascii="Arial"/>
                            <w:sz w:val="12"/>
                          </w:rPr>
                          <w:t>270</w:t>
                        </w:r>
                      </w:p>
                      <w:p w14:paraId="2489C85E" w14:textId="77777777" w:rsidR="00C334C5" w:rsidRDefault="00C334C5">
                        <w:pPr>
                          <w:spacing w:before="46"/>
                          <w:ind w:left="65"/>
                          <w:rPr>
                            <w:rFonts w:ascii="Arial"/>
                            <w:sz w:val="12"/>
                          </w:rPr>
                        </w:pPr>
                        <w:r>
                          <w:rPr>
                            <w:rFonts w:ascii="Arial"/>
                            <w:sz w:val="12"/>
                          </w:rPr>
                          <w:t>231</w:t>
                        </w:r>
                      </w:p>
                      <w:p w14:paraId="54D882DB" w14:textId="77777777" w:rsidR="00C334C5" w:rsidRDefault="00C334C5">
                        <w:pPr>
                          <w:spacing w:before="46"/>
                          <w:ind w:left="685"/>
                          <w:rPr>
                            <w:rFonts w:ascii="Arial"/>
                            <w:sz w:val="12"/>
                          </w:rPr>
                        </w:pPr>
                        <w:r>
                          <w:rPr>
                            <w:rFonts w:ascii="Arial"/>
                            <w:sz w:val="12"/>
                          </w:rPr>
                          <w:t>2214</w:t>
                        </w:r>
                      </w:p>
                      <w:p w14:paraId="1120FB0E" w14:textId="77777777" w:rsidR="00C334C5" w:rsidRDefault="00C334C5">
                        <w:pPr>
                          <w:spacing w:before="46"/>
                          <w:ind w:left="370"/>
                          <w:rPr>
                            <w:rFonts w:ascii="Arial"/>
                            <w:sz w:val="12"/>
                          </w:rPr>
                        </w:pPr>
                        <w:r>
                          <w:rPr>
                            <w:rFonts w:ascii="Arial"/>
                            <w:sz w:val="12"/>
                          </w:rPr>
                          <w:t>1197</w:t>
                        </w:r>
                      </w:p>
                      <w:p w14:paraId="394C065A" w14:textId="77777777" w:rsidR="00C334C5" w:rsidRDefault="00C334C5">
                        <w:pPr>
                          <w:spacing w:before="46"/>
                          <w:ind w:left="254"/>
                          <w:rPr>
                            <w:rFonts w:ascii="Arial"/>
                            <w:sz w:val="12"/>
                          </w:rPr>
                        </w:pPr>
                        <w:r>
                          <w:rPr>
                            <w:rFonts w:ascii="Arial"/>
                            <w:sz w:val="12"/>
                          </w:rPr>
                          <w:t>843</w:t>
                        </w:r>
                      </w:p>
                      <w:p w14:paraId="349C825D" w14:textId="77777777" w:rsidR="00C334C5" w:rsidRDefault="00C334C5">
                        <w:pPr>
                          <w:spacing w:before="46"/>
                          <w:rPr>
                            <w:rFonts w:ascii="Arial"/>
                            <w:sz w:val="12"/>
                          </w:rPr>
                        </w:pPr>
                        <w:r>
                          <w:rPr>
                            <w:rFonts w:ascii="Arial"/>
                            <w:sz w:val="12"/>
                          </w:rPr>
                          <w:t>54</w:t>
                        </w:r>
                      </w:p>
                    </w:txbxContent>
                  </v:textbox>
                </v:shape>
                <w10:wrap anchorx="page"/>
              </v:group>
            </w:pict>
          </mc:Fallback>
        </mc:AlternateContent>
      </w:r>
      <w:r w:rsidR="00DC0BFC">
        <w:rPr>
          <w:rFonts w:ascii="Arial"/>
          <w:color w:val="4D4D4D"/>
          <w:sz w:val="16"/>
        </w:rPr>
        <w:t>0</w:t>
      </w:r>
      <w:r w:rsidR="00DC0BFC">
        <w:rPr>
          <w:rFonts w:ascii="Arial"/>
          <w:color w:val="4D4D4D"/>
          <w:sz w:val="16"/>
        </w:rPr>
        <w:tab/>
        <w:t>5</w:t>
      </w:r>
      <w:r w:rsidR="00DC0BFC">
        <w:rPr>
          <w:rFonts w:ascii="Arial"/>
          <w:color w:val="4D4D4D"/>
          <w:sz w:val="16"/>
        </w:rPr>
        <w:tab/>
        <w:t>10</w:t>
      </w:r>
      <w:r w:rsidR="00DC0BFC">
        <w:rPr>
          <w:rFonts w:ascii="Arial"/>
          <w:color w:val="4D4D4D"/>
          <w:sz w:val="16"/>
        </w:rPr>
        <w:tab/>
        <w:t>15</w:t>
      </w:r>
      <w:r w:rsidR="00DC0BFC">
        <w:rPr>
          <w:rFonts w:ascii="Arial"/>
          <w:color w:val="4D4D4D"/>
          <w:sz w:val="16"/>
        </w:rPr>
        <w:tab/>
        <w:t>20</w:t>
      </w:r>
      <w:r w:rsidR="00DC0BFC">
        <w:rPr>
          <w:rFonts w:ascii="Arial"/>
          <w:color w:val="4D4D4D"/>
          <w:sz w:val="16"/>
        </w:rPr>
        <w:tab/>
        <w:t>25</w:t>
      </w:r>
      <w:r w:rsidR="00DC0BFC">
        <w:rPr>
          <w:rFonts w:ascii="Arial"/>
          <w:color w:val="4D4D4D"/>
          <w:sz w:val="16"/>
        </w:rPr>
        <w:tab/>
      </w:r>
      <w:r w:rsidR="00DC0BFC">
        <w:rPr>
          <w:rFonts w:ascii="Arial"/>
          <w:color w:val="4D4D4D"/>
          <w:spacing w:val="-3"/>
          <w:sz w:val="16"/>
        </w:rPr>
        <w:t>30</w:t>
      </w:r>
    </w:p>
    <w:p w14:paraId="4E13C417" w14:textId="77777777" w:rsidR="00BB4C49" w:rsidRDefault="00DC0BFC">
      <w:pPr>
        <w:pStyle w:val="BodyText"/>
        <w:spacing w:before="83"/>
        <w:ind w:left="1258"/>
        <w:rPr>
          <w:rFonts w:ascii="Arial"/>
        </w:rPr>
      </w:pPr>
      <w:r>
        <w:rPr>
          <w:rFonts w:ascii="Arial"/>
        </w:rPr>
        <w:t>Percentage</w:t>
      </w:r>
      <w:r>
        <w:rPr>
          <w:rFonts w:ascii="Arial"/>
          <w:spacing w:val="-5"/>
        </w:rPr>
        <w:t xml:space="preserve"> </w:t>
      </w:r>
      <w:r>
        <w:rPr>
          <w:rFonts w:ascii="Arial"/>
        </w:rPr>
        <w:t>of</w:t>
      </w:r>
      <w:r>
        <w:rPr>
          <w:rFonts w:ascii="Arial"/>
          <w:spacing w:val="-5"/>
        </w:rPr>
        <w:t xml:space="preserve"> </w:t>
      </w:r>
      <w:r>
        <w:rPr>
          <w:rFonts w:ascii="Arial"/>
        </w:rPr>
        <w:t>Articles</w:t>
      </w:r>
    </w:p>
    <w:p w14:paraId="675683CA" w14:textId="77777777" w:rsidR="00BB4C49" w:rsidRDefault="00DC0BFC">
      <w:pPr>
        <w:pStyle w:val="BodyText"/>
        <w:rPr>
          <w:rFonts w:ascii="Arial"/>
          <w:sz w:val="16"/>
        </w:rPr>
      </w:pPr>
      <w:r>
        <w:br w:type="column"/>
      </w:r>
    </w:p>
    <w:p w14:paraId="7D0AD517" w14:textId="77777777" w:rsidR="00BB4C49" w:rsidRDefault="00BB4C49">
      <w:pPr>
        <w:pStyle w:val="BodyText"/>
        <w:rPr>
          <w:rFonts w:ascii="Arial"/>
          <w:sz w:val="16"/>
        </w:rPr>
      </w:pPr>
    </w:p>
    <w:p w14:paraId="239DC519" w14:textId="77777777" w:rsidR="00BB4C49" w:rsidRDefault="00BB4C49">
      <w:pPr>
        <w:pStyle w:val="BodyText"/>
        <w:rPr>
          <w:rFonts w:ascii="Arial"/>
          <w:sz w:val="16"/>
        </w:rPr>
      </w:pPr>
    </w:p>
    <w:p w14:paraId="769F1FBA" w14:textId="77777777" w:rsidR="00BB4C49" w:rsidRDefault="00BB4C49">
      <w:pPr>
        <w:pStyle w:val="BodyText"/>
        <w:rPr>
          <w:rFonts w:ascii="Arial"/>
          <w:sz w:val="16"/>
        </w:rPr>
      </w:pPr>
    </w:p>
    <w:p w14:paraId="519125FE" w14:textId="77777777" w:rsidR="00BB4C49" w:rsidRDefault="00BB4C49">
      <w:pPr>
        <w:pStyle w:val="BodyText"/>
        <w:rPr>
          <w:rFonts w:ascii="Arial"/>
          <w:sz w:val="16"/>
        </w:rPr>
      </w:pPr>
    </w:p>
    <w:p w14:paraId="486B7231" w14:textId="77777777" w:rsidR="00BB4C49" w:rsidRDefault="00BB4C49">
      <w:pPr>
        <w:pStyle w:val="BodyText"/>
        <w:rPr>
          <w:rFonts w:ascii="Arial"/>
          <w:sz w:val="16"/>
        </w:rPr>
      </w:pPr>
    </w:p>
    <w:p w14:paraId="5D089160" w14:textId="77777777" w:rsidR="00BB4C49" w:rsidRDefault="00BB4C49">
      <w:pPr>
        <w:pStyle w:val="BodyText"/>
        <w:rPr>
          <w:rFonts w:ascii="Arial"/>
          <w:sz w:val="16"/>
        </w:rPr>
      </w:pPr>
    </w:p>
    <w:p w14:paraId="2CBDE5F8" w14:textId="77777777" w:rsidR="00BB4C49" w:rsidRDefault="00BB4C49">
      <w:pPr>
        <w:pStyle w:val="BodyText"/>
        <w:rPr>
          <w:rFonts w:ascii="Arial"/>
          <w:sz w:val="16"/>
        </w:rPr>
      </w:pPr>
    </w:p>
    <w:p w14:paraId="0C2C299F" w14:textId="77777777" w:rsidR="00BB4C49" w:rsidRDefault="00BB4C49">
      <w:pPr>
        <w:pStyle w:val="BodyText"/>
        <w:rPr>
          <w:rFonts w:ascii="Arial"/>
          <w:sz w:val="16"/>
        </w:rPr>
      </w:pPr>
    </w:p>
    <w:p w14:paraId="15457A07" w14:textId="77777777" w:rsidR="00BB4C49" w:rsidRDefault="00BB4C49">
      <w:pPr>
        <w:pStyle w:val="BodyText"/>
        <w:rPr>
          <w:rFonts w:ascii="Arial"/>
          <w:sz w:val="16"/>
        </w:rPr>
      </w:pPr>
    </w:p>
    <w:p w14:paraId="25671A0A" w14:textId="77777777" w:rsidR="00BB4C49" w:rsidRDefault="00BB4C49">
      <w:pPr>
        <w:pStyle w:val="BodyText"/>
        <w:rPr>
          <w:rFonts w:ascii="Arial"/>
          <w:sz w:val="16"/>
        </w:rPr>
      </w:pPr>
    </w:p>
    <w:p w14:paraId="7F5EADA6" w14:textId="77777777" w:rsidR="00BB4C49" w:rsidRDefault="00BB4C49">
      <w:pPr>
        <w:pStyle w:val="BodyText"/>
        <w:rPr>
          <w:rFonts w:ascii="Arial"/>
          <w:sz w:val="16"/>
        </w:rPr>
      </w:pPr>
    </w:p>
    <w:p w14:paraId="6E38A619" w14:textId="77777777" w:rsidR="00BB4C49" w:rsidRDefault="00BB4C49">
      <w:pPr>
        <w:pStyle w:val="BodyText"/>
        <w:rPr>
          <w:rFonts w:ascii="Arial"/>
          <w:sz w:val="16"/>
        </w:rPr>
      </w:pPr>
    </w:p>
    <w:p w14:paraId="0E490366" w14:textId="77777777" w:rsidR="00BB4C49" w:rsidRDefault="00BB4C49">
      <w:pPr>
        <w:pStyle w:val="BodyText"/>
        <w:rPr>
          <w:rFonts w:ascii="Arial"/>
          <w:sz w:val="16"/>
        </w:rPr>
      </w:pPr>
    </w:p>
    <w:p w14:paraId="22140C57" w14:textId="77777777" w:rsidR="00BB4C49" w:rsidRDefault="00BB4C49">
      <w:pPr>
        <w:pStyle w:val="BodyText"/>
        <w:rPr>
          <w:rFonts w:ascii="Arial"/>
          <w:sz w:val="16"/>
        </w:rPr>
      </w:pPr>
    </w:p>
    <w:p w14:paraId="762A267E" w14:textId="77777777" w:rsidR="00BB4C49" w:rsidRDefault="00BB4C49">
      <w:pPr>
        <w:pStyle w:val="BodyText"/>
        <w:rPr>
          <w:rFonts w:ascii="Arial"/>
          <w:sz w:val="16"/>
        </w:rPr>
      </w:pPr>
    </w:p>
    <w:p w14:paraId="4A139527" w14:textId="77777777" w:rsidR="00BB4C49" w:rsidRDefault="00BB4C49">
      <w:pPr>
        <w:pStyle w:val="BodyText"/>
        <w:rPr>
          <w:rFonts w:ascii="Arial"/>
          <w:sz w:val="16"/>
        </w:rPr>
      </w:pPr>
    </w:p>
    <w:p w14:paraId="6C4DC9DD" w14:textId="77777777" w:rsidR="00BB4C49" w:rsidRDefault="00BB4C49">
      <w:pPr>
        <w:pStyle w:val="BodyText"/>
        <w:rPr>
          <w:rFonts w:ascii="Arial"/>
          <w:sz w:val="16"/>
        </w:rPr>
      </w:pPr>
    </w:p>
    <w:p w14:paraId="7F46152C" w14:textId="77777777" w:rsidR="00BB4C49" w:rsidRDefault="00BB4C49">
      <w:pPr>
        <w:pStyle w:val="BodyText"/>
        <w:rPr>
          <w:rFonts w:ascii="Arial"/>
          <w:sz w:val="16"/>
        </w:rPr>
      </w:pPr>
    </w:p>
    <w:p w14:paraId="3EA73CC9" w14:textId="77777777" w:rsidR="00BB4C49" w:rsidRDefault="00BB4C49">
      <w:pPr>
        <w:pStyle w:val="BodyText"/>
        <w:rPr>
          <w:rFonts w:ascii="Arial"/>
          <w:sz w:val="16"/>
        </w:rPr>
      </w:pPr>
    </w:p>
    <w:p w14:paraId="30D3B1FA" w14:textId="77777777" w:rsidR="00BB4C49" w:rsidRDefault="00BB4C49">
      <w:pPr>
        <w:pStyle w:val="BodyText"/>
        <w:rPr>
          <w:rFonts w:ascii="Arial"/>
          <w:sz w:val="16"/>
        </w:rPr>
      </w:pPr>
    </w:p>
    <w:p w14:paraId="445F9E2F" w14:textId="77777777" w:rsidR="00BB4C49" w:rsidRDefault="00BB4C49">
      <w:pPr>
        <w:pStyle w:val="BodyText"/>
        <w:rPr>
          <w:rFonts w:ascii="Arial"/>
          <w:sz w:val="16"/>
        </w:rPr>
      </w:pPr>
    </w:p>
    <w:p w14:paraId="23444D2A" w14:textId="77777777" w:rsidR="00BB4C49" w:rsidRDefault="00BB4C49">
      <w:pPr>
        <w:pStyle w:val="BodyText"/>
        <w:rPr>
          <w:rFonts w:ascii="Arial"/>
          <w:sz w:val="16"/>
        </w:rPr>
      </w:pPr>
    </w:p>
    <w:p w14:paraId="0E5100CE" w14:textId="77777777" w:rsidR="00BB4C49" w:rsidRDefault="00BB4C49">
      <w:pPr>
        <w:pStyle w:val="BodyText"/>
        <w:rPr>
          <w:rFonts w:ascii="Arial"/>
          <w:sz w:val="16"/>
        </w:rPr>
      </w:pPr>
    </w:p>
    <w:p w14:paraId="54988952" w14:textId="77777777" w:rsidR="00BB4C49" w:rsidRDefault="00BB4C49">
      <w:pPr>
        <w:pStyle w:val="BodyText"/>
        <w:rPr>
          <w:rFonts w:ascii="Arial"/>
          <w:sz w:val="16"/>
        </w:rPr>
      </w:pPr>
    </w:p>
    <w:p w14:paraId="7AD8E840" w14:textId="77777777" w:rsidR="00BB4C49" w:rsidRDefault="00BB4C49">
      <w:pPr>
        <w:pStyle w:val="BodyText"/>
        <w:rPr>
          <w:rFonts w:ascii="Arial"/>
          <w:sz w:val="16"/>
        </w:rPr>
      </w:pPr>
    </w:p>
    <w:p w14:paraId="6E52DACE" w14:textId="77777777" w:rsidR="00BB4C49" w:rsidRDefault="00BB4C49">
      <w:pPr>
        <w:pStyle w:val="BodyText"/>
        <w:rPr>
          <w:rFonts w:ascii="Arial"/>
          <w:sz w:val="16"/>
        </w:rPr>
      </w:pPr>
    </w:p>
    <w:p w14:paraId="7BA0FEE7" w14:textId="77777777" w:rsidR="00BB4C49" w:rsidRDefault="00BB4C49">
      <w:pPr>
        <w:pStyle w:val="BodyText"/>
        <w:rPr>
          <w:rFonts w:ascii="Arial"/>
          <w:sz w:val="16"/>
        </w:rPr>
      </w:pPr>
    </w:p>
    <w:p w14:paraId="6A5FDDAD" w14:textId="77777777" w:rsidR="00BB4C49" w:rsidRDefault="00BB4C49">
      <w:pPr>
        <w:pStyle w:val="BodyText"/>
        <w:rPr>
          <w:rFonts w:ascii="Arial"/>
          <w:sz w:val="16"/>
        </w:rPr>
      </w:pPr>
    </w:p>
    <w:p w14:paraId="7AC81621" w14:textId="77777777" w:rsidR="00BB4C49" w:rsidRDefault="00BB4C49">
      <w:pPr>
        <w:pStyle w:val="BodyText"/>
        <w:spacing w:before="9"/>
        <w:rPr>
          <w:rFonts w:ascii="Arial"/>
          <w:sz w:val="13"/>
        </w:rPr>
      </w:pPr>
    </w:p>
    <w:p w14:paraId="6905D97C" w14:textId="77777777" w:rsidR="00BB4C49" w:rsidRDefault="00DC0BFC">
      <w:pPr>
        <w:tabs>
          <w:tab w:val="left" w:pos="962"/>
        </w:tabs>
        <w:ind w:left="372"/>
        <w:rPr>
          <w:rFonts w:ascii="Arial"/>
          <w:sz w:val="16"/>
        </w:rPr>
      </w:pPr>
      <w:r>
        <w:rPr>
          <w:rFonts w:ascii="Arial"/>
          <w:color w:val="4D4D4D"/>
          <w:sz w:val="16"/>
        </w:rPr>
        <w:t>35</w:t>
      </w:r>
      <w:r>
        <w:rPr>
          <w:rFonts w:ascii="Arial"/>
          <w:color w:val="4D4D4D"/>
          <w:sz w:val="16"/>
        </w:rPr>
        <w:tab/>
      </w:r>
      <w:r>
        <w:rPr>
          <w:rFonts w:ascii="Arial"/>
          <w:color w:val="4D4D4D"/>
          <w:spacing w:val="-3"/>
          <w:sz w:val="16"/>
        </w:rPr>
        <w:t>40</w:t>
      </w:r>
    </w:p>
    <w:p w14:paraId="207560A9" w14:textId="77777777" w:rsidR="00BB4C49" w:rsidRDefault="00DC0BFC">
      <w:pPr>
        <w:pStyle w:val="BodyText"/>
        <w:rPr>
          <w:rFonts w:ascii="Arial"/>
          <w:sz w:val="16"/>
        </w:rPr>
      </w:pPr>
      <w:r>
        <w:br w:type="column"/>
      </w:r>
    </w:p>
    <w:p w14:paraId="5209FB7A" w14:textId="77777777" w:rsidR="00BB4C49" w:rsidRDefault="00BB4C49">
      <w:pPr>
        <w:pStyle w:val="BodyText"/>
        <w:rPr>
          <w:rFonts w:ascii="Arial"/>
          <w:sz w:val="16"/>
        </w:rPr>
      </w:pPr>
    </w:p>
    <w:p w14:paraId="6401471E" w14:textId="77777777" w:rsidR="00BB4C49" w:rsidRDefault="00BB4C49">
      <w:pPr>
        <w:pStyle w:val="BodyText"/>
        <w:rPr>
          <w:rFonts w:ascii="Arial"/>
          <w:sz w:val="16"/>
        </w:rPr>
      </w:pPr>
    </w:p>
    <w:p w14:paraId="201234E6" w14:textId="77777777" w:rsidR="00BB4C49" w:rsidRDefault="00BB4C49">
      <w:pPr>
        <w:pStyle w:val="BodyText"/>
        <w:rPr>
          <w:rFonts w:ascii="Arial"/>
          <w:sz w:val="16"/>
        </w:rPr>
      </w:pPr>
    </w:p>
    <w:p w14:paraId="75841DB7" w14:textId="77777777" w:rsidR="00BB4C49" w:rsidRDefault="00BB4C49">
      <w:pPr>
        <w:pStyle w:val="BodyText"/>
        <w:rPr>
          <w:rFonts w:ascii="Arial"/>
          <w:sz w:val="16"/>
        </w:rPr>
      </w:pPr>
    </w:p>
    <w:p w14:paraId="6874DE3A" w14:textId="77777777" w:rsidR="00BB4C49" w:rsidRDefault="00BB4C49">
      <w:pPr>
        <w:pStyle w:val="BodyText"/>
        <w:rPr>
          <w:rFonts w:ascii="Arial"/>
          <w:sz w:val="16"/>
        </w:rPr>
      </w:pPr>
    </w:p>
    <w:p w14:paraId="667E54DF" w14:textId="77777777" w:rsidR="00BB4C49" w:rsidRDefault="00BB4C49">
      <w:pPr>
        <w:pStyle w:val="BodyText"/>
        <w:rPr>
          <w:rFonts w:ascii="Arial"/>
          <w:sz w:val="16"/>
        </w:rPr>
      </w:pPr>
    </w:p>
    <w:p w14:paraId="178AEE3E" w14:textId="77777777" w:rsidR="00BB4C49" w:rsidRDefault="00BB4C49">
      <w:pPr>
        <w:pStyle w:val="BodyText"/>
        <w:rPr>
          <w:rFonts w:ascii="Arial"/>
          <w:sz w:val="16"/>
        </w:rPr>
      </w:pPr>
    </w:p>
    <w:p w14:paraId="47E28455" w14:textId="77777777" w:rsidR="00BB4C49" w:rsidRDefault="00BB4C49">
      <w:pPr>
        <w:pStyle w:val="BodyText"/>
        <w:rPr>
          <w:rFonts w:ascii="Arial"/>
          <w:sz w:val="16"/>
        </w:rPr>
      </w:pPr>
    </w:p>
    <w:p w14:paraId="57FB997A" w14:textId="77777777" w:rsidR="00BB4C49" w:rsidRDefault="00BB4C49">
      <w:pPr>
        <w:pStyle w:val="BodyText"/>
        <w:spacing w:before="11"/>
        <w:rPr>
          <w:rFonts w:ascii="Arial"/>
          <w:sz w:val="22"/>
        </w:rPr>
      </w:pPr>
    </w:p>
    <w:p w14:paraId="6A3BCD09" w14:textId="77777777" w:rsidR="00BB4C49" w:rsidRDefault="00DC0BFC">
      <w:pPr>
        <w:spacing w:line="427" w:lineRule="auto"/>
        <w:ind w:left="637" w:right="615" w:hanging="426"/>
        <w:jc w:val="both"/>
        <w:rPr>
          <w:rFonts w:ascii="Arial"/>
          <w:sz w:val="16"/>
        </w:rPr>
      </w:pPr>
      <w:r>
        <w:rPr>
          <w:rFonts w:ascii="Arial"/>
          <w:sz w:val="16"/>
        </w:rPr>
        <w:t>National Income Category</w:t>
      </w:r>
      <w:r>
        <w:rPr>
          <w:rFonts w:ascii="Arial"/>
          <w:spacing w:val="-42"/>
          <w:sz w:val="16"/>
        </w:rPr>
        <w:t xml:space="preserve"> </w:t>
      </w:r>
      <w:r>
        <w:rPr>
          <w:rFonts w:ascii="Arial"/>
          <w:sz w:val="16"/>
        </w:rPr>
        <w:t>High</w:t>
      </w:r>
    </w:p>
    <w:p w14:paraId="1335CBCE" w14:textId="77777777" w:rsidR="00BB4C49" w:rsidRDefault="00144D41">
      <w:pPr>
        <w:spacing w:before="18" w:line="451" w:lineRule="auto"/>
        <w:ind w:left="637" w:right="1044"/>
        <w:jc w:val="both"/>
        <w:rPr>
          <w:rFonts w:ascii="Arial" w:hAnsi="Arial"/>
          <w:sz w:val="16"/>
        </w:rPr>
      </w:pPr>
      <w:r>
        <w:rPr>
          <w:noProof/>
        </w:rPr>
        <mc:AlternateContent>
          <mc:Choice Requires="wps">
            <w:drawing>
              <wp:anchor distT="0" distB="0" distL="114300" distR="114300" simplePos="0" relativeHeight="15760896" behindDoc="0" locked="0" layoutInCell="1" allowOverlap="1" wp14:anchorId="2892ED1F" wp14:editId="279F8359">
                <wp:simplePos x="0" y="0"/>
                <wp:positionH relativeFrom="page">
                  <wp:posOffset>5415915</wp:posOffset>
                </wp:positionH>
                <wp:positionV relativeFrom="paragraph">
                  <wp:posOffset>-258445</wp:posOffset>
                </wp:positionV>
                <wp:extent cx="220345" cy="876935"/>
                <wp:effectExtent l="0" t="0" r="0" b="0"/>
                <wp:wrapNone/>
                <wp:docPr id="1126" name="Text Box 11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345" cy="876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340"/>
                            </w:tblGrid>
                            <w:tr w:rsidR="00C334C5" w14:paraId="6E0CC465" w14:textId="77777777">
                              <w:trPr>
                                <w:trHeight w:val="335"/>
                              </w:trPr>
                              <w:tc>
                                <w:tcPr>
                                  <w:tcW w:w="340" w:type="dxa"/>
                                  <w:tcBorders>
                                    <w:bottom w:val="single" w:sz="4" w:space="0" w:color="000000"/>
                                  </w:tcBorders>
                                  <w:shd w:val="clear" w:color="auto" w:fill="F7FBFF"/>
                                </w:tcPr>
                                <w:p w14:paraId="43CEC29C" w14:textId="77777777" w:rsidR="00C334C5" w:rsidRDefault="00C334C5">
                                  <w:pPr>
                                    <w:pStyle w:val="TableParagraph"/>
                                    <w:spacing w:line="240" w:lineRule="auto"/>
                                    <w:jc w:val="left"/>
                                    <w:rPr>
                                      <w:rFonts w:ascii="Times New Roman"/>
                                      <w:sz w:val="18"/>
                                    </w:rPr>
                                  </w:pPr>
                                </w:p>
                              </w:tc>
                            </w:tr>
                            <w:tr w:rsidR="00C334C5" w14:paraId="2E1FAFB3" w14:textId="77777777">
                              <w:trPr>
                                <w:trHeight w:val="335"/>
                              </w:trPr>
                              <w:tc>
                                <w:tcPr>
                                  <w:tcW w:w="340" w:type="dxa"/>
                                  <w:tcBorders>
                                    <w:top w:val="single" w:sz="4" w:space="0" w:color="000000"/>
                                    <w:bottom w:val="single" w:sz="4" w:space="0" w:color="000000"/>
                                  </w:tcBorders>
                                  <w:shd w:val="clear" w:color="auto" w:fill="C6DBEF"/>
                                </w:tcPr>
                                <w:p w14:paraId="7AD73BD7" w14:textId="77777777" w:rsidR="00C334C5" w:rsidRDefault="00C334C5">
                                  <w:pPr>
                                    <w:pStyle w:val="TableParagraph"/>
                                    <w:spacing w:line="240" w:lineRule="auto"/>
                                    <w:jc w:val="left"/>
                                    <w:rPr>
                                      <w:rFonts w:ascii="Times New Roman"/>
                                      <w:sz w:val="18"/>
                                    </w:rPr>
                                  </w:pPr>
                                </w:p>
                              </w:tc>
                            </w:tr>
                            <w:tr w:rsidR="00C334C5" w14:paraId="08F67088" w14:textId="77777777">
                              <w:trPr>
                                <w:trHeight w:val="335"/>
                              </w:trPr>
                              <w:tc>
                                <w:tcPr>
                                  <w:tcW w:w="340" w:type="dxa"/>
                                  <w:tcBorders>
                                    <w:top w:val="single" w:sz="4" w:space="0" w:color="000000"/>
                                    <w:bottom w:val="single" w:sz="4" w:space="0" w:color="000000"/>
                                  </w:tcBorders>
                                  <w:shd w:val="clear" w:color="auto" w:fill="6BAED6"/>
                                </w:tcPr>
                                <w:p w14:paraId="10A444F7" w14:textId="77777777" w:rsidR="00C334C5" w:rsidRDefault="00C334C5">
                                  <w:pPr>
                                    <w:pStyle w:val="TableParagraph"/>
                                    <w:spacing w:line="240" w:lineRule="auto"/>
                                    <w:jc w:val="left"/>
                                    <w:rPr>
                                      <w:rFonts w:ascii="Times New Roman"/>
                                      <w:sz w:val="18"/>
                                    </w:rPr>
                                  </w:pPr>
                                </w:p>
                              </w:tc>
                            </w:tr>
                            <w:tr w:rsidR="00C334C5" w14:paraId="678738B9" w14:textId="77777777">
                              <w:trPr>
                                <w:trHeight w:val="335"/>
                              </w:trPr>
                              <w:tc>
                                <w:tcPr>
                                  <w:tcW w:w="340" w:type="dxa"/>
                                  <w:tcBorders>
                                    <w:top w:val="single" w:sz="4" w:space="0" w:color="000000"/>
                                  </w:tcBorders>
                                  <w:shd w:val="clear" w:color="auto" w:fill="084594"/>
                                </w:tcPr>
                                <w:p w14:paraId="7147B8BE" w14:textId="77777777" w:rsidR="00C334C5" w:rsidRDefault="00C334C5">
                                  <w:pPr>
                                    <w:pStyle w:val="TableParagraph"/>
                                    <w:spacing w:line="240" w:lineRule="auto"/>
                                    <w:jc w:val="left"/>
                                    <w:rPr>
                                      <w:rFonts w:ascii="Times New Roman"/>
                                      <w:sz w:val="18"/>
                                    </w:rPr>
                                  </w:pPr>
                                </w:p>
                              </w:tc>
                            </w:tr>
                          </w:tbl>
                          <w:p w14:paraId="4997FA08" w14:textId="77777777" w:rsidR="00C334C5" w:rsidRDefault="00C334C5">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92ED1F" id="Text Box 1120" o:spid="_x0000_s1897" type="#_x0000_t202" style="position:absolute;left:0;text-align:left;margin-left:426.45pt;margin-top:-20.35pt;width:17.35pt;height:69.05pt;z-index:15760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ctutAIAALcFAAAOAAAAZHJzL2Uyb0RvYy54bWysVG1vmzAQ/j5p/8Hyd8pLCQF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" filled="f" stroked="f">
                <v:textbox inset="0,0,0,0">
                  <w:txbxContent>
                    <w:tbl>
                      <w:tblPr>
                        <w:tblW w:w="0" w:type="auto"/>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340"/>
                      </w:tblGrid>
                      <w:tr w:rsidR="00C334C5" w14:paraId="6E0CC465" w14:textId="77777777">
                        <w:trPr>
                          <w:trHeight w:val="335"/>
                        </w:trPr>
                        <w:tc>
                          <w:tcPr>
                            <w:tcW w:w="340" w:type="dxa"/>
                            <w:tcBorders>
                              <w:bottom w:val="single" w:sz="4" w:space="0" w:color="000000"/>
                            </w:tcBorders>
                            <w:shd w:val="clear" w:color="auto" w:fill="F7FBFF"/>
                          </w:tcPr>
                          <w:p w14:paraId="43CEC29C" w14:textId="77777777" w:rsidR="00C334C5" w:rsidRDefault="00C334C5">
                            <w:pPr>
                              <w:pStyle w:val="TableParagraph"/>
                              <w:spacing w:line="240" w:lineRule="auto"/>
                              <w:jc w:val="left"/>
                              <w:rPr>
                                <w:rFonts w:ascii="Times New Roman"/>
                                <w:sz w:val="18"/>
                              </w:rPr>
                            </w:pPr>
                          </w:p>
                        </w:tc>
                      </w:tr>
                      <w:tr w:rsidR="00C334C5" w14:paraId="2E1FAFB3" w14:textId="77777777">
                        <w:trPr>
                          <w:trHeight w:val="335"/>
                        </w:trPr>
                        <w:tc>
                          <w:tcPr>
                            <w:tcW w:w="340" w:type="dxa"/>
                            <w:tcBorders>
                              <w:top w:val="single" w:sz="4" w:space="0" w:color="000000"/>
                              <w:bottom w:val="single" w:sz="4" w:space="0" w:color="000000"/>
                            </w:tcBorders>
                            <w:shd w:val="clear" w:color="auto" w:fill="C6DBEF"/>
                          </w:tcPr>
                          <w:p w14:paraId="7AD73BD7" w14:textId="77777777" w:rsidR="00C334C5" w:rsidRDefault="00C334C5">
                            <w:pPr>
                              <w:pStyle w:val="TableParagraph"/>
                              <w:spacing w:line="240" w:lineRule="auto"/>
                              <w:jc w:val="left"/>
                              <w:rPr>
                                <w:rFonts w:ascii="Times New Roman"/>
                                <w:sz w:val="18"/>
                              </w:rPr>
                            </w:pPr>
                          </w:p>
                        </w:tc>
                      </w:tr>
                      <w:tr w:rsidR="00C334C5" w14:paraId="08F67088" w14:textId="77777777">
                        <w:trPr>
                          <w:trHeight w:val="335"/>
                        </w:trPr>
                        <w:tc>
                          <w:tcPr>
                            <w:tcW w:w="340" w:type="dxa"/>
                            <w:tcBorders>
                              <w:top w:val="single" w:sz="4" w:space="0" w:color="000000"/>
                              <w:bottom w:val="single" w:sz="4" w:space="0" w:color="000000"/>
                            </w:tcBorders>
                            <w:shd w:val="clear" w:color="auto" w:fill="6BAED6"/>
                          </w:tcPr>
                          <w:p w14:paraId="10A444F7" w14:textId="77777777" w:rsidR="00C334C5" w:rsidRDefault="00C334C5">
                            <w:pPr>
                              <w:pStyle w:val="TableParagraph"/>
                              <w:spacing w:line="240" w:lineRule="auto"/>
                              <w:jc w:val="left"/>
                              <w:rPr>
                                <w:rFonts w:ascii="Times New Roman"/>
                                <w:sz w:val="18"/>
                              </w:rPr>
                            </w:pPr>
                          </w:p>
                        </w:tc>
                      </w:tr>
                      <w:tr w:rsidR="00C334C5" w14:paraId="678738B9" w14:textId="77777777">
                        <w:trPr>
                          <w:trHeight w:val="335"/>
                        </w:trPr>
                        <w:tc>
                          <w:tcPr>
                            <w:tcW w:w="340" w:type="dxa"/>
                            <w:tcBorders>
                              <w:top w:val="single" w:sz="4" w:space="0" w:color="000000"/>
                            </w:tcBorders>
                            <w:shd w:val="clear" w:color="auto" w:fill="084594"/>
                          </w:tcPr>
                          <w:p w14:paraId="7147B8BE" w14:textId="77777777" w:rsidR="00C334C5" w:rsidRDefault="00C334C5">
                            <w:pPr>
                              <w:pStyle w:val="TableParagraph"/>
                              <w:spacing w:line="240" w:lineRule="auto"/>
                              <w:jc w:val="left"/>
                              <w:rPr>
                                <w:rFonts w:ascii="Times New Roman"/>
                                <w:sz w:val="18"/>
                              </w:rPr>
                            </w:pPr>
                          </w:p>
                        </w:tc>
                      </w:tr>
                    </w:tbl>
                    <w:p w14:paraId="4997FA08" w14:textId="77777777" w:rsidR="00C334C5" w:rsidRDefault="00C334C5">
                      <w:pPr>
                        <w:pStyle w:val="BodyText"/>
                      </w:pPr>
                    </w:p>
                  </w:txbxContent>
                </v:textbox>
                <w10:wrap anchorx="page"/>
              </v:shape>
            </w:pict>
          </mc:Fallback>
        </mc:AlternateContent>
      </w:r>
      <w:r w:rsidR="00DC0BFC">
        <w:rPr>
          <w:rFonts w:ascii="Arial" w:hAnsi="Arial"/>
          <w:spacing w:val="-1"/>
          <w:sz w:val="16"/>
        </w:rPr>
        <w:t>Upper−middle</w:t>
      </w:r>
      <w:r w:rsidR="00DC0BFC">
        <w:rPr>
          <w:rFonts w:ascii="Arial" w:hAnsi="Arial"/>
          <w:spacing w:val="-43"/>
          <w:sz w:val="16"/>
        </w:rPr>
        <w:t xml:space="preserve"> </w:t>
      </w:r>
      <w:r w:rsidR="00DC0BFC">
        <w:rPr>
          <w:rFonts w:ascii="Arial" w:hAnsi="Arial"/>
          <w:spacing w:val="-1"/>
          <w:sz w:val="16"/>
        </w:rPr>
        <w:t>Lower−middle</w:t>
      </w:r>
      <w:r w:rsidR="00DC0BFC">
        <w:rPr>
          <w:rFonts w:ascii="Arial" w:hAnsi="Arial"/>
          <w:spacing w:val="-43"/>
          <w:sz w:val="16"/>
        </w:rPr>
        <w:t xml:space="preserve"> </w:t>
      </w:r>
      <w:r w:rsidR="00DC0BFC">
        <w:rPr>
          <w:rFonts w:ascii="Arial" w:hAnsi="Arial"/>
          <w:sz w:val="16"/>
        </w:rPr>
        <w:t>Low</w:t>
      </w:r>
    </w:p>
    <w:p w14:paraId="11D86924" w14:textId="77777777" w:rsidR="00BB4C49" w:rsidRDefault="00BB4C49">
      <w:pPr>
        <w:spacing w:line="451" w:lineRule="auto"/>
        <w:jc w:val="both"/>
        <w:rPr>
          <w:rFonts w:ascii="Arial" w:hAnsi="Arial"/>
          <w:sz w:val="16"/>
        </w:rPr>
        <w:sectPr w:rsidR="00BB4C49">
          <w:type w:val="continuous"/>
          <w:pgSz w:w="12240" w:h="15840"/>
          <w:pgMar w:top="1320" w:right="1240" w:bottom="280" w:left="940" w:header="720" w:footer="720" w:gutter="0"/>
          <w:cols w:num="4" w:space="720" w:equalWidth="0">
            <w:col w:w="2415" w:space="40"/>
            <w:col w:w="3701" w:space="39"/>
            <w:col w:w="1141" w:space="40"/>
            <w:col w:w="2684"/>
          </w:cols>
        </w:sectPr>
      </w:pPr>
    </w:p>
    <w:p w14:paraId="3646529C" w14:textId="77777777" w:rsidR="00BB4C49" w:rsidRDefault="00DC0BFC">
      <w:pPr>
        <w:pStyle w:val="BodyText"/>
        <w:spacing w:before="208" w:line="213" w:lineRule="auto"/>
        <w:ind w:left="500" w:right="197" w:hanging="13"/>
        <w:jc w:val="both"/>
      </w:pPr>
      <w:r>
        <w:rPr>
          <w:i/>
          <w:w w:val="90"/>
        </w:rPr>
        <w:t xml:space="preserve">Figure </w:t>
      </w:r>
      <w:proofErr w:type="gramStart"/>
      <w:r>
        <w:rPr>
          <w:i/>
          <w:w w:val="90"/>
        </w:rPr>
        <w:t xml:space="preserve">A1 </w:t>
      </w:r>
      <w:r>
        <w:rPr>
          <w:w w:val="90"/>
        </w:rPr>
        <w:t>.</w:t>
      </w:r>
      <w:proofErr w:type="gramEnd"/>
      <w:r>
        <w:rPr>
          <w:spacing w:val="1"/>
          <w:w w:val="90"/>
        </w:rPr>
        <w:t xml:space="preserve"> </w:t>
      </w:r>
      <w:r>
        <w:rPr>
          <w:w w:val="90"/>
        </w:rPr>
        <w:t>Percentage of lead authors based in di</w:t>
      </w:r>
      <w:r>
        <w:rPr>
          <w:rFonts w:ascii="Arial"/>
          <w:w w:val="90"/>
        </w:rPr>
        <w:t>ff</w:t>
      </w:r>
      <w:r>
        <w:rPr>
          <w:w w:val="90"/>
        </w:rPr>
        <w:t>erent countries.</w:t>
      </w:r>
      <w:r>
        <w:rPr>
          <w:spacing w:val="1"/>
          <w:w w:val="90"/>
        </w:rPr>
        <w:t xml:space="preserve"> </w:t>
      </w:r>
      <w:r>
        <w:rPr>
          <w:w w:val="90"/>
        </w:rPr>
        <w:t>Includes both Parent and</w:t>
      </w:r>
      <w:r>
        <w:rPr>
          <w:spacing w:val="1"/>
          <w:w w:val="90"/>
        </w:rPr>
        <w:t xml:space="preserve"> </w:t>
      </w:r>
      <w:r>
        <w:rPr>
          <w:w w:val="95"/>
        </w:rPr>
        <w:t>Mirror journals. Lead authors include the authors of sole-authored papers and first authors</w:t>
      </w:r>
      <w:r>
        <w:rPr>
          <w:spacing w:val="1"/>
          <w:w w:val="95"/>
        </w:rPr>
        <w:t xml:space="preserve"> </w:t>
      </w:r>
      <w:r>
        <w:rPr>
          <w:w w:val="95"/>
        </w:rPr>
        <w:t>of</w:t>
      </w:r>
      <w:r>
        <w:rPr>
          <w:spacing w:val="-5"/>
          <w:w w:val="95"/>
        </w:rPr>
        <w:t xml:space="preserve"> </w:t>
      </w:r>
      <w:r>
        <w:rPr>
          <w:w w:val="95"/>
        </w:rPr>
        <w:t>co-authored</w:t>
      </w:r>
      <w:r>
        <w:rPr>
          <w:spacing w:val="-5"/>
          <w:w w:val="95"/>
        </w:rPr>
        <w:t xml:space="preserve"> </w:t>
      </w:r>
      <w:r>
        <w:rPr>
          <w:w w:val="95"/>
        </w:rPr>
        <w:t>papers.</w:t>
      </w:r>
      <w:r>
        <w:rPr>
          <w:spacing w:val="18"/>
          <w:w w:val="95"/>
        </w:rPr>
        <w:t xml:space="preserve"> </w:t>
      </w:r>
      <w:r>
        <w:rPr>
          <w:w w:val="95"/>
        </w:rPr>
        <w:t>Numbers</w:t>
      </w:r>
      <w:r>
        <w:rPr>
          <w:spacing w:val="-5"/>
          <w:w w:val="95"/>
        </w:rPr>
        <w:t xml:space="preserve"> </w:t>
      </w:r>
      <w:r>
        <w:rPr>
          <w:w w:val="95"/>
        </w:rPr>
        <w:t>adjacent</w:t>
      </w:r>
      <w:r>
        <w:rPr>
          <w:spacing w:val="-5"/>
          <w:w w:val="95"/>
        </w:rPr>
        <w:t xml:space="preserve"> </w:t>
      </w:r>
      <w:r>
        <w:rPr>
          <w:w w:val="95"/>
        </w:rPr>
        <w:t>to</w:t>
      </w:r>
      <w:r>
        <w:rPr>
          <w:spacing w:val="-6"/>
          <w:w w:val="95"/>
        </w:rPr>
        <w:t xml:space="preserve"> </w:t>
      </w:r>
      <w:r>
        <w:rPr>
          <w:w w:val="95"/>
        </w:rPr>
        <w:t>bars</w:t>
      </w:r>
      <w:r>
        <w:rPr>
          <w:spacing w:val="-4"/>
          <w:w w:val="95"/>
        </w:rPr>
        <w:t xml:space="preserve"> </w:t>
      </w:r>
      <w:r>
        <w:rPr>
          <w:w w:val="95"/>
        </w:rPr>
        <w:t>are</w:t>
      </w:r>
      <w:r>
        <w:rPr>
          <w:spacing w:val="-5"/>
          <w:w w:val="95"/>
        </w:rPr>
        <w:t xml:space="preserve"> </w:t>
      </w:r>
      <w:r>
        <w:rPr>
          <w:w w:val="95"/>
        </w:rPr>
        <w:t>the</w:t>
      </w:r>
      <w:r>
        <w:rPr>
          <w:spacing w:val="-6"/>
          <w:w w:val="95"/>
        </w:rPr>
        <w:t xml:space="preserve"> </w:t>
      </w:r>
      <w:r>
        <w:rPr>
          <w:w w:val="95"/>
        </w:rPr>
        <w:t>number</w:t>
      </w:r>
      <w:r>
        <w:rPr>
          <w:spacing w:val="-5"/>
          <w:w w:val="95"/>
        </w:rPr>
        <w:t xml:space="preserve"> </w:t>
      </w:r>
      <w:r>
        <w:rPr>
          <w:w w:val="95"/>
        </w:rPr>
        <w:t>of</w:t>
      </w:r>
      <w:r>
        <w:rPr>
          <w:spacing w:val="-5"/>
          <w:w w:val="95"/>
        </w:rPr>
        <w:t xml:space="preserve"> </w:t>
      </w:r>
      <w:r>
        <w:rPr>
          <w:w w:val="95"/>
        </w:rPr>
        <w:t>articles</w:t>
      </w:r>
      <w:r>
        <w:rPr>
          <w:spacing w:val="-5"/>
          <w:w w:val="95"/>
        </w:rPr>
        <w:t xml:space="preserve"> </w:t>
      </w:r>
      <w:r>
        <w:rPr>
          <w:w w:val="95"/>
        </w:rPr>
        <w:t>with</w:t>
      </w:r>
      <w:r>
        <w:rPr>
          <w:spacing w:val="-5"/>
          <w:w w:val="95"/>
        </w:rPr>
        <w:t xml:space="preserve"> </w:t>
      </w:r>
      <w:r>
        <w:rPr>
          <w:w w:val="95"/>
        </w:rPr>
        <w:t>lead</w:t>
      </w:r>
      <w:r>
        <w:rPr>
          <w:spacing w:val="-5"/>
          <w:w w:val="95"/>
        </w:rPr>
        <w:t xml:space="preserve"> </w:t>
      </w:r>
      <w:r>
        <w:rPr>
          <w:w w:val="95"/>
        </w:rPr>
        <w:t>authors</w:t>
      </w:r>
      <w:r>
        <w:rPr>
          <w:spacing w:val="-55"/>
          <w:w w:val="95"/>
        </w:rPr>
        <w:t xml:space="preserve"> </w:t>
      </w:r>
      <w:r>
        <w:t>based</w:t>
      </w:r>
      <w:r>
        <w:rPr>
          <w:spacing w:val="15"/>
        </w:rPr>
        <w:t xml:space="preserve"> </w:t>
      </w:r>
      <w:r>
        <w:t>in</w:t>
      </w:r>
      <w:r>
        <w:rPr>
          <w:spacing w:val="17"/>
        </w:rPr>
        <w:t xml:space="preserve"> </w:t>
      </w:r>
      <w:r>
        <w:t>that</w:t>
      </w:r>
      <w:r>
        <w:rPr>
          <w:spacing w:val="16"/>
        </w:rPr>
        <w:t xml:space="preserve"> </w:t>
      </w:r>
      <w:r>
        <w:t>country.</w:t>
      </w:r>
    </w:p>
    <w:p w14:paraId="42DBFDEB" w14:textId="77777777" w:rsidR="00BB4C49" w:rsidRDefault="00BB4C49">
      <w:pPr>
        <w:spacing w:line="213" w:lineRule="auto"/>
        <w:jc w:val="both"/>
        <w:sectPr w:rsidR="00BB4C49">
          <w:type w:val="continuous"/>
          <w:pgSz w:w="12240" w:h="15840"/>
          <w:pgMar w:top="1320" w:right="1240" w:bottom="280" w:left="940" w:header="720" w:footer="720" w:gutter="0"/>
          <w:cols w:space="720"/>
        </w:sectPr>
      </w:pPr>
    </w:p>
    <w:p w14:paraId="0CA8F2A5" w14:textId="77777777" w:rsidR="00BB4C49" w:rsidRDefault="00BB4C49">
      <w:pPr>
        <w:pStyle w:val="BodyText"/>
        <w:spacing w:before="8"/>
        <w:rPr>
          <w:sz w:val="5"/>
        </w:rPr>
      </w:pPr>
    </w:p>
    <w:p w14:paraId="4871685A" w14:textId="77777777" w:rsidR="00BB4C49" w:rsidRDefault="00144D41">
      <w:pPr>
        <w:spacing w:before="1"/>
        <w:jc w:val="right"/>
        <w:rPr>
          <w:rFonts w:ascii="Arial"/>
          <w:sz w:val="8"/>
        </w:rPr>
      </w:pPr>
      <w:r>
        <w:rPr>
          <w:noProof/>
        </w:rPr>
        <mc:AlternateContent>
          <mc:Choice Requires="wps">
            <w:drawing>
              <wp:anchor distT="0" distB="0" distL="114300" distR="114300" simplePos="0" relativeHeight="15769088" behindDoc="0" locked="0" layoutInCell="1" allowOverlap="1" wp14:anchorId="2D7EB2F1" wp14:editId="70A39792">
                <wp:simplePos x="0" y="0"/>
                <wp:positionH relativeFrom="page">
                  <wp:posOffset>6466205</wp:posOffset>
                </wp:positionH>
                <wp:positionV relativeFrom="paragraph">
                  <wp:posOffset>101600</wp:posOffset>
                </wp:positionV>
                <wp:extent cx="102870" cy="176530"/>
                <wp:effectExtent l="0" t="0" r="0" b="0"/>
                <wp:wrapNone/>
                <wp:docPr id="1125" name="Text Box 11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9AAF6F" w14:textId="77777777" w:rsidR="00C334C5" w:rsidRDefault="00C334C5">
                            <w:pPr>
                              <w:spacing w:before="1"/>
                              <w:ind w:left="20"/>
                              <w:rPr>
                                <w:rFonts w:ascii="Arial"/>
                                <w:sz w:val="12"/>
                              </w:rPr>
                            </w:pPr>
                            <w:r>
                              <w:rPr>
                                <w:rFonts w:ascii="Arial"/>
                                <w:color w:val="4D4D4D"/>
                                <w:sz w:val="12"/>
                              </w:rPr>
                              <w:t>10.0</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7EB2F1" id="Text Box 1119" o:spid="_x0000_s1898" type="#_x0000_t202" style="position:absolute;left:0;text-align:left;margin-left:509.15pt;margin-top:8pt;width:8.1pt;height:13.9pt;z-index:157690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" filled="f" stroked="f">
                <v:textbox style="layout-flow:vertical" inset="0,0,0,0">
                  <w:txbxContent>
                    <w:p w14:paraId="079AAF6F" w14:textId="77777777" w:rsidR="00C334C5" w:rsidRDefault="00C334C5">
                      <w:pPr>
                        <w:spacing w:before="1"/>
                        <w:ind w:left="20"/>
                        <w:rPr>
                          <w:rFonts w:ascii="Arial"/>
                          <w:sz w:val="12"/>
                        </w:rPr>
                      </w:pPr>
                      <w:r>
                        <w:rPr>
                          <w:rFonts w:ascii="Arial"/>
                          <w:color w:val="4D4D4D"/>
                          <w:sz w:val="12"/>
                        </w:rPr>
                        <w:t>10.0</w:t>
                      </w:r>
                    </w:p>
                  </w:txbxContent>
                </v:textbox>
                <w10:wrap anchorx="page"/>
              </v:shape>
            </w:pict>
          </mc:Fallback>
        </mc:AlternateContent>
      </w:r>
      <w:r>
        <w:rPr>
          <w:noProof/>
        </w:rPr>
        <mc:AlternateContent>
          <mc:Choice Requires="wps">
            <w:drawing>
              <wp:anchor distT="0" distB="0" distL="114300" distR="114300" simplePos="0" relativeHeight="15769600" behindDoc="0" locked="0" layoutInCell="1" allowOverlap="1" wp14:anchorId="4EFABBF1" wp14:editId="0408E8CB">
                <wp:simplePos x="0" y="0"/>
                <wp:positionH relativeFrom="page">
                  <wp:posOffset>6035675</wp:posOffset>
                </wp:positionH>
                <wp:positionV relativeFrom="paragraph">
                  <wp:posOffset>144145</wp:posOffset>
                </wp:positionV>
                <wp:extent cx="102870" cy="133350"/>
                <wp:effectExtent l="0" t="0" r="0" b="0"/>
                <wp:wrapNone/>
                <wp:docPr id="1124" name="Text Box 11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15494C" w14:textId="77777777" w:rsidR="00C334C5" w:rsidRDefault="00C334C5">
                            <w:pPr>
                              <w:spacing w:before="1"/>
                              <w:ind w:left="20"/>
                              <w:rPr>
                                <w:rFonts w:ascii="Arial"/>
                                <w:sz w:val="12"/>
                              </w:rPr>
                            </w:pPr>
                            <w:r>
                              <w:rPr>
                                <w:rFonts w:ascii="Arial"/>
                                <w:color w:val="4D4D4D"/>
                                <w:sz w:val="12"/>
                              </w:rPr>
                              <w:t>7.5</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FABBF1" id="Text Box 1118" o:spid="_x0000_s1899" type="#_x0000_t202" style="position:absolute;left:0;text-align:left;margin-left:475.25pt;margin-top:11.35pt;width:8.1pt;height:10.5pt;z-index:15769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" filled="f" stroked="f">
                <v:textbox style="layout-flow:vertical" inset="0,0,0,0">
                  <w:txbxContent>
                    <w:p w14:paraId="0A15494C" w14:textId="77777777" w:rsidR="00C334C5" w:rsidRDefault="00C334C5">
                      <w:pPr>
                        <w:spacing w:before="1"/>
                        <w:ind w:left="20"/>
                        <w:rPr>
                          <w:rFonts w:ascii="Arial"/>
                          <w:sz w:val="12"/>
                        </w:rPr>
                      </w:pPr>
                      <w:r>
                        <w:rPr>
                          <w:rFonts w:ascii="Arial"/>
                          <w:color w:val="4D4D4D"/>
                          <w:sz w:val="12"/>
                        </w:rPr>
                        <w:t>7.5</w:t>
                      </w:r>
                    </w:p>
                  </w:txbxContent>
                </v:textbox>
                <w10:wrap anchorx="page"/>
              </v:shape>
            </w:pict>
          </mc:Fallback>
        </mc:AlternateContent>
      </w:r>
      <w:r>
        <w:rPr>
          <w:noProof/>
        </w:rPr>
        <mc:AlternateContent>
          <mc:Choice Requires="wps">
            <w:drawing>
              <wp:anchor distT="0" distB="0" distL="114300" distR="114300" simplePos="0" relativeHeight="15770112" behindDoc="0" locked="0" layoutInCell="1" allowOverlap="1" wp14:anchorId="64D757DC" wp14:editId="345281E4">
                <wp:simplePos x="0" y="0"/>
                <wp:positionH relativeFrom="page">
                  <wp:posOffset>5605780</wp:posOffset>
                </wp:positionH>
                <wp:positionV relativeFrom="paragraph">
                  <wp:posOffset>144145</wp:posOffset>
                </wp:positionV>
                <wp:extent cx="102870" cy="133350"/>
                <wp:effectExtent l="0" t="0" r="0" b="0"/>
                <wp:wrapNone/>
                <wp:docPr id="1123" name="Text Box 11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14DB50" w14:textId="77777777" w:rsidR="00C334C5" w:rsidRDefault="00C334C5">
                            <w:pPr>
                              <w:spacing w:before="1"/>
                              <w:ind w:left="20"/>
                              <w:rPr>
                                <w:rFonts w:ascii="Arial"/>
                                <w:sz w:val="12"/>
                              </w:rPr>
                            </w:pPr>
                            <w:r>
                              <w:rPr>
                                <w:rFonts w:ascii="Arial"/>
                                <w:color w:val="4D4D4D"/>
                                <w:sz w:val="12"/>
                              </w:rPr>
                              <w:t>5.0</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D757DC" id="Text Box 1117" o:spid="_x0000_s1900" type="#_x0000_t202" style="position:absolute;left:0;text-align:left;margin-left:441.4pt;margin-top:11.35pt;width:8.1pt;height:10.5pt;z-index:157701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" filled="f" stroked="f">
                <v:textbox style="layout-flow:vertical" inset="0,0,0,0">
                  <w:txbxContent>
                    <w:p w14:paraId="2014DB50" w14:textId="77777777" w:rsidR="00C334C5" w:rsidRDefault="00C334C5">
                      <w:pPr>
                        <w:spacing w:before="1"/>
                        <w:ind w:left="20"/>
                        <w:rPr>
                          <w:rFonts w:ascii="Arial"/>
                          <w:sz w:val="12"/>
                        </w:rPr>
                      </w:pPr>
                      <w:r>
                        <w:rPr>
                          <w:rFonts w:ascii="Arial"/>
                          <w:color w:val="4D4D4D"/>
                          <w:sz w:val="12"/>
                        </w:rPr>
                        <w:t>5.0</w:t>
                      </w:r>
                    </w:p>
                  </w:txbxContent>
                </v:textbox>
                <w10:wrap anchorx="page"/>
              </v:shape>
            </w:pict>
          </mc:Fallback>
        </mc:AlternateContent>
      </w:r>
      <w:r>
        <w:rPr>
          <w:noProof/>
        </w:rPr>
        <mc:AlternateContent>
          <mc:Choice Requires="wps">
            <w:drawing>
              <wp:anchor distT="0" distB="0" distL="114300" distR="114300" simplePos="0" relativeHeight="15770624" behindDoc="0" locked="0" layoutInCell="1" allowOverlap="1" wp14:anchorId="5C4DE20A" wp14:editId="32E58E26">
                <wp:simplePos x="0" y="0"/>
                <wp:positionH relativeFrom="page">
                  <wp:posOffset>5175885</wp:posOffset>
                </wp:positionH>
                <wp:positionV relativeFrom="paragraph">
                  <wp:posOffset>144145</wp:posOffset>
                </wp:positionV>
                <wp:extent cx="102870" cy="133350"/>
                <wp:effectExtent l="0" t="0" r="0" b="0"/>
                <wp:wrapNone/>
                <wp:docPr id="1122" name="Text Box 1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AA1E69" w14:textId="77777777" w:rsidR="00C334C5" w:rsidRDefault="00C334C5">
                            <w:pPr>
                              <w:spacing w:before="1"/>
                              <w:ind w:left="20"/>
                              <w:rPr>
                                <w:rFonts w:ascii="Arial"/>
                                <w:sz w:val="12"/>
                              </w:rPr>
                            </w:pPr>
                            <w:r>
                              <w:rPr>
                                <w:rFonts w:ascii="Arial"/>
                                <w:color w:val="4D4D4D"/>
                                <w:sz w:val="12"/>
                              </w:rPr>
                              <w:t>2.5</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4DE20A" id="Text Box 1116" o:spid="_x0000_s1901" type="#_x0000_t202" style="position:absolute;left:0;text-align:left;margin-left:407.55pt;margin-top:11.35pt;width:8.1pt;height:10.5pt;z-index:157706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" filled="f" stroked="f">
                <v:textbox style="layout-flow:vertical" inset="0,0,0,0">
                  <w:txbxContent>
                    <w:p w14:paraId="18AA1E69" w14:textId="77777777" w:rsidR="00C334C5" w:rsidRDefault="00C334C5">
                      <w:pPr>
                        <w:spacing w:before="1"/>
                        <w:ind w:left="20"/>
                        <w:rPr>
                          <w:rFonts w:ascii="Arial"/>
                          <w:sz w:val="12"/>
                        </w:rPr>
                      </w:pPr>
                      <w:r>
                        <w:rPr>
                          <w:rFonts w:ascii="Arial"/>
                          <w:color w:val="4D4D4D"/>
                          <w:sz w:val="12"/>
                        </w:rPr>
                        <w:t>2.5</w:t>
                      </w:r>
                    </w:p>
                  </w:txbxContent>
                </v:textbox>
                <w10:wrap anchorx="page"/>
              </v:shape>
            </w:pict>
          </mc:Fallback>
        </mc:AlternateContent>
      </w:r>
      <w:r>
        <w:rPr>
          <w:noProof/>
        </w:rPr>
        <mc:AlternateContent>
          <mc:Choice Requires="wps">
            <w:drawing>
              <wp:anchor distT="0" distB="0" distL="114300" distR="114300" simplePos="0" relativeHeight="15771136" behindDoc="0" locked="0" layoutInCell="1" allowOverlap="1" wp14:anchorId="2B8B0C97" wp14:editId="106ECCF5">
                <wp:simplePos x="0" y="0"/>
                <wp:positionH relativeFrom="page">
                  <wp:posOffset>4745990</wp:posOffset>
                </wp:positionH>
                <wp:positionV relativeFrom="paragraph">
                  <wp:posOffset>144145</wp:posOffset>
                </wp:positionV>
                <wp:extent cx="102870" cy="133350"/>
                <wp:effectExtent l="0" t="0" r="0" b="0"/>
                <wp:wrapNone/>
                <wp:docPr id="1121" name="Text Box 1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98F031" w14:textId="77777777" w:rsidR="00C334C5" w:rsidRDefault="00C334C5">
                            <w:pPr>
                              <w:spacing w:before="1"/>
                              <w:ind w:left="20"/>
                              <w:rPr>
                                <w:rFonts w:ascii="Arial"/>
                                <w:sz w:val="12"/>
                              </w:rPr>
                            </w:pPr>
                            <w:r>
                              <w:rPr>
                                <w:rFonts w:ascii="Arial"/>
                                <w:color w:val="4D4D4D"/>
                                <w:sz w:val="12"/>
                              </w:rPr>
                              <w:t>0.0</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8B0C97" id="Text Box 1115" o:spid="_x0000_s1902" type="#_x0000_t202" style="position:absolute;left:0;text-align:left;margin-left:373.7pt;margin-top:11.35pt;width:8.1pt;height:10.5pt;z-index:157711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" filled="f" stroked="f">
                <v:textbox style="layout-flow:vertical" inset="0,0,0,0">
                  <w:txbxContent>
                    <w:p w14:paraId="0698F031" w14:textId="77777777" w:rsidR="00C334C5" w:rsidRDefault="00C334C5">
                      <w:pPr>
                        <w:spacing w:before="1"/>
                        <w:ind w:left="20"/>
                        <w:rPr>
                          <w:rFonts w:ascii="Arial"/>
                          <w:sz w:val="12"/>
                        </w:rPr>
                      </w:pPr>
                      <w:r>
                        <w:rPr>
                          <w:rFonts w:ascii="Arial"/>
                          <w:color w:val="4D4D4D"/>
                          <w:sz w:val="12"/>
                        </w:rPr>
                        <w:t>0.0</w:t>
                      </w:r>
                    </w:p>
                  </w:txbxContent>
                </v:textbox>
                <w10:wrap anchorx="page"/>
              </v:shape>
            </w:pict>
          </mc:Fallback>
        </mc:AlternateContent>
      </w:r>
      <w:r>
        <w:rPr>
          <w:noProof/>
        </w:rPr>
        <mc:AlternateContent>
          <mc:Choice Requires="wps">
            <w:drawing>
              <wp:anchor distT="0" distB="0" distL="114300" distR="114300" simplePos="0" relativeHeight="15772160" behindDoc="0" locked="0" layoutInCell="1" allowOverlap="1" wp14:anchorId="05B98D27" wp14:editId="3A68C2D9">
                <wp:simplePos x="0" y="0"/>
                <wp:positionH relativeFrom="page">
                  <wp:posOffset>3895090</wp:posOffset>
                </wp:positionH>
                <wp:positionV relativeFrom="paragraph">
                  <wp:posOffset>60325</wp:posOffset>
                </wp:positionV>
                <wp:extent cx="102870" cy="68580"/>
                <wp:effectExtent l="0" t="0" r="0" b="0"/>
                <wp:wrapNone/>
                <wp:docPr id="1120" name="Text Box 1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 cy="68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370296" w14:textId="77777777" w:rsidR="00C334C5" w:rsidRDefault="00C334C5">
                            <w:pPr>
                              <w:spacing w:before="1"/>
                              <w:ind w:left="20"/>
                              <w:rPr>
                                <w:rFonts w:ascii="Arial"/>
                                <w:sz w:val="12"/>
                              </w:rPr>
                            </w:pPr>
                            <w:r>
                              <w:rPr>
                                <w:rFonts w:ascii="Arial"/>
                                <w:w w:val="101"/>
                                <w:sz w:val="12"/>
                              </w:rPr>
                              <w:t>8</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B98D27" id="Text Box 1114" o:spid="_x0000_s1903" type="#_x0000_t202" style="position:absolute;left:0;text-align:left;margin-left:306.7pt;margin-top:4.75pt;width:8.1pt;height:5.4pt;z-index:157721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" filled="f" stroked="f">
                <v:textbox style="layout-flow:vertical" inset="0,0,0,0">
                  <w:txbxContent>
                    <w:p w14:paraId="15370296" w14:textId="77777777" w:rsidR="00C334C5" w:rsidRDefault="00C334C5">
                      <w:pPr>
                        <w:spacing w:before="1"/>
                        <w:ind w:left="20"/>
                        <w:rPr>
                          <w:rFonts w:ascii="Arial"/>
                          <w:sz w:val="12"/>
                        </w:rPr>
                      </w:pPr>
                      <w:r>
                        <w:rPr>
                          <w:rFonts w:ascii="Arial"/>
                          <w:w w:val="101"/>
                          <w:sz w:val="12"/>
                        </w:rPr>
                        <w:t>8</w:t>
                      </w:r>
                    </w:p>
                  </w:txbxContent>
                </v:textbox>
                <w10:wrap anchorx="page"/>
              </v:shape>
            </w:pict>
          </mc:Fallback>
        </mc:AlternateContent>
      </w:r>
      <w:r>
        <w:rPr>
          <w:noProof/>
        </w:rPr>
        <mc:AlternateContent>
          <mc:Choice Requires="wps">
            <w:drawing>
              <wp:anchor distT="0" distB="0" distL="114300" distR="114300" simplePos="0" relativeHeight="15772672" behindDoc="0" locked="0" layoutInCell="1" allowOverlap="1" wp14:anchorId="6007C2B7" wp14:editId="24C5D60D">
                <wp:simplePos x="0" y="0"/>
                <wp:positionH relativeFrom="page">
                  <wp:posOffset>3427730</wp:posOffset>
                </wp:positionH>
                <wp:positionV relativeFrom="paragraph">
                  <wp:posOffset>60325</wp:posOffset>
                </wp:positionV>
                <wp:extent cx="102870" cy="68580"/>
                <wp:effectExtent l="0" t="0" r="0" b="0"/>
                <wp:wrapNone/>
                <wp:docPr id="1119" name="Text Box 1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 cy="68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6BF11C" w14:textId="77777777" w:rsidR="00C334C5" w:rsidRDefault="00C334C5">
                            <w:pPr>
                              <w:spacing w:before="1"/>
                              <w:ind w:left="20"/>
                              <w:rPr>
                                <w:rFonts w:ascii="Arial"/>
                                <w:sz w:val="12"/>
                              </w:rPr>
                            </w:pPr>
                            <w:r>
                              <w:rPr>
                                <w:rFonts w:ascii="Arial"/>
                                <w:w w:val="101"/>
                                <w:sz w:val="12"/>
                              </w:rPr>
                              <w:t>6</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07C2B7" id="Text Box 1113" o:spid="_x0000_s1904" type="#_x0000_t202" style="position:absolute;left:0;text-align:left;margin-left:269.9pt;margin-top:4.75pt;width:8.1pt;height:5.4pt;z-index:157726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" filled="f" stroked="f">
                <v:textbox style="layout-flow:vertical" inset="0,0,0,0">
                  <w:txbxContent>
                    <w:p w14:paraId="716BF11C" w14:textId="77777777" w:rsidR="00C334C5" w:rsidRDefault="00C334C5">
                      <w:pPr>
                        <w:spacing w:before="1"/>
                        <w:ind w:left="20"/>
                        <w:rPr>
                          <w:rFonts w:ascii="Arial"/>
                          <w:sz w:val="12"/>
                        </w:rPr>
                      </w:pPr>
                      <w:r>
                        <w:rPr>
                          <w:rFonts w:ascii="Arial"/>
                          <w:w w:val="101"/>
                          <w:sz w:val="12"/>
                        </w:rPr>
                        <w:t>6</w:t>
                      </w:r>
                    </w:p>
                  </w:txbxContent>
                </v:textbox>
                <w10:wrap anchorx="page"/>
              </v:shape>
            </w:pict>
          </mc:Fallback>
        </mc:AlternateContent>
      </w:r>
      <w:r>
        <w:rPr>
          <w:noProof/>
        </w:rPr>
        <mc:AlternateContent>
          <mc:Choice Requires="wps">
            <w:drawing>
              <wp:anchor distT="0" distB="0" distL="114300" distR="114300" simplePos="0" relativeHeight="15773184" behindDoc="0" locked="0" layoutInCell="1" allowOverlap="1" wp14:anchorId="54B175F5" wp14:editId="37070B8D">
                <wp:simplePos x="0" y="0"/>
                <wp:positionH relativeFrom="page">
                  <wp:posOffset>2959735</wp:posOffset>
                </wp:positionH>
                <wp:positionV relativeFrom="paragraph">
                  <wp:posOffset>60325</wp:posOffset>
                </wp:positionV>
                <wp:extent cx="102870" cy="68580"/>
                <wp:effectExtent l="0" t="0" r="0" b="0"/>
                <wp:wrapNone/>
                <wp:docPr id="1118" name="Text Box 1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 cy="68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12330B" w14:textId="77777777" w:rsidR="00C334C5" w:rsidRDefault="00C334C5">
                            <w:pPr>
                              <w:spacing w:before="1"/>
                              <w:ind w:left="20"/>
                              <w:rPr>
                                <w:rFonts w:ascii="Arial"/>
                                <w:sz w:val="12"/>
                              </w:rPr>
                            </w:pPr>
                            <w:r>
                              <w:rPr>
                                <w:rFonts w:ascii="Arial"/>
                                <w:w w:val="101"/>
                                <w:sz w:val="12"/>
                              </w:rPr>
                              <w:t>4</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B175F5" id="Text Box 1112" o:spid="_x0000_s1905" type="#_x0000_t202" style="position:absolute;left:0;text-align:left;margin-left:233.05pt;margin-top:4.75pt;width:8.1pt;height:5.4pt;z-index:157731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" filled="f" stroked="f">
                <v:textbox style="layout-flow:vertical" inset="0,0,0,0">
                  <w:txbxContent>
                    <w:p w14:paraId="0912330B" w14:textId="77777777" w:rsidR="00C334C5" w:rsidRDefault="00C334C5">
                      <w:pPr>
                        <w:spacing w:before="1"/>
                        <w:ind w:left="20"/>
                        <w:rPr>
                          <w:rFonts w:ascii="Arial"/>
                          <w:sz w:val="12"/>
                        </w:rPr>
                      </w:pPr>
                      <w:r>
                        <w:rPr>
                          <w:rFonts w:ascii="Arial"/>
                          <w:w w:val="101"/>
                          <w:sz w:val="12"/>
                        </w:rPr>
                        <w:t>4</w:t>
                      </w:r>
                    </w:p>
                  </w:txbxContent>
                </v:textbox>
                <w10:wrap anchorx="page"/>
              </v:shape>
            </w:pict>
          </mc:Fallback>
        </mc:AlternateContent>
      </w:r>
      <w:r>
        <w:rPr>
          <w:noProof/>
        </w:rPr>
        <mc:AlternateContent>
          <mc:Choice Requires="wps">
            <w:drawing>
              <wp:anchor distT="0" distB="0" distL="114300" distR="114300" simplePos="0" relativeHeight="15773696" behindDoc="0" locked="0" layoutInCell="1" allowOverlap="1" wp14:anchorId="2452E802" wp14:editId="1B9B48A8">
                <wp:simplePos x="0" y="0"/>
                <wp:positionH relativeFrom="page">
                  <wp:posOffset>2491740</wp:posOffset>
                </wp:positionH>
                <wp:positionV relativeFrom="paragraph">
                  <wp:posOffset>60325</wp:posOffset>
                </wp:positionV>
                <wp:extent cx="102870" cy="68580"/>
                <wp:effectExtent l="0" t="0" r="0" b="0"/>
                <wp:wrapNone/>
                <wp:docPr id="1117" name="Text Box 1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 cy="68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28F761" w14:textId="77777777" w:rsidR="00C334C5" w:rsidRDefault="00C334C5">
                            <w:pPr>
                              <w:spacing w:before="1"/>
                              <w:ind w:left="20"/>
                              <w:rPr>
                                <w:rFonts w:ascii="Arial"/>
                                <w:sz w:val="12"/>
                              </w:rPr>
                            </w:pPr>
                            <w:r>
                              <w:rPr>
                                <w:rFonts w:ascii="Arial"/>
                                <w:w w:val="101"/>
                                <w:sz w:val="12"/>
                              </w:rPr>
                              <w:t>2</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52E802" id="Text Box 1111" o:spid="_x0000_s1906" type="#_x0000_t202" style="position:absolute;left:0;text-align:left;margin-left:196.2pt;margin-top:4.75pt;width:8.1pt;height:5.4pt;z-index:157736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" filled="f" stroked="f">
                <v:textbox style="layout-flow:vertical" inset="0,0,0,0">
                  <w:txbxContent>
                    <w:p w14:paraId="2C28F761" w14:textId="77777777" w:rsidR="00C334C5" w:rsidRDefault="00C334C5">
                      <w:pPr>
                        <w:spacing w:before="1"/>
                        <w:ind w:left="20"/>
                        <w:rPr>
                          <w:rFonts w:ascii="Arial"/>
                          <w:sz w:val="12"/>
                        </w:rPr>
                      </w:pPr>
                      <w:r>
                        <w:rPr>
                          <w:rFonts w:ascii="Arial"/>
                          <w:w w:val="101"/>
                          <w:sz w:val="12"/>
                        </w:rPr>
                        <w:t>2</w:t>
                      </w:r>
                    </w:p>
                  </w:txbxContent>
                </v:textbox>
                <w10:wrap anchorx="page"/>
              </v:shape>
            </w:pict>
          </mc:Fallback>
        </mc:AlternateContent>
      </w:r>
      <w:r>
        <w:rPr>
          <w:noProof/>
        </w:rPr>
        <mc:AlternateContent>
          <mc:Choice Requires="wps">
            <w:drawing>
              <wp:anchor distT="0" distB="0" distL="114300" distR="114300" simplePos="0" relativeHeight="15774208" behindDoc="0" locked="0" layoutInCell="1" allowOverlap="1" wp14:anchorId="2F3F03CA" wp14:editId="1F811D0C">
                <wp:simplePos x="0" y="0"/>
                <wp:positionH relativeFrom="page">
                  <wp:posOffset>2023745</wp:posOffset>
                </wp:positionH>
                <wp:positionV relativeFrom="paragraph">
                  <wp:posOffset>60325</wp:posOffset>
                </wp:positionV>
                <wp:extent cx="102870" cy="68580"/>
                <wp:effectExtent l="0" t="0" r="0" b="0"/>
                <wp:wrapNone/>
                <wp:docPr id="1116" name="Text Box 1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 cy="68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D21015" w14:textId="77777777" w:rsidR="00C334C5" w:rsidRDefault="00C334C5">
                            <w:pPr>
                              <w:spacing w:before="1"/>
                              <w:ind w:left="20"/>
                              <w:rPr>
                                <w:rFonts w:ascii="Arial"/>
                                <w:sz w:val="12"/>
                              </w:rPr>
                            </w:pPr>
                            <w:r>
                              <w:rPr>
                                <w:rFonts w:ascii="Arial"/>
                                <w:w w:val="101"/>
                                <w:sz w:val="12"/>
                              </w:rPr>
                              <w:t>0</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3F03CA" id="Text Box 1110" o:spid="_x0000_s1907" type="#_x0000_t202" style="position:absolute;left:0;text-align:left;margin-left:159.35pt;margin-top:4.75pt;width:8.1pt;height:5.4pt;z-index:157742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" filled="f" stroked="f">
                <v:textbox style="layout-flow:vertical" inset="0,0,0,0">
                  <w:txbxContent>
                    <w:p w14:paraId="38D21015" w14:textId="77777777" w:rsidR="00C334C5" w:rsidRDefault="00C334C5">
                      <w:pPr>
                        <w:spacing w:before="1"/>
                        <w:ind w:left="20"/>
                        <w:rPr>
                          <w:rFonts w:ascii="Arial"/>
                          <w:sz w:val="12"/>
                        </w:rPr>
                      </w:pPr>
                      <w:r>
                        <w:rPr>
                          <w:rFonts w:ascii="Arial"/>
                          <w:w w:val="101"/>
                          <w:sz w:val="12"/>
                        </w:rPr>
                        <w:t>0</w:t>
                      </w:r>
                    </w:p>
                  </w:txbxContent>
                </v:textbox>
                <w10:wrap anchorx="page"/>
              </v:shape>
            </w:pict>
          </mc:Fallback>
        </mc:AlternateContent>
      </w:r>
      <w:r w:rsidR="00DC0BFC">
        <w:rPr>
          <w:rFonts w:ascii="Arial"/>
          <w:spacing w:val="-1"/>
          <w:w w:val="105"/>
          <w:sz w:val="8"/>
        </w:rPr>
        <w:t>Change</w:t>
      </w:r>
      <w:r w:rsidR="00DC0BFC">
        <w:rPr>
          <w:rFonts w:ascii="Arial"/>
          <w:spacing w:val="-5"/>
          <w:w w:val="105"/>
          <w:sz w:val="8"/>
        </w:rPr>
        <w:t xml:space="preserve"> </w:t>
      </w:r>
      <w:r w:rsidR="00DC0BFC">
        <w:rPr>
          <w:rFonts w:ascii="Arial"/>
          <w:w w:val="105"/>
          <w:sz w:val="8"/>
        </w:rPr>
        <w:t>in</w:t>
      </w:r>
      <w:r w:rsidR="00DC0BFC">
        <w:rPr>
          <w:rFonts w:ascii="Arial"/>
          <w:spacing w:val="-5"/>
          <w:w w:val="105"/>
          <w:sz w:val="8"/>
        </w:rPr>
        <w:t xml:space="preserve"> </w:t>
      </w:r>
      <w:r w:rsidR="00DC0BFC">
        <w:rPr>
          <w:rFonts w:ascii="Arial"/>
          <w:w w:val="105"/>
          <w:sz w:val="8"/>
        </w:rPr>
        <w:t>Geographic</w:t>
      </w:r>
      <w:r w:rsidR="00DC0BFC">
        <w:rPr>
          <w:rFonts w:ascii="Arial"/>
          <w:spacing w:val="-4"/>
          <w:w w:val="105"/>
          <w:sz w:val="8"/>
        </w:rPr>
        <w:t xml:space="preserve"> </w:t>
      </w:r>
      <w:r w:rsidR="00DC0BFC">
        <w:rPr>
          <w:rFonts w:ascii="Arial"/>
          <w:w w:val="105"/>
          <w:sz w:val="8"/>
        </w:rPr>
        <w:t>Diversity</w:t>
      </w:r>
    </w:p>
    <w:p w14:paraId="41BD1851" w14:textId="77777777" w:rsidR="00BB4C49" w:rsidRDefault="00DC0BFC">
      <w:pPr>
        <w:spacing w:before="60"/>
        <w:ind w:left="2538"/>
        <w:rPr>
          <w:rFonts w:ascii="Arial"/>
          <w:sz w:val="15"/>
        </w:rPr>
      </w:pPr>
      <w:r>
        <w:br w:type="column"/>
      </w:r>
      <w:r>
        <w:rPr>
          <w:rFonts w:ascii="Arial"/>
          <w:sz w:val="15"/>
        </w:rPr>
        <w:t>Change</w:t>
      </w:r>
      <w:r>
        <w:rPr>
          <w:rFonts w:ascii="Arial"/>
          <w:spacing w:val="2"/>
          <w:sz w:val="15"/>
        </w:rPr>
        <w:t xml:space="preserve"> </w:t>
      </w:r>
      <w:r>
        <w:rPr>
          <w:rFonts w:ascii="Arial"/>
          <w:sz w:val="15"/>
        </w:rPr>
        <w:t>in</w:t>
      </w:r>
      <w:r>
        <w:rPr>
          <w:rFonts w:ascii="Arial"/>
          <w:spacing w:val="3"/>
          <w:sz w:val="15"/>
        </w:rPr>
        <w:t xml:space="preserve"> </w:t>
      </w:r>
      <w:r>
        <w:rPr>
          <w:rFonts w:ascii="Arial"/>
          <w:sz w:val="15"/>
        </w:rPr>
        <w:t>Geographic</w:t>
      </w:r>
      <w:r>
        <w:rPr>
          <w:rFonts w:ascii="Arial"/>
          <w:spacing w:val="2"/>
          <w:sz w:val="15"/>
        </w:rPr>
        <w:t xml:space="preserve"> </w:t>
      </w:r>
      <w:r>
        <w:rPr>
          <w:rFonts w:ascii="Arial"/>
          <w:sz w:val="15"/>
        </w:rPr>
        <w:t>Diversity</w:t>
      </w:r>
    </w:p>
    <w:p w14:paraId="0E5AAA2E" w14:textId="77777777" w:rsidR="00BB4C49" w:rsidRDefault="00BB4C49">
      <w:pPr>
        <w:rPr>
          <w:rFonts w:ascii="Arial"/>
          <w:sz w:val="15"/>
        </w:rPr>
        <w:sectPr w:rsidR="00BB4C49">
          <w:headerReference w:type="default" r:id="rId85"/>
          <w:pgSz w:w="12240" w:h="15840"/>
          <w:pgMar w:top="1320" w:right="1240" w:bottom="280" w:left="940" w:header="0" w:footer="0" w:gutter="0"/>
          <w:cols w:num="2" w:space="720" w:equalWidth="0">
            <w:col w:w="4246" w:space="40"/>
            <w:col w:w="5774"/>
          </w:cols>
        </w:sectPr>
      </w:pPr>
    </w:p>
    <w:p w14:paraId="473F5684" w14:textId="77777777" w:rsidR="00BB4C49" w:rsidRDefault="00BB4C49">
      <w:pPr>
        <w:pStyle w:val="BodyText"/>
        <w:rPr>
          <w:rFonts w:ascii="Arial"/>
          <w:sz w:val="20"/>
        </w:rPr>
      </w:pPr>
    </w:p>
    <w:p w14:paraId="63E6DB72" w14:textId="77777777" w:rsidR="00BB4C49" w:rsidRDefault="00BB4C49">
      <w:pPr>
        <w:pStyle w:val="BodyText"/>
        <w:rPr>
          <w:rFonts w:ascii="Arial"/>
          <w:sz w:val="20"/>
        </w:rPr>
      </w:pPr>
    </w:p>
    <w:p w14:paraId="2A7D87EC" w14:textId="77777777" w:rsidR="00BB4C49" w:rsidRDefault="00BB4C49">
      <w:pPr>
        <w:pStyle w:val="BodyText"/>
        <w:spacing w:before="5"/>
        <w:rPr>
          <w:rFonts w:ascii="Arial"/>
          <w:sz w:val="21"/>
        </w:rPr>
      </w:pPr>
    </w:p>
    <w:p w14:paraId="2CD4249B" w14:textId="77777777" w:rsidR="00BB4C49" w:rsidRDefault="00144D41">
      <w:pPr>
        <w:spacing w:before="81" w:line="640" w:lineRule="auto"/>
        <w:ind w:left="5907" w:right="3906"/>
        <w:jc w:val="center"/>
        <w:rPr>
          <w:rFonts w:ascii="Arial"/>
          <w:sz w:val="12"/>
        </w:rPr>
      </w:pPr>
      <w:r>
        <w:rPr>
          <w:noProof/>
        </w:rPr>
        <mc:AlternateContent>
          <mc:Choice Requires="wpg">
            <w:drawing>
              <wp:anchor distT="0" distB="0" distL="114300" distR="114300" simplePos="0" relativeHeight="15761920" behindDoc="0" locked="0" layoutInCell="1" allowOverlap="1" wp14:anchorId="374425D5" wp14:editId="4C6C395D">
                <wp:simplePos x="0" y="0"/>
                <wp:positionH relativeFrom="page">
                  <wp:posOffset>4528820</wp:posOffset>
                </wp:positionH>
                <wp:positionV relativeFrom="paragraph">
                  <wp:posOffset>-273685</wp:posOffset>
                </wp:positionV>
                <wp:extent cx="2151380" cy="7921625"/>
                <wp:effectExtent l="0" t="0" r="0" b="0"/>
                <wp:wrapNone/>
                <wp:docPr id="1108" name="Group 11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51380" cy="7921625"/>
                          <a:chOff x="7132" y="-431"/>
                          <a:chExt cx="3388" cy="12475"/>
                        </a:xfrm>
                      </wpg:grpSpPr>
                      <wps:wsp>
                        <wps:cNvPr id="1109" name="AutoShape 1109"/>
                        <wps:cNvSpPr>
                          <a:spLocks/>
                        </wps:cNvSpPr>
                        <wps:spPr bwMode="auto">
                          <a:xfrm>
                            <a:off x="7548" y="-396"/>
                            <a:ext cx="18" cy="452"/>
                          </a:xfrm>
                          <a:custGeom>
                            <a:avLst/>
                            <a:gdLst>
                              <a:gd name="T0" fmla="+- 0 7566 7549"/>
                              <a:gd name="T1" fmla="*/ T0 w 18"/>
                              <a:gd name="T2" fmla="+- 0 -396 -396"/>
                              <a:gd name="T3" fmla="*/ -396 h 452"/>
                              <a:gd name="T4" fmla="+- 0 7566 7549"/>
                              <a:gd name="T5" fmla="*/ T4 w 18"/>
                              <a:gd name="T6" fmla="+- 0 -313 -396"/>
                              <a:gd name="T7" fmla="*/ -313 h 452"/>
                              <a:gd name="T8" fmla="+- 0 7566 7549"/>
                              <a:gd name="T9" fmla="*/ T8 w 18"/>
                              <a:gd name="T10" fmla="+- 0 -313 -396"/>
                              <a:gd name="T11" fmla="*/ -313 h 452"/>
                              <a:gd name="T12" fmla="+- 0 7566 7549"/>
                              <a:gd name="T13" fmla="*/ T12 w 18"/>
                              <a:gd name="T14" fmla="+- 0 -396 -396"/>
                              <a:gd name="T15" fmla="*/ -396 h 452"/>
                              <a:gd name="T16" fmla="+- 0 7566 7549"/>
                              <a:gd name="T17" fmla="*/ T16 w 18"/>
                              <a:gd name="T18" fmla="+- 0 -304 -396"/>
                              <a:gd name="T19" fmla="*/ -304 h 452"/>
                              <a:gd name="T20" fmla="+- 0 7566 7549"/>
                              <a:gd name="T21" fmla="*/ T20 w 18"/>
                              <a:gd name="T22" fmla="+- 0 -221 -396"/>
                              <a:gd name="T23" fmla="*/ -221 h 452"/>
                              <a:gd name="T24" fmla="+- 0 7566 7549"/>
                              <a:gd name="T25" fmla="*/ T24 w 18"/>
                              <a:gd name="T26" fmla="+- 0 -221 -396"/>
                              <a:gd name="T27" fmla="*/ -221 h 452"/>
                              <a:gd name="T28" fmla="+- 0 7566 7549"/>
                              <a:gd name="T29" fmla="*/ T28 w 18"/>
                              <a:gd name="T30" fmla="+- 0 -304 -396"/>
                              <a:gd name="T31" fmla="*/ -304 h 452"/>
                              <a:gd name="T32" fmla="+- 0 7562 7549"/>
                              <a:gd name="T33" fmla="*/ T32 w 18"/>
                              <a:gd name="T34" fmla="+- 0 -212 -396"/>
                              <a:gd name="T35" fmla="*/ -212 h 452"/>
                              <a:gd name="T36" fmla="+- 0 7562 7549"/>
                              <a:gd name="T37" fmla="*/ T36 w 18"/>
                              <a:gd name="T38" fmla="+- 0 -129 -396"/>
                              <a:gd name="T39" fmla="*/ -129 h 452"/>
                              <a:gd name="T40" fmla="+- 0 7566 7549"/>
                              <a:gd name="T41" fmla="*/ T40 w 18"/>
                              <a:gd name="T42" fmla="+- 0 -129 -396"/>
                              <a:gd name="T43" fmla="*/ -129 h 452"/>
                              <a:gd name="T44" fmla="+- 0 7566 7549"/>
                              <a:gd name="T45" fmla="*/ T44 w 18"/>
                              <a:gd name="T46" fmla="+- 0 -212 -396"/>
                              <a:gd name="T47" fmla="*/ -212 h 452"/>
                              <a:gd name="T48" fmla="+- 0 7562 7549"/>
                              <a:gd name="T49" fmla="*/ T48 w 18"/>
                              <a:gd name="T50" fmla="+- 0 -212 -396"/>
                              <a:gd name="T51" fmla="*/ -212 h 452"/>
                              <a:gd name="T52" fmla="+- 0 7549 7549"/>
                              <a:gd name="T53" fmla="*/ T52 w 18"/>
                              <a:gd name="T54" fmla="+- 0 -120 -396"/>
                              <a:gd name="T55" fmla="*/ -120 h 452"/>
                              <a:gd name="T56" fmla="+- 0 7549 7549"/>
                              <a:gd name="T57" fmla="*/ T56 w 18"/>
                              <a:gd name="T58" fmla="+- 0 -37 -396"/>
                              <a:gd name="T59" fmla="*/ -37 h 452"/>
                              <a:gd name="T60" fmla="+- 0 7566 7549"/>
                              <a:gd name="T61" fmla="*/ T60 w 18"/>
                              <a:gd name="T62" fmla="+- 0 -37 -396"/>
                              <a:gd name="T63" fmla="*/ -37 h 452"/>
                              <a:gd name="T64" fmla="+- 0 7566 7549"/>
                              <a:gd name="T65" fmla="*/ T64 w 18"/>
                              <a:gd name="T66" fmla="+- 0 -120 -396"/>
                              <a:gd name="T67" fmla="*/ -120 h 452"/>
                              <a:gd name="T68" fmla="+- 0 7549 7549"/>
                              <a:gd name="T69" fmla="*/ T68 w 18"/>
                              <a:gd name="T70" fmla="+- 0 -120 -396"/>
                              <a:gd name="T71" fmla="*/ -120 h 452"/>
                              <a:gd name="T72" fmla="+- 0 7566 7549"/>
                              <a:gd name="T73" fmla="*/ T72 w 18"/>
                              <a:gd name="T74" fmla="+- 0 -27 -396"/>
                              <a:gd name="T75" fmla="*/ -27 h 452"/>
                              <a:gd name="T76" fmla="+- 0 7566 7549"/>
                              <a:gd name="T77" fmla="*/ T76 w 18"/>
                              <a:gd name="T78" fmla="+- 0 55 -396"/>
                              <a:gd name="T79" fmla="*/ 55 h 452"/>
                              <a:gd name="T80" fmla="+- 0 7566 7549"/>
                              <a:gd name="T81" fmla="*/ T80 w 18"/>
                              <a:gd name="T82" fmla="+- 0 55 -396"/>
                              <a:gd name="T83" fmla="*/ 55 h 452"/>
                              <a:gd name="T84" fmla="+- 0 7566 7549"/>
                              <a:gd name="T85" fmla="*/ T84 w 18"/>
                              <a:gd name="T86" fmla="+- 0 -27 -396"/>
                              <a:gd name="T87" fmla="*/ -27 h 4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8" h="452">
                                <a:moveTo>
                                  <a:pt x="17" y="0"/>
                                </a:moveTo>
                                <a:lnTo>
                                  <a:pt x="17" y="83"/>
                                </a:lnTo>
                                <a:lnTo>
                                  <a:pt x="17" y="0"/>
                                </a:lnTo>
                                <a:close/>
                                <a:moveTo>
                                  <a:pt x="17" y="92"/>
                                </a:moveTo>
                                <a:lnTo>
                                  <a:pt x="17" y="175"/>
                                </a:lnTo>
                                <a:lnTo>
                                  <a:pt x="17" y="92"/>
                                </a:lnTo>
                                <a:close/>
                                <a:moveTo>
                                  <a:pt x="13" y="184"/>
                                </a:moveTo>
                                <a:lnTo>
                                  <a:pt x="13" y="267"/>
                                </a:lnTo>
                                <a:lnTo>
                                  <a:pt x="17" y="267"/>
                                </a:lnTo>
                                <a:lnTo>
                                  <a:pt x="17" y="184"/>
                                </a:lnTo>
                                <a:lnTo>
                                  <a:pt x="13" y="184"/>
                                </a:lnTo>
                                <a:close/>
                                <a:moveTo>
                                  <a:pt x="0" y="276"/>
                                </a:moveTo>
                                <a:lnTo>
                                  <a:pt x="0" y="359"/>
                                </a:lnTo>
                                <a:lnTo>
                                  <a:pt x="17" y="359"/>
                                </a:lnTo>
                                <a:lnTo>
                                  <a:pt x="17" y="276"/>
                                </a:lnTo>
                                <a:lnTo>
                                  <a:pt x="0" y="276"/>
                                </a:lnTo>
                                <a:close/>
                                <a:moveTo>
                                  <a:pt x="17" y="369"/>
                                </a:moveTo>
                                <a:lnTo>
                                  <a:pt x="17" y="451"/>
                                </a:lnTo>
                                <a:lnTo>
                                  <a:pt x="17" y="369"/>
                                </a:lnTo>
                                <a:close/>
                              </a:path>
                            </a:pathLst>
                          </a:custGeom>
                          <a:noFill/>
                          <a:ln w="517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0" name="Rectangle 1108"/>
                        <wps:cNvSpPr>
                          <a:spLocks noChangeArrowheads="1"/>
                        </wps:cNvSpPr>
                        <wps:spPr bwMode="auto">
                          <a:xfrm>
                            <a:off x="7494" y="64"/>
                            <a:ext cx="72" cy="83"/>
                          </a:xfrm>
                          <a:prstGeom prst="rect">
                            <a:avLst/>
                          </a:prstGeom>
                          <a:solidFill>
                            <a:srgbClr val="BEBEB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11" name="AutoShape 1107"/>
                        <wps:cNvSpPr>
                          <a:spLocks/>
                        </wps:cNvSpPr>
                        <wps:spPr bwMode="auto">
                          <a:xfrm>
                            <a:off x="7494" y="64"/>
                            <a:ext cx="72" cy="175"/>
                          </a:xfrm>
                          <a:custGeom>
                            <a:avLst/>
                            <a:gdLst>
                              <a:gd name="T0" fmla="+- 0 7494 7494"/>
                              <a:gd name="T1" fmla="*/ T0 w 72"/>
                              <a:gd name="T2" fmla="+- 0 65 65"/>
                              <a:gd name="T3" fmla="*/ 65 h 175"/>
                              <a:gd name="T4" fmla="+- 0 7494 7494"/>
                              <a:gd name="T5" fmla="*/ T4 w 72"/>
                              <a:gd name="T6" fmla="+- 0 148 65"/>
                              <a:gd name="T7" fmla="*/ 148 h 175"/>
                              <a:gd name="T8" fmla="+- 0 7566 7494"/>
                              <a:gd name="T9" fmla="*/ T8 w 72"/>
                              <a:gd name="T10" fmla="+- 0 148 65"/>
                              <a:gd name="T11" fmla="*/ 148 h 175"/>
                              <a:gd name="T12" fmla="+- 0 7566 7494"/>
                              <a:gd name="T13" fmla="*/ T12 w 72"/>
                              <a:gd name="T14" fmla="+- 0 65 65"/>
                              <a:gd name="T15" fmla="*/ 65 h 175"/>
                              <a:gd name="T16" fmla="+- 0 7494 7494"/>
                              <a:gd name="T17" fmla="*/ T16 w 72"/>
                              <a:gd name="T18" fmla="+- 0 65 65"/>
                              <a:gd name="T19" fmla="*/ 65 h 175"/>
                              <a:gd name="T20" fmla="+- 0 7551 7494"/>
                              <a:gd name="T21" fmla="*/ T20 w 72"/>
                              <a:gd name="T22" fmla="+- 0 157 65"/>
                              <a:gd name="T23" fmla="*/ 157 h 175"/>
                              <a:gd name="T24" fmla="+- 0 7551 7494"/>
                              <a:gd name="T25" fmla="*/ T24 w 72"/>
                              <a:gd name="T26" fmla="+- 0 240 65"/>
                              <a:gd name="T27" fmla="*/ 240 h 175"/>
                              <a:gd name="T28" fmla="+- 0 7566 7494"/>
                              <a:gd name="T29" fmla="*/ T28 w 72"/>
                              <a:gd name="T30" fmla="+- 0 240 65"/>
                              <a:gd name="T31" fmla="*/ 240 h 175"/>
                              <a:gd name="T32" fmla="+- 0 7566 7494"/>
                              <a:gd name="T33" fmla="*/ T32 w 72"/>
                              <a:gd name="T34" fmla="+- 0 157 65"/>
                              <a:gd name="T35" fmla="*/ 157 h 175"/>
                              <a:gd name="T36" fmla="+- 0 7551 7494"/>
                              <a:gd name="T37" fmla="*/ T36 w 72"/>
                              <a:gd name="T38" fmla="+- 0 157 65"/>
                              <a:gd name="T39" fmla="*/ 157 h 1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72" h="175">
                                <a:moveTo>
                                  <a:pt x="0" y="0"/>
                                </a:moveTo>
                                <a:lnTo>
                                  <a:pt x="0" y="83"/>
                                </a:lnTo>
                                <a:lnTo>
                                  <a:pt x="72" y="83"/>
                                </a:lnTo>
                                <a:lnTo>
                                  <a:pt x="72" y="0"/>
                                </a:lnTo>
                                <a:lnTo>
                                  <a:pt x="0" y="0"/>
                                </a:lnTo>
                                <a:close/>
                                <a:moveTo>
                                  <a:pt x="57" y="92"/>
                                </a:moveTo>
                                <a:lnTo>
                                  <a:pt x="57" y="175"/>
                                </a:lnTo>
                                <a:lnTo>
                                  <a:pt x="72" y="175"/>
                                </a:lnTo>
                                <a:lnTo>
                                  <a:pt x="72" y="92"/>
                                </a:lnTo>
                                <a:lnTo>
                                  <a:pt x="57" y="92"/>
                                </a:lnTo>
                                <a:close/>
                              </a:path>
                            </a:pathLst>
                          </a:custGeom>
                          <a:noFill/>
                          <a:ln w="517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2" name="Line 1106"/>
                        <wps:cNvCnPr>
                          <a:cxnSpLocks noChangeShapeType="1"/>
                        </wps:cNvCnPr>
                        <wps:spPr bwMode="auto">
                          <a:xfrm>
                            <a:off x="7153" y="-410"/>
                            <a:ext cx="3367" cy="0"/>
                          </a:xfrm>
                          <a:prstGeom prst="line">
                            <a:avLst/>
                          </a:prstGeom>
                          <a:noFill/>
                          <a:ln w="517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13" name="AutoShape 1105"/>
                        <wps:cNvSpPr>
                          <a:spLocks/>
                        </wps:cNvSpPr>
                        <wps:spPr bwMode="auto">
                          <a:xfrm>
                            <a:off x="7565" y="-431"/>
                            <a:ext cx="2709" cy="21"/>
                          </a:xfrm>
                          <a:custGeom>
                            <a:avLst/>
                            <a:gdLst>
                              <a:gd name="T0" fmla="+- 0 7566 7566"/>
                              <a:gd name="T1" fmla="*/ T0 w 2709"/>
                              <a:gd name="T2" fmla="+- 0 -431 -431"/>
                              <a:gd name="T3" fmla="*/ -431 h 21"/>
                              <a:gd name="T4" fmla="+- 0 7566 7566"/>
                              <a:gd name="T5" fmla="*/ T4 w 2709"/>
                              <a:gd name="T6" fmla="+- 0 -410 -431"/>
                              <a:gd name="T7" fmla="*/ -410 h 21"/>
                              <a:gd name="T8" fmla="+- 0 8243 7566"/>
                              <a:gd name="T9" fmla="*/ T8 w 2709"/>
                              <a:gd name="T10" fmla="+- 0 -431 -431"/>
                              <a:gd name="T11" fmla="*/ -431 h 21"/>
                              <a:gd name="T12" fmla="+- 0 8243 7566"/>
                              <a:gd name="T13" fmla="*/ T12 w 2709"/>
                              <a:gd name="T14" fmla="+- 0 -410 -431"/>
                              <a:gd name="T15" fmla="*/ -410 h 21"/>
                              <a:gd name="T16" fmla="+- 0 8920 7566"/>
                              <a:gd name="T17" fmla="*/ T16 w 2709"/>
                              <a:gd name="T18" fmla="+- 0 -431 -431"/>
                              <a:gd name="T19" fmla="*/ -431 h 21"/>
                              <a:gd name="T20" fmla="+- 0 8920 7566"/>
                              <a:gd name="T21" fmla="*/ T20 w 2709"/>
                              <a:gd name="T22" fmla="+- 0 -410 -431"/>
                              <a:gd name="T23" fmla="*/ -410 h 21"/>
                              <a:gd name="T24" fmla="+- 0 9597 7566"/>
                              <a:gd name="T25" fmla="*/ T24 w 2709"/>
                              <a:gd name="T26" fmla="+- 0 -431 -431"/>
                              <a:gd name="T27" fmla="*/ -431 h 21"/>
                              <a:gd name="T28" fmla="+- 0 9597 7566"/>
                              <a:gd name="T29" fmla="*/ T28 w 2709"/>
                              <a:gd name="T30" fmla="+- 0 -410 -431"/>
                              <a:gd name="T31" fmla="*/ -410 h 21"/>
                              <a:gd name="T32" fmla="+- 0 10274 7566"/>
                              <a:gd name="T33" fmla="*/ T32 w 2709"/>
                              <a:gd name="T34" fmla="+- 0 -431 -431"/>
                              <a:gd name="T35" fmla="*/ -431 h 21"/>
                              <a:gd name="T36" fmla="+- 0 10274 7566"/>
                              <a:gd name="T37" fmla="*/ T36 w 2709"/>
                              <a:gd name="T38" fmla="+- 0 -410 -431"/>
                              <a:gd name="T39" fmla="*/ -410 h 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709" h="21">
                                <a:moveTo>
                                  <a:pt x="0" y="0"/>
                                </a:moveTo>
                                <a:lnTo>
                                  <a:pt x="0" y="21"/>
                                </a:lnTo>
                                <a:moveTo>
                                  <a:pt x="677" y="0"/>
                                </a:moveTo>
                                <a:lnTo>
                                  <a:pt x="677" y="21"/>
                                </a:lnTo>
                                <a:moveTo>
                                  <a:pt x="1354" y="0"/>
                                </a:moveTo>
                                <a:lnTo>
                                  <a:pt x="1354" y="21"/>
                                </a:lnTo>
                                <a:moveTo>
                                  <a:pt x="2031" y="0"/>
                                </a:moveTo>
                                <a:lnTo>
                                  <a:pt x="2031" y="21"/>
                                </a:lnTo>
                                <a:moveTo>
                                  <a:pt x="2708" y="0"/>
                                </a:moveTo>
                                <a:lnTo>
                                  <a:pt x="2708" y="21"/>
                                </a:lnTo>
                              </a:path>
                            </a:pathLst>
                          </a:custGeom>
                          <a:noFill/>
                          <a:ln w="5177">
                            <a:solidFill>
                              <a:srgbClr val="3333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4" name="Line 1104"/>
                        <wps:cNvCnPr>
                          <a:cxnSpLocks noChangeShapeType="1"/>
                        </wps:cNvCnPr>
                        <wps:spPr bwMode="auto">
                          <a:xfrm>
                            <a:off x="7153" y="-410"/>
                            <a:ext cx="0" cy="12454"/>
                          </a:xfrm>
                          <a:prstGeom prst="line">
                            <a:avLst/>
                          </a:prstGeom>
                          <a:noFill/>
                          <a:ln w="517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15" name="AutoShape 1103"/>
                        <wps:cNvSpPr>
                          <a:spLocks/>
                        </wps:cNvSpPr>
                        <wps:spPr bwMode="auto">
                          <a:xfrm>
                            <a:off x="7131" y="-355"/>
                            <a:ext cx="21" cy="12343"/>
                          </a:xfrm>
                          <a:custGeom>
                            <a:avLst/>
                            <a:gdLst>
                              <a:gd name="T0" fmla="+- 0 7132 7132"/>
                              <a:gd name="T1" fmla="*/ T0 w 21"/>
                              <a:gd name="T2" fmla="+- 0 -170 -355"/>
                              <a:gd name="T3" fmla="*/ -170 h 12343"/>
                              <a:gd name="T4" fmla="+- 0 7153 7132"/>
                              <a:gd name="T5" fmla="*/ T4 w 21"/>
                              <a:gd name="T6" fmla="+- 0 14 -355"/>
                              <a:gd name="T7" fmla="*/ 14 h 12343"/>
                              <a:gd name="T8" fmla="+- 0 7132 7132"/>
                              <a:gd name="T9" fmla="*/ T8 w 21"/>
                              <a:gd name="T10" fmla="+- 0 290 -355"/>
                              <a:gd name="T11" fmla="*/ 290 h 12343"/>
                              <a:gd name="T12" fmla="+- 0 7153 7132"/>
                              <a:gd name="T13" fmla="*/ T12 w 21"/>
                              <a:gd name="T14" fmla="+- 0 474 -355"/>
                              <a:gd name="T15" fmla="*/ 474 h 12343"/>
                              <a:gd name="T16" fmla="+- 0 7132 7132"/>
                              <a:gd name="T17" fmla="*/ T16 w 21"/>
                              <a:gd name="T18" fmla="+- 0 751 -355"/>
                              <a:gd name="T19" fmla="*/ 751 h 12343"/>
                              <a:gd name="T20" fmla="+- 0 7153 7132"/>
                              <a:gd name="T21" fmla="*/ T20 w 21"/>
                              <a:gd name="T22" fmla="+- 0 935 -355"/>
                              <a:gd name="T23" fmla="*/ 935 h 12343"/>
                              <a:gd name="T24" fmla="+- 0 7132 7132"/>
                              <a:gd name="T25" fmla="*/ T24 w 21"/>
                              <a:gd name="T26" fmla="+- 0 1211 -355"/>
                              <a:gd name="T27" fmla="*/ 1211 h 12343"/>
                              <a:gd name="T28" fmla="+- 0 7153 7132"/>
                              <a:gd name="T29" fmla="*/ T28 w 21"/>
                              <a:gd name="T30" fmla="+- 0 1396 -355"/>
                              <a:gd name="T31" fmla="*/ 1396 h 12343"/>
                              <a:gd name="T32" fmla="+- 0 7132 7132"/>
                              <a:gd name="T33" fmla="*/ T32 w 21"/>
                              <a:gd name="T34" fmla="+- 0 1672 -355"/>
                              <a:gd name="T35" fmla="*/ 1672 h 12343"/>
                              <a:gd name="T36" fmla="+- 0 7153 7132"/>
                              <a:gd name="T37" fmla="*/ T36 w 21"/>
                              <a:gd name="T38" fmla="+- 0 1856 -355"/>
                              <a:gd name="T39" fmla="*/ 1856 h 12343"/>
                              <a:gd name="T40" fmla="+- 0 7132 7132"/>
                              <a:gd name="T41" fmla="*/ T40 w 21"/>
                              <a:gd name="T42" fmla="+- 0 2132 -355"/>
                              <a:gd name="T43" fmla="*/ 2132 h 12343"/>
                              <a:gd name="T44" fmla="+- 0 7153 7132"/>
                              <a:gd name="T45" fmla="*/ T44 w 21"/>
                              <a:gd name="T46" fmla="+- 0 2317 -355"/>
                              <a:gd name="T47" fmla="*/ 2317 h 12343"/>
                              <a:gd name="T48" fmla="+- 0 7132 7132"/>
                              <a:gd name="T49" fmla="*/ T48 w 21"/>
                              <a:gd name="T50" fmla="+- 0 2593 -355"/>
                              <a:gd name="T51" fmla="*/ 2593 h 12343"/>
                              <a:gd name="T52" fmla="+- 0 7153 7132"/>
                              <a:gd name="T53" fmla="*/ T52 w 21"/>
                              <a:gd name="T54" fmla="+- 0 2777 -355"/>
                              <a:gd name="T55" fmla="*/ 2777 h 12343"/>
                              <a:gd name="T56" fmla="+- 0 7132 7132"/>
                              <a:gd name="T57" fmla="*/ T56 w 21"/>
                              <a:gd name="T58" fmla="+- 0 3054 -355"/>
                              <a:gd name="T59" fmla="*/ 3054 h 12343"/>
                              <a:gd name="T60" fmla="+- 0 7153 7132"/>
                              <a:gd name="T61" fmla="*/ T60 w 21"/>
                              <a:gd name="T62" fmla="+- 0 3238 -355"/>
                              <a:gd name="T63" fmla="*/ 3238 h 12343"/>
                              <a:gd name="T64" fmla="+- 0 7132 7132"/>
                              <a:gd name="T65" fmla="*/ T64 w 21"/>
                              <a:gd name="T66" fmla="+- 0 3514 -355"/>
                              <a:gd name="T67" fmla="*/ 3514 h 12343"/>
                              <a:gd name="T68" fmla="+- 0 7153 7132"/>
                              <a:gd name="T69" fmla="*/ T68 w 21"/>
                              <a:gd name="T70" fmla="+- 0 3698 -355"/>
                              <a:gd name="T71" fmla="*/ 3698 h 12343"/>
                              <a:gd name="T72" fmla="+- 0 7132 7132"/>
                              <a:gd name="T73" fmla="*/ T72 w 21"/>
                              <a:gd name="T74" fmla="+- 0 3975 -355"/>
                              <a:gd name="T75" fmla="*/ 3975 h 12343"/>
                              <a:gd name="T76" fmla="+- 0 7153 7132"/>
                              <a:gd name="T77" fmla="*/ T76 w 21"/>
                              <a:gd name="T78" fmla="+- 0 4159 -355"/>
                              <a:gd name="T79" fmla="*/ 4159 h 12343"/>
                              <a:gd name="T80" fmla="+- 0 7132 7132"/>
                              <a:gd name="T81" fmla="*/ T80 w 21"/>
                              <a:gd name="T82" fmla="+- 0 4435 -355"/>
                              <a:gd name="T83" fmla="*/ 4435 h 12343"/>
                              <a:gd name="T84" fmla="+- 0 7153 7132"/>
                              <a:gd name="T85" fmla="*/ T84 w 21"/>
                              <a:gd name="T86" fmla="+- 0 4620 -355"/>
                              <a:gd name="T87" fmla="*/ 4620 h 12343"/>
                              <a:gd name="T88" fmla="+- 0 7132 7132"/>
                              <a:gd name="T89" fmla="*/ T88 w 21"/>
                              <a:gd name="T90" fmla="+- 0 4896 -355"/>
                              <a:gd name="T91" fmla="*/ 4896 h 12343"/>
                              <a:gd name="T92" fmla="+- 0 7153 7132"/>
                              <a:gd name="T93" fmla="*/ T92 w 21"/>
                              <a:gd name="T94" fmla="+- 0 5080 -355"/>
                              <a:gd name="T95" fmla="*/ 5080 h 12343"/>
                              <a:gd name="T96" fmla="+- 0 7132 7132"/>
                              <a:gd name="T97" fmla="*/ T96 w 21"/>
                              <a:gd name="T98" fmla="+- 0 5356 -355"/>
                              <a:gd name="T99" fmla="*/ 5356 h 12343"/>
                              <a:gd name="T100" fmla="+- 0 7153 7132"/>
                              <a:gd name="T101" fmla="*/ T100 w 21"/>
                              <a:gd name="T102" fmla="+- 0 5541 -355"/>
                              <a:gd name="T103" fmla="*/ 5541 h 12343"/>
                              <a:gd name="T104" fmla="+- 0 7132 7132"/>
                              <a:gd name="T105" fmla="*/ T104 w 21"/>
                              <a:gd name="T106" fmla="+- 0 5817 -355"/>
                              <a:gd name="T107" fmla="*/ 5817 h 12343"/>
                              <a:gd name="T108" fmla="+- 0 7153 7132"/>
                              <a:gd name="T109" fmla="*/ T108 w 21"/>
                              <a:gd name="T110" fmla="+- 0 6001 -355"/>
                              <a:gd name="T111" fmla="*/ 6001 h 12343"/>
                              <a:gd name="T112" fmla="+- 0 7132 7132"/>
                              <a:gd name="T113" fmla="*/ T112 w 21"/>
                              <a:gd name="T114" fmla="+- 0 6277 -355"/>
                              <a:gd name="T115" fmla="*/ 6277 h 12343"/>
                              <a:gd name="T116" fmla="+- 0 7153 7132"/>
                              <a:gd name="T117" fmla="*/ T116 w 21"/>
                              <a:gd name="T118" fmla="+- 0 6462 -355"/>
                              <a:gd name="T119" fmla="*/ 6462 h 12343"/>
                              <a:gd name="T120" fmla="+- 0 7132 7132"/>
                              <a:gd name="T121" fmla="*/ T120 w 21"/>
                              <a:gd name="T122" fmla="+- 0 6738 -355"/>
                              <a:gd name="T123" fmla="*/ 6738 h 12343"/>
                              <a:gd name="T124" fmla="+- 0 7153 7132"/>
                              <a:gd name="T125" fmla="*/ T124 w 21"/>
                              <a:gd name="T126" fmla="+- 0 6922 -355"/>
                              <a:gd name="T127" fmla="*/ 6922 h 12343"/>
                              <a:gd name="T128" fmla="+- 0 7132 7132"/>
                              <a:gd name="T129" fmla="*/ T128 w 21"/>
                              <a:gd name="T130" fmla="+- 0 7199 -355"/>
                              <a:gd name="T131" fmla="*/ 7199 h 12343"/>
                              <a:gd name="T132" fmla="+- 0 7153 7132"/>
                              <a:gd name="T133" fmla="*/ T132 w 21"/>
                              <a:gd name="T134" fmla="+- 0 7383 -355"/>
                              <a:gd name="T135" fmla="*/ 7383 h 12343"/>
                              <a:gd name="T136" fmla="+- 0 7132 7132"/>
                              <a:gd name="T137" fmla="*/ T136 w 21"/>
                              <a:gd name="T138" fmla="+- 0 7659 -355"/>
                              <a:gd name="T139" fmla="*/ 7659 h 12343"/>
                              <a:gd name="T140" fmla="+- 0 7153 7132"/>
                              <a:gd name="T141" fmla="*/ T140 w 21"/>
                              <a:gd name="T142" fmla="+- 0 7843 -355"/>
                              <a:gd name="T143" fmla="*/ 7843 h 12343"/>
                              <a:gd name="T144" fmla="+- 0 7132 7132"/>
                              <a:gd name="T145" fmla="*/ T144 w 21"/>
                              <a:gd name="T146" fmla="+- 0 8120 -355"/>
                              <a:gd name="T147" fmla="*/ 8120 h 12343"/>
                              <a:gd name="T148" fmla="+- 0 7153 7132"/>
                              <a:gd name="T149" fmla="*/ T148 w 21"/>
                              <a:gd name="T150" fmla="+- 0 8304 -355"/>
                              <a:gd name="T151" fmla="*/ 8304 h 12343"/>
                              <a:gd name="T152" fmla="+- 0 7132 7132"/>
                              <a:gd name="T153" fmla="*/ T152 w 21"/>
                              <a:gd name="T154" fmla="+- 0 8580 -355"/>
                              <a:gd name="T155" fmla="*/ 8580 h 12343"/>
                              <a:gd name="T156" fmla="+- 0 7153 7132"/>
                              <a:gd name="T157" fmla="*/ T156 w 21"/>
                              <a:gd name="T158" fmla="+- 0 8764 -355"/>
                              <a:gd name="T159" fmla="*/ 8764 h 12343"/>
                              <a:gd name="T160" fmla="+- 0 7132 7132"/>
                              <a:gd name="T161" fmla="*/ T160 w 21"/>
                              <a:gd name="T162" fmla="+- 0 9041 -355"/>
                              <a:gd name="T163" fmla="*/ 9041 h 12343"/>
                              <a:gd name="T164" fmla="+- 0 7153 7132"/>
                              <a:gd name="T165" fmla="*/ T164 w 21"/>
                              <a:gd name="T166" fmla="+- 0 9225 -355"/>
                              <a:gd name="T167" fmla="*/ 9225 h 12343"/>
                              <a:gd name="T168" fmla="+- 0 7132 7132"/>
                              <a:gd name="T169" fmla="*/ T168 w 21"/>
                              <a:gd name="T170" fmla="+- 0 9501 -355"/>
                              <a:gd name="T171" fmla="*/ 9501 h 12343"/>
                              <a:gd name="T172" fmla="+- 0 7153 7132"/>
                              <a:gd name="T173" fmla="*/ T172 w 21"/>
                              <a:gd name="T174" fmla="+- 0 9686 -355"/>
                              <a:gd name="T175" fmla="*/ 9686 h 12343"/>
                              <a:gd name="T176" fmla="+- 0 7132 7132"/>
                              <a:gd name="T177" fmla="*/ T176 w 21"/>
                              <a:gd name="T178" fmla="+- 0 9962 -355"/>
                              <a:gd name="T179" fmla="*/ 9962 h 12343"/>
                              <a:gd name="T180" fmla="+- 0 7153 7132"/>
                              <a:gd name="T181" fmla="*/ T180 w 21"/>
                              <a:gd name="T182" fmla="+- 0 10146 -355"/>
                              <a:gd name="T183" fmla="*/ 10146 h 12343"/>
                              <a:gd name="T184" fmla="+- 0 7132 7132"/>
                              <a:gd name="T185" fmla="*/ T184 w 21"/>
                              <a:gd name="T186" fmla="+- 0 10422 -355"/>
                              <a:gd name="T187" fmla="*/ 10422 h 12343"/>
                              <a:gd name="T188" fmla="+- 0 7153 7132"/>
                              <a:gd name="T189" fmla="*/ T188 w 21"/>
                              <a:gd name="T190" fmla="+- 0 10607 -355"/>
                              <a:gd name="T191" fmla="*/ 10607 h 12343"/>
                              <a:gd name="T192" fmla="+- 0 7132 7132"/>
                              <a:gd name="T193" fmla="*/ T192 w 21"/>
                              <a:gd name="T194" fmla="+- 0 10883 -355"/>
                              <a:gd name="T195" fmla="*/ 10883 h 12343"/>
                              <a:gd name="T196" fmla="+- 0 7153 7132"/>
                              <a:gd name="T197" fmla="*/ T196 w 21"/>
                              <a:gd name="T198" fmla="+- 0 11067 -355"/>
                              <a:gd name="T199" fmla="*/ 11067 h 12343"/>
                              <a:gd name="T200" fmla="+- 0 7132 7132"/>
                              <a:gd name="T201" fmla="*/ T200 w 21"/>
                              <a:gd name="T202" fmla="+- 0 11344 -355"/>
                              <a:gd name="T203" fmla="*/ 11344 h 12343"/>
                              <a:gd name="T204" fmla="+- 0 7153 7132"/>
                              <a:gd name="T205" fmla="*/ T204 w 21"/>
                              <a:gd name="T206" fmla="+- 0 11528 -355"/>
                              <a:gd name="T207" fmla="*/ 11528 h 12343"/>
                              <a:gd name="T208" fmla="+- 0 7132 7132"/>
                              <a:gd name="T209" fmla="*/ T208 w 21"/>
                              <a:gd name="T210" fmla="+- 0 11804 -355"/>
                              <a:gd name="T211" fmla="*/ 11804 h 12343"/>
                              <a:gd name="T212" fmla="+- 0 7153 7132"/>
                              <a:gd name="T213" fmla="*/ T212 w 21"/>
                              <a:gd name="T214" fmla="+- 0 11988 -355"/>
                              <a:gd name="T215" fmla="*/ 11988 h 123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Lst>
                            <a:rect l="0" t="0" r="r" b="b"/>
                            <a:pathLst>
                              <a:path w="21" h="12343">
                                <a:moveTo>
                                  <a:pt x="0" y="0"/>
                                </a:moveTo>
                                <a:lnTo>
                                  <a:pt x="21" y="0"/>
                                </a:lnTo>
                                <a:moveTo>
                                  <a:pt x="0" y="93"/>
                                </a:moveTo>
                                <a:lnTo>
                                  <a:pt x="21" y="93"/>
                                </a:lnTo>
                                <a:moveTo>
                                  <a:pt x="0" y="185"/>
                                </a:moveTo>
                                <a:lnTo>
                                  <a:pt x="21" y="185"/>
                                </a:lnTo>
                                <a:moveTo>
                                  <a:pt x="0" y="277"/>
                                </a:moveTo>
                                <a:lnTo>
                                  <a:pt x="21" y="277"/>
                                </a:lnTo>
                                <a:moveTo>
                                  <a:pt x="0" y="369"/>
                                </a:moveTo>
                                <a:lnTo>
                                  <a:pt x="21" y="369"/>
                                </a:lnTo>
                                <a:moveTo>
                                  <a:pt x="0" y="461"/>
                                </a:moveTo>
                                <a:lnTo>
                                  <a:pt x="21" y="461"/>
                                </a:lnTo>
                                <a:moveTo>
                                  <a:pt x="0" y="553"/>
                                </a:moveTo>
                                <a:lnTo>
                                  <a:pt x="21" y="553"/>
                                </a:lnTo>
                                <a:moveTo>
                                  <a:pt x="0" y="645"/>
                                </a:moveTo>
                                <a:lnTo>
                                  <a:pt x="21" y="645"/>
                                </a:lnTo>
                                <a:moveTo>
                                  <a:pt x="0" y="737"/>
                                </a:moveTo>
                                <a:lnTo>
                                  <a:pt x="21" y="737"/>
                                </a:lnTo>
                                <a:moveTo>
                                  <a:pt x="0" y="829"/>
                                </a:moveTo>
                                <a:lnTo>
                                  <a:pt x="21" y="829"/>
                                </a:lnTo>
                                <a:moveTo>
                                  <a:pt x="0" y="922"/>
                                </a:moveTo>
                                <a:lnTo>
                                  <a:pt x="21" y="922"/>
                                </a:lnTo>
                                <a:moveTo>
                                  <a:pt x="0" y="1014"/>
                                </a:moveTo>
                                <a:lnTo>
                                  <a:pt x="21" y="1014"/>
                                </a:lnTo>
                                <a:moveTo>
                                  <a:pt x="0" y="1106"/>
                                </a:moveTo>
                                <a:lnTo>
                                  <a:pt x="21" y="1106"/>
                                </a:lnTo>
                                <a:moveTo>
                                  <a:pt x="0" y="1198"/>
                                </a:moveTo>
                                <a:lnTo>
                                  <a:pt x="21" y="1198"/>
                                </a:lnTo>
                                <a:moveTo>
                                  <a:pt x="0" y="1290"/>
                                </a:moveTo>
                                <a:lnTo>
                                  <a:pt x="21" y="1290"/>
                                </a:lnTo>
                                <a:moveTo>
                                  <a:pt x="0" y="1382"/>
                                </a:moveTo>
                                <a:lnTo>
                                  <a:pt x="21" y="1382"/>
                                </a:lnTo>
                                <a:moveTo>
                                  <a:pt x="0" y="1474"/>
                                </a:moveTo>
                                <a:lnTo>
                                  <a:pt x="21" y="1474"/>
                                </a:lnTo>
                                <a:moveTo>
                                  <a:pt x="0" y="1566"/>
                                </a:moveTo>
                                <a:lnTo>
                                  <a:pt x="21" y="1566"/>
                                </a:lnTo>
                                <a:moveTo>
                                  <a:pt x="0" y="1658"/>
                                </a:moveTo>
                                <a:lnTo>
                                  <a:pt x="21" y="1658"/>
                                </a:lnTo>
                                <a:moveTo>
                                  <a:pt x="0" y="1751"/>
                                </a:moveTo>
                                <a:lnTo>
                                  <a:pt x="21" y="1751"/>
                                </a:lnTo>
                                <a:moveTo>
                                  <a:pt x="0" y="1843"/>
                                </a:moveTo>
                                <a:lnTo>
                                  <a:pt x="21" y="1843"/>
                                </a:lnTo>
                                <a:moveTo>
                                  <a:pt x="0" y="1935"/>
                                </a:moveTo>
                                <a:lnTo>
                                  <a:pt x="21" y="1935"/>
                                </a:lnTo>
                                <a:moveTo>
                                  <a:pt x="0" y="2027"/>
                                </a:moveTo>
                                <a:lnTo>
                                  <a:pt x="21" y="2027"/>
                                </a:lnTo>
                                <a:moveTo>
                                  <a:pt x="0" y="2119"/>
                                </a:moveTo>
                                <a:lnTo>
                                  <a:pt x="21" y="2119"/>
                                </a:lnTo>
                                <a:moveTo>
                                  <a:pt x="0" y="2211"/>
                                </a:moveTo>
                                <a:lnTo>
                                  <a:pt x="21" y="2211"/>
                                </a:lnTo>
                                <a:moveTo>
                                  <a:pt x="0" y="2303"/>
                                </a:moveTo>
                                <a:lnTo>
                                  <a:pt x="21" y="2303"/>
                                </a:lnTo>
                                <a:moveTo>
                                  <a:pt x="0" y="2395"/>
                                </a:moveTo>
                                <a:lnTo>
                                  <a:pt x="21" y="2395"/>
                                </a:lnTo>
                                <a:moveTo>
                                  <a:pt x="0" y="2487"/>
                                </a:moveTo>
                                <a:lnTo>
                                  <a:pt x="21" y="2487"/>
                                </a:lnTo>
                                <a:moveTo>
                                  <a:pt x="0" y="2580"/>
                                </a:moveTo>
                                <a:lnTo>
                                  <a:pt x="21" y="2580"/>
                                </a:lnTo>
                                <a:moveTo>
                                  <a:pt x="0" y="2672"/>
                                </a:moveTo>
                                <a:lnTo>
                                  <a:pt x="21" y="2672"/>
                                </a:lnTo>
                                <a:moveTo>
                                  <a:pt x="0" y="2764"/>
                                </a:moveTo>
                                <a:lnTo>
                                  <a:pt x="21" y="2764"/>
                                </a:lnTo>
                                <a:moveTo>
                                  <a:pt x="0" y="2856"/>
                                </a:moveTo>
                                <a:lnTo>
                                  <a:pt x="21" y="2856"/>
                                </a:lnTo>
                                <a:moveTo>
                                  <a:pt x="0" y="2948"/>
                                </a:moveTo>
                                <a:lnTo>
                                  <a:pt x="21" y="2948"/>
                                </a:lnTo>
                                <a:moveTo>
                                  <a:pt x="0" y="3040"/>
                                </a:moveTo>
                                <a:lnTo>
                                  <a:pt x="21" y="3040"/>
                                </a:lnTo>
                                <a:moveTo>
                                  <a:pt x="0" y="3132"/>
                                </a:moveTo>
                                <a:lnTo>
                                  <a:pt x="21" y="3132"/>
                                </a:lnTo>
                                <a:moveTo>
                                  <a:pt x="0" y="3224"/>
                                </a:moveTo>
                                <a:lnTo>
                                  <a:pt x="21" y="3224"/>
                                </a:lnTo>
                                <a:moveTo>
                                  <a:pt x="0" y="3316"/>
                                </a:moveTo>
                                <a:lnTo>
                                  <a:pt x="21" y="3316"/>
                                </a:lnTo>
                                <a:moveTo>
                                  <a:pt x="0" y="3409"/>
                                </a:moveTo>
                                <a:lnTo>
                                  <a:pt x="21" y="3409"/>
                                </a:lnTo>
                                <a:moveTo>
                                  <a:pt x="0" y="3501"/>
                                </a:moveTo>
                                <a:lnTo>
                                  <a:pt x="21" y="3501"/>
                                </a:lnTo>
                                <a:moveTo>
                                  <a:pt x="0" y="3593"/>
                                </a:moveTo>
                                <a:lnTo>
                                  <a:pt x="21" y="3593"/>
                                </a:lnTo>
                                <a:moveTo>
                                  <a:pt x="0" y="3685"/>
                                </a:moveTo>
                                <a:lnTo>
                                  <a:pt x="21" y="3685"/>
                                </a:lnTo>
                                <a:moveTo>
                                  <a:pt x="0" y="3777"/>
                                </a:moveTo>
                                <a:lnTo>
                                  <a:pt x="21" y="3777"/>
                                </a:lnTo>
                                <a:moveTo>
                                  <a:pt x="0" y="3869"/>
                                </a:moveTo>
                                <a:lnTo>
                                  <a:pt x="21" y="3869"/>
                                </a:lnTo>
                                <a:moveTo>
                                  <a:pt x="0" y="3961"/>
                                </a:moveTo>
                                <a:lnTo>
                                  <a:pt x="21" y="3961"/>
                                </a:lnTo>
                                <a:moveTo>
                                  <a:pt x="0" y="4053"/>
                                </a:moveTo>
                                <a:lnTo>
                                  <a:pt x="21" y="4053"/>
                                </a:lnTo>
                                <a:moveTo>
                                  <a:pt x="0" y="4146"/>
                                </a:moveTo>
                                <a:lnTo>
                                  <a:pt x="21" y="4146"/>
                                </a:lnTo>
                                <a:moveTo>
                                  <a:pt x="0" y="4238"/>
                                </a:moveTo>
                                <a:lnTo>
                                  <a:pt x="21" y="4238"/>
                                </a:lnTo>
                                <a:moveTo>
                                  <a:pt x="0" y="4330"/>
                                </a:moveTo>
                                <a:lnTo>
                                  <a:pt x="21" y="4330"/>
                                </a:lnTo>
                                <a:moveTo>
                                  <a:pt x="0" y="4422"/>
                                </a:moveTo>
                                <a:lnTo>
                                  <a:pt x="21" y="4422"/>
                                </a:lnTo>
                                <a:moveTo>
                                  <a:pt x="0" y="4514"/>
                                </a:moveTo>
                                <a:lnTo>
                                  <a:pt x="21" y="4514"/>
                                </a:lnTo>
                                <a:moveTo>
                                  <a:pt x="0" y="4606"/>
                                </a:moveTo>
                                <a:lnTo>
                                  <a:pt x="21" y="4606"/>
                                </a:lnTo>
                                <a:moveTo>
                                  <a:pt x="0" y="4698"/>
                                </a:moveTo>
                                <a:lnTo>
                                  <a:pt x="21" y="4698"/>
                                </a:lnTo>
                                <a:moveTo>
                                  <a:pt x="0" y="4790"/>
                                </a:moveTo>
                                <a:lnTo>
                                  <a:pt x="21" y="4790"/>
                                </a:lnTo>
                                <a:moveTo>
                                  <a:pt x="0" y="4882"/>
                                </a:moveTo>
                                <a:lnTo>
                                  <a:pt x="21" y="4882"/>
                                </a:lnTo>
                                <a:moveTo>
                                  <a:pt x="0" y="4975"/>
                                </a:moveTo>
                                <a:lnTo>
                                  <a:pt x="21" y="4975"/>
                                </a:lnTo>
                                <a:moveTo>
                                  <a:pt x="0" y="5067"/>
                                </a:moveTo>
                                <a:lnTo>
                                  <a:pt x="21" y="5067"/>
                                </a:lnTo>
                                <a:moveTo>
                                  <a:pt x="0" y="5159"/>
                                </a:moveTo>
                                <a:lnTo>
                                  <a:pt x="21" y="5159"/>
                                </a:lnTo>
                                <a:moveTo>
                                  <a:pt x="0" y="5251"/>
                                </a:moveTo>
                                <a:lnTo>
                                  <a:pt x="21" y="5251"/>
                                </a:lnTo>
                                <a:moveTo>
                                  <a:pt x="0" y="5343"/>
                                </a:moveTo>
                                <a:lnTo>
                                  <a:pt x="21" y="5343"/>
                                </a:lnTo>
                                <a:moveTo>
                                  <a:pt x="0" y="5435"/>
                                </a:moveTo>
                                <a:lnTo>
                                  <a:pt x="21" y="5435"/>
                                </a:lnTo>
                                <a:moveTo>
                                  <a:pt x="0" y="5527"/>
                                </a:moveTo>
                                <a:lnTo>
                                  <a:pt x="21" y="5527"/>
                                </a:lnTo>
                                <a:moveTo>
                                  <a:pt x="0" y="5619"/>
                                </a:moveTo>
                                <a:lnTo>
                                  <a:pt x="21" y="5619"/>
                                </a:lnTo>
                                <a:moveTo>
                                  <a:pt x="0" y="5711"/>
                                </a:moveTo>
                                <a:lnTo>
                                  <a:pt x="21" y="5711"/>
                                </a:lnTo>
                                <a:moveTo>
                                  <a:pt x="0" y="5804"/>
                                </a:moveTo>
                                <a:lnTo>
                                  <a:pt x="21" y="5804"/>
                                </a:lnTo>
                                <a:moveTo>
                                  <a:pt x="0" y="5896"/>
                                </a:moveTo>
                                <a:lnTo>
                                  <a:pt x="21" y="5896"/>
                                </a:lnTo>
                                <a:moveTo>
                                  <a:pt x="0" y="5988"/>
                                </a:moveTo>
                                <a:lnTo>
                                  <a:pt x="21" y="5988"/>
                                </a:lnTo>
                                <a:moveTo>
                                  <a:pt x="0" y="6080"/>
                                </a:moveTo>
                                <a:lnTo>
                                  <a:pt x="21" y="6080"/>
                                </a:lnTo>
                                <a:moveTo>
                                  <a:pt x="0" y="6172"/>
                                </a:moveTo>
                                <a:lnTo>
                                  <a:pt x="21" y="6172"/>
                                </a:lnTo>
                                <a:moveTo>
                                  <a:pt x="0" y="6264"/>
                                </a:moveTo>
                                <a:lnTo>
                                  <a:pt x="21" y="6264"/>
                                </a:lnTo>
                                <a:moveTo>
                                  <a:pt x="0" y="6356"/>
                                </a:moveTo>
                                <a:lnTo>
                                  <a:pt x="21" y="6356"/>
                                </a:lnTo>
                                <a:moveTo>
                                  <a:pt x="0" y="6448"/>
                                </a:moveTo>
                                <a:lnTo>
                                  <a:pt x="21" y="6448"/>
                                </a:lnTo>
                                <a:moveTo>
                                  <a:pt x="0" y="6540"/>
                                </a:moveTo>
                                <a:lnTo>
                                  <a:pt x="21" y="6540"/>
                                </a:lnTo>
                                <a:moveTo>
                                  <a:pt x="0" y="6632"/>
                                </a:moveTo>
                                <a:lnTo>
                                  <a:pt x="21" y="6632"/>
                                </a:lnTo>
                                <a:moveTo>
                                  <a:pt x="0" y="6725"/>
                                </a:moveTo>
                                <a:lnTo>
                                  <a:pt x="21" y="6725"/>
                                </a:lnTo>
                                <a:moveTo>
                                  <a:pt x="0" y="6817"/>
                                </a:moveTo>
                                <a:lnTo>
                                  <a:pt x="21" y="6817"/>
                                </a:lnTo>
                                <a:moveTo>
                                  <a:pt x="0" y="6909"/>
                                </a:moveTo>
                                <a:lnTo>
                                  <a:pt x="21" y="6909"/>
                                </a:lnTo>
                                <a:moveTo>
                                  <a:pt x="0" y="7001"/>
                                </a:moveTo>
                                <a:lnTo>
                                  <a:pt x="21" y="7001"/>
                                </a:lnTo>
                                <a:moveTo>
                                  <a:pt x="0" y="7093"/>
                                </a:moveTo>
                                <a:lnTo>
                                  <a:pt x="21" y="7093"/>
                                </a:lnTo>
                                <a:moveTo>
                                  <a:pt x="0" y="7185"/>
                                </a:moveTo>
                                <a:lnTo>
                                  <a:pt x="21" y="7185"/>
                                </a:lnTo>
                                <a:moveTo>
                                  <a:pt x="0" y="7277"/>
                                </a:moveTo>
                                <a:lnTo>
                                  <a:pt x="21" y="7277"/>
                                </a:lnTo>
                                <a:moveTo>
                                  <a:pt x="0" y="7369"/>
                                </a:moveTo>
                                <a:lnTo>
                                  <a:pt x="21" y="7369"/>
                                </a:lnTo>
                                <a:moveTo>
                                  <a:pt x="0" y="7461"/>
                                </a:moveTo>
                                <a:lnTo>
                                  <a:pt x="21" y="7461"/>
                                </a:lnTo>
                                <a:moveTo>
                                  <a:pt x="0" y="7554"/>
                                </a:moveTo>
                                <a:lnTo>
                                  <a:pt x="21" y="7554"/>
                                </a:lnTo>
                                <a:moveTo>
                                  <a:pt x="0" y="7646"/>
                                </a:moveTo>
                                <a:lnTo>
                                  <a:pt x="21" y="7646"/>
                                </a:lnTo>
                                <a:moveTo>
                                  <a:pt x="0" y="7738"/>
                                </a:moveTo>
                                <a:lnTo>
                                  <a:pt x="21" y="7738"/>
                                </a:lnTo>
                                <a:moveTo>
                                  <a:pt x="0" y="7830"/>
                                </a:moveTo>
                                <a:lnTo>
                                  <a:pt x="21" y="7830"/>
                                </a:lnTo>
                                <a:moveTo>
                                  <a:pt x="0" y="7922"/>
                                </a:moveTo>
                                <a:lnTo>
                                  <a:pt x="21" y="7922"/>
                                </a:lnTo>
                                <a:moveTo>
                                  <a:pt x="0" y="8014"/>
                                </a:moveTo>
                                <a:lnTo>
                                  <a:pt x="21" y="8014"/>
                                </a:lnTo>
                                <a:moveTo>
                                  <a:pt x="0" y="8106"/>
                                </a:moveTo>
                                <a:lnTo>
                                  <a:pt x="21" y="8106"/>
                                </a:lnTo>
                                <a:moveTo>
                                  <a:pt x="0" y="8198"/>
                                </a:moveTo>
                                <a:lnTo>
                                  <a:pt x="21" y="8198"/>
                                </a:lnTo>
                                <a:moveTo>
                                  <a:pt x="0" y="8290"/>
                                </a:moveTo>
                                <a:lnTo>
                                  <a:pt x="21" y="8290"/>
                                </a:lnTo>
                                <a:moveTo>
                                  <a:pt x="0" y="8383"/>
                                </a:moveTo>
                                <a:lnTo>
                                  <a:pt x="21" y="8383"/>
                                </a:lnTo>
                                <a:moveTo>
                                  <a:pt x="0" y="8475"/>
                                </a:moveTo>
                                <a:lnTo>
                                  <a:pt x="21" y="8475"/>
                                </a:lnTo>
                                <a:moveTo>
                                  <a:pt x="0" y="8567"/>
                                </a:moveTo>
                                <a:lnTo>
                                  <a:pt x="21" y="8567"/>
                                </a:lnTo>
                                <a:moveTo>
                                  <a:pt x="0" y="8659"/>
                                </a:moveTo>
                                <a:lnTo>
                                  <a:pt x="21" y="8659"/>
                                </a:lnTo>
                                <a:moveTo>
                                  <a:pt x="0" y="8751"/>
                                </a:moveTo>
                                <a:lnTo>
                                  <a:pt x="21" y="8751"/>
                                </a:lnTo>
                                <a:moveTo>
                                  <a:pt x="0" y="8843"/>
                                </a:moveTo>
                                <a:lnTo>
                                  <a:pt x="21" y="8843"/>
                                </a:lnTo>
                                <a:moveTo>
                                  <a:pt x="0" y="8935"/>
                                </a:moveTo>
                                <a:lnTo>
                                  <a:pt x="21" y="8935"/>
                                </a:lnTo>
                                <a:moveTo>
                                  <a:pt x="0" y="9027"/>
                                </a:moveTo>
                                <a:lnTo>
                                  <a:pt x="21" y="9027"/>
                                </a:lnTo>
                                <a:moveTo>
                                  <a:pt x="0" y="9119"/>
                                </a:moveTo>
                                <a:lnTo>
                                  <a:pt x="21" y="9119"/>
                                </a:lnTo>
                                <a:moveTo>
                                  <a:pt x="0" y="9212"/>
                                </a:moveTo>
                                <a:lnTo>
                                  <a:pt x="21" y="9212"/>
                                </a:lnTo>
                                <a:moveTo>
                                  <a:pt x="0" y="9304"/>
                                </a:moveTo>
                                <a:lnTo>
                                  <a:pt x="21" y="9304"/>
                                </a:lnTo>
                                <a:moveTo>
                                  <a:pt x="0" y="9396"/>
                                </a:moveTo>
                                <a:lnTo>
                                  <a:pt x="21" y="9396"/>
                                </a:lnTo>
                                <a:moveTo>
                                  <a:pt x="0" y="9488"/>
                                </a:moveTo>
                                <a:lnTo>
                                  <a:pt x="21" y="9488"/>
                                </a:lnTo>
                                <a:moveTo>
                                  <a:pt x="0" y="9580"/>
                                </a:moveTo>
                                <a:lnTo>
                                  <a:pt x="21" y="9580"/>
                                </a:lnTo>
                                <a:moveTo>
                                  <a:pt x="0" y="9672"/>
                                </a:moveTo>
                                <a:lnTo>
                                  <a:pt x="21" y="9672"/>
                                </a:lnTo>
                                <a:moveTo>
                                  <a:pt x="0" y="9764"/>
                                </a:moveTo>
                                <a:lnTo>
                                  <a:pt x="21" y="9764"/>
                                </a:lnTo>
                                <a:moveTo>
                                  <a:pt x="0" y="9856"/>
                                </a:moveTo>
                                <a:lnTo>
                                  <a:pt x="21" y="9856"/>
                                </a:lnTo>
                                <a:moveTo>
                                  <a:pt x="0" y="9948"/>
                                </a:moveTo>
                                <a:lnTo>
                                  <a:pt x="21" y="9948"/>
                                </a:lnTo>
                                <a:moveTo>
                                  <a:pt x="0" y="10041"/>
                                </a:moveTo>
                                <a:lnTo>
                                  <a:pt x="21" y="10041"/>
                                </a:lnTo>
                                <a:moveTo>
                                  <a:pt x="0" y="10133"/>
                                </a:moveTo>
                                <a:lnTo>
                                  <a:pt x="21" y="10133"/>
                                </a:lnTo>
                                <a:moveTo>
                                  <a:pt x="0" y="10225"/>
                                </a:moveTo>
                                <a:lnTo>
                                  <a:pt x="21" y="10225"/>
                                </a:lnTo>
                                <a:moveTo>
                                  <a:pt x="0" y="10317"/>
                                </a:moveTo>
                                <a:lnTo>
                                  <a:pt x="21" y="10317"/>
                                </a:lnTo>
                                <a:moveTo>
                                  <a:pt x="0" y="10409"/>
                                </a:moveTo>
                                <a:lnTo>
                                  <a:pt x="21" y="10409"/>
                                </a:lnTo>
                                <a:moveTo>
                                  <a:pt x="0" y="10501"/>
                                </a:moveTo>
                                <a:lnTo>
                                  <a:pt x="21" y="10501"/>
                                </a:lnTo>
                                <a:moveTo>
                                  <a:pt x="0" y="10593"/>
                                </a:moveTo>
                                <a:lnTo>
                                  <a:pt x="21" y="10593"/>
                                </a:lnTo>
                                <a:moveTo>
                                  <a:pt x="0" y="10685"/>
                                </a:moveTo>
                                <a:lnTo>
                                  <a:pt x="21" y="10685"/>
                                </a:lnTo>
                                <a:moveTo>
                                  <a:pt x="0" y="10777"/>
                                </a:moveTo>
                                <a:lnTo>
                                  <a:pt x="21" y="10777"/>
                                </a:lnTo>
                                <a:moveTo>
                                  <a:pt x="0" y="10870"/>
                                </a:moveTo>
                                <a:lnTo>
                                  <a:pt x="21" y="10870"/>
                                </a:lnTo>
                                <a:moveTo>
                                  <a:pt x="0" y="10962"/>
                                </a:moveTo>
                                <a:lnTo>
                                  <a:pt x="21" y="10962"/>
                                </a:lnTo>
                                <a:moveTo>
                                  <a:pt x="0" y="11054"/>
                                </a:moveTo>
                                <a:lnTo>
                                  <a:pt x="21" y="11054"/>
                                </a:lnTo>
                                <a:moveTo>
                                  <a:pt x="0" y="11146"/>
                                </a:moveTo>
                                <a:lnTo>
                                  <a:pt x="21" y="11146"/>
                                </a:lnTo>
                                <a:moveTo>
                                  <a:pt x="0" y="11238"/>
                                </a:moveTo>
                                <a:lnTo>
                                  <a:pt x="21" y="11238"/>
                                </a:lnTo>
                                <a:moveTo>
                                  <a:pt x="0" y="11330"/>
                                </a:moveTo>
                                <a:lnTo>
                                  <a:pt x="21" y="11330"/>
                                </a:lnTo>
                                <a:moveTo>
                                  <a:pt x="0" y="11422"/>
                                </a:moveTo>
                                <a:lnTo>
                                  <a:pt x="21" y="11422"/>
                                </a:lnTo>
                                <a:moveTo>
                                  <a:pt x="0" y="11514"/>
                                </a:moveTo>
                                <a:lnTo>
                                  <a:pt x="21" y="11514"/>
                                </a:lnTo>
                                <a:moveTo>
                                  <a:pt x="0" y="11606"/>
                                </a:moveTo>
                                <a:lnTo>
                                  <a:pt x="21" y="11606"/>
                                </a:lnTo>
                                <a:moveTo>
                                  <a:pt x="0" y="11699"/>
                                </a:moveTo>
                                <a:lnTo>
                                  <a:pt x="21" y="11699"/>
                                </a:lnTo>
                                <a:moveTo>
                                  <a:pt x="0" y="11791"/>
                                </a:moveTo>
                                <a:lnTo>
                                  <a:pt x="21" y="11791"/>
                                </a:lnTo>
                                <a:moveTo>
                                  <a:pt x="0" y="11883"/>
                                </a:moveTo>
                                <a:lnTo>
                                  <a:pt x="21" y="11883"/>
                                </a:lnTo>
                                <a:moveTo>
                                  <a:pt x="0" y="11975"/>
                                </a:moveTo>
                                <a:lnTo>
                                  <a:pt x="21" y="11975"/>
                                </a:lnTo>
                                <a:moveTo>
                                  <a:pt x="0" y="12067"/>
                                </a:moveTo>
                                <a:lnTo>
                                  <a:pt x="21" y="12067"/>
                                </a:lnTo>
                                <a:moveTo>
                                  <a:pt x="0" y="12159"/>
                                </a:moveTo>
                                <a:lnTo>
                                  <a:pt x="21" y="12159"/>
                                </a:lnTo>
                                <a:moveTo>
                                  <a:pt x="0" y="12251"/>
                                </a:moveTo>
                                <a:lnTo>
                                  <a:pt x="21" y="12251"/>
                                </a:lnTo>
                                <a:moveTo>
                                  <a:pt x="0" y="12343"/>
                                </a:moveTo>
                                <a:lnTo>
                                  <a:pt x="21" y="12343"/>
                                </a:lnTo>
                              </a:path>
                            </a:pathLst>
                          </a:custGeom>
                          <a:noFill/>
                          <a:ln w="5177">
                            <a:solidFill>
                              <a:srgbClr val="3333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7369DA57" id="Group 1102" o:spid="_x0000_s1026" style="position:absolute;margin-left:356.6pt;margin-top:-21.55pt;width:169.4pt;height:623.75pt;z-index:15761920;mso-position-horizontal-relative:page" coordorigin="7132,-431" coordsize="3388,124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">
                <v:shape id="AutoShape 1109" o:spid="_x0000_s1027" style="position:absolute;left:7548;top:-396;width:18;height:452;visibility:visible;mso-wrap-style:square;v-text-anchor:top" coordsize="18,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" path="m17,r,83l17,xm17,92r,83l17,92xm13,184r,83l17,267r,-83l13,184xm,276r,83l17,359r,-83l,276xm17,369r,82l17,369xe" filled="f" strokeweight=".14381mm">
                  <v:path arrowok="t" o:connecttype="custom" o:connectlocs="17,-396;17,-313;17,-313;17,-396;17,-304;17,-221;17,-221;17,-304;13,-212;13,-129;17,-129;17,-212;13,-212;0,-120;0,-37;17,-37;17,-120;0,-120;17,-27;17,55;17,55;17,-27" o:connectangles="0,0,0,0,0,0,0,0,0,0,0,0,0,0,0,0,0,0,0,0,0,0"/>
                </v:shape>
                <v:rect id="Rectangle 1108" o:spid="_x0000_s1028" style="position:absolute;left:7494;top:64;width:72;height: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" fillcolor="#bebebe" stroked="f"/>
                <v:shape id="AutoShape 1107" o:spid="_x0000_s1029" style="position:absolute;left:7494;top:64;width:72;height:175;visibility:visible;mso-wrap-style:square;v-text-anchor:top" coordsize="72,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" path="m,l,83r72,l72,,,xm57,92r,83l72,175r,-83l57,92xe" filled="f" strokeweight=".14381mm">
                  <v:path arrowok="t" o:connecttype="custom" o:connectlocs="0,65;0,148;72,148;72,65;0,65;57,157;57,240;72,240;72,157;57,157" o:connectangles="0,0,0,0,0,0,0,0,0,0"/>
                </v:shape>
                <v:line id="Line 1106" o:spid="_x0000_s1030" style="position:absolute;visibility:visible;mso-wrap-style:square" from="7153,-410" to="10520,-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" strokeweight=".14381mm"/>
                <v:shape id="AutoShape 1105" o:spid="_x0000_s1031" style="position:absolute;left:7565;top:-431;width:2709;height:21;visibility:visible;mso-wrap-style:square;v-text-anchor:top" coordsize="2709,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" path="m,l,21m677,r,21m1354,r,21m2031,r,21m2708,r,21e" filled="f" strokecolor="#333" strokeweight=".14381mm">
                  <v:path arrowok="t" o:connecttype="custom" o:connectlocs="0,-431;0,-410;677,-431;677,-410;1354,-431;1354,-410;2031,-431;2031,-410;2708,-431;2708,-410" o:connectangles="0,0,0,0,0,0,0,0,0,0"/>
                </v:shape>
                <v:line id="Line 1104" o:spid="_x0000_s1032" style="position:absolute;visibility:visible;mso-wrap-style:square" from="7153,-410" to="7153,12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" strokeweight=".14381mm"/>
                <v:shape id="AutoShape 1103" o:spid="_x0000_s1033" style="position:absolute;left:7131;top:-355;width:21;height:12343;visibility:visible;mso-wrap-style:square;v-text-anchor:top" coordsize="21,12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" path="m,l21,m,93r21,m,185r21,m,277r21,m,369r21,m,461r21,m,553r21,m,645r21,m,737r21,m,829r21,m,922r21,m,1014r21,m,1106r21,m,1198r21,m,1290r21,m,1382r21,m,1474r21,m,1566r21,m,1658r21,m,1751r21,m,1843r21,m,1935r21,m,2027r21,m,2119r21,m,2211r21,m,2303r21,m,2395r21,m,2487r21,m,2580r21,m,2672r21,m,2764r21,m,2856r21,m,2948r21,m,3040r21,m,3132r21,m,3224r21,m,3316r21,m,3409r21,m,3501r21,m,3593r21,m,3685r21,m,3777r21,m,3869r21,m,3961r21,m,4053r21,m,4146r21,m,4238r21,m,4330r21,m,4422r21,m,4514r21,m,4606r21,m,4698r21,m,4790r21,m,4882r21,m,4975r21,m,5067r21,m,5159r21,m,5251r21,m,5343r21,m,5435r21,m,5527r21,m,5619r21,m,5711r21,m,5804r21,m,5896r21,m,5988r21,m,6080r21,m,6172r21,m,6264r21,m,6356r21,m,6448r21,m,6540r21,m,6632r21,m,6725r21,m,6817r21,m,6909r21,m,7001r21,m,7093r21,m,7185r21,m,7277r21,m,7369r21,m,7461r21,m,7554r21,m,7646r21,m,7738r21,m,7830r21,m,7922r21,m,8014r21,m,8106r21,m,8198r21,m,8290r21,m,8383r21,m,8475r21,m,8567r21,m,8659r21,m,8751r21,m,8843r21,m,8935r21,m,9027r21,m,9119r21,m,9212r21,m,9304r21,m,9396r21,m,9488r21,m,9580r21,m,9672r21,m,9764r21,m,9856r21,m,9948r21,m,10041r21,m,10133r21,m,10225r21,m,10317r21,m,10409r21,m,10501r21,m,10593r21,m,10685r21,m,10777r21,m,10870r21,m,10962r21,m,11054r21,m,11146r21,m,11238r21,m,11330r21,m,11422r21,m,11514r21,m,11606r21,m,11699r21,m,11791r21,m,11883r21,m,11975r21,m,12067r21,m,12159r21,m,12251r21,m,12343r21,e" filled="f" strokecolor="#333" strokeweight=".14381mm">
                  <v:path arrowok="t" o:connecttype="custom" o:connectlocs="0,-170;21,14;0,290;21,474;0,751;21,935;0,1211;21,1396;0,1672;21,1856;0,2132;21,2317;0,2593;21,2777;0,3054;21,3238;0,3514;21,3698;0,3975;21,4159;0,4435;21,4620;0,4896;21,5080;0,5356;21,5541;0,5817;21,6001;0,6277;21,6462;0,6738;21,6922;0,7199;21,7383;0,7659;21,7843;0,8120;21,8304;0,8580;21,8764;0,9041;21,9225;0,9501;21,9686;0,9962;21,10146;0,10422;21,10607;0,10883;21,11067;0,11344;21,11528;0,11804;21,11988" o:connectangles="0,0,0,0,0,0,0,0,0,0,0,0,0,0,0,0,0,0,0,0,0,0,0,0,0,0,0,0,0,0,0,0,0,0,0,0,0,0,0,0,0,0,0,0,0,0,0,0,0,0,0,0,0,0"/>
                </v:shape>
                <w10:wrap anchorx="page"/>
              </v:group>
            </w:pict>
          </mc:Fallback>
        </mc:AlternateContent>
      </w:r>
      <w:r>
        <w:rPr>
          <w:noProof/>
        </w:rPr>
        <mc:AlternateContent>
          <mc:Choice Requires="wps">
            <w:drawing>
              <wp:anchor distT="0" distB="0" distL="114300" distR="114300" simplePos="0" relativeHeight="484493824" behindDoc="1" locked="0" layoutInCell="1" allowOverlap="1" wp14:anchorId="6EE18E95" wp14:editId="5E27D640">
                <wp:simplePos x="0" y="0"/>
                <wp:positionH relativeFrom="page">
                  <wp:posOffset>4804410</wp:posOffset>
                </wp:positionH>
                <wp:positionV relativeFrom="paragraph">
                  <wp:posOffset>158115</wp:posOffset>
                </wp:positionV>
                <wp:extent cx="1270" cy="111760"/>
                <wp:effectExtent l="0" t="0" r="0" b="0"/>
                <wp:wrapNone/>
                <wp:docPr id="1107" name="AutoShape 11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 cy="111760"/>
                        </a:xfrm>
                        <a:custGeom>
                          <a:avLst/>
                          <a:gdLst>
                            <a:gd name="T0" fmla="+- 0 7566 7566"/>
                            <a:gd name="T1" fmla="*/ T0 w 1"/>
                            <a:gd name="T2" fmla="+- 0 249 249"/>
                            <a:gd name="T3" fmla="*/ 249 h 176"/>
                            <a:gd name="T4" fmla="+- 0 7566 7566"/>
                            <a:gd name="T5" fmla="*/ T4 w 1"/>
                            <a:gd name="T6" fmla="+- 0 332 249"/>
                            <a:gd name="T7" fmla="*/ 332 h 176"/>
                            <a:gd name="T8" fmla="+- 0 7566 7566"/>
                            <a:gd name="T9" fmla="*/ T8 w 1"/>
                            <a:gd name="T10" fmla="+- 0 332 249"/>
                            <a:gd name="T11" fmla="*/ 332 h 176"/>
                            <a:gd name="T12" fmla="+- 0 7566 7566"/>
                            <a:gd name="T13" fmla="*/ T12 w 1"/>
                            <a:gd name="T14" fmla="+- 0 249 249"/>
                            <a:gd name="T15" fmla="*/ 249 h 176"/>
                            <a:gd name="T16" fmla="+- 0 7566 7566"/>
                            <a:gd name="T17" fmla="*/ T16 w 1"/>
                            <a:gd name="T18" fmla="+- 0 341 249"/>
                            <a:gd name="T19" fmla="*/ 341 h 176"/>
                            <a:gd name="T20" fmla="+- 0 7566 7566"/>
                            <a:gd name="T21" fmla="*/ T20 w 1"/>
                            <a:gd name="T22" fmla="+- 0 424 249"/>
                            <a:gd name="T23" fmla="*/ 424 h 176"/>
                            <a:gd name="T24" fmla="+- 0 7566 7566"/>
                            <a:gd name="T25" fmla="*/ T24 w 1"/>
                            <a:gd name="T26" fmla="+- 0 424 249"/>
                            <a:gd name="T27" fmla="*/ 424 h 176"/>
                            <a:gd name="T28" fmla="+- 0 7566 7566"/>
                            <a:gd name="T29" fmla="*/ T28 w 1"/>
                            <a:gd name="T30" fmla="+- 0 341 249"/>
                            <a:gd name="T31" fmla="*/ 341 h 17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 h="176">
                              <a:moveTo>
                                <a:pt x="0" y="0"/>
                              </a:moveTo>
                              <a:lnTo>
                                <a:pt x="0" y="83"/>
                              </a:lnTo>
                              <a:lnTo>
                                <a:pt x="0" y="0"/>
                              </a:lnTo>
                              <a:close/>
                              <a:moveTo>
                                <a:pt x="0" y="92"/>
                              </a:moveTo>
                              <a:lnTo>
                                <a:pt x="0" y="175"/>
                              </a:lnTo>
                              <a:lnTo>
                                <a:pt x="0" y="92"/>
                              </a:lnTo>
                              <a:close/>
                            </a:path>
                          </a:pathLst>
                        </a:custGeom>
                        <a:noFill/>
                        <a:ln w="517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7F05B09" id="AutoShape 1101" o:spid="_x0000_s1026" style="position:absolute;margin-left:378.3pt;margin-top:12.45pt;width:.1pt;height:8.8pt;z-index:-188226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1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" path="m,l,83,,xm,92r,83l,92xe" filled="f" strokeweight=".14381mm">
                <v:path arrowok="t" o:connecttype="custom" o:connectlocs="0,158115;0,210820;0,210820;0,158115;0,216535;0,269240;0,269240;0,216535" o:connectangles="0,0,0,0,0,0,0,0"/>
                <w10:wrap anchorx="page"/>
              </v:shape>
            </w:pict>
          </mc:Fallback>
        </mc:AlternateContent>
      </w:r>
      <w:r>
        <w:rPr>
          <w:noProof/>
        </w:rPr>
        <mc:AlternateContent>
          <mc:Choice Requires="wpg">
            <w:drawing>
              <wp:anchor distT="0" distB="0" distL="114300" distR="114300" simplePos="0" relativeHeight="15762944" behindDoc="0" locked="0" layoutInCell="1" allowOverlap="1" wp14:anchorId="39533349" wp14:editId="47E34FC9">
                <wp:simplePos x="0" y="0"/>
                <wp:positionH relativeFrom="page">
                  <wp:posOffset>4704715</wp:posOffset>
                </wp:positionH>
                <wp:positionV relativeFrom="paragraph">
                  <wp:posOffset>272415</wp:posOffset>
                </wp:positionV>
                <wp:extent cx="1878330" cy="4678680"/>
                <wp:effectExtent l="0" t="0" r="0" b="0"/>
                <wp:wrapNone/>
                <wp:docPr id="1081" name="Group 10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8330" cy="4678680"/>
                          <a:chOff x="7409" y="429"/>
                          <a:chExt cx="2958" cy="7368"/>
                        </a:xfrm>
                      </wpg:grpSpPr>
                      <wps:wsp>
                        <wps:cNvPr id="1082" name="AutoShape 1100"/>
                        <wps:cNvSpPr>
                          <a:spLocks/>
                        </wps:cNvSpPr>
                        <wps:spPr bwMode="auto">
                          <a:xfrm>
                            <a:off x="7541" y="433"/>
                            <a:ext cx="25" cy="728"/>
                          </a:xfrm>
                          <a:custGeom>
                            <a:avLst/>
                            <a:gdLst>
                              <a:gd name="T0" fmla="+- 0 7541 7541"/>
                              <a:gd name="T1" fmla="*/ T0 w 25"/>
                              <a:gd name="T2" fmla="+- 0 433 433"/>
                              <a:gd name="T3" fmla="*/ 433 h 728"/>
                              <a:gd name="T4" fmla="+- 0 7541 7541"/>
                              <a:gd name="T5" fmla="*/ T4 w 25"/>
                              <a:gd name="T6" fmla="+- 0 516 433"/>
                              <a:gd name="T7" fmla="*/ 516 h 728"/>
                              <a:gd name="T8" fmla="+- 0 7566 7541"/>
                              <a:gd name="T9" fmla="*/ T8 w 25"/>
                              <a:gd name="T10" fmla="+- 0 516 433"/>
                              <a:gd name="T11" fmla="*/ 516 h 728"/>
                              <a:gd name="T12" fmla="+- 0 7566 7541"/>
                              <a:gd name="T13" fmla="*/ T12 w 25"/>
                              <a:gd name="T14" fmla="+- 0 433 433"/>
                              <a:gd name="T15" fmla="*/ 433 h 728"/>
                              <a:gd name="T16" fmla="+- 0 7541 7541"/>
                              <a:gd name="T17" fmla="*/ T16 w 25"/>
                              <a:gd name="T18" fmla="+- 0 433 433"/>
                              <a:gd name="T19" fmla="*/ 433 h 728"/>
                              <a:gd name="T20" fmla="+- 0 7566 7541"/>
                              <a:gd name="T21" fmla="*/ T20 w 25"/>
                              <a:gd name="T22" fmla="+- 0 525 433"/>
                              <a:gd name="T23" fmla="*/ 525 h 728"/>
                              <a:gd name="T24" fmla="+- 0 7566 7541"/>
                              <a:gd name="T25" fmla="*/ T24 w 25"/>
                              <a:gd name="T26" fmla="+- 0 608 433"/>
                              <a:gd name="T27" fmla="*/ 608 h 728"/>
                              <a:gd name="T28" fmla="+- 0 7566 7541"/>
                              <a:gd name="T29" fmla="*/ T28 w 25"/>
                              <a:gd name="T30" fmla="+- 0 608 433"/>
                              <a:gd name="T31" fmla="*/ 608 h 728"/>
                              <a:gd name="T32" fmla="+- 0 7566 7541"/>
                              <a:gd name="T33" fmla="*/ T32 w 25"/>
                              <a:gd name="T34" fmla="+- 0 525 433"/>
                              <a:gd name="T35" fmla="*/ 525 h 728"/>
                              <a:gd name="T36" fmla="+- 0 7566 7541"/>
                              <a:gd name="T37" fmla="*/ T36 w 25"/>
                              <a:gd name="T38" fmla="+- 0 617 433"/>
                              <a:gd name="T39" fmla="*/ 617 h 728"/>
                              <a:gd name="T40" fmla="+- 0 7566 7541"/>
                              <a:gd name="T41" fmla="*/ T40 w 25"/>
                              <a:gd name="T42" fmla="+- 0 700 433"/>
                              <a:gd name="T43" fmla="*/ 700 h 728"/>
                              <a:gd name="T44" fmla="+- 0 7566 7541"/>
                              <a:gd name="T45" fmla="*/ T44 w 25"/>
                              <a:gd name="T46" fmla="+- 0 700 433"/>
                              <a:gd name="T47" fmla="*/ 700 h 728"/>
                              <a:gd name="T48" fmla="+- 0 7566 7541"/>
                              <a:gd name="T49" fmla="*/ T48 w 25"/>
                              <a:gd name="T50" fmla="+- 0 617 433"/>
                              <a:gd name="T51" fmla="*/ 617 h 728"/>
                              <a:gd name="T52" fmla="+- 0 7566 7541"/>
                              <a:gd name="T53" fmla="*/ T52 w 25"/>
                              <a:gd name="T54" fmla="+- 0 617 433"/>
                              <a:gd name="T55" fmla="*/ 617 h 728"/>
                              <a:gd name="T56" fmla="+- 0 7564 7541"/>
                              <a:gd name="T57" fmla="*/ T56 w 25"/>
                              <a:gd name="T58" fmla="+- 0 709 433"/>
                              <a:gd name="T59" fmla="*/ 709 h 728"/>
                              <a:gd name="T60" fmla="+- 0 7564 7541"/>
                              <a:gd name="T61" fmla="*/ T60 w 25"/>
                              <a:gd name="T62" fmla="+- 0 792 433"/>
                              <a:gd name="T63" fmla="*/ 792 h 728"/>
                              <a:gd name="T64" fmla="+- 0 7566 7541"/>
                              <a:gd name="T65" fmla="*/ T64 w 25"/>
                              <a:gd name="T66" fmla="+- 0 792 433"/>
                              <a:gd name="T67" fmla="*/ 792 h 728"/>
                              <a:gd name="T68" fmla="+- 0 7566 7541"/>
                              <a:gd name="T69" fmla="*/ T68 w 25"/>
                              <a:gd name="T70" fmla="+- 0 709 433"/>
                              <a:gd name="T71" fmla="*/ 709 h 728"/>
                              <a:gd name="T72" fmla="+- 0 7564 7541"/>
                              <a:gd name="T73" fmla="*/ T72 w 25"/>
                              <a:gd name="T74" fmla="+- 0 709 433"/>
                              <a:gd name="T75" fmla="*/ 709 h 728"/>
                              <a:gd name="T76" fmla="+- 0 7563 7541"/>
                              <a:gd name="T77" fmla="*/ T76 w 25"/>
                              <a:gd name="T78" fmla="+- 0 802 433"/>
                              <a:gd name="T79" fmla="*/ 802 h 728"/>
                              <a:gd name="T80" fmla="+- 0 7563 7541"/>
                              <a:gd name="T81" fmla="*/ T80 w 25"/>
                              <a:gd name="T82" fmla="+- 0 884 433"/>
                              <a:gd name="T83" fmla="*/ 884 h 728"/>
                              <a:gd name="T84" fmla="+- 0 7566 7541"/>
                              <a:gd name="T85" fmla="*/ T84 w 25"/>
                              <a:gd name="T86" fmla="+- 0 884 433"/>
                              <a:gd name="T87" fmla="*/ 884 h 728"/>
                              <a:gd name="T88" fmla="+- 0 7566 7541"/>
                              <a:gd name="T89" fmla="*/ T88 w 25"/>
                              <a:gd name="T90" fmla="+- 0 802 433"/>
                              <a:gd name="T91" fmla="*/ 802 h 728"/>
                              <a:gd name="T92" fmla="+- 0 7563 7541"/>
                              <a:gd name="T93" fmla="*/ T92 w 25"/>
                              <a:gd name="T94" fmla="+- 0 802 433"/>
                              <a:gd name="T95" fmla="*/ 802 h 728"/>
                              <a:gd name="T96" fmla="+- 0 7566 7541"/>
                              <a:gd name="T97" fmla="*/ T96 w 25"/>
                              <a:gd name="T98" fmla="+- 0 894 433"/>
                              <a:gd name="T99" fmla="*/ 894 h 728"/>
                              <a:gd name="T100" fmla="+- 0 7566 7541"/>
                              <a:gd name="T101" fmla="*/ T100 w 25"/>
                              <a:gd name="T102" fmla="+- 0 977 433"/>
                              <a:gd name="T103" fmla="*/ 977 h 728"/>
                              <a:gd name="T104" fmla="+- 0 7566 7541"/>
                              <a:gd name="T105" fmla="*/ T104 w 25"/>
                              <a:gd name="T106" fmla="+- 0 977 433"/>
                              <a:gd name="T107" fmla="*/ 977 h 728"/>
                              <a:gd name="T108" fmla="+- 0 7566 7541"/>
                              <a:gd name="T109" fmla="*/ T108 w 25"/>
                              <a:gd name="T110" fmla="+- 0 894 433"/>
                              <a:gd name="T111" fmla="*/ 894 h 728"/>
                              <a:gd name="T112" fmla="+- 0 7565 7541"/>
                              <a:gd name="T113" fmla="*/ T112 w 25"/>
                              <a:gd name="T114" fmla="+- 0 986 433"/>
                              <a:gd name="T115" fmla="*/ 986 h 728"/>
                              <a:gd name="T116" fmla="+- 0 7565 7541"/>
                              <a:gd name="T117" fmla="*/ T116 w 25"/>
                              <a:gd name="T118" fmla="+- 0 1069 433"/>
                              <a:gd name="T119" fmla="*/ 1069 h 728"/>
                              <a:gd name="T120" fmla="+- 0 7566 7541"/>
                              <a:gd name="T121" fmla="*/ T120 w 25"/>
                              <a:gd name="T122" fmla="+- 0 1069 433"/>
                              <a:gd name="T123" fmla="*/ 1069 h 728"/>
                              <a:gd name="T124" fmla="+- 0 7566 7541"/>
                              <a:gd name="T125" fmla="*/ T124 w 25"/>
                              <a:gd name="T126" fmla="+- 0 986 433"/>
                              <a:gd name="T127" fmla="*/ 986 h 728"/>
                              <a:gd name="T128" fmla="+- 0 7565 7541"/>
                              <a:gd name="T129" fmla="*/ T128 w 25"/>
                              <a:gd name="T130" fmla="+- 0 986 433"/>
                              <a:gd name="T131" fmla="*/ 986 h 728"/>
                              <a:gd name="T132" fmla="+- 0 7565 7541"/>
                              <a:gd name="T133" fmla="*/ T132 w 25"/>
                              <a:gd name="T134" fmla="+- 0 1078 433"/>
                              <a:gd name="T135" fmla="*/ 1078 h 728"/>
                              <a:gd name="T136" fmla="+- 0 7565 7541"/>
                              <a:gd name="T137" fmla="*/ T136 w 25"/>
                              <a:gd name="T138" fmla="+- 0 1161 433"/>
                              <a:gd name="T139" fmla="*/ 1161 h 728"/>
                              <a:gd name="T140" fmla="+- 0 7566 7541"/>
                              <a:gd name="T141" fmla="*/ T140 w 25"/>
                              <a:gd name="T142" fmla="+- 0 1161 433"/>
                              <a:gd name="T143" fmla="*/ 1161 h 728"/>
                              <a:gd name="T144" fmla="+- 0 7566 7541"/>
                              <a:gd name="T145" fmla="*/ T144 w 25"/>
                              <a:gd name="T146" fmla="+- 0 1078 433"/>
                              <a:gd name="T147" fmla="*/ 1078 h 728"/>
                              <a:gd name="T148" fmla="+- 0 7565 7541"/>
                              <a:gd name="T149" fmla="*/ T148 w 25"/>
                              <a:gd name="T150" fmla="+- 0 1078 433"/>
                              <a:gd name="T151" fmla="*/ 1078 h 7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25" h="728">
                                <a:moveTo>
                                  <a:pt x="0" y="0"/>
                                </a:moveTo>
                                <a:lnTo>
                                  <a:pt x="0" y="83"/>
                                </a:lnTo>
                                <a:lnTo>
                                  <a:pt x="25" y="83"/>
                                </a:lnTo>
                                <a:lnTo>
                                  <a:pt x="25" y="0"/>
                                </a:lnTo>
                                <a:lnTo>
                                  <a:pt x="0" y="0"/>
                                </a:lnTo>
                                <a:close/>
                                <a:moveTo>
                                  <a:pt x="25" y="92"/>
                                </a:moveTo>
                                <a:lnTo>
                                  <a:pt x="25" y="175"/>
                                </a:lnTo>
                                <a:lnTo>
                                  <a:pt x="25" y="92"/>
                                </a:lnTo>
                                <a:close/>
                                <a:moveTo>
                                  <a:pt x="25" y="184"/>
                                </a:moveTo>
                                <a:lnTo>
                                  <a:pt x="25" y="267"/>
                                </a:lnTo>
                                <a:lnTo>
                                  <a:pt x="25" y="184"/>
                                </a:lnTo>
                                <a:close/>
                                <a:moveTo>
                                  <a:pt x="23" y="276"/>
                                </a:moveTo>
                                <a:lnTo>
                                  <a:pt x="23" y="359"/>
                                </a:lnTo>
                                <a:lnTo>
                                  <a:pt x="25" y="359"/>
                                </a:lnTo>
                                <a:lnTo>
                                  <a:pt x="25" y="276"/>
                                </a:lnTo>
                                <a:lnTo>
                                  <a:pt x="23" y="276"/>
                                </a:lnTo>
                                <a:close/>
                                <a:moveTo>
                                  <a:pt x="22" y="369"/>
                                </a:moveTo>
                                <a:lnTo>
                                  <a:pt x="22" y="451"/>
                                </a:lnTo>
                                <a:lnTo>
                                  <a:pt x="25" y="451"/>
                                </a:lnTo>
                                <a:lnTo>
                                  <a:pt x="25" y="369"/>
                                </a:lnTo>
                                <a:lnTo>
                                  <a:pt x="22" y="369"/>
                                </a:lnTo>
                                <a:close/>
                                <a:moveTo>
                                  <a:pt x="25" y="461"/>
                                </a:moveTo>
                                <a:lnTo>
                                  <a:pt x="25" y="544"/>
                                </a:lnTo>
                                <a:lnTo>
                                  <a:pt x="25" y="461"/>
                                </a:lnTo>
                                <a:close/>
                                <a:moveTo>
                                  <a:pt x="24" y="553"/>
                                </a:moveTo>
                                <a:lnTo>
                                  <a:pt x="24" y="636"/>
                                </a:lnTo>
                                <a:lnTo>
                                  <a:pt x="25" y="636"/>
                                </a:lnTo>
                                <a:lnTo>
                                  <a:pt x="25" y="553"/>
                                </a:lnTo>
                                <a:lnTo>
                                  <a:pt x="24" y="553"/>
                                </a:lnTo>
                                <a:close/>
                                <a:moveTo>
                                  <a:pt x="24" y="645"/>
                                </a:moveTo>
                                <a:lnTo>
                                  <a:pt x="24" y="728"/>
                                </a:lnTo>
                                <a:lnTo>
                                  <a:pt x="25" y="728"/>
                                </a:lnTo>
                                <a:lnTo>
                                  <a:pt x="25" y="645"/>
                                </a:lnTo>
                                <a:lnTo>
                                  <a:pt x="24" y="645"/>
                                </a:lnTo>
                                <a:close/>
                              </a:path>
                            </a:pathLst>
                          </a:custGeom>
                          <a:noFill/>
                          <a:ln w="517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83" name="Rectangle 1099"/>
                        <wps:cNvSpPr>
                          <a:spLocks noChangeArrowheads="1"/>
                        </wps:cNvSpPr>
                        <wps:spPr bwMode="auto">
                          <a:xfrm>
                            <a:off x="7464" y="1169"/>
                            <a:ext cx="102" cy="83"/>
                          </a:xfrm>
                          <a:prstGeom prst="rect">
                            <a:avLst/>
                          </a:prstGeom>
                          <a:solidFill>
                            <a:srgbClr val="BEBEB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4" name="AutoShape 1098"/>
                        <wps:cNvSpPr>
                          <a:spLocks/>
                        </wps:cNvSpPr>
                        <wps:spPr bwMode="auto">
                          <a:xfrm>
                            <a:off x="7464" y="1169"/>
                            <a:ext cx="102" cy="452"/>
                          </a:xfrm>
                          <a:custGeom>
                            <a:avLst/>
                            <a:gdLst>
                              <a:gd name="T0" fmla="+- 0 7464 7464"/>
                              <a:gd name="T1" fmla="*/ T0 w 102"/>
                              <a:gd name="T2" fmla="+- 0 1170 1170"/>
                              <a:gd name="T3" fmla="*/ 1170 h 452"/>
                              <a:gd name="T4" fmla="+- 0 7464 7464"/>
                              <a:gd name="T5" fmla="*/ T4 w 102"/>
                              <a:gd name="T6" fmla="+- 0 1253 1170"/>
                              <a:gd name="T7" fmla="*/ 1253 h 452"/>
                              <a:gd name="T8" fmla="+- 0 7566 7464"/>
                              <a:gd name="T9" fmla="*/ T8 w 102"/>
                              <a:gd name="T10" fmla="+- 0 1253 1170"/>
                              <a:gd name="T11" fmla="*/ 1253 h 452"/>
                              <a:gd name="T12" fmla="+- 0 7566 7464"/>
                              <a:gd name="T13" fmla="*/ T12 w 102"/>
                              <a:gd name="T14" fmla="+- 0 1170 1170"/>
                              <a:gd name="T15" fmla="*/ 1170 h 452"/>
                              <a:gd name="T16" fmla="+- 0 7464 7464"/>
                              <a:gd name="T17" fmla="*/ T16 w 102"/>
                              <a:gd name="T18" fmla="+- 0 1170 1170"/>
                              <a:gd name="T19" fmla="*/ 1170 h 452"/>
                              <a:gd name="T20" fmla="+- 0 7566 7464"/>
                              <a:gd name="T21" fmla="*/ T20 w 102"/>
                              <a:gd name="T22" fmla="+- 0 1262 1170"/>
                              <a:gd name="T23" fmla="*/ 1262 h 452"/>
                              <a:gd name="T24" fmla="+- 0 7566 7464"/>
                              <a:gd name="T25" fmla="*/ T24 w 102"/>
                              <a:gd name="T26" fmla="+- 0 1345 1170"/>
                              <a:gd name="T27" fmla="*/ 1345 h 452"/>
                              <a:gd name="T28" fmla="+- 0 7566 7464"/>
                              <a:gd name="T29" fmla="*/ T28 w 102"/>
                              <a:gd name="T30" fmla="+- 0 1345 1170"/>
                              <a:gd name="T31" fmla="*/ 1345 h 452"/>
                              <a:gd name="T32" fmla="+- 0 7566 7464"/>
                              <a:gd name="T33" fmla="*/ T32 w 102"/>
                              <a:gd name="T34" fmla="+- 0 1262 1170"/>
                              <a:gd name="T35" fmla="*/ 1262 h 452"/>
                              <a:gd name="T36" fmla="+- 0 7566 7464"/>
                              <a:gd name="T37" fmla="*/ T36 w 102"/>
                              <a:gd name="T38" fmla="+- 0 1262 1170"/>
                              <a:gd name="T39" fmla="*/ 1262 h 452"/>
                              <a:gd name="T40" fmla="+- 0 7566 7464"/>
                              <a:gd name="T41" fmla="*/ T40 w 102"/>
                              <a:gd name="T42" fmla="+- 0 1354 1170"/>
                              <a:gd name="T43" fmla="*/ 1354 h 452"/>
                              <a:gd name="T44" fmla="+- 0 7566 7464"/>
                              <a:gd name="T45" fmla="*/ T44 w 102"/>
                              <a:gd name="T46" fmla="+- 0 1437 1170"/>
                              <a:gd name="T47" fmla="*/ 1437 h 452"/>
                              <a:gd name="T48" fmla="+- 0 7566 7464"/>
                              <a:gd name="T49" fmla="*/ T48 w 102"/>
                              <a:gd name="T50" fmla="+- 0 1437 1170"/>
                              <a:gd name="T51" fmla="*/ 1437 h 452"/>
                              <a:gd name="T52" fmla="+- 0 7566 7464"/>
                              <a:gd name="T53" fmla="*/ T52 w 102"/>
                              <a:gd name="T54" fmla="+- 0 1354 1170"/>
                              <a:gd name="T55" fmla="*/ 1354 h 452"/>
                              <a:gd name="T56" fmla="+- 0 7566 7464"/>
                              <a:gd name="T57" fmla="*/ T56 w 102"/>
                              <a:gd name="T58" fmla="+- 0 1354 1170"/>
                              <a:gd name="T59" fmla="*/ 1354 h 452"/>
                              <a:gd name="T60" fmla="+- 0 7566 7464"/>
                              <a:gd name="T61" fmla="*/ T60 w 102"/>
                              <a:gd name="T62" fmla="+- 0 1446 1170"/>
                              <a:gd name="T63" fmla="*/ 1446 h 452"/>
                              <a:gd name="T64" fmla="+- 0 7566 7464"/>
                              <a:gd name="T65" fmla="*/ T64 w 102"/>
                              <a:gd name="T66" fmla="+- 0 1529 1170"/>
                              <a:gd name="T67" fmla="*/ 1529 h 452"/>
                              <a:gd name="T68" fmla="+- 0 7566 7464"/>
                              <a:gd name="T69" fmla="*/ T68 w 102"/>
                              <a:gd name="T70" fmla="+- 0 1529 1170"/>
                              <a:gd name="T71" fmla="*/ 1529 h 452"/>
                              <a:gd name="T72" fmla="+- 0 7566 7464"/>
                              <a:gd name="T73" fmla="*/ T72 w 102"/>
                              <a:gd name="T74" fmla="+- 0 1446 1170"/>
                              <a:gd name="T75" fmla="*/ 1446 h 452"/>
                              <a:gd name="T76" fmla="+- 0 7565 7464"/>
                              <a:gd name="T77" fmla="*/ T76 w 102"/>
                              <a:gd name="T78" fmla="+- 0 1538 1170"/>
                              <a:gd name="T79" fmla="*/ 1538 h 452"/>
                              <a:gd name="T80" fmla="+- 0 7565 7464"/>
                              <a:gd name="T81" fmla="*/ T80 w 102"/>
                              <a:gd name="T82" fmla="+- 0 1621 1170"/>
                              <a:gd name="T83" fmla="*/ 1621 h 452"/>
                              <a:gd name="T84" fmla="+- 0 7566 7464"/>
                              <a:gd name="T85" fmla="*/ T84 w 102"/>
                              <a:gd name="T86" fmla="+- 0 1621 1170"/>
                              <a:gd name="T87" fmla="*/ 1621 h 452"/>
                              <a:gd name="T88" fmla="+- 0 7566 7464"/>
                              <a:gd name="T89" fmla="*/ T88 w 102"/>
                              <a:gd name="T90" fmla="+- 0 1538 1170"/>
                              <a:gd name="T91" fmla="*/ 1538 h 452"/>
                              <a:gd name="T92" fmla="+- 0 7565 7464"/>
                              <a:gd name="T93" fmla="*/ T92 w 102"/>
                              <a:gd name="T94" fmla="+- 0 1538 1170"/>
                              <a:gd name="T95" fmla="*/ 1538 h 4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102" h="452">
                                <a:moveTo>
                                  <a:pt x="0" y="0"/>
                                </a:moveTo>
                                <a:lnTo>
                                  <a:pt x="0" y="83"/>
                                </a:lnTo>
                                <a:lnTo>
                                  <a:pt x="102" y="83"/>
                                </a:lnTo>
                                <a:lnTo>
                                  <a:pt x="102" y="0"/>
                                </a:lnTo>
                                <a:lnTo>
                                  <a:pt x="0" y="0"/>
                                </a:lnTo>
                                <a:close/>
                                <a:moveTo>
                                  <a:pt x="102" y="92"/>
                                </a:moveTo>
                                <a:lnTo>
                                  <a:pt x="102" y="175"/>
                                </a:lnTo>
                                <a:lnTo>
                                  <a:pt x="102" y="92"/>
                                </a:lnTo>
                                <a:close/>
                                <a:moveTo>
                                  <a:pt x="102" y="184"/>
                                </a:moveTo>
                                <a:lnTo>
                                  <a:pt x="102" y="267"/>
                                </a:lnTo>
                                <a:lnTo>
                                  <a:pt x="102" y="184"/>
                                </a:lnTo>
                                <a:close/>
                                <a:moveTo>
                                  <a:pt x="102" y="276"/>
                                </a:moveTo>
                                <a:lnTo>
                                  <a:pt x="102" y="359"/>
                                </a:lnTo>
                                <a:lnTo>
                                  <a:pt x="102" y="276"/>
                                </a:lnTo>
                                <a:close/>
                                <a:moveTo>
                                  <a:pt x="101" y="368"/>
                                </a:moveTo>
                                <a:lnTo>
                                  <a:pt x="101" y="451"/>
                                </a:lnTo>
                                <a:lnTo>
                                  <a:pt x="102" y="451"/>
                                </a:lnTo>
                                <a:lnTo>
                                  <a:pt x="102" y="368"/>
                                </a:lnTo>
                                <a:lnTo>
                                  <a:pt x="101" y="368"/>
                                </a:lnTo>
                                <a:close/>
                              </a:path>
                            </a:pathLst>
                          </a:custGeom>
                          <a:noFill/>
                          <a:ln w="517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85" name="Rectangle 1097"/>
                        <wps:cNvSpPr>
                          <a:spLocks noChangeArrowheads="1"/>
                        </wps:cNvSpPr>
                        <wps:spPr bwMode="auto">
                          <a:xfrm>
                            <a:off x="7499" y="1630"/>
                            <a:ext cx="67" cy="83"/>
                          </a:xfrm>
                          <a:prstGeom prst="rect">
                            <a:avLst/>
                          </a:prstGeom>
                          <a:solidFill>
                            <a:srgbClr val="BEBEB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6" name="AutoShape 1096"/>
                        <wps:cNvSpPr>
                          <a:spLocks/>
                        </wps:cNvSpPr>
                        <wps:spPr bwMode="auto">
                          <a:xfrm>
                            <a:off x="7499" y="1630"/>
                            <a:ext cx="67" cy="268"/>
                          </a:xfrm>
                          <a:custGeom>
                            <a:avLst/>
                            <a:gdLst>
                              <a:gd name="T0" fmla="+- 0 7499 7499"/>
                              <a:gd name="T1" fmla="*/ T0 w 67"/>
                              <a:gd name="T2" fmla="+- 0 1631 1631"/>
                              <a:gd name="T3" fmla="*/ 1631 h 268"/>
                              <a:gd name="T4" fmla="+- 0 7499 7499"/>
                              <a:gd name="T5" fmla="*/ T4 w 67"/>
                              <a:gd name="T6" fmla="+- 0 1713 1631"/>
                              <a:gd name="T7" fmla="*/ 1713 h 268"/>
                              <a:gd name="T8" fmla="+- 0 7566 7499"/>
                              <a:gd name="T9" fmla="*/ T8 w 67"/>
                              <a:gd name="T10" fmla="+- 0 1713 1631"/>
                              <a:gd name="T11" fmla="*/ 1713 h 268"/>
                              <a:gd name="T12" fmla="+- 0 7566 7499"/>
                              <a:gd name="T13" fmla="*/ T12 w 67"/>
                              <a:gd name="T14" fmla="+- 0 1631 1631"/>
                              <a:gd name="T15" fmla="*/ 1631 h 268"/>
                              <a:gd name="T16" fmla="+- 0 7499 7499"/>
                              <a:gd name="T17" fmla="*/ T16 w 67"/>
                              <a:gd name="T18" fmla="+- 0 1631 1631"/>
                              <a:gd name="T19" fmla="*/ 1631 h 268"/>
                              <a:gd name="T20" fmla="+- 0 7542 7499"/>
                              <a:gd name="T21" fmla="*/ T20 w 67"/>
                              <a:gd name="T22" fmla="+- 0 1723 1631"/>
                              <a:gd name="T23" fmla="*/ 1723 h 268"/>
                              <a:gd name="T24" fmla="+- 0 7542 7499"/>
                              <a:gd name="T25" fmla="*/ T24 w 67"/>
                              <a:gd name="T26" fmla="+- 0 1806 1631"/>
                              <a:gd name="T27" fmla="*/ 1806 h 268"/>
                              <a:gd name="T28" fmla="+- 0 7566 7499"/>
                              <a:gd name="T29" fmla="*/ T28 w 67"/>
                              <a:gd name="T30" fmla="+- 0 1806 1631"/>
                              <a:gd name="T31" fmla="*/ 1806 h 268"/>
                              <a:gd name="T32" fmla="+- 0 7566 7499"/>
                              <a:gd name="T33" fmla="*/ T32 w 67"/>
                              <a:gd name="T34" fmla="+- 0 1723 1631"/>
                              <a:gd name="T35" fmla="*/ 1723 h 268"/>
                              <a:gd name="T36" fmla="+- 0 7542 7499"/>
                              <a:gd name="T37" fmla="*/ T36 w 67"/>
                              <a:gd name="T38" fmla="+- 0 1723 1631"/>
                              <a:gd name="T39" fmla="*/ 1723 h 268"/>
                              <a:gd name="T40" fmla="+- 0 7555 7499"/>
                              <a:gd name="T41" fmla="*/ T40 w 67"/>
                              <a:gd name="T42" fmla="+- 0 1815 1631"/>
                              <a:gd name="T43" fmla="*/ 1815 h 268"/>
                              <a:gd name="T44" fmla="+- 0 7555 7499"/>
                              <a:gd name="T45" fmla="*/ T44 w 67"/>
                              <a:gd name="T46" fmla="+- 0 1898 1631"/>
                              <a:gd name="T47" fmla="*/ 1898 h 268"/>
                              <a:gd name="T48" fmla="+- 0 7566 7499"/>
                              <a:gd name="T49" fmla="*/ T48 w 67"/>
                              <a:gd name="T50" fmla="+- 0 1898 1631"/>
                              <a:gd name="T51" fmla="*/ 1898 h 268"/>
                              <a:gd name="T52" fmla="+- 0 7566 7499"/>
                              <a:gd name="T53" fmla="*/ T52 w 67"/>
                              <a:gd name="T54" fmla="+- 0 1815 1631"/>
                              <a:gd name="T55" fmla="*/ 1815 h 268"/>
                              <a:gd name="T56" fmla="+- 0 7555 7499"/>
                              <a:gd name="T57" fmla="*/ T56 w 67"/>
                              <a:gd name="T58" fmla="+- 0 1815 1631"/>
                              <a:gd name="T59" fmla="*/ 1815 h 2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67" h="268">
                                <a:moveTo>
                                  <a:pt x="0" y="0"/>
                                </a:moveTo>
                                <a:lnTo>
                                  <a:pt x="0" y="82"/>
                                </a:lnTo>
                                <a:lnTo>
                                  <a:pt x="67" y="82"/>
                                </a:lnTo>
                                <a:lnTo>
                                  <a:pt x="67" y="0"/>
                                </a:lnTo>
                                <a:lnTo>
                                  <a:pt x="0" y="0"/>
                                </a:lnTo>
                                <a:close/>
                                <a:moveTo>
                                  <a:pt x="43" y="92"/>
                                </a:moveTo>
                                <a:lnTo>
                                  <a:pt x="43" y="175"/>
                                </a:lnTo>
                                <a:lnTo>
                                  <a:pt x="67" y="175"/>
                                </a:lnTo>
                                <a:lnTo>
                                  <a:pt x="67" y="92"/>
                                </a:lnTo>
                                <a:lnTo>
                                  <a:pt x="43" y="92"/>
                                </a:lnTo>
                                <a:close/>
                                <a:moveTo>
                                  <a:pt x="56" y="184"/>
                                </a:moveTo>
                                <a:lnTo>
                                  <a:pt x="56" y="267"/>
                                </a:lnTo>
                                <a:lnTo>
                                  <a:pt x="67" y="267"/>
                                </a:lnTo>
                                <a:lnTo>
                                  <a:pt x="67" y="184"/>
                                </a:lnTo>
                                <a:lnTo>
                                  <a:pt x="56" y="184"/>
                                </a:lnTo>
                                <a:close/>
                              </a:path>
                            </a:pathLst>
                          </a:custGeom>
                          <a:noFill/>
                          <a:ln w="517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87" name="Rectangle 1095"/>
                        <wps:cNvSpPr>
                          <a:spLocks noChangeArrowheads="1"/>
                        </wps:cNvSpPr>
                        <wps:spPr bwMode="auto">
                          <a:xfrm>
                            <a:off x="7565" y="1906"/>
                            <a:ext cx="2801" cy="8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8" name="AutoShape 1094"/>
                        <wps:cNvSpPr>
                          <a:spLocks/>
                        </wps:cNvSpPr>
                        <wps:spPr bwMode="auto">
                          <a:xfrm>
                            <a:off x="7546" y="1998"/>
                            <a:ext cx="20" cy="820"/>
                          </a:xfrm>
                          <a:custGeom>
                            <a:avLst/>
                            <a:gdLst>
                              <a:gd name="T0" fmla="+- 0 7566 7547"/>
                              <a:gd name="T1" fmla="*/ T0 w 20"/>
                              <a:gd name="T2" fmla="+- 0 1999 1999"/>
                              <a:gd name="T3" fmla="*/ 1999 h 820"/>
                              <a:gd name="T4" fmla="+- 0 7566 7547"/>
                              <a:gd name="T5" fmla="*/ T4 w 20"/>
                              <a:gd name="T6" fmla="+- 0 2082 1999"/>
                              <a:gd name="T7" fmla="*/ 2082 h 820"/>
                              <a:gd name="T8" fmla="+- 0 7566 7547"/>
                              <a:gd name="T9" fmla="*/ T8 w 20"/>
                              <a:gd name="T10" fmla="+- 0 2082 1999"/>
                              <a:gd name="T11" fmla="*/ 2082 h 820"/>
                              <a:gd name="T12" fmla="+- 0 7566 7547"/>
                              <a:gd name="T13" fmla="*/ T12 w 20"/>
                              <a:gd name="T14" fmla="+- 0 1999 1999"/>
                              <a:gd name="T15" fmla="*/ 1999 h 820"/>
                              <a:gd name="T16" fmla="+- 0 7566 7547"/>
                              <a:gd name="T17" fmla="*/ T16 w 20"/>
                              <a:gd name="T18" fmla="+- 0 1999 1999"/>
                              <a:gd name="T19" fmla="*/ 1999 h 820"/>
                              <a:gd name="T20" fmla="+- 0 7563 7547"/>
                              <a:gd name="T21" fmla="*/ T20 w 20"/>
                              <a:gd name="T22" fmla="+- 0 2091 1999"/>
                              <a:gd name="T23" fmla="*/ 2091 h 820"/>
                              <a:gd name="T24" fmla="+- 0 7563 7547"/>
                              <a:gd name="T25" fmla="*/ T24 w 20"/>
                              <a:gd name="T26" fmla="+- 0 2174 1999"/>
                              <a:gd name="T27" fmla="*/ 2174 h 820"/>
                              <a:gd name="T28" fmla="+- 0 7566 7547"/>
                              <a:gd name="T29" fmla="*/ T28 w 20"/>
                              <a:gd name="T30" fmla="+- 0 2174 1999"/>
                              <a:gd name="T31" fmla="*/ 2174 h 820"/>
                              <a:gd name="T32" fmla="+- 0 7566 7547"/>
                              <a:gd name="T33" fmla="*/ T32 w 20"/>
                              <a:gd name="T34" fmla="+- 0 2091 1999"/>
                              <a:gd name="T35" fmla="*/ 2091 h 820"/>
                              <a:gd name="T36" fmla="+- 0 7563 7547"/>
                              <a:gd name="T37" fmla="*/ T36 w 20"/>
                              <a:gd name="T38" fmla="+- 0 2091 1999"/>
                              <a:gd name="T39" fmla="*/ 2091 h 820"/>
                              <a:gd name="T40" fmla="+- 0 7566 7547"/>
                              <a:gd name="T41" fmla="*/ T40 w 20"/>
                              <a:gd name="T42" fmla="+- 0 2183 1999"/>
                              <a:gd name="T43" fmla="*/ 2183 h 820"/>
                              <a:gd name="T44" fmla="+- 0 7566 7547"/>
                              <a:gd name="T45" fmla="*/ T44 w 20"/>
                              <a:gd name="T46" fmla="+- 0 2266 1999"/>
                              <a:gd name="T47" fmla="*/ 2266 h 820"/>
                              <a:gd name="T48" fmla="+- 0 7566 7547"/>
                              <a:gd name="T49" fmla="*/ T48 w 20"/>
                              <a:gd name="T50" fmla="+- 0 2266 1999"/>
                              <a:gd name="T51" fmla="*/ 2266 h 820"/>
                              <a:gd name="T52" fmla="+- 0 7566 7547"/>
                              <a:gd name="T53" fmla="*/ T52 w 20"/>
                              <a:gd name="T54" fmla="+- 0 2183 1999"/>
                              <a:gd name="T55" fmla="*/ 2183 h 820"/>
                              <a:gd name="T56" fmla="+- 0 7566 7547"/>
                              <a:gd name="T57" fmla="*/ T56 w 20"/>
                              <a:gd name="T58" fmla="+- 0 2183 1999"/>
                              <a:gd name="T59" fmla="*/ 2183 h 820"/>
                              <a:gd name="T60" fmla="+- 0 7566 7547"/>
                              <a:gd name="T61" fmla="*/ T60 w 20"/>
                              <a:gd name="T62" fmla="+- 0 2275 1999"/>
                              <a:gd name="T63" fmla="*/ 2275 h 820"/>
                              <a:gd name="T64" fmla="+- 0 7566 7547"/>
                              <a:gd name="T65" fmla="*/ T64 w 20"/>
                              <a:gd name="T66" fmla="+- 0 2358 1999"/>
                              <a:gd name="T67" fmla="*/ 2358 h 820"/>
                              <a:gd name="T68" fmla="+- 0 7566 7547"/>
                              <a:gd name="T69" fmla="*/ T68 w 20"/>
                              <a:gd name="T70" fmla="+- 0 2358 1999"/>
                              <a:gd name="T71" fmla="*/ 2358 h 820"/>
                              <a:gd name="T72" fmla="+- 0 7566 7547"/>
                              <a:gd name="T73" fmla="*/ T72 w 20"/>
                              <a:gd name="T74" fmla="+- 0 2275 1999"/>
                              <a:gd name="T75" fmla="*/ 2275 h 820"/>
                              <a:gd name="T76" fmla="+- 0 7558 7547"/>
                              <a:gd name="T77" fmla="*/ T76 w 20"/>
                              <a:gd name="T78" fmla="+- 0 2367 1999"/>
                              <a:gd name="T79" fmla="*/ 2367 h 820"/>
                              <a:gd name="T80" fmla="+- 0 7558 7547"/>
                              <a:gd name="T81" fmla="*/ T80 w 20"/>
                              <a:gd name="T82" fmla="+- 0 2450 1999"/>
                              <a:gd name="T83" fmla="*/ 2450 h 820"/>
                              <a:gd name="T84" fmla="+- 0 7566 7547"/>
                              <a:gd name="T85" fmla="*/ T84 w 20"/>
                              <a:gd name="T86" fmla="+- 0 2450 1999"/>
                              <a:gd name="T87" fmla="*/ 2450 h 820"/>
                              <a:gd name="T88" fmla="+- 0 7566 7547"/>
                              <a:gd name="T89" fmla="*/ T88 w 20"/>
                              <a:gd name="T90" fmla="+- 0 2367 1999"/>
                              <a:gd name="T91" fmla="*/ 2367 h 820"/>
                              <a:gd name="T92" fmla="+- 0 7558 7547"/>
                              <a:gd name="T93" fmla="*/ T92 w 20"/>
                              <a:gd name="T94" fmla="+- 0 2367 1999"/>
                              <a:gd name="T95" fmla="*/ 2367 h 820"/>
                              <a:gd name="T96" fmla="+- 0 7565 7547"/>
                              <a:gd name="T97" fmla="*/ T96 w 20"/>
                              <a:gd name="T98" fmla="+- 0 2459 1999"/>
                              <a:gd name="T99" fmla="*/ 2459 h 820"/>
                              <a:gd name="T100" fmla="+- 0 7565 7547"/>
                              <a:gd name="T101" fmla="*/ T100 w 20"/>
                              <a:gd name="T102" fmla="+- 0 2542 1999"/>
                              <a:gd name="T103" fmla="*/ 2542 h 820"/>
                              <a:gd name="T104" fmla="+- 0 7566 7547"/>
                              <a:gd name="T105" fmla="*/ T104 w 20"/>
                              <a:gd name="T106" fmla="+- 0 2542 1999"/>
                              <a:gd name="T107" fmla="*/ 2542 h 820"/>
                              <a:gd name="T108" fmla="+- 0 7566 7547"/>
                              <a:gd name="T109" fmla="*/ T108 w 20"/>
                              <a:gd name="T110" fmla="+- 0 2459 1999"/>
                              <a:gd name="T111" fmla="*/ 2459 h 820"/>
                              <a:gd name="T112" fmla="+- 0 7565 7547"/>
                              <a:gd name="T113" fmla="*/ T112 w 20"/>
                              <a:gd name="T114" fmla="+- 0 2459 1999"/>
                              <a:gd name="T115" fmla="*/ 2459 h 820"/>
                              <a:gd name="T116" fmla="+- 0 7564 7547"/>
                              <a:gd name="T117" fmla="*/ T116 w 20"/>
                              <a:gd name="T118" fmla="+- 0 2552 1999"/>
                              <a:gd name="T119" fmla="*/ 2552 h 820"/>
                              <a:gd name="T120" fmla="+- 0 7564 7547"/>
                              <a:gd name="T121" fmla="*/ T120 w 20"/>
                              <a:gd name="T122" fmla="+- 0 2635 1999"/>
                              <a:gd name="T123" fmla="*/ 2635 h 820"/>
                              <a:gd name="T124" fmla="+- 0 7566 7547"/>
                              <a:gd name="T125" fmla="*/ T124 w 20"/>
                              <a:gd name="T126" fmla="+- 0 2635 1999"/>
                              <a:gd name="T127" fmla="*/ 2635 h 820"/>
                              <a:gd name="T128" fmla="+- 0 7566 7547"/>
                              <a:gd name="T129" fmla="*/ T128 w 20"/>
                              <a:gd name="T130" fmla="+- 0 2552 1999"/>
                              <a:gd name="T131" fmla="*/ 2552 h 820"/>
                              <a:gd name="T132" fmla="+- 0 7564 7547"/>
                              <a:gd name="T133" fmla="*/ T132 w 20"/>
                              <a:gd name="T134" fmla="+- 0 2552 1999"/>
                              <a:gd name="T135" fmla="*/ 2552 h 820"/>
                              <a:gd name="T136" fmla="+- 0 7565 7547"/>
                              <a:gd name="T137" fmla="*/ T136 w 20"/>
                              <a:gd name="T138" fmla="+- 0 2644 1999"/>
                              <a:gd name="T139" fmla="*/ 2644 h 820"/>
                              <a:gd name="T140" fmla="+- 0 7565 7547"/>
                              <a:gd name="T141" fmla="*/ T140 w 20"/>
                              <a:gd name="T142" fmla="+- 0 2727 1999"/>
                              <a:gd name="T143" fmla="*/ 2727 h 820"/>
                              <a:gd name="T144" fmla="+- 0 7566 7547"/>
                              <a:gd name="T145" fmla="*/ T144 w 20"/>
                              <a:gd name="T146" fmla="+- 0 2727 1999"/>
                              <a:gd name="T147" fmla="*/ 2727 h 820"/>
                              <a:gd name="T148" fmla="+- 0 7566 7547"/>
                              <a:gd name="T149" fmla="*/ T148 w 20"/>
                              <a:gd name="T150" fmla="+- 0 2644 1999"/>
                              <a:gd name="T151" fmla="*/ 2644 h 820"/>
                              <a:gd name="T152" fmla="+- 0 7565 7547"/>
                              <a:gd name="T153" fmla="*/ T152 w 20"/>
                              <a:gd name="T154" fmla="+- 0 2644 1999"/>
                              <a:gd name="T155" fmla="*/ 2644 h 820"/>
                              <a:gd name="T156" fmla="+- 0 7547 7547"/>
                              <a:gd name="T157" fmla="*/ T156 w 20"/>
                              <a:gd name="T158" fmla="+- 0 2736 1999"/>
                              <a:gd name="T159" fmla="*/ 2736 h 820"/>
                              <a:gd name="T160" fmla="+- 0 7547 7547"/>
                              <a:gd name="T161" fmla="*/ T160 w 20"/>
                              <a:gd name="T162" fmla="+- 0 2819 1999"/>
                              <a:gd name="T163" fmla="*/ 2819 h 820"/>
                              <a:gd name="T164" fmla="+- 0 7566 7547"/>
                              <a:gd name="T165" fmla="*/ T164 w 20"/>
                              <a:gd name="T166" fmla="+- 0 2819 1999"/>
                              <a:gd name="T167" fmla="*/ 2819 h 820"/>
                              <a:gd name="T168" fmla="+- 0 7566 7547"/>
                              <a:gd name="T169" fmla="*/ T168 w 20"/>
                              <a:gd name="T170" fmla="+- 0 2736 1999"/>
                              <a:gd name="T171" fmla="*/ 2736 h 820"/>
                              <a:gd name="T172" fmla="+- 0 7547 7547"/>
                              <a:gd name="T173" fmla="*/ T172 w 20"/>
                              <a:gd name="T174" fmla="+- 0 2736 1999"/>
                              <a:gd name="T175" fmla="*/ 2736 h 8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20" h="820">
                                <a:moveTo>
                                  <a:pt x="19" y="0"/>
                                </a:moveTo>
                                <a:lnTo>
                                  <a:pt x="19" y="83"/>
                                </a:lnTo>
                                <a:lnTo>
                                  <a:pt x="19" y="0"/>
                                </a:lnTo>
                                <a:close/>
                                <a:moveTo>
                                  <a:pt x="16" y="92"/>
                                </a:moveTo>
                                <a:lnTo>
                                  <a:pt x="16" y="175"/>
                                </a:lnTo>
                                <a:lnTo>
                                  <a:pt x="19" y="175"/>
                                </a:lnTo>
                                <a:lnTo>
                                  <a:pt x="19" y="92"/>
                                </a:lnTo>
                                <a:lnTo>
                                  <a:pt x="16" y="92"/>
                                </a:lnTo>
                                <a:close/>
                                <a:moveTo>
                                  <a:pt x="19" y="184"/>
                                </a:moveTo>
                                <a:lnTo>
                                  <a:pt x="19" y="267"/>
                                </a:lnTo>
                                <a:lnTo>
                                  <a:pt x="19" y="184"/>
                                </a:lnTo>
                                <a:close/>
                                <a:moveTo>
                                  <a:pt x="19" y="276"/>
                                </a:moveTo>
                                <a:lnTo>
                                  <a:pt x="19" y="359"/>
                                </a:lnTo>
                                <a:lnTo>
                                  <a:pt x="19" y="276"/>
                                </a:lnTo>
                                <a:close/>
                                <a:moveTo>
                                  <a:pt x="11" y="368"/>
                                </a:moveTo>
                                <a:lnTo>
                                  <a:pt x="11" y="451"/>
                                </a:lnTo>
                                <a:lnTo>
                                  <a:pt x="19" y="451"/>
                                </a:lnTo>
                                <a:lnTo>
                                  <a:pt x="19" y="368"/>
                                </a:lnTo>
                                <a:lnTo>
                                  <a:pt x="11" y="368"/>
                                </a:lnTo>
                                <a:close/>
                                <a:moveTo>
                                  <a:pt x="18" y="460"/>
                                </a:moveTo>
                                <a:lnTo>
                                  <a:pt x="18" y="543"/>
                                </a:lnTo>
                                <a:lnTo>
                                  <a:pt x="19" y="543"/>
                                </a:lnTo>
                                <a:lnTo>
                                  <a:pt x="19" y="460"/>
                                </a:lnTo>
                                <a:lnTo>
                                  <a:pt x="18" y="460"/>
                                </a:lnTo>
                                <a:close/>
                                <a:moveTo>
                                  <a:pt x="17" y="553"/>
                                </a:moveTo>
                                <a:lnTo>
                                  <a:pt x="17" y="636"/>
                                </a:lnTo>
                                <a:lnTo>
                                  <a:pt x="19" y="636"/>
                                </a:lnTo>
                                <a:lnTo>
                                  <a:pt x="19" y="553"/>
                                </a:lnTo>
                                <a:lnTo>
                                  <a:pt x="17" y="553"/>
                                </a:lnTo>
                                <a:close/>
                                <a:moveTo>
                                  <a:pt x="18" y="645"/>
                                </a:moveTo>
                                <a:lnTo>
                                  <a:pt x="18" y="728"/>
                                </a:lnTo>
                                <a:lnTo>
                                  <a:pt x="19" y="728"/>
                                </a:lnTo>
                                <a:lnTo>
                                  <a:pt x="19" y="645"/>
                                </a:lnTo>
                                <a:lnTo>
                                  <a:pt x="18" y="645"/>
                                </a:lnTo>
                                <a:close/>
                                <a:moveTo>
                                  <a:pt x="0" y="737"/>
                                </a:moveTo>
                                <a:lnTo>
                                  <a:pt x="0" y="820"/>
                                </a:lnTo>
                                <a:lnTo>
                                  <a:pt x="19" y="820"/>
                                </a:lnTo>
                                <a:lnTo>
                                  <a:pt x="19" y="737"/>
                                </a:lnTo>
                                <a:lnTo>
                                  <a:pt x="0" y="737"/>
                                </a:lnTo>
                                <a:close/>
                              </a:path>
                            </a:pathLst>
                          </a:custGeom>
                          <a:noFill/>
                          <a:ln w="517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89" name="Rectangle 1093"/>
                        <wps:cNvSpPr>
                          <a:spLocks noChangeArrowheads="1"/>
                        </wps:cNvSpPr>
                        <wps:spPr bwMode="auto">
                          <a:xfrm>
                            <a:off x="7476" y="2827"/>
                            <a:ext cx="89" cy="83"/>
                          </a:xfrm>
                          <a:prstGeom prst="rect">
                            <a:avLst/>
                          </a:prstGeom>
                          <a:solidFill>
                            <a:srgbClr val="BEBEB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0" name="AutoShape 1092"/>
                        <wps:cNvSpPr>
                          <a:spLocks/>
                        </wps:cNvSpPr>
                        <wps:spPr bwMode="auto">
                          <a:xfrm>
                            <a:off x="7476" y="2827"/>
                            <a:ext cx="89" cy="544"/>
                          </a:xfrm>
                          <a:custGeom>
                            <a:avLst/>
                            <a:gdLst>
                              <a:gd name="T0" fmla="+- 0 7477 7477"/>
                              <a:gd name="T1" fmla="*/ T0 w 89"/>
                              <a:gd name="T2" fmla="+- 0 2828 2828"/>
                              <a:gd name="T3" fmla="*/ 2828 h 544"/>
                              <a:gd name="T4" fmla="+- 0 7477 7477"/>
                              <a:gd name="T5" fmla="*/ T4 w 89"/>
                              <a:gd name="T6" fmla="+- 0 2911 2828"/>
                              <a:gd name="T7" fmla="*/ 2911 h 544"/>
                              <a:gd name="T8" fmla="+- 0 7566 7477"/>
                              <a:gd name="T9" fmla="*/ T8 w 89"/>
                              <a:gd name="T10" fmla="+- 0 2911 2828"/>
                              <a:gd name="T11" fmla="*/ 2911 h 544"/>
                              <a:gd name="T12" fmla="+- 0 7566 7477"/>
                              <a:gd name="T13" fmla="*/ T12 w 89"/>
                              <a:gd name="T14" fmla="+- 0 2828 2828"/>
                              <a:gd name="T15" fmla="*/ 2828 h 544"/>
                              <a:gd name="T16" fmla="+- 0 7477 7477"/>
                              <a:gd name="T17" fmla="*/ T16 w 89"/>
                              <a:gd name="T18" fmla="+- 0 2828 2828"/>
                              <a:gd name="T19" fmla="*/ 2828 h 544"/>
                              <a:gd name="T20" fmla="+- 0 7545 7477"/>
                              <a:gd name="T21" fmla="*/ T20 w 89"/>
                              <a:gd name="T22" fmla="+- 0 2920 2828"/>
                              <a:gd name="T23" fmla="*/ 2920 h 544"/>
                              <a:gd name="T24" fmla="+- 0 7545 7477"/>
                              <a:gd name="T25" fmla="*/ T24 w 89"/>
                              <a:gd name="T26" fmla="+- 0 3003 2828"/>
                              <a:gd name="T27" fmla="*/ 3003 h 544"/>
                              <a:gd name="T28" fmla="+- 0 7566 7477"/>
                              <a:gd name="T29" fmla="*/ T28 w 89"/>
                              <a:gd name="T30" fmla="+- 0 3003 2828"/>
                              <a:gd name="T31" fmla="*/ 3003 h 544"/>
                              <a:gd name="T32" fmla="+- 0 7566 7477"/>
                              <a:gd name="T33" fmla="*/ T32 w 89"/>
                              <a:gd name="T34" fmla="+- 0 2920 2828"/>
                              <a:gd name="T35" fmla="*/ 2920 h 544"/>
                              <a:gd name="T36" fmla="+- 0 7545 7477"/>
                              <a:gd name="T37" fmla="*/ T36 w 89"/>
                              <a:gd name="T38" fmla="+- 0 2920 2828"/>
                              <a:gd name="T39" fmla="*/ 2920 h 544"/>
                              <a:gd name="T40" fmla="+- 0 7566 7477"/>
                              <a:gd name="T41" fmla="*/ T40 w 89"/>
                              <a:gd name="T42" fmla="+- 0 3012 2828"/>
                              <a:gd name="T43" fmla="*/ 3012 h 544"/>
                              <a:gd name="T44" fmla="+- 0 7566 7477"/>
                              <a:gd name="T45" fmla="*/ T44 w 89"/>
                              <a:gd name="T46" fmla="+- 0 3095 2828"/>
                              <a:gd name="T47" fmla="*/ 3095 h 544"/>
                              <a:gd name="T48" fmla="+- 0 7566 7477"/>
                              <a:gd name="T49" fmla="*/ T48 w 89"/>
                              <a:gd name="T50" fmla="+- 0 3095 2828"/>
                              <a:gd name="T51" fmla="*/ 3095 h 544"/>
                              <a:gd name="T52" fmla="+- 0 7566 7477"/>
                              <a:gd name="T53" fmla="*/ T52 w 89"/>
                              <a:gd name="T54" fmla="+- 0 3012 2828"/>
                              <a:gd name="T55" fmla="*/ 3012 h 544"/>
                              <a:gd name="T56" fmla="+- 0 7560 7477"/>
                              <a:gd name="T57" fmla="*/ T56 w 89"/>
                              <a:gd name="T58" fmla="+- 0 3104 2828"/>
                              <a:gd name="T59" fmla="*/ 3104 h 544"/>
                              <a:gd name="T60" fmla="+- 0 7560 7477"/>
                              <a:gd name="T61" fmla="*/ T60 w 89"/>
                              <a:gd name="T62" fmla="+- 0 3187 2828"/>
                              <a:gd name="T63" fmla="*/ 3187 h 544"/>
                              <a:gd name="T64" fmla="+- 0 7566 7477"/>
                              <a:gd name="T65" fmla="*/ T64 w 89"/>
                              <a:gd name="T66" fmla="+- 0 3187 2828"/>
                              <a:gd name="T67" fmla="*/ 3187 h 544"/>
                              <a:gd name="T68" fmla="+- 0 7566 7477"/>
                              <a:gd name="T69" fmla="*/ T68 w 89"/>
                              <a:gd name="T70" fmla="+- 0 3104 2828"/>
                              <a:gd name="T71" fmla="*/ 3104 h 544"/>
                              <a:gd name="T72" fmla="+- 0 7560 7477"/>
                              <a:gd name="T73" fmla="*/ T72 w 89"/>
                              <a:gd name="T74" fmla="+- 0 3104 2828"/>
                              <a:gd name="T75" fmla="*/ 3104 h 544"/>
                              <a:gd name="T76" fmla="+- 0 7565 7477"/>
                              <a:gd name="T77" fmla="*/ T76 w 89"/>
                              <a:gd name="T78" fmla="+- 0 3196 2828"/>
                              <a:gd name="T79" fmla="*/ 3196 h 544"/>
                              <a:gd name="T80" fmla="+- 0 7565 7477"/>
                              <a:gd name="T81" fmla="*/ T80 w 89"/>
                              <a:gd name="T82" fmla="+- 0 3279 2828"/>
                              <a:gd name="T83" fmla="*/ 3279 h 544"/>
                              <a:gd name="T84" fmla="+- 0 7566 7477"/>
                              <a:gd name="T85" fmla="*/ T84 w 89"/>
                              <a:gd name="T86" fmla="+- 0 3279 2828"/>
                              <a:gd name="T87" fmla="*/ 3279 h 544"/>
                              <a:gd name="T88" fmla="+- 0 7566 7477"/>
                              <a:gd name="T89" fmla="*/ T88 w 89"/>
                              <a:gd name="T90" fmla="+- 0 3196 2828"/>
                              <a:gd name="T91" fmla="*/ 3196 h 544"/>
                              <a:gd name="T92" fmla="+- 0 7565 7477"/>
                              <a:gd name="T93" fmla="*/ T92 w 89"/>
                              <a:gd name="T94" fmla="+- 0 3196 2828"/>
                              <a:gd name="T95" fmla="*/ 3196 h 544"/>
                              <a:gd name="T96" fmla="+- 0 7545 7477"/>
                              <a:gd name="T97" fmla="*/ T96 w 89"/>
                              <a:gd name="T98" fmla="+- 0 3288 2828"/>
                              <a:gd name="T99" fmla="*/ 3288 h 544"/>
                              <a:gd name="T100" fmla="+- 0 7545 7477"/>
                              <a:gd name="T101" fmla="*/ T100 w 89"/>
                              <a:gd name="T102" fmla="+- 0 3371 2828"/>
                              <a:gd name="T103" fmla="*/ 3371 h 544"/>
                              <a:gd name="T104" fmla="+- 0 7566 7477"/>
                              <a:gd name="T105" fmla="*/ T104 w 89"/>
                              <a:gd name="T106" fmla="+- 0 3371 2828"/>
                              <a:gd name="T107" fmla="*/ 3371 h 544"/>
                              <a:gd name="T108" fmla="+- 0 7566 7477"/>
                              <a:gd name="T109" fmla="*/ T108 w 89"/>
                              <a:gd name="T110" fmla="+- 0 3288 2828"/>
                              <a:gd name="T111" fmla="*/ 3288 h 544"/>
                              <a:gd name="T112" fmla="+- 0 7545 7477"/>
                              <a:gd name="T113" fmla="*/ T112 w 89"/>
                              <a:gd name="T114" fmla="+- 0 3288 2828"/>
                              <a:gd name="T115" fmla="*/ 3288 h 5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89" h="544">
                                <a:moveTo>
                                  <a:pt x="0" y="0"/>
                                </a:moveTo>
                                <a:lnTo>
                                  <a:pt x="0" y="83"/>
                                </a:lnTo>
                                <a:lnTo>
                                  <a:pt x="89" y="83"/>
                                </a:lnTo>
                                <a:lnTo>
                                  <a:pt x="89" y="0"/>
                                </a:lnTo>
                                <a:lnTo>
                                  <a:pt x="0" y="0"/>
                                </a:lnTo>
                                <a:close/>
                                <a:moveTo>
                                  <a:pt x="68" y="92"/>
                                </a:moveTo>
                                <a:lnTo>
                                  <a:pt x="68" y="175"/>
                                </a:lnTo>
                                <a:lnTo>
                                  <a:pt x="89" y="175"/>
                                </a:lnTo>
                                <a:lnTo>
                                  <a:pt x="89" y="92"/>
                                </a:lnTo>
                                <a:lnTo>
                                  <a:pt x="68" y="92"/>
                                </a:lnTo>
                                <a:close/>
                                <a:moveTo>
                                  <a:pt x="89" y="184"/>
                                </a:moveTo>
                                <a:lnTo>
                                  <a:pt x="89" y="267"/>
                                </a:lnTo>
                                <a:lnTo>
                                  <a:pt x="89" y="184"/>
                                </a:lnTo>
                                <a:close/>
                                <a:moveTo>
                                  <a:pt x="83" y="276"/>
                                </a:moveTo>
                                <a:lnTo>
                                  <a:pt x="83" y="359"/>
                                </a:lnTo>
                                <a:lnTo>
                                  <a:pt x="89" y="359"/>
                                </a:lnTo>
                                <a:lnTo>
                                  <a:pt x="89" y="276"/>
                                </a:lnTo>
                                <a:lnTo>
                                  <a:pt x="83" y="276"/>
                                </a:lnTo>
                                <a:close/>
                                <a:moveTo>
                                  <a:pt x="88" y="368"/>
                                </a:moveTo>
                                <a:lnTo>
                                  <a:pt x="88" y="451"/>
                                </a:lnTo>
                                <a:lnTo>
                                  <a:pt x="89" y="451"/>
                                </a:lnTo>
                                <a:lnTo>
                                  <a:pt x="89" y="368"/>
                                </a:lnTo>
                                <a:lnTo>
                                  <a:pt x="88" y="368"/>
                                </a:lnTo>
                                <a:close/>
                                <a:moveTo>
                                  <a:pt x="68" y="460"/>
                                </a:moveTo>
                                <a:lnTo>
                                  <a:pt x="68" y="543"/>
                                </a:lnTo>
                                <a:lnTo>
                                  <a:pt x="89" y="543"/>
                                </a:lnTo>
                                <a:lnTo>
                                  <a:pt x="89" y="460"/>
                                </a:lnTo>
                                <a:lnTo>
                                  <a:pt x="68" y="460"/>
                                </a:lnTo>
                                <a:close/>
                              </a:path>
                            </a:pathLst>
                          </a:custGeom>
                          <a:noFill/>
                          <a:ln w="517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91" name="Rectangle 1091"/>
                        <wps:cNvSpPr>
                          <a:spLocks noChangeArrowheads="1"/>
                        </wps:cNvSpPr>
                        <wps:spPr bwMode="auto">
                          <a:xfrm>
                            <a:off x="7481" y="3380"/>
                            <a:ext cx="85" cy="83"/>
                          </a:xfrm>
                          <a:prstGeom prst="rect">
                            <a:avLst/>
                          </a:prstGeom>
                          <a:solidFill>
                            <a:srgbClr val="BEBEB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2" name="AutoShape 1090"/>
                        <wps:cNvSpPr>
                          <a:spLocks/>
                        </wps:cNvSpPr>
                        <wps:spPr bwMode="auto">
                          <a:xfrm>
                            <a:off x="7481" y="3380"/>
                            <a:ext cx="85" cy="452"/>
                          </a:xfrm>
                          <a:custGeom>
                            <a:avLst/>
                            <a:gdLst>
                              <a:gd name="T0" fmla="+- 0 7481 7481"/>
                              <a:gd name="T1" fmla="*/ T0 w 85"/>
                              <a:gd name="T2" fmla="+- 0 3381 3381"/>
                              <a:gd name="T3" fmla="*/ 3381 h 452"/>
                              <a:gd name="T4" fmla="+- 0 7481 7481"/>
                              <a:gd name="T5" fmla="*/ T4 w 85"/>
                              <a:gd name="T6" fmla="+- 0 3464 3381"/>
                              <a:gd name="T7" fmla="*/ 3464 h 452"/>
                              <a:gd name="T8" fmla="+- 0 7566 7481"/>
                              <a:gd name="T9" fmla="*/ T8 w 85"/>
                              <a:gd name="T10" fmla="+- 0 3464 3381"/>
                              <a:gd name="T11" fmla="*/ 3464 h 452"/>
                              <a:gd name="T12" fmla="+- 0 7566 7481"/>
                              <a:gd name="T13" fmla="*/ T12 w 85"/>
                              <a:gd name="T14" fmla="+- 0 3381 3381"/>
                              <a:gd name="T15" fmla="*/ 3381 h 452"/>
                              <a:gd name="T16" fmla="+- 0 7481 7481"/>
                              <a:gd name="T17" fmla="*/ T16 w 85"/>
                              <a:gd name="T18" fmla="+- 0 3381 3381"/>
                              <a:gd name="T19" fmla="*/ 3381 h 452"/>
                              <a:gd name="T20" fmla="+- 0 7564 7481"/>
                              <a:gd name="T21" fmla="*/ T20 w 85"/>
                              <a:gd name="T22" fmla="+- 0 3473 3381"/>
                              <a:gd name="T23" fmla="*/ 3473 h 452"/>
                              <a:gd name="T24" fmla="+- 0 7564 7481"/>
                              <a:gd name="T25" fmla="*/ T24 w 85"/>
                              <a:gd name="T26" fmla="+- 0 3556 3381"/>
                              <a:gd name="T27" fmla="*/ 3556 h 452"/>
                              <a:gd name="T28" fmla="+- 0 7566 7481"/>
                              <a:gd name="T29" fmla="*/ T28 w 85"/>
                              <a:gd name="T30" fmla="+- 0 3556 3381"/>
                              <a:gd name="T31" fmla="*/ 3556 h 452"/>
                              <a:gd name="T32" fmla="+- 0 7566 7481"/>
                              <a:gd name="T33" fmla="*/ T32 w 85"/>
                              <a:gd name="T34" fmla="+- 0 3473 3381"/>
                              <a:gd name="T35" fmla="*/ 3473 h 452"/>
                              <a:gd name="T36" fmla="+- 0 7564 7481"/>
                              <a:gd name="T37" fmla="*/ T36 w 85"/>
                              <a:gd name="T38" fmla="+- 0 3473 3381"/>
                              <a:gd name="T39" fmla="*/ 3473 h 452"/>
                              <a:gd name="T40" fmla="+- 0 7565 7481"/>
                              <a:gd name="T41" fmla="*/ T40 w 85"/>
                              <a:gd name="T42" fmla="+- 0 3565 3381"/>
                              <a:gd name="T43" fmla="*/ 3565 h 452"/>
                              <a:gd name="T44" fmla="+- 0 7565 7481"/>
                              <a:gd name="T45" fmla="*/ T44 w 85"/>
                              <a:gd name="T46" fmla="+- 0 3648 3381"/>
                              <a:gd name="T47" fmla="*/ 3648 h 452"/>
                              <a:gd name="T48" fmla="+- 0 7566 7481"/>
                              <a:gd name="T49" fmla="*/ T48 w 85"/>
                              <a:gd name="T50" fmla="+- 0 3648 3381"/>
                              <a:gd name="T51" fmla="*/ 3648 h 452"/>
                              <a:gd name="T52" fmla="+- 0 7566 7481"/>
                              <a:gd name="T53" fmla="*/ T52 w 85"/>
                              <a:gd name="T54" fmla="+- 0 3565 3381"/>
                              <a:gd name="T55" fmla="*/ 3565 h 452"/>
                              <a:gd name="T56" fmla="+- 0 7565 7481"/>
                              <a:gd name="T57" fmla="*/ T56 w 85"/>
                              <a:gd name="T58" fmla="+- 0 3565 3381"/>
                              <a:gd name="T59" fmla="*/ 3565 h 452"/>
                              <a:gd name="T60" fmla="+- 0 7549 7481"/>
                              <a:gd name="T61" fmla="*/ T60 w 85"/>
                              <a:gd name="T62" fmla="+- 0 3657 3381"/>
                              <a:gd name="T63" fmla="*/ 3657 h 452"/>
                              <a:gd name="T64" fmla="+- 0 7549 7481"/>
                              <a:gd name="T65" fmla="*/ T64 w 85"/>
                              <a:gd name="T66" fmla="+- 0 3740 3381"/>
                              <a:gd name="T67" fmla="*/ 3740 h 452"/>
                              <a:gd name="T68" fmla="+- 0 7566 7481"/>
                              <a:gd name="T69" fmla="*/ T68 w 85"/>
                              <a:gd name="T70" fmla="+- 0 3740 3381"/>
                              <a:gd name="T71" fmla="*/ 3740 h 452"/>
                              <a:gd name="T72" fmla="+- 0 7566 7481"/>
                              <a:gd name="T73" fmla="*/ T72 w 85"/>
                              <a:gd name="T74" fmla="+- 0 3657 3381"/>
                              <a:gd name="T75" fmla="*/ 3657 h 452"/>
                              <a:gd name="T76" fmla="+- 0 7549 7481"/>
                              <a:gd name="T77" fmla="*/ T76 w 85"/>
                              <a:gd name="T78" fmla="+- 0 3657 3381"/>
                              <a:gd name="T79" fmla="*/ 3657 h 452"/>
                              <a:gd name="T80" fmla="+- 0 7566 7481"/>
                              <a:gd name="T81" fmla="*/ T80 w 85"/>
                              <a:gd name="T82" fmla="+- 0 3749 3381"/>
                              <a:gd name="T83" fmla="*/ 3749 h 452"/>
                              <a:gd name="T84" fmla="+- 0 7566 7481"/>
                              <a:gd name="T85" fmla="*/ T84 w 85"/>
                              <a:gd name="T86" fmla="+- 0 3832 3381"/>
                              <a:gd name="T87" fmla="*/ 3832 h 452"/>
                              <a:gd name="T88" fmla="+- 0 7566 7481"/>
                              <a:gd name="T89" fmla="*/ T88 w 85"/>
                              <a:gd name="T90" fmla="+- 0 3832 3381"/>
                              <a:gd name="T91" fmla="*/ 3832 h 452"/>
                              <a:gd name="T92" fmla="+- 0 7566 7481"/>
                              <a:gd name="T93" fmla="*/ T92 w 85"/>
                              <a:gd name="T94" fmla="+- 0 3749 3381"/>
                              <a:gd name="T95" fmla="*/ 3749 h 4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85" h="452">
                                <a:moveTo>
                                  <a:pt x="0" y="0"/>
                                </a:moveTo>
                                <a:lnTo>
                                  <a:pt x="0" y="83"/>
                                </a:lnTo>
                                <a:lnTo>
                                  <a:pt x="85" y="83"/>
                                </a:lnTo>
                                <a:lnTo>
                                  <a:pt x="85" y="0"/>
                                </a:lnTo>
                                <a:lnTo>
                                  <a:pt x="0" y="0"/>
                                </a:lnTo>
                                <a:close/>
                                <a:moveTo>
                                  <a:pt x="83" y="92"/>
                                </a:moveTo>
                                <a:lnTo>
                                  <a:pt x="83" y="175"/>
                                </a:lnTo>
                                <a:lnTo>
                                  <a:pt x="85" y="175"/>
                                </a:lnTo>
                                <a:lnTo>
                                  <a:pt x="85" y="92"/>
                                </a:lnTo>
                                <a:lnTo>
                                  <a:pt x="83" y="92"/>
                                </a:lnTo>
                                <a:close/>
                                <a:moveTo>
                                  <a:pt x="84" y="184"/>
                                </a:moveTo>
                                <a:lnTo>
                                  <a:pt x="84" y="267"/>
                                </a:lnTo>
                                <a:lnTo>
                                  <a:pt x="85" y="267"/>
                                </a:lnTo>
                                <a:lnTo>
                                  <a:pt x="85" y="184"/>
                                </a:lnTo>
                                <a:lnTo>
                                  <a:pt x="84" y="184"/>
                                </a:lnTo>
                                <a:close/>
                                <a:moveTo>
                                  <a:pt x="68" y="276"/>
                                </a:moveTo>
                                <a:lnTo>
                                  <a:pt x="68" y="359"/>
                                </a:lnTo>
                                <a:lnTo>
                                  <a:pt x="85" y="359"/>
                                </a:lnTo>
                                <a:lnTo>
                                  <a:pt x="85" y="276"/>
                                </a:lnTo>
                                <a:lnTo>
                                  <a:pt x="68" y="276"/>
                                </a:lnTo>
                                <a:close/>
                                <a:moveTo>
                                  <a:pt x="85" y="368"/>
                                </a:moveTo>
                                <a:lnTo>
                                  <a:pt x="85" y="451"/>
                                </a:lnTo>
                                <a:lnTo>
                                  <a:pt x="85" y="368"/>
                                </a:lnTo>
                                <a:close/>
                              </a:path>
                            </a:pathLst>
                          </a:custGeom>
                          <a:noFill/>
                          <a:ln w="517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93" name="Rectangle 1089"/>
                        <wps:cNvSpPr>
                          <a:spLocks noChangeArrowheads="1"/>
                        </wps:cNvSpPr>
                        <wps:spPr bwMode="auto">
                          <a:xfrm>
                            <a:off x="7473" y="3841"/>
                            <a:ext cx="93" cy="83"/>
                          </a:xfrm>
                          <a:prstGeom prst="rect">
                            <a:avLst/>
                          </a:prstGeom>
                          <a:solidFill>
                            <a:srgbClr val="BEBEB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4" name="Rectangle 1088"/>
                        <wps:cNvSpPr>
                          <a:spLocks noChangeArrowheads="1"/>
                        </wps:cNvSpPr>
                        <wps:spPr bwMode="auto">
                          <a:xfrm>
                            <a:off x="7473" y="3841"/>
                            <a:ext cx="93" cy="83"/>
                          </a:xfrm>
                          <a:prstGeom prst="rect">
                            <a:avLst/>
                          </a:prstGeom>
                          <a:noFill/>
                          <a:ln w="517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95" name="Rectangle 1087"/>
                        <wps:cNvSpPr>
                          <a:spLocks noChangeArrowheads="1"/>
                        </wps:cNvSpPr>
                        <wps:spPr bwMode="auto">
                          <a:xfrm>
                            <a:off x="7487" y="3933"/>
                            <a:ext cx="79" cy="83"/>
                          </a:xfrm>
                          <a:prstGeom prst="rect">
                            <a:avLst/>
                          </a:prstGeom>
                          <a:solidFill>
                            <a:srgbClr val="BEBEB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6" name="AutoShape 1086"/>
                        <wps:cNvSpPr>
                          <a:spLocks/>
                        </wps:cNvSpPr>
                        <wps:spPr bwMode="auto">
                          <a:xfrm>
                            <a:off x="7487" y="3933"/>
                            <a:ext cx="79" cy="1097"/>
                          </a:xfrm>
                          <a:custGeom>
                            <a:avLst/>
                            <a:gdLst>
                              <a:gd name="T0" fmla="+- 0 7488 7488"/>
                              <a:gd name="T1" fmla="*/ T0 w 79"/>
                              <a:gd name="T2" fmla="+- 0 3933 3933"/>
                              <a:gd name="T3" fmla="*/ 3933 h 1097"/>
                              <a:gd name="T4" fmla="+- 0 7488 7488"/>
                              <a:gd name="T5" fmla="*/ T4 w 79"/>
                              <a:gd name="T6" fmla="+- 0 4016 3933"/>
                              <a:gd name="T7" fmla="*/ 4016 h 1097"/>
                              <a:gd name="T8" fmla="+- 0 7566 7488"/>
                              <a:gd name="T9" fmla="*/ T8 w 79"/>
                              <a:gd name="T10" fmla="+- 0 4016 3933"/>
                              <a:gd name="T11" fmla="*/ 4016 h 1097"/>
                              <a:gd name="T12" fmla="+- 0 7566 7488"/>
                              <a:gd name="T13" fmla="*/ T12 w 79"/>
                              <a:gd name="T14" fmla="+- 0 3933 3933"/>
                              <a:gd name="T15" fmla="*/ 3933 h 1097"/>
                              <a:gd name="T16" fmla="+- 0 7488 7488"/>
                              <a:gd name="T17" fmla="*/ T16 w 79"/>
                              <a:gd name="T18" fmla="+- 0 3933 3933"/>
                              <a:gd name="T19" fmla="*/ 3933 h 1097"/>
                              <a:gd name="T20" fmla="+- 0 7566 7488"/>
                              <a:gd name="T21" fmla="*/ T20 w 79"/>
                              <a:gd name="T22" fmla="+- 0 4025 3933"/>
                              <a:gd name="T23" fmla="*/ 4025 h 1097"/>
                              <a:gd name="T24" fmla="+- 0 7566 7488"/>
                              <a:gd name="T25" fmla="*/ T24 w 79"/>
                              <a:gd name="T26" fmla="+- 0 4108 3933"/>
                              <a:gd name="T27" fmla="*/ 4108 h 1097"/>
                              <a:gd name="T28" fmla="+- 0 7566 7488"/>
                              <a:gd name="T29" fmla="*/ T28 w 79"/>
                              <a:gd name="T30" fmla="+- 0 4108 3933"/>
                              <a:gd name="T31" fmla="*/ 4108 h 1097"/>
                              <a:gd name="T32" fmla="+- 0 7566 7488"/>
                              <a:gd name="T33" fmla="*/ T32 w 79"/>
                              <a:gd name="T34" fmla="+- 0 4025 3933"/>
                              <a:gd name="T35" fmla="*/ 4025 h 1097"/>
                              <a:gd name="T36" fmla="+- 0 7566 7488"/>
                              <a:gd name="T37" fmla="*/ T36 w 79"/>
                              <a:gd name="T38" fmla="+- 0 4025 3933"/>
                              <a:gd name="T39" fmla="*/ 4025 h 1097"/>
                              <a:gd name="T40" fmla="+- 0 7565 7488"/>
                              <a:gd name="T41" fmla="*/ T40 w 79"/>
                              <a:gd name="T42" fmla="+- 0 4117 3933"/>
                              <a:gd name="T43" fmla="*/ 4117 h 1097"/>
                              <a:gd name="T44" fmla="+- 0 7565 7488"/>
                              <a:gd name="T45" fmla="*/ T44 w 79"/>
                              <a:gd name="T46" fmla="+- 0 4200 3933"/>
                              <a:gd name="T47" fmla="*/ 4200 h 1097"/>
                              <a:gd name="T48" fmla="+- 0 7566 7488"/>
                              <a:gd name="T49" fmla="*/ T48 w 79"/>
                              <a:gd name="T50" fmla="+- 0 4200 3933"/>
                              <a:gd name="T51" fmla="*/ 4200 h 1097"/>
                              <a:gd name="T52" fmla="+- 0 7566 7488"/>
                              <a:gd name="T53" fmla="*/ T52 w 79"/>
                              <a:gd name="T54" fmla="+- 0 4117 3933"/>
                              <a:gd name="T55" fmla="*/ 4117 h 1097"/>
                              <a:gd name="T56" fmla="+- 0 7565 7488"/>
                              <a:gd name="T57" fmla="*/ T56 w 79"/>
                              <a:gd name="T58" fmla="+- 0 4117 3933"/>
                              <a:gd name="T59" fmla="*/ 4117 h 1097"/>
                              <a:gd name="T60" fmla="+- 0 7566 7488"/>
                              <a:gd name="T61" fmla="*/ T60 w 79"/>
                              <a:gd name="T62" fmla="+- 0 4210 3933"/>
                              <a:gd name="T63" fmla="*/ 4210 h 1097"/>
                              <a:gd name="T64" fmla="+- 0 7566 7488"/>
                              <a:gd name="T65" fmla="*/ T64 w 79"/>
                              <a:gd name="T66" fmla="+- 0 4292 3933"/>
                              <a:gd name="T67" fmla="*/ 4292 h 1097"/>
                              <a:gd name="T68" fmla="+- 0 7566 7488"/>
                              <a:gd name="T69" fmla="*/ T68 w 79"/>
                              <a:gd name="T70" fmla="+- 0 4292 3933"/>
                              <a:gd name="T71" fmla="*/ 4292 h 1097"/>
                              <a:gd name="T72" fmla="+- 0 7566 7488"/>
                              <a:gd name="T73" fmla="*/ T72 w 79"/>
                              <a:gd name="T74" fmla="+- 0 4210 3933"/>
                              <a:gd name="T75" fmla="*/ 4210 h 1097"/>
                              <a:gd name="T76" fmla="+- 0 7566 7488"/>
                              <a:gd name="T77" fmla="*/ T76 w 79"/>
                              <a:gd name="T78" fmla="+- 0 4302 3933"/>
                              <a:gd name="T79" fmla="*/ 4302 h 1097"/>
                              <a:gd name="T80" fmla="+- 0 7566 7488"/>
                              <a:gd name="T81" fmla="*/ T80 w 79"/>
                              <a:gd name="T82" fmla="+- 0 4385 3933"/>
                              <a:gd name="T83" fmla="*/ 4385 h 1097"/>
                              <a:gd name="T84" fmla="+- 0 7566 7488"/>
                              <a:gd name="T85" fmla="*/ T84 w 79"/>
                              <a:gd name="T86" fmla="+- 0 4385 3933"/>
                              <a:gd name="T87" fmla="*/ 4385 h 1097"/>
                              <a:gd name="T88" fmla="+- 0 7566 7488"/>
                              <a:gd name="T89" fmla="*/ T88 w 79"/>
                              <a:gd name="T90" fmla="+- 0 4302 3933"/>
                              <a:gd name="T91" fmla="*/ 4302 h 1097"/>
                              <a:gd name="T92" fmla="+- 0 7545 7488"/>
                              <a:gd name="T93" fmla="*/ T92 w 79"/>
                              <a:gd name="T94" fmla="+- 0 4394 3933"/>
                              <a:gd name="T95" fmla="*/ 4394 h 1097"/>
                              <a:gd name="T96" fmla="+- 0 7545 7488"/>
                              <a:gd name="T97" fmla="*/ T96 w 79"/>
                              <a:gd name="T98" fmla="+- 0 4477 3933"/>
                              <a:gd name="T99" fmla="*/ 4477 h 1097"/>
                              <a:gd name="T100" fmla="+- 0 7566 7488"/>
                              <a:gd name="T101" fmla="*/ T100 w 79"/>
                              <a:gd name="T102" fmla="+- 0 4477 3933"/>
                              <a:gd name="T103" fmla="*/ 4477 h 1097"/>
                              <a:gd name="T104" fmla="+- 0 7566 7488"/>
                              <a:gd name="T105" fmla="*/ T104 w 79"/>
                              <a:gd name="T106" fmla="+- 0 4394 3933"/>
                              <a:gd name="T107" fmla="*/ 4394 h 1097"/>
                              <a:gd name="T108" fmla="+- 0 7545 7488"/>
                              <a:gd name="T109" fmla="*/ T108 w 79"/>
                              <a:gd name="T110" fmla="+- 0 4394 3933"/>
                              <a:gd name="T111" fmla="*/ 4394 h 1097"/>
                              <a:gd name="T112" fmla="+- 0 7566 7488"/>
                              <a:gd name="T113" fmla="*/ T112 w 79"/>
                              <a:gd name="T114" fmla="+- 0 4486 3933"/>
                              <a:gd name="T115" fmla="*/ 4486 h 1097"/>
                              <a:gd name="T116" fmla="+- 0 7566 7488"/>
                              <a:gd name="T117" fmla="*/ T116 w 79"/>
                              <a:gd name="T118" fmla="+- 0 4569 3933"/>
                              <a:gd name="T119" fmla="*/ 4569 h 1097"/>
                              <a:gd name="T120" fmla="+- 0 7566 7488"/>
                              <a:gd name="T121" fmla="*/ T120 w 79"/>
                              <a:gd name="T122" fmla="+- 0 4569 3933"/>
                              <a:gd name="T123" fmla="*/ 4569 h 1097"/>
                              <a:gd name="T124" fmla="+- 0 7566 7488"/>
                              <a:gd name="T125" fmla="*/ T124 w 79"/>
                              <a:gd name="T126" fmla="+- 0 4486 3933"/>
                              <a:gd name="T127" fmla="*/ 4486 h 1097"/>
                              <a:gd name="T128" fmla="+- 0 7566 7488"/>
                              <a:gd name="T129" fmla="*/ T128 w 79"/>
                              <a:gd name="T130" fmla="+- 0 4486 3933"/>
                              <a:gd name="T131" fmla="*/ 4486 h 1097"/>
                              <a:gd name="T132" fmla="+- 0 7566 7488"/>
                              <a:gd name="T133" fmla="*/ T132 w 79"/>
                              <a:gd name="T134" fmla="+- 0 4578 3933"/>
                              <a:gd name="T135" fmla="*/ 4578 h 1097"/>
                              <a:gd name="T136" fmla="+- 0 7566 7488"/>
                              <a:gd name="T137" fmla="*/ T136 w 79"/>
                              <a:gd name="T138" fmla="+- 0 4661 3933"/>
                              <a:gd name="T139" fmla="*/ 4661 h 1097"/>
                              <a:gd name="T140" fmla="+- 0 7566 7488"/>
                              <a:gd name="T141" fmla="*/ T140 w 79"/>
                              <a:gd name="T142" fmla="+- 0 4661 3933"/>
                              <a:gd name="T143" fmla="*/ 4661 h 1097"/>
                              <a:gd name="T144" fmla="+- 0 7566 7488"/>
                              <a:gd name="T145" fmla="*/ T144 w 79"/>
                              <a:gd name="T146" fmla="+- 0 4578 3933"/>
                              <a:gd name="T147" fmla="*/ 4578 h 1097"/>
                              <a:gd name="T148" fmla="+- 0 7566 7488"/>
                              <a:gd name="T149" fmla="*/ T148 w 79"/>
                              <a:gd name="T150" fmla="+- 0 4670 3933"/>
                              <a:gd name="T151" fmla="*/ 4670 h 1097"/>
                              <a:gd name="T152" fmla="+- 0 7566 7488"/>
                              <a:gd name="T153" fmla="*/ T152 w 79"/>
                              <a:gd name="T154" fmla="+- 0 4753 3933"/>
                              <a:gd name="T155" fmla="*/ 4753 h 1097"/>
                              <a:gd name="T156" fmla="+- 0 7566 7488"/>
                              <a:gd name="T157" fmla="*/ T156 w 79"/>
                              <a:gd name="T158" fmla="+- 0 4753 3933"/>
                              <a:gd name="T159" fmla="*/ 4753 h 1097"/>
                              <a:gd name="T160" fmla="+- 0 7566 7488"/>
                              <a:gd name="T161" fmla="*/ T160 w 79"/>
                              <a:gd name="T162" fmla="+- 0 4670 3933"/>
                              <a:gd name="T163" fmla="*/ 4670 h 1097"/>
                              <a:gd name="T164" fmla="+- 0 7566 7488"/>
                              <a:gd name="T165" fmla="*/ T164 w 79"/>
                              <a:gd name="T166" fmla="+- 0 4670 3933"/>
                              <a:gd name="T167" fmla="*/ 4670 h 1097"/>
                              <a:gd name="T168" fmla="+- 0 7561 7488"/>
                              <a:gd name="T169" fmla="*/ T168 w 79"/>
                              <a:gd name="T170" fmla="+- 0 4762 3933"/>
                              <a:gd name="T171" fmla="*/ 4762 h 1097"/>
                              <a:gd name="T172" fmla="+- 0 7561 7488"/>
                              <a:gd name="T173" fmla="*/ T172 w 79"/>
                              <a:gd name="T174" fmla="+- 0 4845 3933"/>
                              <a:gd name="T175" fmla="*/ 4845 h 1097"/>
                              <a:gd name="T176" fmla="+- 0 7566 7488"/>
                              <a:gd name="T177" fmla="*/ T176 w 79"/>
                              <a:gd name="T178" fmla="+- 0 4845 3933"/>
                              <a:gd name="T179" fmla="*/ 4845 h 1097"/>
                              <a:gd name="T180" fmla="+- 0 7566 7488"/>
                              <a:gd name="T181" fmla="*/ T180 w 79"/>
                              <a:gd name="T182" fmla="+- 0 4762 3933"/>
                              <a:gd name="T183" fmla="*/ 4762 h 1097"/>
                              <a:gd name="T184" fmla="+- 0 7561 7488"/>
                              <a:gd name="T185" fmla="*/ T184 w 79"/>
                              <a:gd name="T186" fmla="+- 0 4762 3933"/>
                              <a:gd name="T187" fmla="*/ 4762 h 1097"/>
                              <a:gd name="T188" fmla="+- 0 7558 7488"/>
                              <a:gd name="T189" fmla="*/ T188 w 79"/>
                              <a:gd name="T190" fmla="+- 0 4854 3933"/>
                              <a:gd name="T191" fmla="*/ 4854 h 1097"/>
                              <a:gd name="T192" fmla="+- 0 7558 7488"/>
                              <a:gd name="T193" fmla="*/ T192 w 79"/>
                              <a:gd name="T194" fmla="+- 0 4937 3933"/>
                              <a:gd name="T195" fmla="*/ 4937 h 1097"/>
                              <a:gd name="T196" fmla="+- 0 7566 7488"/>
                              <a:gd name="T197" fmla="*/ T196 w 79"/>
                              <a:gd name="T198" fmla="+- 0 4937 3933"/>
                              <a:gd name="T199" fmla="*/ 4937 h 1097"/>
                              <a:gd name="T200" fmla="+- 0 7566 7488"/>
                              <a:gd name="T201" fmla="*/ T200 w 79"/>
                              <a:gd name="T202" fmla="+- 0 4854 3933"/>
                              <a:gd name="T203" fmla="*/ 4854 h 1097"/>
                              <a:gd name="T204" fmla="+- 0 7558 7488"/>
                              <a:gd name="T205" fmla="*/ T204 w 79"/>
                              <a:gd name="T206" fmla="+- 0 4854 3933"/>
                              <a:gd name="T207" fmla="*/ 4854 h 1097"/>
                              <a:gd name="T208" fmla="+- 0 7562 7488"/>
                              <a:gd name="T209" fmla="*/ T208 w 79"/>
                              <a:gd name="T210" fmla="+- 0 4946 3933"/>
                              <a:gd name="T211" fmla="*/ 4946 h 1097"/>
                              <a:gd name="T212" fmla="+- 0 7562 7488"/>
                              <a:gd name="T213" fmla="*/ T212 w 79"/>
                              <a:gd name="T214" fmla="+- 0 5029 3933"/>
                              <a:gd name="T215" fmla="*/ 5029 h 1097"/>
                              <a:gd name="T216" fmla="+- 0 7566 7488"/>
                              <a:gd name="T217" fmla="*/ T216 w 79"/>
                              <a:gd name="T218" fmla="+- 0 5029 3933"/>
                              <a:gd name="T219" fmla="*/ 5029 h 1097"/>
                              <a:gd name="T220" fmla="+- 0 7566 7488"/>
                              <a:gd name="T221" fmla="*/ T220 w 79"/>
                              <a:gd name="T222" fmla="+- 0 4946 3933"/>
                              <a:gd name="T223" fmla="*/ 4946 h 1097"/>
                              <a:gd name="T224" fmla="+- 0 7562 7488"/>
                              <a:gd name="T225" fmla="*/ T224 w 79"/>
                              <a:gd name="T226" fmla="+- 0 4946 3933"/>
                              <a:gd name="T227" fmla="*/ 4946 h 109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79" h="1097">
                                <a:moveTo>
                                  <a:pt x="0" y="0"/>
                                </a:moveTo>
                                <a:lnTo>
                                  <a:pt x="0" y="83"/>
                                </a:lnTo>
                                <a:lnTo>
                                  <a:pt x="78" y="83"/>
                                </a:lnTo>
                                <a:lnTo>
                                  <a:pt x="78" y="0"/>
                                </a:lnTo>
                                <a:lnTo>
                                  <a:pt x="0" y="0"/>
                                </a:lnTo>
                                <a:close/>
                                <a:moveTo>
                                  <a:pt x="78" y="92"/>
                                </a:moveTo>
                                <a:lnTo>
                                  <a:pt x="78" y="175"/>
                                </a:lnTo>
                                <a:lnTo>
                                  <a:pt x="78" y="92"/>
                                </a:lnTo>
                                <a:close/>
                                <a:moveTo>
                                  <a:pt x="77" y="184"/>
                                </a:moveTo>
                                <a:lnTo>
                                  <a:pt x="77" y="267"/>
                                </a:lnTo>
                                <a:lnTo>
                                  <a:pt x="78" y="267"/>
                                </a:lnTo>
                                <a:lnTo>
                                  <a:pt x="78" y="184"/>
                                </a:lnTo>
                                <a:lnTo>
                                  <a:pt x="77" y="184"/>
                                </a:lnTo>
                                <a:close/>
                                <a:moveTo>
                                  <a:pt x="78" y="277"/>
                                </a:moveTo>
                                <a:lnTo>
                                  <a:pt x="78" y="359"/>
                                </a:lnTo>
                                <a:lnTo>
                                  <a:pt x="78" y="277"/>
                                </a:lnTo>
                                <a:close/>
                                <a:moveTo>
                                  <a:pt x="78" y="369"/>
                                </a:moveTo>
                                <a:lnTo>
                                  <a:pt x="78" y="452"/>
                                </a:lnTo>
                                <a:lnTo>
                                  <a:pt x="78" y="369"/>
                                </a:lnTo>
                                <a:close/>
                                <a:moveTo>
                                  <a:pt x="57" y="461"/>
                                </a:moveTo>
                                <a:lnTo>
                                  <a:pt x="57" y="544"/>
                                </a:lnTo>
                                <a:lnTo>
                                  <a:pt x="78" y="544"/>
                                </a:lnTo>
                                <a:lnTo>
                                  <a:pt x="78" y="461"/>
                                </a:lnTo>
                                <a:lnTo>
                                  <a:pt x="57" y="461"/>
                                </a:lnTo>
                                <a:close/>
                                <a:moveTo>
                                  <a:pt x="78" y="553"/>
                                </a:moveTo>
                                <a:lnTo>
                                  <a:pt x="78" y="636"/>
                                </a:lnTo>
                                <a:lnTo>
                                  <a:pt x="78" y="553"/>
                                </a:lnTo>
                                <a:close/>
                                <a:moveTo>
                                  <a:pt x="78" y="645"/>
                                </a:moveTo>
                                <a:lnTo>
                                  <a:pt x="78" y="728"/>
                                </a:lnTo>
                                <a:lnTo>
                                  <a:pt x="78" y="645"/>
                                </a:lnTo>
                                <a:close/>
                                <a:moveTo>
                                  <a:pt x="78" y="737"/>
                                </a:moveTo>
                                <a:lnTo>
                                  <a:pt x="78" y="820"/>
                                </a:lnTo>
                                <a:lnTo>
                                  <a:pt x="78" y="737"/>
                                </a:lnTo>
                                <a:close/>
                                <a:moveTo>
                                  <a:pt x="73" y="829"/>
                                </a:moveTo>
                                <a:lnTo>
                                  <a:pt x="73" y="912"/>
                                </a:lnTo>
                                <a:lnTo>
                                  <a:pt x="78" y="912"/>
                                </a:lnTo>
                                <a:lnTo>
                                  <a:pt x="78" y="829"/>
                                </a:lnTo>
                                <a:lnTo>
                                  <a:pt x="73" y="829"/>
                                </a:lnTo>
                                <a:close/>
                                <a:moveTo>
                                  <a:pt x="70" y="921"/>
                                </a:moveTo>
                                <a:lnTo>
                                  <a:pt x="70" y="1004"/>
                                </a:lnTo>
                                <a:lnTo>
                                  <a:pt x="78" y="1004"/>
                                </a:lnTo>
                                <a:lnTo>
                                  <a:pt x="78" y="921"/>
                                </a:lnTo>
                                <a:lnTo>
                                  <a:pt x="70" y="921"/>
                                </a:lnTo>
                                <a:close/>
                                <a:moveTo>
                                  <a:pt x="74" y="1013"/>
                                </a:moveTo>
                                <a:lnTo>
                                  <a:pt x="74" y="1096"/>
                                </a:lnTo>
                                <a:lnTo>
                                  <a:pt x="78" y="1096"/>
                                </a:lnTo>
                                <a:lnTo>
                                  <a:pt x="78" y="1013"/>
                                </a:lnTo>
                                <a:lnTo>
                                  <a:pt x="74" y="1013"/>
                                </a:lnTo>
                                <a:close/>
                              </a:path>
                            </a:pathLst>
                          </a:custGeom>
                          <a:noFill/>
                          <a:ln w="517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97" name="Rectangle 1085"/>
                        <wps:cNvSpPr>
                          <a:spLocks noChangeArrowheads="1"/>
                        </wps:cNvSpPr>
                        <wps:spPr bwMode="auto">
                          <a:xfrm>
                            <a:off x="7413" y="5038"/>
                            <a:ext cx="153" cy="83"/>
                          </a:xfrm>
                          <a:prstGeom prst="rect">
                            <a:avLst/>
                          </a:prstGeom>
                          <a:solidFill>
                            <a:srgbClr val="BEBEB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8" name="AutoShape 1084"/>
                        <wps:cNvSpPr>
                          <a:spLocks/>
                        </wps:cNvSpPr>
                        <wps:spPr bwMode="auto">
                          <a:xfrm>
                            <a:off x="7413" y="5038"/>
                            <a:ext cx="153" cy="176"/>
                          </a:xfrm>
                          <a:custGeom>
                            <a:avLst/>
                            <a:gdLst>
                              <a:gd name="T0" fmla="+- 0 7413 7413"/>
                              <a:gd name="T1" fmla="*/ T0 w 153"/>
                              <a:gd name="T2" fmla="+- 0 5039 5039"/>
                              <a:gd name="T3" fmla="*/ 5039 h 176"/>
                              <a:gd name="T4" fmla="+- 0 7413 7413"/>
                              <a:gd name="T5" fmla="*/ T4 w 153"/>
                              <a:gd name="T6" fmla="+- 0 5121 5039"/>
                              <a:gd name="T7" fmla="*/ 5121 h 176"/>
                              <a:gd name="T8" fmla="+- 0 7566 7413"/>
                              <a:gd name="T9" fmla="*/ T8 w 153"/>
                              <a:gd name="T10" fmla="+- 0 5121 5039"/>
                              <a:gd name="T11" fmla="*/ 5121 h 176"/>
                              <a:gd name="T12" fmla="+- 0 7566 7413"/>
                              <a:gd name="T13" fmla="*/ T12 w 153"/>
                              <a:gd name="T14" fmla="+- 0 5039 5039"/>
                              <a:gd name="T15" fmla="*/ 5039 h 176"/>
                              <a:gd name="T16" fmla="+- 0 7413 7413"/>
                              <a:gd name="T17" fmla="*/ T16 w 153"/>
                              <a:gd name="T18" fmla="+- 0 5039 5039"/>
                              <a:gd name="T19" fmla="*/ 5039 h 176"/>
                              <a:gd name="T20" fmla="+- 0 7554 7413"/>
                              <a:gd name="T21" fmla="*/ T20 w 153"/>
                              <a:gd name="T22" fmla="+- 0 5131 5039"/>
                              <a:gd name="T23" fmla="*/ 5131 h 176"/>
                              <a:gd name="T24" fmla="+- 0 7554 7413"/>
                              <a:gd name="T25" fmla="*/ T24 w 153"/>
                              <a:gd name="T26" fmla="+- 0 5214 5039"/>
                              <a:gd name="T27" fmla="*/ 5214 h 176"/>
                              <a:gd name="T28" fmla="+- 0 7566 7413"/>
                              <a:gd name="T29" fmla="*/ T28 w 153"/>
                              <a:gd name="T30" fmla="+- 0 5214 5039"/>
                              <a:gd name="T31" fmla="*/ 5214 h 176"/>
                              <a:gd name="T32" fmla="+- 0 7566 7413"/>
                              <a:gd name="T33" fmla="*/ T32 w 153"/>
                              <a:gd name="T34" fmla="+- 0 5131 5039"/>
                              <a:gd name="T35" fmla="*/ 5131 h 176"/>
                              <a:gd name="T36" fmla="+- 0 7554 7413"/>
                              <a:gd name="T37" fmla="*/ T36 w 153"/>
                              <a:gd name="T38" fmla="+- 0 5131 5039"/>
                              <a:gd name="T39" fmla="*/ 5131 h 1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53" h="176">
                                <a:moveTo>
                                  <a:pt x="0" y="0"/>
                                </a:moveTo>
                                <a:lnTo>
                                  <a:pt x="0" y="82"/>
                                </a:lnTo>
                                <a:lnTo>
                                  <a:pt x="153" y="82"/>
                                </a:lnTo>
                                <a:lnTo>
                                  <a:pt x="153" y="0"/>
                                </a:lnTo>
                                <a:lnTo>
                                  <a:pt x="0" y="0"/>
                                </a:lnTo>
                                <a:close/>
                                <a:moveTo>
                                  <a:pt x="141" y="92"/>
                                </a:moveTo>
                                <a:lnTo>
                                  <a:pt x="141" y="175"/>
                                </a:lnTo>
                                <a:lnTo>
                                  <a:pt x="153" y="175"/>
                                </a:lnTo>
                                <a:lnTo>
                                  <a:pt x="153" y="92"/>
                                </a:lnTo>
                                <a:lnTo>
                                  <a:pt x="141" y="92"/>
                                </a:lnTo>
                                <a:close/>
                              </a:path>
                            </a:pathLst>
                          </a:custGeom>
                          <a:noFill/>
                          <a:ln w="517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99" name="Rectangle 1083"/>
                        <wps:cNvSpPr>
                          <a:spLocks noChangeArrowheads="1"/>
                        </wps:cNvSpPr>
                        <wps:spPr bwMode="auto">
                          <a:xfrm>
                            <a:off x="7473" y="5222"/>
                            <a:ext cx="92" cy="83"/>
                          </a:xfrm>
                          <a:prstGeom prst="rect">
                            <a:avLst/>
                          </a:prstGeom>
                          <a:solidFill>
                            <a:srgbClr val="BEBEB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0" name="AutoShape 1082"/>
                        <wps:cNvSpPr>
                          <a:spLocks/>
                        </wps:cNvSpPr>
                        <wps:spPr bwMode="auto">
                          <a:xfrm>
                            <a:off x="7473" y="5222"/>
                            <a:ext cx="92" cy="360"/>
                          </a:xfrm>
                          <a:custGeom>
                            <a:avLst/>
                            <a:gdLst>
                              <a:gd name="T0" fmla="+- 0 7474 7474"/>
                              <a:gd name="T1" fmla="*/ T0 w 92"/>
                              <a:gd name="T2" fmla="+- 0 5223 5223"/>
                              <a:gd name="T3" fmla="*/ 5223 h 360"/>
                              <a:gd name="T4" fmla="+- 0 7474 7474"/>
                              <a:gd name="T5" fmla="*/ T4 w 92"/>
                              <a:gd name="T6" fmla="+- 0 5306 5223"/>
                              <a:gd name="T7" fmla="*/ 5306 h 360"/>
                              <a:gd name="T8" fmla="+- 0 7566 7474"/>
                              <a:gd name="T9" fmla="*/ T8 w 92"/>
                              <a:gd name="T10" fmla="+- 0 5306 5223"/>
                              <a:gd name="T11" fmla="*/ 5306 h 360"/>
                              <a:gd name="T12" fmla="+- 0 7566 7474"/>
                              <a:gd name="T13" fmla="*/ T12 w 92"/>
                              <a:gd name="T14" fmla="+- 0 5223 5223"/>
                              <a:gd name="T15" fmla="*/ 5223 h 360"/>
                              <a:gd name="T16" fmla="+- 0 7474 7474"/>
                              <a:gd name="T17" fmla="*/ T16 w 92"/>
                              <a:gd name="T18" fmla="+- 0 5223 5223"/>
                              <a:gd name="T19" fmla="*/ 5223 h 360"/>
                              <a:gd name="T20" fmla="+- 0 7563 7474"/>
                              <a:gd name="T21" fmla="*/ T20 w 92"/>
                              <a:gd name="T22" fmla="+- 0 5315 5223"/>
                              <a:gd name="T23" fmla="*/ 5315 h 360"/>
                              <a:gd name="T24" fmla="+- 0 7563 7474"/>
                              <a:gd name="T25" fmla="*/ T24 w 92"/>
                              <a:gd name="T26" fmla="+- 0 5398 5223"/>
                              <a:gd name="T27" fmla="*/ 5398 h 360"/>
                              <a:gd name="T28" fmla="+- 0 7566 7474"/>
                              <a:gd name="T29" fmla="*/ T28 w 92"/>
                              <a:gd name="T30" fmla="+- 0 5398 5223"/>
                              <a:gd name="T31" fmla="*/ 5398 h 360"/>
                              <a:gd name="T32" fmla="+- 0 7566 7474"/>
                              <a:gd name="T33" fmla="*/ T32 w 92"/>
                              <a:gd name="T34" fmla="+- 0 5315 5223"/>
                              <a:gd name="T35" fmla="*/ 5315 h 360"/>
                              <a:gd name="T36" fmla="+- 0 7563 7474"/>
                              <a:gd name="T37" fmla="*/ T36 w 92"/>
                              <a:gd name="T38" fmla="+- 0 5315 5223"/>
                              <a:gd name="T39" fmla="*/ 5315 h 360"/>
                              <a:gd name="T40" fmla="+- 0 7566 7474"/>
                              <a:gd name="T41" fmla="*/ T40 w 92"/>
                              <a:gd name="T42" fmla="+- 0 5407 5223"/>
                              <a:gd name="T43" fmla="*/ 5407 h 360"/>
                              <a:gd name="T44" fmla="+- 0 7566 7474"/>
                              <a:gd name="T45" fmla="*/ T44 w 92"/>
                              <a:gd name="T46" fmla="+- 0 5490 5223"/>
                              <a:gd name="T47" fmla="*/ 5490 h 360"/>
                              <a:gd name="T48" fmla="+- 0 7566 7474"/>
                              <a:gd name="T49" fmla="*/ T48 w 92"/>
                              <a:gd name="T50" fmla="+- 0 5490 5223"/>
                              <a:gd name="T51" fmla="*/ 5490 h 360"/>
                              <a:gd name="T52" fmla="+- 0 7566 7474"/>
                              <a:gd name="T53" fmla="*/ T52 w 92"/>
                              <a:gd name="T54" fmla="+- 0 5407 5223"/>
                              <a:gd name="T55" fmla="*/ 5407 h 360"/>
                              <a:gd name="T56" fmla="+- 0 7549 7474"/>
                              <a:gd name="T57" fmla="*/ T56 w 92"/>
                              <a:gd name="T58" fmla="+- 0 5499 5223"/>
                              <a:gd name="T59" fmla="*/ 5499 h 360"/>
                              <a:gd name="T60" fmla="+- 0 7549 7474"/>
                              <a:gd name="T61" fmla="*/ T60 w 92"/>
                              <a:gd name="T62" fmla="+- 0 5582 5223"/>
                              <a:gd name="T63" fmla="*/ 5582 h 360"/>
                              <a:gd name="T64" fmla="+- 0 7566 7474"/>
                              <a:gd name="T65" fmla="*/ T64 w 92"/>
                              <a:gd name="T66" fmla="+- 0 5582 5223"/>
                              <a:gd name="T67" fmla="*/ 5582 h 360"/>
                              <a:gd name="T68" fmla="+- 0 7566 7474"/>
                              <a:gd name="T69" fmla="*/ T68 w 92"/>
                              <a:gd name="T70" fmla="+- 0 5499 5223"/>
                              <a:gd name="T71" fmla="*/ 5499 h 360"/>
                              <a:gd name="T72" fmla="+- 0 7549 7474"/>
                              <a:gd name="T73" fmla="*/ T72 w 92"/>
                              <a:gd name="T74" fmla="+- 0 5499 5223"/>
                              <a:gd name="T75" fmla="*/ 5499 h 3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92" h="360">
                                <a:moveTo>
                                  <a:pt x="0" y="0"/>
                                </a:moveTo>
                                <a:lnTo>
                                  <a:pt x="0" y="83"/>
                                </a:lnTo>
                                <a:lnTo>
                                  <a:pt x="92" y="83"/>
                                </a:lnTo>
                                <a:lnTo>
                                  <a:pt x="92" y="0"/>
                                </a:lnTo>
                                <a:lnTo>
                                  <a:pt x="0" y="0"/>
                                </a:lnTo>
                                <a:close/>
                                <a:moveTo>
                                  <a:pt x="89" y="92"/>
                                </a:moveTo>
                                <a:lnTo>
                                  <a:pt x="89" y="175"/>
                                </a:lnTo>
                                <a:lnTo>
                                  <a:pt x="92" y="175"/>
                                </a:lnTo>
                                <a:lnTo>
                                  <a:pt x="92" y="92"/>
                                </a:lnTo>
                                <a:lnTo>
                                  <a:pt x="89" y="92"/>
                                </a:lnTo>
                                <a:close/>
                                <a:moveTo>
                                  <a:pt x="92" y="184"/>
                                </a:moveTo>
                                <a:lnTo>
                                  <a:pt x="92" y="267"/>
                                </a:lnTo>
                                <a:lnTo>
                                  <a:pt x="92" y="184"/>
                                </a:lnTo>
                                <a:close/>
                                <a:moveTo>
                                  <a:pt x="75" y="276"/>
                                </a:moveTo>
                                <a:lnTo>
                                  <a:pt x="75" y="359"/>
                                </a:lnTo>
                                <a:lnTo>
                                  <a:pt x="92" y="359"/>
                                </a:lnTo>
                                <a:lnTo>
                                  <a:pt x="92" y="276"/>
                                </a:lnTo>
                                <a:lnTo>
                                  <a:pt x="75" y="276"/>
                                </a:lnTo>
                                <a:close/>
                              </a:path>
                            </a:pathLst>
                          </a:custGeom>
                          <a:noFill/>
                          <a:ln w="517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1" name="Rectangle 1081"/>
                        <wps:cNvSpPr>
                          <a:spLocks noChangeArrowheads="1"/>
                        </wps:cNvSpPr>
                        <wps:spPr bwMode="auto">
                          <a:xfrm>
                            <a:off x="7465" y="5591"/>
                            <a:ext cx="101" cy="83"/>
                          </a:xfrm>
                          <a:prstGeom prst="rect">
                            <a:avLst/>
                          </a:prstGeom>
                          <a:solidFill>
                            <a:srgbClr val="BEBEB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2" name="AutoShape 1080"/>
                        <wps:cNvSpPr>
                          <a:spLocks/>
                        </wps:cNvSpPr>
                        <wps:spPr bwMode="auto">
                          <a:xfrm>
                            <a:off x="7465" y="5591"/>
                            <a:ext cx="101" cy="268"/>
                          </a:xfrm>
                          <a:custGeom>
                            <a:avLst/>
                            <a:gdLst>
                              <a:gd name="T0" fmla="+- 0 7465 7465"/>
                              <a:gd name="T1" fmla="*/ T0 w 101"/>
                              <a:gd name="T2" fmla="+- 0 5591 5591"/>
                              <a:gd name="T3" fmla="*/ 5591 h 268"/>
                              <a:gd name="T4" fmla="+- 0 7465 7465"/>
                              <a:gd name="T5" fmla="*/ T4 w 101"/>
                              <a:gd name="T6" fmla="+- 0 5674 5591"/>
                              <a:gd name="T7" fmla="*/ 5674 h 268"/>
                              <a:gd name="T8" fmla="+- 0 7566 7465"/>
                              <a:gd name="T9" fmla="*/ T8 w 101"/>
                              <a:gd name="T10" fmla="+- 0 5674 5591"/>
                              <a:gd name="T11" fmla="*/ 5674 h 268"/>
                              <a:gd name="T12" fmla="+- 0 7566 7465"/>
                              <a:gd name="T13" fmla="*/ T12 w 101"/>
                              <a:gd name="T14" fmla="+- 0 5591 5591"/>
                              <a:gd name="T15" fmla="*/ 5591 h 268"/>
                              <a:gd name="T16" fmla="+- 0 7465 7465"/>
                              <a:gd name="T17" fmla="*/ T16 w 101"/>
                              <a:gd name="T18" fmla="+- 0 5591 5591"/>
                              <a:gd name="T19" fmla="*/ 5591 h 268"/>
                              <a:gd name="T20" fmla="+- 0 7566 7465"/>
                              <a:gd name="T21" fmla="*/ T20 w 101"/>
                              <a:gd name="T22" fmla="+- 0 5683 5591"/>
                              <a:gd name="T23" fmla="*/ 5683 h 268"/>
                              <a:gd name="T24" fmla="+- 0 7566 7465"/>
                              <a:gd name="T25" fmla="*/ T24 w 101"/>
                              <a:gd name="T26" fmla="+- 0 5766 5591"/>
                              <a:gd name="T27" fmla="*/ 5766 h 268"/>
                              <a:gd name="T28" fmla="+- 0 7566 7465"/>
                              <a:gd name="T29" fmla="*/ T28 w 101"/>
                              <a:gd name="T30" fmla="+- 0 5766 5591"/>
                              <a:gd name="T31" fmla="*/ 5766 h 268"/>
                              <a:gd name="T32" fmla="+- 0 7566 7465"/>
                              <a:gd name="T33" fmla="*/ T32 w 101"/>
                              <a:gd name="T34" fmla="+- 0 5683 5591"/>
                              <a:gd name="T35" fmla="*/ 5683 h 268"/>
                              <a:gd name="T36" fmla="+- 0 7562 7465"/>
                              <a:gd name="T37" fmla="*/ T36 w 101"/>
                              <a:gd name="T38" fmla="+- 0 5775 5591"/>
                              <a:gd name="T39" fmla="*/ 5775 h 268"/>
                              <a:gd name="T40" fmla="+- 0 7562 7465"/>
                              <a:gd name="T41" fmla="*/ T40 w 101"/>
                              <a:gd name="T42" fmla="+- 0 5858 5591"/>
                              <a:gd name="T43" fmla="*/ 5858 h 268"/>
                              <a:gd name="T44" fmla="+- 0 7566 7465"/>
                              <a:gd name="T45" fmla="*/ T44 w 101"/>
                              <a:gd name="T46" fmla="+- 0 5858 5591"/>
                              <a:gd name="T47" fmla="*/ 5858 h 268"/>
                              <a:gd name="T48" fmla="+- 0 7566 7465"/>
                              <a:gd name="T49" fmla="*/ T48 w 101"/>
                              <a:gd name="T50" fmla="+- 0 5775 5591"/>
                              <a:gd name="T51" fmla="*/ 5775 h 268"/>
                              <a:gd name="T52" fmla="+- 0 7562 7465"/>
                              <a:gd name="T53" fmla="*/ T52 w 101"/>
                              <a:gd name="T54" fmla="+- 0 5775 5591"/>
                              <a:gd name="T55" fmla="*/ 5775 h 2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01" h="268">
                                <a:moveTo>
                                  <a:pt x="0" y="0"/>
                                </a:moveTo>
                                <a:lnTo>
                                  <a:pt x="0" y="83"/>
                                </a:lnTo>
                                <a:lnTo>
                                  <a:pt x="101" y="83"/>
                                </a:lnTo>
                                <a:lnTo>
                                  <a:pt x="101" y="0"/>
                                </a:lnTo>
                                <a:lnTo>
                                  <a:pt x="0" y="0"/>
                                </a:lnTo>
                                <a:close/>
                                <a:moveTo>
                                  <a:pt x="101" y="92"/>
                                </a:moveTo>
                                <a:lnTo>
                                  <a:pt x="101" y="175"/>
                                </a:lnTo>
                                <a:lnTo>
                                  <a:pt x="101" y="92"/>
                                </a:lnTo>
                                <a:close/>
                                <a:moveTo>
                                  <a:pt x="97" y="184"/>
                                </a:moveTo>
                                <a:lnTo>
                                  <a:pt x="97" y="267"/>
                                </a:lnTo>
                                <a:lnTo>
                                  <a:pt x="101" y="267"/>
                                </a:lnTo>
                                <a:lnTo>
                                  <a:pt x="101" y="184"/>
                                </a:lnTo>
                                <a:lnTo>
                                  <a:pt x="97" y="184"/>
                                </a:lnTo>
                                <a:close/>
                              </a:path>
                            </a:pathLst>
                          </a:custGeom>
                          <a:noFill/>
                          <a:ln w="517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3" name="Rectangle 1079"/>
                        <wps:cNvSpPr>
                          <a:spLocks noChangeArrowheads="1"/>
                        </wps:cNvSpPr>
                        <wps:spPr bwMode="auto">
                          <a:xfrm>
                            <a:off x="7456" y="5867"/>
                            <a:ext cx="110" cy="83"/>
                          </a:xfrm>
                          <a:prstGeom prst="rect">
                            <a:avLst/>
                          </a:prstGeom>
                          <a:solidFill>
                            <a:srgbClr val="BEBEB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4" name="AutoShape 1078"/>
                        <wps:cNvSpPr>
                          <a:spLocks/>
                        </wps:cNvSpPr>
                        <wps:spPr bwMode="auto">
                          <a:xfrm>
                            <a:off x="7456" y="5867"/>
                            <a:ext cx="110" cy="268"/>
                          </a:xfrm>
                          <a:custGeom>
                            <a:avLst/>
                            <a:gdLst>
                              <a:gd name="T0" fmla="+- 0 7457 7457"/>
                              <a:gd name="T1" fmla="*/ T0 w 110"/>
                              <a:gd name="T2" fmla="+- 0 5868 5868"/>
                              <a:gd name="T3" fmla="*/ 5868 h 268"/>
                              <a:gd name="T4" fmla="+- 0 7457 7457"/>
                              <a:gd name="T5" fmla="*/ T4 w 110"/>
                              <a:gd name="T6" fmla="+- 0 5950 5868"/>
                              <a:gd name="T7" fmla="*/ 5950 h 268"/>
                              <a:gd name="T8" fmla="+- 0 7566 7457"/>
                              <a:gd name="T9" fmla="*/ T8 w 110"/>
                              <a:gd name="T10" fmla="+- 0 5950 5868"/>
                              <a:gd name="T11" fmla="*/ 5950 h 268"/>
                              <a:gd name="T12" fmla="+- 0 7566 7457"/>
                              <a:gd name="T13" fmla="*/ T12 w 110"/>
                              <a:gd name="T14" fmla="+- 0 5868 5868"/>
                              <a:gd name="T15" fmla="*/ 5868 h 268"/>
                              <a:gd name="T16" fmla="+- 0 7457 7457"/>
                              <a:gd name="T17" fmla="*/ T16 w 110"/>
                              <a:gd name="T18" fmla="+- 0 5868 5868"/>
                              <a:gd name="T19" fmla="*/ 5868 h 268"/>
                              <a:gd name="T20" fmla="+- 0 7565 7457"/>
                              <a:gd name="T21" fmla="*/ T20 w 110"/>
                              <a:gd name="T22" fmla="+- 0 5960 5868"/>
                              <a:gd name="T23" fmla="*/ 5960 h 268"/>
                              <a:gd name="T24" fmla="+- 0 7565 7457"/>
                              <a:gd name="T25" fmla="*/ T24 w 110"/>
                              <a:gd name="T26" fmla="+- 0 6043 5868"/>
                              <a:gd name="T27" fmla="*/ 6043 h 268"/>
                              <a:gd name="T28" fmla="+- 0 7566 7457"/>
                              <a:gd name="T29" fmla="*/ T28 w 110"/>
                              <a:gd name="T30" fmla="+- 0 6043 5868"/>
                              <a:gd name="T31" fmla="*/ 6043 h 268"/>
                              <a:gd name="T32" fmla="+- 0 7566 7457"/>
                              <a:gd name="T33" fmla="*/ T32 w 110"/>
                              <a:gd name="T34" fmla="+- 0 5960 5868"/>
                              <a:gd name="T35" fmla="*/ 5960 h 268"/>
                              <a:gd name="T36" fmla="+- 0 7565 7457"/>
                              <a:gd name="T37" fmla="*/ T36 w 110"/>
                              <a:gd name="T38" fmla="+- 0 5960 5868"/>
                              <a:gd name="T39" fmla="*/ 5960 h 268"/>
                              <a:gd name="T40" fmla="+- 0 7566 7457"/>
                              <a:gd name="T41" fmla="*/ T40 w 110"/>
                              <a:gd name="T42" fmla="+- 0 6052 5868"/>
                              <a:gd name="T43" fmla="*/ 6052 h 268"/>
                              <a:gd name="T44" fmla="+- 0 7566 7457"/>
                              <a:gd name="T45" fmla="*/ T44 w 110"/>
                              <a:gd name="T46" fmla="+- 0 6135 5868"/>
                              <a:gd name="T47" fmla="*/ 6135 h 268"/>
                              <a:gd name="T48" fmla="+- 0 7566 7457"/>
                              <a:gd name="T49" fmla="*/ T48 w 110"/>
                              <a:gd name="T50" fmla="+- 0 6135 5868"/>
                              <a:gd name="T51" fmla="*/ 6135 h 268"/>
                              <a:gd name="T52" fmla="+- 0 7566 7457"/>
                              <a:gd name="T53" fmla="*/ T52 w 110"/>
                              <a:gd name="T54" fmla="+- 0 6052 5868"/>
                              <a:gd name="T55" fmla="*/ 6052 h 2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10" h="268">
                                <a:moveTo>
                                  <a:pt x="0" y="0"/>
                                </a:moveTo>
                                <a:lnTo>
                                  <a:pt x="0" y="82"/>
                                </a:lnTo>
                                <a:lnTo>
                                  <a:pt x="109" y="82"/>
                                </a:lnTo>
                                <a:lnTo>
                                  <a:pt x="109" y="0"/>
                                </a:lnTo>
                                <a:lnTo>
                                  <a:pt x="0" y="0"/>
                                </a:lnTo>
                                <a:close/>
                                <a:moveTo>
                                  <a:pt x="108" y="92"/>
                                </a:moveTo>
                                <a:lnTo>
                                  <a:pt x="108" y="175"/>
                                </a:lnTo>
                                <a:lnTo>
                                  <a:pt x="109" y="175"/>
                                </a:lnTo>
                                <a:lnTo>
                                  <a:pt x="109" y="92"/>
                                </a:lnTo>
                                <a:lnTo>
                                  <a:pt x="108" y="92"/>
                                </a:lnTo>
                                <a:close/>
                                <a:moveTo>
                                  <a:pt x="109" y="184"/>
                                </a:moveTo>
                                <a:lnTo>
                                  <a:pt x="109" y="267"/>
                                </a:lnTo>
                                <a:lnTo>
                                  <a:pt x="109" y="184"/>
                                </a:lnTo>
                                <a:close/>
                              </a:path>
                            </a:pathLst>
                          </a:custGeom>
                          <a:noFill/>
                          <a:ln w="517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5" name="Rectangle 1077"/>
                        <wps:cNvSpPr>
                          <a:spLocks noChangeArrowheads="1"/>
                        </wps:cNvSpPr>
                        <wps:spPr bwMode="auto">
                          <a:xfrm>
                            <a:off x="7464" y="6143"/>
                            <a:ext cx="101" cy="83"/>
                          </a:xfrm>
                          <a:prstGeom prst="rect">
                            <a:avLst/>
                          </a:prstGeom>
                          <a:solidFill>
                            <a:srgbClr val="BEBEB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6" name="AutoShape 1076"/>
                        <wps:cNvSpPr>
                          <a:spLocks/>
                        </wps:cNvSpPr>
                        <wps:spPr bwMode="auto">
                          <a:xfrm>
                            <a:off x="7464" y="6143"/>
                            <a:ext cx="101" cy="1649"/>
                          </a:xfrm>
                          <a:custGeom>
                            <a:avLst/>
                            <a:gdLst>
                              <a:gd name="T0" fmla="+- 0 7465 7465"/>
                              <a:gd name="T1" fmla="*/ T0 w 101"/>
                              <a:gd name="T2" fmla="+- 0 6227 6144"/>
                              <a:gd name="T3" fmla="*/ 6227 h 1649"/>
                              <a:gd name="T4" fmla="+- 0 7566 7465"/>
                              <a:gd name="T5" fmla="*/ T4 w 101"/>
                              <a:gd name="T6" fmla="+- 0 6144 6144"/>
                              <a:gd name="T7" fmla="*/ 6144 h 1649"/>
                              <a:gd name="T8" fmla="+- 0 7565 7465"/>
                              <a:gd name="T9" fmla="*/ T8 w 101"/>
                              <a:gd name="T10" fmla="+- 0 6236 6144"/>
                              <a:gd name="T11" fmla="*/ 6236 h 1649"/>
                              <a:gd name="T12" fmla="+- 0 7566 7465"/>
                              <a:gd name="T13" fmla="*/ T12 w 101"/>
                              <a:gd name="T14" fmla="+- 0 6319 6144"/>
                              <a:gd name="T15" fmla="*/ 6319 h 1649"/>
                              <a:gd name="T16" fmla="+- 0 7565 7465"/>
                              <a:gd name="T17" fmla="*/ T16 w 101"/>
                              <a:gd name="T18" fmla="+- 0 6236 6144"/>
                              <a:gd name="T19" fmla="*/ 6236 h 1649"/>
                              <a:gd name="T20" fmla="+- 0 7566 7465"/>
                              <a:gd name="T21" fmla="*/ T20 w 101"/>
                              <a:gd name="T22" fmla="+- 0 6411 6144"/>
                              <a:gd name="T23" fmla="*/ 6411 h 1649"/>
                              <a:gd name="T24" fmla="+- 0 7566 7465"/>
                              <a:gd name="T25" fmla="*/ T24 w 101"/>
                              <a:gd name="T26" fmla="+- 0 6328 6144"/>
                              <a:gd name="T27" fmla="*/ 6328 h 1649"/>
                              <a:gd name="T28" fmla="+- 0 7562 7465"/>
                              <a:gd name="T29" fmla="*/ T28 w 101"/>
                              <a:gd name="T30" fmla="+- 0 6420 6144"/>
                              <a:gd name="T31" fmla="*/ 6420 h 1649"/>
                              <a:gd name="T32" fmla="+- 0 7566 7465"/>
                              <a:gd name="T33" fmla="*/ T32 w 101"/>
                              <a:gd name="T34" fmla="+- 0 6503 6144"/>
                              <a:gd name="T35" fmla="*/ 6503 h 1649"/>
                              <a:gd name="T36" fmla="+- 0 7562 7465"/>
                              <a:gd name="T37" fmla="*/ T36 w 101"/>
                              <a:gd name="T38" fmla="+- 0 6420 6144"/>
                              <a:gd name="T39" fmla="*/ 6420 h 1649"/>
                              <a:gd name="T40" fmla="+- 0 7565 7465"/>
                              <a:gd name="T41" fmla="*/ T40 w 101"/>
                              <a:gd name="T42" fmla="+- 0 6595 6144"/>
                              <a:gd name="T43" fmla="*/ 6595 h 1649"/>
                              <a:gd name="T44" fmla="+- 0 7566 7465"/>
                              <a:gd name="T45" fmla="*/ T44 w 101"/>
                              <a:gd name="T46" fmla="+- 0 6512 6144"/>
                              <a:gd name="T47" fmla="*/ 6512 h 1649"/>
                              <a:gd name="T48" fmla="+- 0 7563 7465"/>
                              <a:gd name="T49" fmla="*/ T48 w 101"/>
                              <a:gd name="T50" fmla="+- 0 6604 6144"/>
                              <a:gd name="T51" fmla="*/ 6604 h 1649"/>
                              <a:gd name="T52" fmla="+- 0 7566 7465"/>
                              <a:gd name="T53" fmla="*/ T52 w 101"/>
                              <a:gd name="T54" fmla="+- 0 6687 6144"/>
                              <a:gd name="T55" fmla="*/ 6687 h 1649"/>
                              <a:gd name="T56" fmla="+- 0 7563 7465"/>
                              <a:gd name="T57" fmla="*/ T56 w 101"/>
                              <a:gd name="T58" fmla="+- 0 6604 6144"/>
                              <a:gd name="T59" fmla="*/ 6604 h 1649"/>
                              <a:gd name="T60" fmla="+- 0 7565 7465"/>
                              <a:gd name="T61" fmla="*/ T60 w 101"/>
                              <a:gd name="T62" fmla="+- 0 6779 6144"/>
                              <a:gd name="T63" fmla="*/ 6779 h 1649"/>
                              <a:gd name="T64" fmla="+- 0 7566 7465"/>
                              <a:gd name="T65" fmla="*/ T64 w 101"/>
                              <a:gd name="T66" fmla="+- 0 6697 6144"/>
                              <a:gd name="T67" fmla="*/ 6697 h 1649"/>
                              <a:gd name="T68" fmla="+- 0 7564 7465"/>
                              <a:gd name="T69" fmla="*/ T68 w 101"/>
                              <a:gd name="T70" fmla="+- 0 6789 6144"/>
                              <a:gd name="T71" fmla="*/ 6789 h 1649"/>
                              <a:gd name="T72" fmla="+- 0 7566 7465"/>
                              <a:gd name="T73" fmla="*/ T72 w 101"/>
                              <a:gd name="T74" fmla="+- 0 6872 6144"/>
                              <a:gd name="T75" fmla="*/ 6872 h 1649"/>
                              <a:gd name="T76" fmla="+- 0 7564 7465"/>
                              <a:gd name="T77" fmla="*/ T76 w 101"/>
                              <a:gd name="T78" fmla="+- 0 6789 6144"/>
                              <a:gd name="T79" fmla="*/ 6789 h 1649"/>
                              <a:gd name="T80" fmla="+- 0 7561 7465"/>
                              <a:gd name="T81" fmla="*/ T80 w 101"/>
                              <a:gd name="T82" fmla="+- 0 6964 6144"/>
                              <a:gd name="T83" fmla="*/ 6964 h 1649"/>
                              <a:gd name="T84" fmla="+- 0 7566 7465"/>
                              <a:gd name="T85" fmla="*/ T84 w 101"/>
                              <a:gd name="T86" fmla="+- 0 6881 6144"/>
                              <a:gd name="T87" fmla="*/ 6881 h 1649"/>
                              <a:gd name="T88" fmla="+- 0 7566 7465"/>
                              <a:gd name="T89" fmla="*/ T88 w 101"/>
                              <a:gd name="T90" fmla="+- 0 6973 6144"/>
                              <a:gd name="T91" fmla="*/ 6973 h 1649"/>
                              <a:gd name="T92" fmla="+- 0 7566 7465"/>
                              <a:gd name="T93" fmla="*/ T92 w 101"/>
                              <a:gd name="T94" fmla="+- 0 7056 6144"/>
                              <a:gd name="T95" fmla="*/ 7056 h 1649"/>
                              <a:gd name="T96" fmla="+- 0 7566 7465"/>
                              <a:gd name="T97" fmla="*/ T96 w 101"/>
                              <a:gd name="T98" fmla="+- 0 7065 6144"/>
                              <a:gd name="T99" fmla="*/ 7065 h 1649"/>
                              <a:gd name="T100" fmla="+- 0 7566 7465"/>
                              <a:gd name="T101" fmla="*/ T100 w 101"/>
                              <a:gd name="T102" fmla="+- 0 7148 6144"/>
                              <a:gd name="T103" fmla="*/ 7148 h 1649"/>
                              <a:gd name="T104" fmla="+- 0 7539 7465"/>
                              <a:gd name="T105" fmla="*/ T104 w 101"/>
                              <a:gd name="T106" fmla="+- 0 7157 6144"/>
                              <a:gd name="T107" fmla="*/ 7157 h 1649"/>
                              <a:gd name="T108" fmla="+- 0 7566 7465"/>
                              <a:gd name="T109" fmla="*/ T108 w 101"/>
                              <a:gd name="T110" fmla="+- 0 7240 6144"/>
                              <a:gd name="T111" fmla="*/ 7240 h 1649"/>
                              <a:gd name="T112" fmla="+- 0 7539 7465"/>
                              <a:gd name="T113" fmla="*/ T112 w 101"/>
                              <a:gd name="T114" fmla="+- 0 7157 6144"/>
                              <a:gd name="T115" fmla="*/ 7157 h 1649"/>
                              <a:gd name="T116" fmla="+- 0 7566 7465"/>
                              <a:gd name="T117" fmla="*/ T116 w 101"/>
                              <a:gd name="T118" fmla="+- 0 7332 6144"/>
                              <a:gd name="T119" fmla="*/ 7332 h 1649"/>
                              <a:gd name="T120" fmla="+- 0 7566 7465"/>
                              <a:gd name="T121" fmla="*/ T120 w 101"/>
                              <a:gd name="T122" fmla="+- 0 7249 6144"/>
                              <a:gd name="T123" fmla="*/ 7249 h 1649"/>
                              <a:gd name="T124" fmla="+- 0 7566 7465"/>
                              <a:gd name="T125" fmla="*/ T124 w 101"/>
                              <a:gd name="T126" fmla="+- 0 7341 6144"/>
                              <a:gd name="T127" fmla="*/ 7341 h 1649"/>
                              <a:gd name="T128" fmla="+- 0 7566 7465"/>
                              <a:gd name="T129" fmla="*/ T128 w 101"/>
                              <a:gd name="T130" fmla="+- 0 7424 6144"/>
                              <a:gd name="T131" fmla="*/ 7424 h 1649"/>
                              <a:gd name="T132" fmla="+- 0 7566 7465"/>
                              <a:gd name="T133" fmla="*/ T132 w 101"/>
                              <a:gd name="T134" fmla="+- 0 7434 6144"/>
                              <a:gd name="T135" fmla="*/ 7434 h 1649"/>
                              <a:gd name="T136" fmla="+- 0 7566 7465"/>
                              <a:gd name="T137" fmla="*/ T136 w 101"/>
                              <a:gd name="T138" fmla="+- 0 7516 6144"/>
                              <a:gd name="T139" fmla="*/ 7516 h 1649"/>
                              <a:gd name="T140" fmla="+- 0 7566 7465"/>
                              <a:gd name="T141" fmla="*/ T140 w 101"/>
                              <a:gd name="T142" fmla="+- 0 7434 6144"/>
                              <a:gd name="T143" fmla="*/ 7434 h 1649"/>
                              <a:gd name="T144" fmla="+- 0 7566 7465"/>
                              <a:gd name="T145" fmla="*/ T144 w 101"/>
                              <a:gd name="T146" fmla="+- 0 7608 6144"/>
                              <a:gd name="T147" fmla="*/ 7608 h 1649"/>
                              <a:gd name="T148" fmla="+- 0 7566 7465"/>
                              <a:gd name="T149" fmla="*/ T148 w 101"/>
                              <a:gd name="T150" fmla="+- 0 7526 6144"/>
                              <a:gd name="T151" fmla="*/ 7526 h 1649"/>
                              <a:gd name="T152" fmla="+- 0 7566 7465"/>
                              <a:gd name="T153" fmla="*/ T152 w 101"/>
                              <a:gd name="T154" fmla="+- 0 7701 6144"/>
                              <a:gd name="T155" fmla="*/ 7701 h 1649"/>
                              <a:gd name="T156" fmla="+- 0 7566 7465"/>
                              <a:gd name="T157" fmla="*/ T156 w 101"/>
                              <a:gd name="T158" fmla="+- 0 7618 6144"/>
                              <a:gd name="T159" fmla="*/ 7618 h 1649"/>
                              <a:gd name="T160" fmla="+- 0 7546 7465"/>
                              <a:gd name="T161" fmla="*/ T160 w 101"/>
                              <a:gd name="T162" fmla="+- 0 7710 6144"/>
                              <a:gd name="T163" fmla="*/ 7710 h 1649"/>
                              <a:gd name="T164" fmla="+- 0 7566 7465"/>
                              <a:gd name="T165" fmla="*/ T164 w 101"/>
                              <a:gd name="T166" fmla="+- 0 7793 6144"/>
                              <a:gd name="T167" fmla="*/ 7793 h 1649"/>
                              <a:gd name="T168" fmla="+- 0 7546 7465"/>
                              <a:gd name="T169" fmla="*/ T168 w 101"/>
                              <a:gd name="T170" fmla="+- 0 7710 6144"/>
                              <a:gd name="T171" fmla="*/ 7710 h 16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101" h="1649">
                                <a:moveTo>
                                  <a:pt x="0" y="0"/>
                                </a:moveTo>
                                <a:lnTo>
                                  <a:pt x="0" y="83"/>
                                </a:lnTo>
                                <a:lnTo>
                                  <a:pt x="101" y="83"/>
                                </a:lnTo>
                                <a:lnTo>
                                  <a:pt x="101" y="0"/>
                                </a:lnTo>
                                <a:lnTo>
                                  <a:pt x="0" y="0"/>
                                </a:lnTo>
                                <a:close/>
                                <a:moveTo>
                                  <a:pt x="100" y="92"/>
                                </a:moveTo>
                                <a:lnTo>
                                  <a:pt x="100" y="175"/>
                                </a:lnTo>
                                <a:lnTo>
                                  <a:pt x="101" y="175"/>
                                </a:lnTo>
                                <a:lnTo>
                                  <a:pt x="101" y="92"/>
                                </a:lnTo>
                                <a:lnTo>
                                  <a:pt x="100" y="92"/>
                                </a:lnTo>
                                <a:close/>
                                <a:moveTo>
                                  <a:pt x="101" y="184"/>
                                </a:moveTo>
                                <a:lnTo>
                                  <a:pt x="101" y="267"/>
                                </a:lnTo>
                                <a:lnTo>
                                  <a:pt x="101" y="184"/>
                                </a:lnTo>
                                <a:close/>
                                <a:moveTo>
                                  <a:pt x="97" y="276"/>
                                </a:moveTo>
                                <a:lnTo>
                                  <a:pt x="97" y="359"/>
                                </a:lnTo>
                                <a:lnTo>
                                  <a:pt x="101" y="359"/>
                                </a:lnTo>
                                <a:lnTo>
                                  <a:pt x="101" y="276"/>
                                </a:lnTo>
                                <a:lnTo>
                                  <a:pt x="97" y="276"/>
                                </a:lnTo>
                                <a:close/>
                                <a:moveTo>
                                  <a:pt x="100" y="368"/>
                                </a:moveTo>
                                <a:lnTo>
                                  <a:pt x="100" y="451"/>
                                </a:lnTo>
                                <a:lnTo>
                                  <a:pt x="101" y="451"/>
                                </a:lnTo>
                                <a:lnTo>
                                  <a:pt x="101" y="368"/>
                                </a:lnTo>
                                <a:lnTo>
                                  <a:pt x="100" y="368"/>
                                </a:lnTo>
                                <a:close/>
                                <a:moveTo>
                                  <a:pt x="98" y="460"/>
                                </a:moveTo>
                                <a:lnTo>
                                  <a:pt x="98" y="543"/>
                                </a:lnTo>
                                <a:lnTo>
                                  <a:pt x="101" y="543"/>
                                </a:lnTo>
                                <a:lnTo>
                                  <a:pt x="101" y="460"/>
                                </a:lnTo>
                                <a:lnTo>
                                  <a:pt x="98" y="460"/>
                                </a:lnTo>
                                <a:close/>
                                <a:moveTo>
                                  <a:pt x="100" y="553"/>
                                </a:moveTo>
                                <a:lnTo>
                                  <a:pt x="100" y="635"/>
                                </a:lnTo>
                                <a:lnTo>
                                  <a:pt x="101" y="635"/>
                                </a:lnTo>
                                <a:lnTo>
                                  <a:pt x="101" y="553"/>
                                </a:lnTo>
                                <a:lnTo>
                                  <a:pt x="100" y="553"/>
                                </a:lnTo>
                                <a:close/>
                                <a:moveTo>
                                  <a:pt x="99" y="645"/>
                                </a:moveTo>
                                <a:lnTo>
                                  <a:pt x="99" y="728"/>
                                </a:lnTo>
                                <a:lnTo>
                                  <a:pt x="101" y="728"/>
                                </a:lnTo>
                                <a:lnTo>
                                  <a:pt x="101" y="645"/>
                                </a:lnTo>
                                <a:lnTo>
                                  <a:pt x="99" y="645"/>
                                </a:lnTo>
                                <a:close/>
                                <a:moveTo>
                                  <a:pt x="96" y="737"/>
                                </a:moveTo>
                                <a:lnTo>
                                  <a:pt x="96" y="820"/>
                                </a:lnTo>
                                <a:lnTo>
                                  <a:pt x="101" y="820"/>
                                </a:lnTo>
                                <a:lnTo>
                                  <a:pt x="101" y="737"/>
                                </a:lnTo>
                                <a:lnTo>
                                  <a:pt x="96" y="737"/>
                                </a:lnTo>
                                <a:close/>
                                <a:moveTo>
                                  <a:pt x="101" y="829"/>
                                </a:moveTo>
                                <a:lnTo>
                                  <a:pt x="101" y="912"/>
                                </a:lnTo>
                                <a:lnTo>
                                  <a:pt x="101" y="829"/>
                                </a:lnTo>
                                <a:close/>
                                <a:moveTo>
                                  <a:pt x="101" y="921"/>
                                </a:moveTo>
                                <a:lnTo>
                                  <a:pt x="101" y="1004"/>
                                </a:lnTo>
                                <a:lnTo>
                                  <a:pt x="101" y="921"/>
                                </a:lnTo>
                                <a:close/>
                                <a:moveTo>
                                  <a:pt x="74" y="1013"/>
                                </a:moveTo>
                                <a:lnTo>
                                  <a:pt x="74" y="1096"/>
                                </a:lnTo>
                                <a:lnTo>
                                  <a:pt x="101" y="1096"/>
                                </a:lnTo>
                                <a:lnTo>
                                  <a:pt x="101" y="1013"/>
                                </a:lnTo>
                                <a:lnTo>
                                  <a:pt x="74" y="1013"/>
                                </a:lnTo>
                                <a:close/>
                                <a:moveTo>
                                  <a:pt x="101" y="1105"/>
                                </a:moveTo>
                                <a:lnTo>
                                  <a:pt x="101" y="1188"/>
                                </a:lnTo>
                                <a:lnTo>
                                  <a:pt x="101" y="1105"/>
                                </a:lnTo>
                                <a:close/>
                                <a:moveTo>
                                  <a:pt x="101" y="1197"/>
                                </a:moveTo>
                                <a:lnTo>
                                  <a:pt x="101" y="1280"/>
                                </a:lnTo>
                                <a:lnTo>
                                  <a:pt x="101" y="1197"/>
                                </a:lnTo>
                                <a:close/>
                                <a:moveTo>
                                  <a:pt x="101" y="1290"/>
                                </a:moveTo>
                                <a:lnTo>
                                  <a:pt x="101" y="1372"/>
                                </a:lnTo>
                                <a:lnTo>
                                  <a:pt x="101" y="1290"/>
                                </a:lnTo>
                                <a:close/>
                                <a:moveTo>
                                  <a:pt x="101" y="1382"/>
                                </a:moveTo>
                                <a:lnTo>
                                  <a:pt x="101" y="1464"/>
                                </a:lnTo>
                                <a:lnTo>
                                  <a:pt x="101" y="1382"/>
                                </a:lnTo>
                                <a:close/>
                                <a:moveTo>
                                  <a:pt x="101" y="1474"/>
                                </a:moveTo>
                                <a:lnTo>
                                  <a:pt x="101" y="1557"/>
                                </a:lnTo>
                                <a:lnTo>
                                  <a:pt x="101" y="1474"/>
                                </a:lnTo>
                                <a:close/>
                                <a:moveTo>
                                  <a:pt x="81" y="1566"/>
                                </a:moveTo>
                                <a:lnTo>
                                  <a:pt x="81" y="1649"/>
                                </a:lnTo>
                                <a:lnTo>
                                  <a:pt x="101" y="1649"/>
                                </a:lnTo>
                                <a:lnTo>
                                  <a:pt x="101" y="1566"/>
                                </a:lnTo>
                                <a:lnTo>
                                  <a:pt x="81" y="1566"/>
                                </a:lnTo>
                                <a:close/>
                              </a:path>
                            </a:pathLst>
                          </a:custGeom>
                          <a:noFill/>
                          <a:ln w="517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72CF61A3" id="Group 1075" o:spid="_x0000_s1026" style="position:absolute;margin-left:370.45pt;margin-top:21.45pt;width:147.9pt;height:368.4pt;z-index:15762944;mso-position-horizontal-relative:page" coordorigin="7409,429" coordsize="2958,73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">
                <v:shape id="AutoShape 1100" o:spid="_x0000_s1027" style="position:absolute;left:7541;top:433;width:25;height:728;visibility:visible;mso-wrap-style:square;v-text-anchor:top" coordsize="25,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" path="m,l,83r25,l25,,,xm25,92r,83l25,92xm25,184r,83l25,184xm23,276r,83l25,359r,-83l23,276xm22,369r,82l25,451r,-82l22,369xm25,461r,83l25,461xm24,553r,83l25,636r,-83l24,553xm24,645r,83l25,728r,-83l24,645xe" filled="f" strokeweight=".14381mm">
                  <v:path arrowok="t" o:connecttype="custom" o:connectlocs="0,433;0,516;25,516;25,433;0,433;25,525;25,608;25,608;25,525;25,617;25,700;25,700;25,617;25,617;23,709;23,792;25,792;25,709;23,709;22,802;22,884;25,884;25,802;22,802;25,894;25,977;25,977;25,894;24,986;24,1069;25,1069;25,986;24,986;24,1078;24,1161;25,1161;25,1078;24,1078" o:connectangles="0,0,0,0,0,0,0,0,0,0,0,0,0,0,0,0,0,0,0,0,0,0,0,0,0,0,0,0,0,0,0,0,0,0,0,0,0,0"/>
                </v:shape>
                <v:rect id="Rectangle 1099" o:spid="_x0000_s1028" style="position:absolute;left:7464;top:1169;width:102;height: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" fillcolor="#bebebe" stroked="f"/>
                <v:shape id="AutoShape 1098" o:spid="_x0000_s1029" style="position:absolute;left:7464;top:1169;width:102;height:452;visibility:visible;mso-wrap-style:square;v-text-anchor:top" coordsize="102,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" path="m,l,83r102,l102,,,xm102,92r,83l102,92xm102,184r,83l102,184xm102,276r,83l102,276xm101,368r,83l102,451r,-83l101,368xe" filled="f" strokeweight=".14381mm">
                  <v:path arrowok="t" o:connecttype="custom" o:connectlocs="0,1170;0,1253;102,1253;102,1170;0,1170;102,1262;102,1345;102,1345;102,1262;102,1262;102,1354;102,1437;102,1437;102,1354;102,1354;102,1446;102,1529;102,1529;102,1446;101,1538;101,1621;102,1621;102,1538;101,1538" o:connectangles="0,0,0,0,0,0,0,0,0,0,0,0,0,0,0,0,0,0,0,0,0,0,0,0"/>
                </v:shape>
                <v:rect id="Rectangle 1097" o:spid="_x0000_s1030" style="position:absolute;left:7499;top:1630;width:67;height: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" fillcolor="#bebebe" stroked="f"/>
                <v:shape id="AutoShape 1096" o:spid="_x0000_s1031" style="position:absolute;left:7499;top:1630;width:67;height:268;visibility:visible;mso-wrap-style:square;v-text-anchor:top" coordsize="67,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" path="m,l,82r67,l67,,,xm43,92r,83l67,175r,-83l43,92xm56,184r,83l67,267r,-83l56,184xe" filled="f" strokeweight=".14381mm">
                  <v:path arrowok="t" o:connecttype="custom" o:connectlocs="0,1631;0,1713;67,1713;67,1631;0,1631;43,1723;43,1806;67,1806;67,1723;43,1723;56,1815;56,1898;67,1898;67,1815;56,1815" o:connectangles="0,0,0,0,0,0,0,0,0,0,0,0,0,0,0"/>
                </v:shape>
                <v:rect id="Rectangle 1095" o:spid="_x0000_s1032" style="position:absolute;left:7565;top:1906;width:2801;height: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" fillcolor="black" stroked="f"/>
                <v:shape id="AutoShape 1094" o:spid="_x0000_s1033" style="position:absolute;left:7546;top:1998;width:20;height:820;visibility:visible;mso-wrap-style:square;v-text-anchor:top" coordsize="20,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" path="m19,r,83l19,xm16,92r,83l19,175r,-83l16,92xm19,184r,83l19,184xm19,276r,83l19,276xm11,368r,83l19,451r,-83l11,368xm18,460r,83l19,543r,-83l18,460xm17,553r,83l19,636r,-83l17,553xm18,645r,83l19,728r,-83l18,645xm,737r,83l19,820r,-83l,737xe" filled="f" strokeweight=".14381mm">
                  <v:path arrowok="t" o:connecttype="custom" o:connectlocs="19,1999;19,2082;19,2082;19,1999;19,1999;16,2091;16,2174;19,2174;19,2091;16,2091;19,2183;19,2266;19,2266;19,2183;19,2183;19,2275;19,2358;19,2358;19,2275;11,2367;11,2450;19,2450;19,2367;11,2367;18,2459;18,2542;19,2542;19,2459;18,2459;17,2552;17,2635;19,2635;19,2552;17,2552;18,2644;18,2727;19,2727;19,2644;18,2644;0,2736;0,2819;19,2819;19,2736;0,2736" o:connectangles="0,0,0,0,0,0,0,0,0,0,0,0,0,0,0,0,0,0,0,0,0,0,0,0,0,0,0,0,0,0,0,0,0,0,0,0,0,0,0,0,0,0,0,0"/>
                </v:shape>
                <v:rect id="Rectangle 1093" o:spid="_x0000_s1034" style="position:absolute;left:7476;top:2827;width:89;height: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" fillcolor="#bebebe" stroked="f"/>
                <v:shape id="AutoShape 1092" o:spid="_x0000_s1035" style="position:absolute;left:7476;top:2827;width:89;height:544;visibility:visible;mso-wrap-style:square;v-text-anchor:top" coordsize="89,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" path="m,l,83r89,l89,,,xm68,92r,83l89,175r,-83l68,92xm89,184r,83l89,184xm83,276r,83l89,359r,-83l83,276xm88,368r,83l89,451r,-83l88,368xm68,460r,83l89,543r,-83l68,460xe" filled="f" strokeweight=".14381mm">
                  <v:path arrowok="t" o:connecttype="custom" o:connectlocs="0,2828;0,2911;89,2911;89,2828;0,2828;68,2920;68,3003;89,3003;89,2920;68,2920;89,3012;89,3095;89,3095;89,3012;83,3104;83,3187;89,3187;89,3104;83,3104;88,3196;88,3279;89,3279;89,3196;88,3196;68,3288;68,3371;89,3371;89,3288;68,3288" o:connectangles="0,0,0,0,0,0,0,0,0,0,0,0,0,0,0,0,0,0,0,0,0,0,0,0,0,0,0,0,0"/>
                </v:shape>
                <v:rect id="Rectangle 1091" o:spid="_x0000_s1036" style="position:absolute;left:7481;top:3380;width:85;height: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" fillcolor="#bebebe" stroked="f"/>
                <v:shape id="AutoShape 1090" o:spid="_x0000_s1037" style="position:absolute;left:7481;top:3380;width:85;height:452;visibility:visible;mso-wrap-style:square;v-text-anchor:top" coordsize="85,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" path="m,l,83r85,l85,,,xm83,92r,83l85,175r,-83l83,92xm84,184r,83l85,267r,-83l84,184xm68,276r,83l85,359r,-83l68,276xm85,368r,83l85,368xe" filled="f" strokeweight=".14381mm">
                  <v:path arrowok="t" o:connecttype="custom" o:connectlocs="0,3381;0,3464;85,3464;85,3381;0,3381;83,3473;83,3556;85,3556;85,3473;83,3473;84,3565;84,3648;85,3648;85,3565;84,3565;68,3657;68,3740;85,3740;85,3657;68,3657;85,3749;85,3832;85,3832;85,3749" o:connectangles="0,0,0,0,0,0,0,0,0,0,0,0,0,0,0,0,0,0,0,0,0,0,0,0"/>
                </v:shape>
                <v:rect id="Rectangle 1089" o:spid="_x0000_s1038" style="position:absolute;left:7473;top:3841;width:93;height: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" fillcolor="#bebebe" stroked="f"/>
                <v:rect id="Rectangle 1088" o:spid="_x0000_s1039" style="position:absolute;left:7473;top:3841;width:93;height: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" filled="f" strokeweight=".14381mm"/>
                <v:rect id="Rectangle 1087" o:spid="_x0000_s1040" style="position:absolute;left:7487;top:3933;width:79;height: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" fillcolor="#bebebe" stroked="f"/>
                <v:shape id="AutoShape 1086" o:spid="_x0000_s1041" style="position:absolute;left:7487;top:3933;width:79;height:1097;visibility:visible;mso-wrap-style:square;v-text-anchor:top" coordsize="79,10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" path="m,l,83r78,l78,,,xm78,92r,83l78,92xm77,184r,83l78,267r,-83l77,184xm78,277r,82l78,277xm78,369r,83l78,369xm57,461r,83l78,544r,-83l57,461xm78,553r,83l78,553xm78,645r,83l78,645xm78,737r,83l78,737xm73,829r,83l78,912r,-83l73,829xm70,921r,83l78,1004r,-83l70,921xm74,1013r,83l78,1096r,-83l74,1013xe" filled="f" strokeweight=".14381mm">
                  <v:path arrowok="t" o:connecttype="custom" o:connectlocs="0,3933;0,4016;78,4016;78,3933;0,3933;78,4025;78,4108;78,4108;78,4025;78,4025;77,4117;77,4200;78,4200;78,4117;77,4117;78,4210;78,4292;78,4292;78,4210;78,4302;78,4385;78,4385;78,4302;57,4394;57,4477;78,4477;78,4394;57,4394;78,4486;78,4569;78,4569;78,4486;78,4486;78,4578;78,4661;78,4661;78,4578;78,4670;78,4753;78,4753;78,4670;78,4670;73,4762;73,4845;78,4845;78,4762;73,4762;70,4854;70,4937;78,4937;78,4854;70,4854;74,4946;74,5029;78,5029;78,4946;74,4946" o:connectangles="0,0,0,0,0,0,0,0,0,0,0,0,0,0,0,0,0,0,0,0,0,0,0,0,0,0,0,0,0,0,0,0,0,0,0,0,0,0,0,0,0,0,0,0,0,0,0,0,0,0,0,0,0,0,0,0,0"/>
                </v:shape>
                <v:rect id="Rectangle 1085" o:spid="_x0000_s1042" style="position:absolute;left:7413;top:5038;width:153;height: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" fillcolor="#bebebe" stroked="f"/>
                <v:shape id="AutoShape 1084" o:spid="_x0000_s1043" style="position:absolute;left:7413;top:5038;width:153;height:176;visibility:visible;mso-wrap-style:square;v-text-anchor:top" coordsize="153,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" path="m,l,82r153,l153,,,xm141,92r,83l153,175r,-83l141,92xe" filled="f" strokeweight=".14381mm">
                  <v:path arrowok="t" o:connecttype="custom" o:connectlocs="0,5039;0,5121;153,5121;153,5039;0,5039;141,5131;141,5214;153,5214;153,5131;141,5131" o:connectangles="0,0,0,0,0,0,0,0,0,0"/>
                </v:shape>
                <v:rect id="Rectangle 1083" o:spid="_x0000_s1044" style="position:absolute;left:7473;top:5222;width:92;height: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" fillcolor="#bebebe" stroked="f"/>
                <v:shape id="AutoShape 1082" o:spid="_x0000_s1045" style="position:absolute;left:7473;top:5222;width:92;height:360;visibility:visible;mso-wrap-style:square;v-text-anchor:top" coordsize="92,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" path="m,l,83r92,l92,,,xm89,92r,83l92,175r,-83l89,92xm92,184r,83l92,184xm75,276r,83l92,359r,-83l75,276xe" filled="f" strokeweight=".14381mm">
                  <v:path arrowok="t" o:connecttype="custom" o:connectlocs="0,5223;0,5306;92,5306;92,5223;0,5223;89,5315;89,5398;92,5398;92,5315;89,5315;92,5407;92,5490;92,5490;92,5407;75,5499;75,5582;92,5582;92,5499;75,5499" o:connectangles="0,0,0,0,0,0,0,0,0,0,0,0,0,0,0,0,0,0,0"/>
                </v:shape>
                <v:rect id="Rectangle 1081" o:spid="_x0000_s1046" style="position:absolute;left:7465;top:5591;width:101;height: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" fillcolor="#bebebe" stroked="f"/>
                <v:shape id="AutoShape 1080" o:spid="_x0000_s1047" style="position:absolute;left:7465;top:5591;width:101;height:268;visibility:visible;mso-wrap-style:square;v-text-anchor:top" coordsize="101,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" path="m,l,83r101,l101,,,xm101,92r,83l101,92xm97,184r,83l101,267r,-83l97,184xe" filled="f" strokeweight=".14381mm">
                  <v:path arrowok="t" o:connecttype="custom" o:connectlocs="0,5591;0,5674;101,5674;101,5591;0,5591;101,5683;101,5766;101,5766;101,5683;97,5775;97,5858;101,5858;101,5775;97,5775" o:connectangles="0,0,0,0,0,0,0,0,0,0,0,0,0,0"/>
                </v:shape>
                <v:rect id="Rectangle 1079" o:spid="_x0000_s1048" style="position:absolute;left:7456;top:5867;width:110;height: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" fillcolor="#bebebe" stroked="f"/>
                <v:shape id="AutoShape 1078" o:spid="_x0000_s1049" style="position:absolute;left:7456;top:5867;width:110;height:268;visibility:visible;mso-wrap-style:square;v-text-anchor:top" coordsize="110,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" path="m,l,82r109,l109,,,xm108,92r,83l109,175r,-83l108,92xm109,184r,83l109,184xe" filled="f" strokeweight=".14381mm">
                  <v:path arrowok="t" o:connecttype="custom" o:connectlocs="0,5868;0,5950;109,5950;109,5868;0,5868;108,5960;108,6043;109,6043;109,5960;108,5960;109,6052;109,6135;109,6135;109,6052" o:connectangles="0,0,0,0,0,0,0,0,0,0,0,0,0,0"/>
                </v:shape>
                <v:rect id="Rectangle 1077" o:spid="_x0000_s1050" style="position:absolute;left:7464;top:6143;width:101;height: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" fillcolor="#bebebe" stroked="f"/>
                <v:shape id="AutoShape 1076" o:spid="_x0000_s1051" style="position:absolute;left:7464;top:6143;width:101;height:1649;visibility:visible;mso-wrap-style:square;v-text-anchor:top" coordsize="101,16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" path="m,l,83r101,l101,,,xm100,92r,83l101,175r,-83l100,92xm101,184r,83l101,184xm97,276r,83l101,359r,-83l97,276xm100,368r,83l101,451r,-83l100,368xm98,460r,83l101,543r,-83l98,460xm100,553r,82l101,635r,-82l100,553xm99,645r,83l101,728r,-83l99,645xm96,737r,83l101,820r,-83l96,737xm101,829r,83l101,829xm101,921r,83l101,921xm74,1013r,83l101,1096r,-83l74,1013xm101,1105r,83l101,1105xm101,1197r,83l101,1197xm101,1290r,82l101,1290xm101,1382r,82l101,1382xm101,1474r,83l101,1474xm81,1566r,83l101,1649r,-83l81,1566xe" filled="f" strokeweight=".14381mm">
                  <v:path arrowok="t" o:connecttype="custom" o:connectlocs="0,6227;101,6144;100,6236;101,6319;100,6236;101,6411;101,6328;97,6420;101,6503;97,6420;100,6595;101,6512;98,6604;101,6687;98,6604;100,6779;101,6697;99,6789;101,6872;99,6789;96,6964;101,6881;101,6973;101,7056;101,7065;101,7148;74,7157;101,7240;74,7157;101,7332;101,7249;101,7341;101,7424;101,7434;101,7516;101,7434;101,7608;101,7526;101,7701;101,7618;81,7710;101,7793;81,7710" o:connectangles="0,0,0,0,0,0,0,0,0,0,0,0,0,0,0,0,0,0,0,0,0,0,0,0,0,0,0,0,0,0,0,0,0,0,0,0,0,0,0,0,0,0,0"/>
                </v:shape>
                <w10:wrap anchorx="page"/>
              </v:group>
            </w:pict>
          </mc:Fallback>
        </mc:AlternateContent>
      </w:r>
      <w:r>
        <w:rPr>
          <w:noProof/>
        </w:rPr>
        <mc:AlternateContent>
          <mc:Choice Requires="wpg">
            <w:drawing>
              <wp:anchor distT="0" distB="0" distL="114300" distR="114300" simplePos="0" relativeHeight="15765504" behindDoc="0" locked="0" layoutInCell="1" allowOverlap="1" wp14:anchorId="7678AACE" wp14:editId="0E3DAA68">
                <wp:simplePos x="0" y="0"/>
                <wp:positionH relativeFrom="page">
                  <wp:posOffset>1732915</wp:posOffset>
                </wp:positionH>
                <wp:positionV relativeFrom="paragraph">
                  <wp:posOffset>-421640</wp:posOffset>
                </wp:positionV>
                <wp:extent cx="2357755" cy="8070215"/>
                <wp:effectExtent l="0" t="0" r="0" b="0"/>
                <wp:wrapNone/>
                <wp:docPr id="1073" name="Group 10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57755" cy="8070215"/>
                          <a:chOff x="2729" y="-664"/>
                          <a:chExt cx="3713" cy="12709"/>
                        </a:xfrm>
                      </wpg:grpSpPr>
                      <wps:wsp>
                        <wps:cNvPr id="1074" name="AutoShape 1074"/>
                        <wps:cNvSpPr>
                          <a:spLocks/>
                        </wps:cNvSpPr>
                        <wps:spPr bwMode="auto">
                          <a:xfrm>
                            <a:off x="2988" y="-630"/>
                            <a:ext cx="291" cy="1598"/>
                          </a:xfrm>
                          <a:custGeom>
                            <a:avLst/>
                            <a:gdLst>
                              <a:gd name="T0" fmla="+- 0 3278 2989"/>
                              <a:gd name="T1" fmla="*/ T0 w 291"/>
                              <a:gd name="T2" fmla="+- 0 -544 -629"/>
                              <a:gd name="T3" fmla="*/ -544 h 1598"/>
                              <a:gd name="T4" fmla="+- 0 3279 2989"/>
                              <a:gd name="T5" fmla="*/ T4 w 291"/>
                              <a:gd name="T6" fmla="+- 0 -629 -629"/>
                              <a:gd name="T7" fmla="*/ -629 h 1598"/>
                              <a:gd name="T8" fmla="+- 0 3278 2989"/>
                              <a:gd name="T9" fmla="*/ T8 w 291"/>
                              <a:gd name="T10" fmla="+- 0 -535 -629"/>
                              <a:gd name="T11" fmla="*/ -535 h 1598"/>
                              <a:gd name="T12" fmla="+- 0 3279 2989"/>
                              <a:gd name="T13" fmla="*/ T12 w 291"/>
                              <a:gd name="T14" fmla="+- 0 -450 -629"/>
                              <a:gd name="T15" fmla="*/ -450 h 1598"/>
                              <a:gd name="T16" fmla="+- 0 3278 2989"/>
                              <a:gd name="T17" fmla="*/ T16 w 291"/>
                              <a:gd name="T18" fmla="+- 0 -535 -629"/>
                              <a:gd name="T19" fmla="*/ -535 h 1598"/>
                              <a:gd name="T20" fmla="+- 0 3259 2989"/>
                              <a:gd name="T21" fmla="*/ T20 w 291"/>
                              <a:gd name="T22" fmla="+- 0 -355 -629"/>
                              <a:gd name="T23" fmla="*/ -355 h 1598"/>
                              <a:gd name="T24" fmla="+- 0 3279 2989"/>
                              <a:gd name="T25" fmla="*/ T24 w 291"/>
                              <a:gd name="T26" fmla="+- 0 -440 -629"/>
                              <a:gd name="T27" fmla="*/ -440 h 1598"/>
                              <a:gd name="T28" fmla="+- 0 3196 2989"/>
                              <a:gd name="T29" fmla="*/ T28 w 291"/>
                              <a:gd name="T30" fmla="+- 0 -346 -629"/>
                              <a:gd name="T31" fmla="*/ -346 h 1598"/>
                              <a:gd name="T32" fmla="+- 0 3279 2989"/>
                              <a:gd name="T33" fmla="*/ T32 w 291"/>
                              <a:gd name="T34" fmla="+- 0 -261 -629"/>
                              <a:gd name="T35" fmla="*/ -261 h 1598"/>
                              <a:gd name="T36" fmla="+- 0 3196 2989"/>
                              <a:gd name="T37" fmla="*/ T36 w 291"/>
                              <a:gd name="T38" fmla="+- 0 -346 -629"/>
                              <a:gd name="T39" fmla="*/ -346 h 1598"/>
                              <a:gd name="T40" fmla="+- 0 3278 2989"/>
                              <a:gd name="T41" fmla="*/ T40 w 291"/>
                              <a:gd name="T42" fmla="+- 0 -166 -629"/>
                              <a:gd name="T43" fmla="*/ -166 h 1598"/>
                              <a:gd name="T44" fmla="+- 0 3279 2989"/>
                              <a:gd name="T45" fmla="*/ T44 w 291"/>
                              <a:gd name="T46" fmla="+- 0 -251 -629"/>
                              <a:gd name="T47" fmla="*/ -251 h 1598"/>
                              <a:gd name="T48" fmla="+- 0 2989 2989"/>
                              <a:gd name="T49" fmla="*/ T48 w 291"/>
                              <a:gd name="T50" fmla="+- 0 -157 -629"/>
                              <a:gd name="T51" fmla="*/ -157 h 1598"/>
                              <a:gd name="T52" fmla="+- 0 3279 2989"/>
                              <a:gd name="T53" fmla="*/ T52 w 291"/>
                              <a:gd name="T54" fmla="+- 0 -72 -629"/>
                              <a:gd name="T55" fmla="*/ -72 h 1598"/>
                              <a:gd name="T56" fmla="+- 0 2989 2989"/>
                              <a:gd name="T57" fmla="*/ T56 w 291"/>
                              <a:gd name="T58" fmla="+- 0 -157 -629"/>
                              <a:gd name="T59" fmla="*/ -157 h 1598"/>
                              <a:gd name="T60" fmla="+- 0 3208 2989"/>
                              <a:gd name="T61" fmla="*/ T60 w 291"/>
                              <a:gd name="T62" fmla="+- 0 23 -629"/>
                              <a:gd name="T63" fmla="*/ 23 h 1598"/>
                              <a:gd name="T64" fmla="+- 0 3279 2989"/>
                              <a:gd name="T65" fmla="*/ T64 w 291"/>
                              <a:gd name="T66" fmla="+- 0 -62 -629"/>
                              <a:gd name="T67" fmla="*/ -62 h 1598"/>
                              <a:gd name="T68" fmla="+- 0 3278 2989"/>
                              <a:gd name="T69" fmla="*/ T68 w 291"/>
                              <a:gd name="T70" fmla="+- 0 32 -629"/>
                              <a:gd name="T71" fmla="*/ 32 h 1598"/>
                              <a:gd name="T72" fmla="+- 0 3279 2989"/>
                              <a:gd name="T73" fmla="*/ T72 w 291"/>
                              <a:gd name="T74" fmla="+- 0 118 -629"/>
                              <a:gd name="T75" fmla="*/ 118 h 1598"/>
                              <a:gd name="T76" fmla="+- 0 3278 2989"/>
                              <a:gd name="T77" fmla="*/ T76 w 291"/>
                              <a:gd name="T78" fmla="+- 0 32 -629"/>
                              <a:gd name="T79" fmla="*/ 32 h 1598"/>
                              <a:gd name="T80" fmla="+- 0 3278 2989"/>
                              <a:gd name="T81" fmla="*/ T80 w 291"/>
                              <a:gd name="T82" fmla="+- 0 212 -629"/>
                              <a:gd name="T83" fmla="*/ 212 h 1598"/>
                              <a:gd name="T84" fmla="+- 0 3279 2989"/>
                              <a:gd name="T85" fmla="*/ T84 w 291"/>
                              <a:gd name="T86" fmla="+- 0 127 -629"/>
                              <a:gd name="T87" fmla="*/ 127 h 1598"/>
                              <a:gd name="T88" fmla="+- 0 3160 2989"/>
                              <a:gd name="T89" fmla="*/ T88 w 291"/>
                              <a:gd name="T90" fmla="+- 0 222 -629"/>
                              <a:gd name="T91" fmla="*/ 222 h 1598"/>
                              <a:gd name="T92" fmla="+- 0 3279 2989"/>
                              <a:gd name="T93" fmla="*/ T92 w 291"/>
                              <a:gd name="T94" fmla="+- 0 307 -629"/>
                              <a:gd name="T95" fmla="*/ 307 h 1598"/>
                              <a:gd name="T96" fmla="+- 0 3160 2989"/>
                              <a:gd name="T97" fmla="*/ T96 w 291"/>
                              <a:gd name="T98" fmla="+- 0 222 -629"/>
                              <a:gd name="T99" fmla="*/ 222 h 1598"/>
                              <a:gd name="T100" fmla="+- 0 3278 2989"/>
                              <a:gd name="T101" fmla="*/ T100 w 291"/>
                              <a:gd name="T102" fmla="+- 0 401 -629"/>
                              <a:gd name="T103" fmla="*/ 401 h 1598"/>
                              <a:gd name="T104" fmla="+- 0 3279 2989"/>
                              <a:gd name="T105" fmla="*/ T104 w 291"/>
                              <a:gd name="T106" fmla="+- 0 316 -629"/>
                              <a:gd name="T107" fmla="*/ 316 h 1598"/>
                              <a:gd name="T108" fmla="+- 0 3278 2989"/>
                              <a:gd name="T109" fmla="*/ T108 w 291"/>
                              <a:gd name="T110" fmla="+- 0 411 -629"/>
                              <a:gd name="T111" fmla="*/ 411 h 1598"/>
                              <a:gd name="T112" fmla="+- 0 3279 2989"/>
                              <a:gd name="T113" fmla="*/ T112 w 291"/>
                              <a:gd name="T114" fmla="+- 0 496 -629"/>
                              <a:gd name="T115" fmla="*/ 496 h 1598"/>
                              <a:gd name="T116" fmla="+- 0 3278 2989"/>
                              <a:gd name="T117" fmla="*/ T116 w 291"/>
                              <a:gd name="T118" fmla="+- 0 411 -629"/>
                              <a:gd name="T119" fmla="*/ 411 h 1598"/>
                              <a:gd name="T120" fmla="+- 0 3268 2989"/>
                              <a:gd name="T121" fmla="*/ T120 w 291"/>
                              <a:gd name="T122" fmla="+- 0 590 -629"/>
                              <a:gd name="T123" fmla="*/ 590 h 1598"/>
                              <a:gd name="T124" fmla="+- 0 3279 2989"/>
                              <a:gd name="T125" fmla="*/ T124 w 291"/>
                              <a:gd name="T126" fmla="+- 0 505 -629"/>
                              <a:gd name="T127" fmla="*/ 505 h 1598"/>
                              <a:gd name="T128" fmla="+- 0 3264 2989"/>
                              <a:gd name="T129" fmla="*/ T128 w 291"/>
                              <a:gd name="T130" fmla="+- 0 600 -629"/>
                              <a:gd name="T131" fmla="*/ 600 h 1598"/>
                              <a:gd name="T132" fmla="+- 0 3279 2989"/>
                              <a:gd name="T133" fmla="*/ T132 w 291"/>
                              <a:gd name="T134" fmla="+- 0 685 -629"/>
                              <a:gd name="T135" fmla="*/ 685 h 1598"/>
                              <a:gd name="T136" fmla="+- 0 3264 2989"/>
                              <a:gd name="T137" fmla="*/ T136 w 291"/>
                              <a:gd name="T138" fmla="+- 0 600 -629"/>
                              <a:gd name="T139" fmla="*/ 600 h 1598"/>
                              <a:gd name="T140" fmla="+- 0 3278 2989"/>
                              <a:gd name="T141" fmla="*/ T140 w 291"/>
                              <a:gd name="T142" fmla="+- 0 779 -629"/>
                              <a:gd name="T143" fmla="*/ 779 h 1598"/>
                              <a:gd name="T144" fmla="+- 0 3279 2989"/>
                              <a:gd name="T145" fmla="*/ T144 w 291"/>
                              <a:gd name="T146" fmla="+- 0 694 -629"/>
                              <a:gd name="T147" fmla="*/ 694 h 1598"/>
                              <a:gd name="T148" fmla="+- 0 3277 2989"/>
                              <a:gd name="T149" fmla="*/ T148 w 291"/>
                              <a:gd name="T150" fmla="+- 0 789 -629"/>
                              <a:gd name="T151" fmla="*/ 789 h 1598"/>
                              <a:gd name="T152" fmla="+- 0 3279 2989"/>
                              <a:gd name="T153" fmla="*/ T152 w 291"/>
                              <a:gd name="T154" fmla="+- 0 874 -629"/>
                              <a:gd name="T155" fmla="*/ 874 h 1598"/>
                              <a:gd name="T156" fmla="+- 0 3277 2989"/>
                              <a:gd name="T157" fmla="*/ T156 w 291"/>
                              <a:gd name="T158" fmla="+- 0 789 -629"/>
                              <a:gd name="T159" fmla="*/ 789 h 1598"/>
                              <a:gd name="T160" fmla="+- 0 3275 2989"/>
                              <a:gd name="T161" fmla="*/ T160 w 291"/>
                              <a:gd name="T162" fmla="+- 0 968 -629"/>
                              <a:gd name="T163" fmla="*/ 968 h 1598"/>
                              <a:gd name="T164" fmla="+- 0 3279 2989"/>
                              <a:gd name="T165" fmla="*/ T164 w 291"/>
                              <a:gd name="T166" fmla="+- 0 883 -629"/>
                              <a:gd name="T167" fmla="*/ 883 h 15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291" h="1598">
                                <a:moveTo>
                                  <a:pt x="289" y="0"/>
                                </a:moveTo>
                                <a:lnTo>
                                  <a:pt x="289" y="85"/>
                                </a:lnTo>
                                <a:lnTo>
                                  <a:pt x="290" y="85"/>
                                </a:lnTo>
                                <a:lnTo>
                                  <a:pt x="290" y="0"/>
                                </a:lnTo>
                                <a:lnTo>
                                  <a:pt x="289" y="0"/>
                                </a:lnTo>
                                <a:close/>
                                <a:moveTo>
                                  <a:pt x="289" y="94"/>
                                </a:moveTo>
                                <a:lnTo>
                                  <a:pt x="289" y="179"/>
                                </a:lnTo>
                                <a:lnTo>
                                  <a:pt x="290" y="179"/>
                                </a:lnTo>
                                <a:lnTo>
                                  <a:pt x="290" y="94"/>
                                </a:lnTo>
                                <a:lnTo>
                                  <a:pt x="289" y="94"/>
                                </a:lnTo>
                                <a:close/>
                                <a:moveTo>
                                  <a:pt x="270" y="189"/>
                                </a:moveTo>
                                <a:lnTo>
                                  <a:pt x="270" y="274"/>
                                </a:lnTo>
                                <a:lnTo>
                                  <a:pt x="290" y="274"/>
                                </a:lnTo>
                                <a:lnTo>
                                  <a:pt x="290" y="189"/>
                                </a:lnTo>
                                <a:lnTo>
                                  <a:pt x="270" y="189"/>
                                </a:lnTo>
                                <a:close/>
                                <a:moveTo>
                                  <a:pt x="207" y="283"/>
                                </a:moveTo>
                                <a:lnTo>
                                  <a:pt x="207" y="368"/>
                                </a:lnTo>
                                <a:lnTo>
                                  <a:pt x="290" y="368"/>
                                </a:lnTo>
                                <a:lnTo>
                                  <a:pt x="290" y="283"/>
                                </a:lnTo>
                                <a:lnTo>
                                  <a:pt x="207" y="283"/>
                                </a:lnTo>
                                <a:close/>
                                <a:moveTo>
                                  <a:pt x="289" y="378"/>
                                </a:moveTo>
                                <a:lnTo>
                                  <a:pt x="289" y="463"/>
                                </a:lnTo>
                                <a:lnTo>
                                  <a:pt x="290" y="463"/>
                                </a:lnTo>
                                <a:lnTo>
                                  <a:pt x="290" y="378"/>
                                </a:lnTo>
                                <a:lnTo>
                                  <a:pt x="289" y="378"/>
                                </a:lnTo>
                                <a:close/>
                                <a:moveTo>
                                  <a:pt x="0" y="472"/>
                                </a:moveTo>
                                <a:lnTo>
                                  <a:pt x="0" y="557"/>
                                </a:lnTo>
                                <a:lnTo>
                                  <a:pt x="290" y="557"/>
                                </a:lnTo>
                                <a:lnTo>
                                  <a:pt x="290" y="472"/>
                                </a:lnTo>
                                <a:lnTo>
                                  <a:pt x="0" y="472"/>
                                </a:lnTo>
                                <a:close/>
                                <a:moveTo>
                                  <a:pt x="219" y="567"/>
                                </a:moveTo>
                                <a:lnTo>
                                  <a:pt x="219" y="652"/>
                                </a:lnTo>
                                <a:lnTo>
                                  <a:pt x="290" y="652"/>
                                </a:lnTo>
                                <a:lnTo>
                                  <a:pt x="290" y="567"/>
                                </a:lnTo>
                                <a:lnTo>
                                  <a:pt x="219" y="567"/>
                                </a:lnTo>
                                <a:close/>
                                <a:moveTo>
                                  <a:pt x="289" y="661"/>
                                </a:moveTo>
                                <a:lnTo>
                                  <a:pt x="289" y="747"/>
                                </a:lnTo>
                                <a:lnTo>
                                  <a:pt x="290" y="747"/>
                                </a:lnTo>
                                <a:lnTo>
                                  <a:pt x="290" y="661"/>
                                </a:lnTo>
                                <a:lnTo>
                                  <a:pt x="289" y="661"/>
                                </a:lnTo>
                                <a:close/>
                                <a:moveTo>
                                  <a:pt x="289" y="756"/>
                                </a:moveTo>
                                <a:lnTo>
                                  <a:pt x="289" y="841"/>
                                </a:lnTo>
                                <a:lnTo>
                                  <a:pt x="290" y="841"/>
                                </a:lnTo>
                                <a:lnTo>
                                  <a:pt x="290" y="756"/>
                                </a:lnTo>
                                <a:lnTo>
                                  <a:pt x="289" y="756"/>
                                </a:lnTo>
                                <a:close/>
                                <a:moveTo>
                                  <a:pt x="171" y="851"/>
                                </a:moveTo>
                                <a:lnTo>
                                  <a:pt x="171" y="936"/>
                                </a:lnTo>
                                <a:lnTo>
                                  <a:pt x="290" y="936"/>
                                </a:lnTo>
                                <a:lnTo>
                                  <a:pt x="290" y="851"/>
                                </a:lnTo>
                                <a:lnTo>
                                  <a:pt x="171" y="851"/>
                                </a:lnTo>
                                <a:close/>
                                <a:moveTo>
                                  <a:pt x="289" y="945"/>
                                </a:moveTo>
                                <a:lnTo>
                                  <a:pt x="289" y="1030"/>
                                </a:lnTo>
                                <a:lnTo>
                                  <a:pt x="290" y="1030"/>
                                </a:lnTo>
                                <a:lnTo>
                                  <a:pt x="290" y="945"/>
                                </a:lnTo>
                                <a:lnTo>
                                  <a:pt x="289" y="945"/>
                                </a:lnTo>
                                <a:close/>
                                <a:moveTo>
                                  <a:pt x="289" y="1040"/>
                                </a:moveTo>
                                <a:lnTo>
                                  <a:pt x="289" y="1125"/>
                                </a:lnTo>
                                <a:lnTo>
                                  <a:pt x="290" y="1125"/>
                                </a:lnTo>
                                <a:lnTo>
                                  <a:pt x="290" y="1040"/>
                                </a:lnTo>
                                <a:lnTo>
                                  <a:pt x="289" y="1040"/>
                                </a:lnTo>
                                <a:close/>
                                <a:moveTo>
                                  <a:pt x="279" y="1134"/>
                                </a:moveTo>
                                <a:lnTo>
                                  <a:pt x="279" y="1219"/>
                                </a:lnTo>
                                <a:lnTo>
                                  <a:pt x="290" y="1219"/>
                                </a:lnTo>
                                <a:lnTo>
                                  <a:pt x="290" y="1134"/>
                                </a:lnTo>
                                <a:lnTo>
                                  <a:pt x="279" y="1134"/>
                                </a:lnTo>
                                <a:close/>
                                <a:moveTo>
                                  <a:pt x="275" y="1229"/>
                                </a:moveTo>
                                <a:lnTo>
                                  <a:pt x="275" y="1314"/>
                                </a:lnTo>
                                <a:lnTo>
                                  <a:pt x="290" y="1314"/>
                                </a:lnTo>
                                <a:lnTo>
                                  <a:pt x="290" y="1229"/>
                                </a:lnTo>
                                <a:lnTo>
                                  <a:pt x="275" y="1229"/>
                                </a:lnTo>
                                <a:close/>
                                <a:moveTo>
                                  <a:pt x="289" y="1323"/>
                                </a:moveTo>
                                <a:lnTo>
                                  <a:pt x="289" y="1408"/>
                                </a:lnTo>
                                <a:lnTo>
                                  <a:pt x="290" y="1408"/>
                                </a:lnTo>
                                <a:lnTo>
                                  <a:pt x="290" y="1323"/>
                                </a:lnTo>
                                <a:lnTo>
                                  <a:pt x="289" y="1323"/>
                                </a:lnTo>
                                <a:close/>
                                <a:moveTo>
                                  <a:pt x="288" y="1418"/>
                                </a:moveTo>
                                <a:lnTo>
                                  <a:pt x="288" y="1503"/>
                                </a:lnTo>
                                <a:lnTo>
                                  <a:pt x="290" y="1503"/>
                                </a:lnTo>
                                <a:lnTo>
                                  <a:pt x="290" y="1418"/>
                                </a:lnTo>
                                <a:lnTo>
                                  <a:pt x="288" y="1418"/>
                                </a:lnTo>
                                <a:close/>
                                <a:moveTo>
                                  <a:pt x="286" y="1512"/>
                                </a:moveTo>
                                <a:lnTo>
                                  <a:pt x="286" y="1597"/>
                                </a:lnTo>
                                <a:lnTo>
                                  <a:pt x="290" y="1597"/>
                                </a:lnTo>
                                <a:lnTo>
                                  <a:pt x="290" y="1512"/>
                                </a:lnTo>
                                <a:lnTo>
                                  <a:pt x="286" y="1512"/>
                                </a:lnTo>
                                <a:close/>
                              </a:path>
                            </a:pathLst>
                          </a:custGeom>
                          <a:noFill/>
                          <a:ln w="517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75" name="Rectangle 1073"/>
                        <wps:cNvSpPr>
                          <a:spLocks noChangeArrowheads="1"/>
                        </wps:cNvSpPr>
                        <wps:spPr bwMode="auto">
                          <a:xfrm>
                            <a:off x="2926" y="977"/>
                            <a:ext cx="353" cy="86"/>
                          </a:xfrm>
                          <a:prstGeom prst="rect">
                            <a:avLst/>
                          </a:prstGeom>
                          <a:solidFill>
                            <a:srgbClr val="BEBEB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6" name="AutoShape 1072"/>
                        <wps:cNvSpPr>
                          <a:spLocks/>
                        </wps:cNvSpPr>
                        <wps:spPr bwMode="auto">
                          <a:xfrm>
                            <a:off x="2926" y="977"/>
                            <a:ext cx="353" cy="4056"/>
                          </a:xfrm>
                          <a:custGeom>
                            <a:avLst/>
                            <a:gdLst>
                              <a:gd name="T0" fmla="+- 0 3279 2926"/>
                              <a:gd name="T1" fmla="*/ T0 w 353"/>
                              <a:gd name="T2" fmla="+- 0 978 978"/>
                              <a:gd name="T3" fmla="*/ 978 h 4056"/>
                              <a:gd name="T4" fmla="+- 0 3279 2926"/>
                              <a:gd name="T5" fmla="*/ T4 w 353"/>
                              <a:gd name="T6" fmla="+- 0 1157 978"/>
                              <a:gd name="T7" fmla="*/ 1157 h 4056"/>
                              <a:gd name="T8" fmla="+- 0 3277 2926"/>
                              <a:gd name="T9" fmla="*/ T8 w 353"/>
                              <a:gd name="T10" fmla="+- 0 1252 978"/>
                              <a:gd name="T11" fmla="*/ 1252 h 4056"/>
                              <a:gd name="T12" fmla="+- 0 3278 2926"/>
                              <a:gd name="T13" fmla="*/ T12 w 353"/>
                              <a:gd name="T14" fmla="+- 0 1261 978"/>
                              <a:gd name="T15" fmla="*/ 1261 h 4056"/>
                              <a:gd name="T16" fmla="+- 0 3278 2926"/>
                              <a:gd name="T17" fmla="*/ T16 w 353"/>
                              <a:gd name="T18" fmla="+- 0 1261 978"/>
                              <a:gd name="T19" fmla="*/ 1261 h 4056"/>
                              <a:gd name="T20" fmla="+- 0 3279 2926"/>
                              <a:gd name="T21" fmla="*/ T20 w 353"/>
                              <a:gd name="T22" fmla="+- 0 1356 978"/>
                              <a:gd name="T23" fmla="*/ 1356 h 4056"/>
                              <a:gd name="T24" fmla="+- 0 3279 2926"/>
                              <a:gd name="T25" fmla="*/ T24 w 353"/>
                              <a:gd name="T26" fmla="+- 0 1536 978"/>
                              <a:gd name="T27" fmla="*/ 1536 h 4056"/>
                              <a:gd name="T28" fmla="+- 0 3166 2926"/>
                              <a:gd name="T29" fmla="*/ T28 w 353"/>
                              <a:gd name="T30" fmla="+- 0 1630 978"/>
                              <a:gd name="T31" fmla="*/ 1630 h 4056"/>
                              <a:gd name="T32" fmla="+- 0 3226 2926"/>
                              <a:gd name="T33" fmla="*/ T32 w 353"/>
                              <a:gd name="T34" fmla="+- 0 1640 978"/>
                              <a:gd name="T35" fmla="*/ 1640 h 4056"/>
                              <a:gd name="T36" fmla="+- 0 3226 2926"/>
                              <a:gd name="T37" fmla="*/ T36 w 353"/>
                              <a:gd name="T38" fmla="+- 0 1640 978"/>
                              <a:gd name="T39" fmla="*/ 1640 h 4056"/>
                              <a:gd name="T40" fmla="+- 0 3279 2926"/>
                              <a:gd name="T41" fmla="*/ T40 w 353"/>
                              <a:gd name="T42" fmla="+- 0 1734 978"/>
                              <a:gd name="T43" fmla="*/ 1734 h 4056"/>
                              <a:gd name="T44" fmla="+- 0 3279 2926"/>
                              <a:gd name="T45" fmla="*/ T44 w 353"/>
                              <a:gd name="T46" fmla="+- 0 1829 978"/>
                              <a:gd name="T47" fmla="*/ 1829 h 4056"/>
                              <a:gd name="T48" fmla="+- 0 3279 2926"/>
                              <a:gd name="T49" fmla="*/ T48 w 353"/>
                              <a:gd name="T50" fmla="+- 0 2008 978"/>
                              <a:gd name="T51" fmla="*/ 2008 h 4056"/>
                              <a:gd name="T52" fmla="+- 0 3277 2926"/>
                              <a:gd name="T53" fmla="*/ T52 w 353"/>
                              <a:gd name="T54" fmla="+- 0 2103 978"/>
                              <a:gd name="T55" fmla="*/ 2103 h 4056"/>
                              <a:gd name="T56" fmla="+- 0 3278 2926"/>
                              <a:gd name="T57" fmla="*/ T56 w 353"/>
                              <a:gd name="T58" fmla="+- 0 2112 978"/>
                              <a:gd name="T59" fmla="*/ 2112 h 4056"/>
                              <a:gd name="T60" fmla="+- 0 3278 2926"/>
                              <a:gd name="T61" fmla="*/ T60 w 353"/>
                              <a:gd name="T62" fmla="+- 0 2112 978"/>
                              <a:gd name="T63" fmla="*/ 2112 h 4056"/>
                              <a:gd name="T64" fmla="+- 0 3279 2926"/>
                              <a:gd name="T65" fmla="*/ T64 w 353"/>
                              <a:gd name="T66" fmla="+- 0 2207 978"/>
                              <a:gd name="T67" fmla="*/ 2207 h 4056"/>
                              <a:gd name="T68" fmla="+- 0 3279 2926"/>
                              <a:gd name="T69" fmla="*/ T68 w 353"/>
                              <a:gd name="T70" fmla="+- 0 2386 978"/>
                              <a:gd name="T71" fmla="*/ 2386 h 4056"/>
                              <a:gd name="T72" fmla="+- 0 3271 2926"/>
                              <a:gd name="T73" fmla="*/ T72 w 353"/>
                              <a:gd name="T74" fmla="+- 0 2481 978"/>
                              <a:gd name="T75" fmla="*/ 2481 h 4056"/>
                              <a:gd name="T76" fmla="+- 0 3272 2926"/>
                              <a:gd name="T77" fmla="*/ T76 w 353"/>
                              <a:gd name="T78" fmla="+- 0 2490 978"/>
                              <a:gd name="T79" fmla="*/ 2490 h 4056"/>
                              <a:gd name="T80" fmla="+- 0 3272 2926"/>
                              <a:gd name="T81" fmla="*/ T80 w 353"/>
                              <a:gd name="T82" fmla="+- 0 2490 978"/>
                              <a:gd name="T83" fmla="*/ 2490 h 4056"/>
                              <a:gd name="T84" fmla="+- 0 3279 2926"/>
                              <a:gd name="T85" fmla="*/ T84 w 353"/>
                              <a:gd name="T86" fmla="+- 0 2585 978"/>
                              <a:gd name="T87" fmla="*/ 2585 h 4056"/>
                              <a:gd name="T88" fmla="+- 0 3279 2926"/>
                              <a:gd name="T89" fmla="*/ T88 w 353"/>
                              <a:gd name="T90" fmla="+- 0 2765 978"/>
                              <a:gd name="T91" fmla="*/ 2765 h 4056"/>
                              <a:gd name="T92" fmla="+- 0 3179 2926"/>
                              <a:gd name="T93" fmla="*/ T92 w 353"/>
                              <a:gd name="T94" fmla="+- 0 2859 978"/>
                              <a:gd name="T95" fmla="*/ 2859 h 4056"/>
                              <a:gd name="T96" fmla="+- 0 3278 2926"/>
                              <a:gd name="T97" fmla="*/ T96 w 353"/>
                              <a:gd name="T98" fmla="+- 0 2869 978"/>
                              <a:gd name="T99" fmla="*/ 2869 h 4056"/>
                              <a:gd name="T100" fmla="+- 0 3278 2926"/>
                              <a:gd name="T101" fmla="*/ T100 w 353"/>
                              <a:gd name="T102" fmla="+- 0 2869 978"/>
                              <a:gd name="T103" fmla="*/ 2869 h 4056"/>
                              <a:gd name="T104" fmla="+- 0 3279 2926"/>
                              <a:gd name="T105" fmla="*/ T104 w 353"/>
                              <a:gd name="T106" fmla="+- 0 2963 978"/>
                              <a:gd name="T107" fmla="*/ 2963 h 4056"/>
                              <a:gd name="T108" fmla="+- 0 3279 2926"/>
                              <a:gd name="T109" fmla="*/ T108 w 353"/>
                              <a:gd name="T110" fmla="+- 0 3143 978"/>
                              <a:gd name="T111" fmla="*/ 3143 h 4056"/>
                              <a:gd name="T112" fmla="+- 0 3176 2926"/>
                              <a:gd name="T113" fmla="*/ T112 w 353"/>
                              <a:gd name="T114" fmla="+- 0 3237 978"/>
                              <a:gd name="T115" fmla="*/ 3237 h 4056"/>
                              <a:gd name="T116" fmla="+- 0 2957 2926"/>
                              <a:gd name="T117" fmla="*/ T116 w 353"/>
                              <a:gd name="T118" fmla="+- 0 3247 978"/>
                              <a:gd name="T119" fmla="*/ 3247 h 4056"/>
                              <a:gd name="T120" fmla="+- 0 2957 2926"/>
                              <a:gd name="T121" fmla="*/ T120 w 353"/>
                              <a:gd name="T122" fmla="+- 0 3247 978"/>
                              <a:gd name="T123" fmla="*/ 3247 h 4056"/>
                              <a:gd name="T124" fmla="+- 0 3279 2926"/>
                              <a:gd name="T125" fmla="*/ T124 w 353"/>
                              <a:gd name="T126" fmla="+- 0 3341 978"/>
                              <a:gd name="T127" fmla="*/ 3341 h 4056"/>
                              <a:gd name="T128" fmla="+- 0 3279 2926"/>
                              <a:gd name="T129" fmla="*/ T128 w 353"/>
                              <a:gd name="T130" fmla="+- 0 3521 978"/>
                              <a:gd name="T131" fmla="*/ 3521 h 4056"/>
                              <a:gd name="T132" fmla="+- 0 3197 2926"/>
                              <a:gd name="T133" fmla="*/ T132 w 353"/>
                              <a:gd name="T134" fmla="+- 0 3616 978"/>
                              <a:gd name="T135" fmla="*/ 3616 h 4056"/>
                              <a:gd name="T136" fmla="+- 0 3278 2926"/>
                              <a:gd name="T137" fmla="*/ T136 w 353"/>
                              <a:gd name="T138" fmla="+- 0 3625 978"/>
                              <a:gd name="T139" fmla="*/ 3625 h 4056"/>
                              <a:gd name="T140" fmla="+- 0 3278 2926"/>
                              <a:gd name="T141" fmla="*/ T140 w 353"/>
                              <a:gd name="T142" fmla="+- 0 3625 978"/>
                              <a:gd name="T143" fmla="*/ 3625 h 4056"/>
                              <a:gd name="T144" fmla="+- 0 3279 2926"/>
                              <a:gd name="T145" fmla="*/ T144 w 353"/>
                              <a:gd name="T146" fmla="+- 0 3719 978"/>
                              <a:gd name="T147" fmla="*/ 3719 h 4056"/>
                              <a:gd name="T148" fmla="+- 0 3279 2926"/>
                              <a:gd name="T149" fmla="*/ T148 w 353"/>
                              <a:gd name="T150" fmla="+- 0 3899 978"/>
                              <a:gd name="T151" fmla="*/ 3899 h 4056"/>
                              <a:gd name="T152" fmla="+- 0 3277 2926"/>
                              <a:gd name="T153" fmla="*/ T152 w 353"/>
                              <a:gd name="T154" fmla="+- 0 3994 978"/>
                              <a:gd name="T155" fmla="*/ 3994 h 4056"/>
                              <a:gd name="T156" fmla="+- 0 3277 2926"/>
                              <a:gd name="T157" fmla="*/ T156 w 353"/>
                              <a:gd name="T158" fmla="+- 0 4003 978"/>
                              <a:gd name="T159" fmla="*/ 4003 h 4056"/>
                              <a:gd name="T160" fmla="+- 0 3277 2926"/>
                              <a:gd name="T161" fmla="*/ T160 w 353"/>
                              <a:gd name="T162" fmla="+- 0 4003 978"/>
                              <a:gd name="T163" fmla="*/ 4003 h 4056"/>
                              <a:gd name="T164" fmla="+- 0 3279 2926"/>
                              <a:gd name="T165" fmla="*/ T164 w 353"/>
                              <a:gd name="T166" fmla="+- 0 4098 978"/>
                              <a:gd name="T167" fmla="*/ 4098 h 4056"/>
                              <a:gd name="T168" fmla="+- 0 3279 2926"/>
                              <a:gd name="T169" fmla="*/ T168 w 353"/>
                              <a:gd name="T170" fmla="+- 0 4277 978"/>
                              <a:gd name="T171" fmla="*/ 4277 h 4056"/>
                              <a:gd name="T172" fmla="+- 0 3178 2926"/>
                              <a:gd name="T173" fmla="*/ T172 w 353"/>
                              <a:gd name="T174" fmla="+- 0 4372 978"/>
                              <a:gd name="T175" fmla="*/ 4372 h 4056"/>
                              <a:gd name="T176" fmla="+- 0 3278 2926"/>
                              <a:gd name="T177" fmla="*/ T176 w 353"/>
                              <a:gd name="T178" fmla="+- 0 4381 978"/>
                              <a:gd name="T179" fmla="*/ 4381 h 4056"/>
                              <a:gd name="T180" fmla="+- 0 3278 2926"/>
                              <a:gd name="T181" fmla="*/ T180 w 353"/>
                              <a:gd name="T182" fmla="+- 0 4381 978"/>
                              <a:gd name="T183" fmla="*/ 4381 h 4056"/>
                              <a:gd name="T184" fmla="+- 0 3279 2926"/>
                              <a:gd name="T185" fmla="*/ T184 w 353"/>
                              <a:gd name="T186" fmla="+- 0 4476 978"/>
                              <a:gd name="T187" fmla="*/ 4476 h 4056"/>
                              <a:gd name="T188" fmla="+- 0 3279 2926"/>
                              <a:gd name="T189" fmla="*/ T188 w 353"/>
                              <a:gd name="T190" fmla="+- 0 4655 978"/>
                              <a:gd name="T191" fmla="*/ 4655 h 4056"/>
                              <a:gd name="T192" fmla="+- 0 3254 2926"/>
                              <a:gd name="T193" fmla="*/ T192 w 353"/>
                              <a:gd name="T194" fmla="+- 0 4750 978"/>
                              <a:gd name="T195" fmla="*/ 4750 h 4056"/>
                              <a:gd name="T196" fmla="+- 0 3240 2926"/>
                              <a:gd name="T197" fmla="*/ T196 w 353"/>
                              <a:gd name="T198" fmla="+- 0 4759 978"/>
                              <a:gd name="T199" fmla="*/ 4759 h 4056"/>
                              <a:gd name="T200" fmla="+- 0 3240 2926"/>
                              <a:gd name="T201" fmla="*/ T200 w 353"/>
                              <a:gd name="T202" fmla="+- 0 4759 978"/>
                              <a:gd name="T203" fmla="*/ 4759 h 4056"/>
                              <a:gd name="T204" fmla="+- 0 3279 2926"/>
                              <a:gd name="T205" fmla="*/ T204 w 353"/>
                              <a:gd name="T206" fmla="+- 0 4854 978"/>
                              <a:gd name="T207" fmla="*/ 4854 h 4056"/>
                              <a:gd name="T208" fmla="+- 0 3279 2926"/>
                              <a:gd name="T209" fmla="*/ T208 w 353"/>
                              <a:gd name="T210" fmla="+- 0 5034 978"/>
                              <a:gd name="T211" fmla="*/ 5034 h 40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353" h="4056">
                                <a:moveTo>
                                  <a:pt x="0" y="0"/>
                                </a:moveTo>
                                <a:lnTo>
                                  <a:pt x="0" y="85"/>
                                </a:lnTo>
                                <a:lnTo>
                                  <a:pt x="353" y="85"/>
                                </a:lnTo>
                                <a:lnTo>
                                  <a:pt x="353" y="0"/>
                                </a:lnTo>
                                <a:lnTo>
                                  <a:pt x="0" y="0"/>
                                </a:lnTo>
                                <a:close/>
                                <a:moveTo>
                                  <a:pt x="351" y="94"/>
                                </a:moveTo>
                                <a:lnTo>
                                  <a:pt x="351" y="179"/>
                                </a:lnTo>
                                <a:lnTo>
                                  <a:pt x="353" y="179"/>
                                </a:lnTo>
                                <a:lnTo>
                                  <a:pt x="353" y="94"/>
                                </a:lnTo>
                                <a:lnTo>
                                  <a:pt x="351" y="94"/>
                                </a:lnTo>
                                <a:close/>
                                <a:moveTo>
                                  <a:pt x="351" y="189"/>
                                </a:moveTo>
                                <a:lnTo>
                                  <a:pt x="351" y="274"/>
                                </a:lnTo>
                                <a:lnTo>
                                  <a:pt x="353" y="274"/>
                                </a:lnTo>
                                <a:lnTo>
                                  <a:pt x="353" y="189"/>
                                </a:lnTo>
                                <a:lnTo>
                                  <a:pt x="351" y="189"/>
                                </a:lnTo>
                                <a:close/>
                                <a:moveTo>
                                  <a:pt x="352" y="283"/>
                                </a:moveTo>
                                <a:lnTo>
                                  <a:pt x="352" y="369"/>
                                </a:lnTo>
                                <a:lnTo>
                                  <a:pt x="353" y="369"/>
                                </a:lnTo>
                                <a:lnTo>
                                  <a:pt x="353" y="283"/>
                                </a:lnTo>
                                <a:lnTo>
                                  <a:pt x="352" y="283"/>
                                </a:lnTo>
                                <a:close/>
                                <a:moveTo>
                                  <a:pt x="350" y="378"/>
                                </a:moveTo>
                                <a:lnTo>
                                  <a:pt x="350" y="463"/>
                                </a:lnTo>
                                <a:lnTo>
                                  <a:pt x="353" y="463"/>
                                </a:lnTo>
                                <a:lnTo>
                                  <a:pt x="353" y="378"/>
                                </a:lnTo>
                                <a:lnTo>
                                  <a:pt x="350" y="378"/>
                                </a:lnTo>
                                <a:close/>
                                <a:moveTo>
                                  <a:pt x="78" y="473"/>
                                </a:moveTo>
                                <a:lnTo>
                                  <a:pt x="78" y="558"/>
                                </a:lnTo>
                                <a:lnTo>
                                  <a:pt x="353" y="558"/>
                                </a:lnTo>
                                <a:lnTo>
                                  <a:pt x="353" y="473"/>
                                </a:lnTo>
                                <a:lnTo>
                                  <a:pt x="78" y="473"/>
                                </a:lnTo>
                                <a:close/>
                                <a:moveTo>
                                  <a:pt x="240" y="567"/>
                                </a:moveTo>
                                <a:lnTo>
                                  <a:pt x="240" y="652"/>
                                </a:lnTo>
                                <a:lnTo>
                                  <a:pt x="353" y="652"/>
                                </a:lnTo>
                                <a:lnTo>
                                  <a:pt x="353" y="567"/>
                                </a:lnTo>
                                <a:lnTo>
                                  <a:pt x="240" y="567"/>
                                </a:lnTo>
                                <a:close/>
                                <a:moveTo>
                                  <a:pt x="300" y="662"/>
                                </a:moveTo>
                                <a:lnTo>
                                  <a:pt x="300" y="747"/>
                                </a:lnTo>
                                <a:lnTo>
                                  <a:pt x="353" y="747"/>
                                </a:lnTo>
                                <a:lnTo>
                                  <a:pt x="353" y="662"/>
                                </a:lnTo>
                                <a:lnTo>
                                  <a:pt x="300" y="662"/>
                                </a:lnTo>
                                <a:close/>
                                <a:moveTo>
                                  <a:pt x="353" y="756"/>
                                </a:moveTo>
                                <a:lnTo>
                                  <a:pt x="353" y="841"/>
                                </a:lnTo>
                                <a:lnTo>
                                  <a:pt x="353" y="756"/>
                                </a:lnTo>
                                <a:close/>
                                <a:moveTo>
                                  <a:pt x="352" y="851"/>
                                </a:moveTo>
                                <a:lnTo>
                                  <a:pt x="352" y="936"/>
                                </a:lnTo>
                                <a:lnTo>
                                  <a:pt x="353" y="936"/>
                                </a:lnTo>
                                <a:lnTo>
                                  <a:pt x="353" y="851"/>
                                </a:lnTo>
                                <a:lnTo>
                                  <a:pt x="352" y="851"/>
                                </a:lnTo>
                                <a:close/>
                                <a:moveTo>
                                  <a:pt x="341" y="945"/>
                                </a:moveTo>
                                <a:lnTo>
                                  <a:pt x="341" y="1030"/>
                                </a:lnTo>
                                <a:lnTo>
                                  <a:pt x="353" y="1030"/>
                                </a:lnTo>
                                <a:lnTo>
                                  <a:pt x="353" y="945"/>
                                </a:lnTo>
                                <a:lnTo>
                                  <a:pt x="341" y="945"/>
                                </a:lnTo>
                                <a:close/>
                                <a:moveTo>
                                  <a:pt x="351" y="1040"/>
                                </a:moveTo>
                                <a:lnTo>
                                  <a:pt x="351" y="1125"/>
                                </a:lnTo>
                                <a:lnTo>
                                  <a:pt x="353" y="1125"/>
                                </a:lnTo>
                                <a:lnTo>
                                  <a:pt x="353" y="1040"/>
                                </a:lnTo>
                                <a:lnTo>
                                  <a:pt x="351" y="1040"/>
                                </a:lnTo>
                                <a:close/>
                                <a:moveTo>
                                  <a:pt x="352" y="1134"/>
                                </a:moveTo>
                                <a:lnTo>
                                  <a:pt x="352" y="1219"/>
                                </a:lnTo>
                                <a:lnTo>
                                  <a:pt x="353" y="1219"/>
                                </a:lnTo>
                                <a:lnTo>
                                  <a:pt x="353" y="1134"/>
                                </a:lnTo>
                                <a:lnTo>
                                  <a:pt x="352" y="1134"/>
                                </a:lnTo>
                                <a:close/>
                                <a:moveTo>
                                  <a:pt x="311" y="1229"/>
                                </a:moveTo>
                                <a:lnTo>
                                  <a:pt x="311" y="1314"/>
                                </a:lnTo>
                                <a:lnTo>
                                  <a:pt x="353" y="1314"/>
                                </a:lnTo>
                                <a:lnTo>
                                  <a:pt x="353" y="1229"/>
                                </a:lnTo>
                                <a:lnTo>
                                  <a:pt x="311" y="1229"/>
                                </a:lnTo>
                                <a:close/>
                                <a:moveTo>
                                  <a:pt x="348" y="1323"/>
                                </a:moveTo>
                                <a:lnTo>
                                  <a:pt x="348" y="1408"/>
                                </a:lnTo>
                                <a:lnTo>
                                  <a:pt x="353" y="1408"/>
                                </a:lnTo>
                                <a:lnTo>
                                  <a:pt x="353" y="1323"/>
                                </a:lnTo>
                                <a:lnTo>
                                  <a:pt x="348" y="1323"/>
                                </a:lnTo>
                                <a:close/>
                                <a:moveTo>
                                  <a:pt x="345" y="1418"/>
                                </a:moveTo>
                                <a:lnTo>
                                  <a:pt x="345" y="1503"/>
                                </a:lnTo>
                                <a:lnTo>
                                  <a:pt x="353" y="1503"/>
                                </a:lnTo>
                                <a:lnTo>
                                  <a:pt x="353" y="1418"/>
                                </a:lnTo>
                                <a:lnTo>
                                  <a:pt x="345" y="1418"/>
                                </a:lnTo>
                                <a:close/>
                                <a:moveTo>
                                  <a:pt x="346" y="1512"/>
                                </a:moveTo>
                                <a:lnTo>
                                  <a:pt x="346" y="1598"/>
                                </a:lnTo>
                                <a:lnTo>
                                  <a:pt x="353" y="1598"/>
                                </a:lnTo>
                                <a:lnTo>
                                  <a:pt x="353" y="1512"/>
                                </a:lnTo>
                                <a:lnTo>
                                  <a:pt x="346" y="1512"/>
                                </a:lnTo>
                                <a:close/>
                                <a:moveTo>
                                  <a:pt x="260" y="1607"/>
                                </a:moveTo>
                                <a:lnTo>
                                  <a:pt x="260" y="1692"/>
                                </a:lnTo>
                                <a:lnTo>
                                  <a:pt x="353" y="1692"/>
                                </a:lnTo>
                                <a:lnTo>
                                  <a:pt x="353" y="1607"/>
                                </a:lnTo>
                                <a:lnTo>
                                  <a:pt x="260" y="1607"/>
                                </a:lnTo>
                                <a:close/>
                                <a:moveTo>
                                  <a:pt x="22" y="1702"/>
                                </a:moveTo>
                                <a:lnTo>
                                  <a:pt x="22" y="1787"/>
                                </a:lnTo>
                                <a:lnTo>
                                  <a:pt x="353" y="1787"/>
                                </a:lnTo>
                                <a:lnTo>
                                  <a:pt x="353" y="1702"/>
                                </a:lnTo>
                                <a:lnTo>
                                  <a:pt x="22" y="1702"/>
                                </a:lnTo>
                                <a:close/>
                                <a:moveTo>
                                  <a:pt x="253" y="1796"/>
                                </a:moveTo>
                                <a:lnTo>
                                  <a:pt x="253" y="1881"/>
                                </a:lnTo>
                                <a:lnTo>
                                  <a:pt x="353" y="1881"/>
                                </a:lnTo>
                                <a:lnTo>
                                  <a:pt x="353" y="1796"/>
                                </a:lnTo>
                                <a:lnTo>
                                  <a:pt x="253" y="1796"/>
                                </a:lnTo>
                                <a:close/>
                                <a:moveTo>
                                  <a:pt x="352" y="1891"/>
                                </a:moveTo>
                                <a:lnTo>
                                  <a:pt x="352" y="1976"/>
                                </a:lnTo>
                                <a:lnTo>
                                  <a:pt x="353" y="1976"/>
                                </a:lnTo>
                                <a:lnTo>
                                  <a:pt x="353" y="1891"/>
                                </a:lnTo>
                                <a:lnTo>
                                  <a:pt x="352" y="1891"/>
                                </a:lnTo>
                                <a:close/>
                                <a:moveTo>
                                  <a:pt x="326" y="1985"/>
                                </a:moveTo>
                                <a:lnTo>
                                  <a:pt x="326" y="2070"/>
                                </a:lnTo>
                                <a:lnTo>
                                  <a:pt x="353" y="2070"/>
                                </a:lnTo>
                                <a:lnTo>
                                  <a:pt x="353" y="1985"/>
                                </a:lnTo>
                                <a:lnTo>
                                  <a:pt x="326" y="1985"/>
                                </a:lnTo>
                                <a:close/>
                                <a:moveTo>
                                  <a:pt x="350" y="2080"/>
                                </a:moveTo>
                                <a:lnTo>
                                  <a:pt x="350" y="2165"/>
                                </a:lnTo>
                                <a:lnTo>
                                  <a:pt x="353" y="2165"/>
                                </a:lnTo>
                                <a:lnTo>
                                  <a:pt x="353" y="2080"/>
                                </a:lnTo>
                                <a:lnTo>
                                  <a:pt x="350" y="2080"/>
                                </a:lnTo>
                                <a:close/>
                                <a:moveTo>
                                  <a:pt x="250" y="2174"/>
                                </a:moveTo>
                                <a:lnTo>
                                  <a:pt x="250" y="2259"/>
                                </a:lnTo>
                                <a:lnTo>
                                  <a:pt x="353" y="2259"/>
                                </a:lnTo>
                                <a:lnTo>
                                  <a:pt x="353" y="2174"/>
                                </a:lnTo>
                                <a:lnTo>
                                  <a:pt x="250" y="2174"/>
                                </a:lnTo>
                                <a:close/>
                                <a:moveTo>
                                  <a:pt x="31" y="2269"/>
                                </a:moveTo>
                                <a:lnTo>
                                  <a:pt x="31" y="2354"/>
                                </a:lnTo>
                                <a:lnTo>
                                  <a:pt x="353" y="2354"/>
                                </a:lnTo>
                                <a:lnTo>
                                  <a:pt x="353" y="2269"/>
                                </a:lnTo>
                                <a:lnTo>
                                  <a:pt x="31" y="2269"/>
                                </a:lnTo>
                                <a:close/>
                                <a:moveTo>
                                  <a:pt x="342" y="2363"/>
                                </a:moveTo>
                                <a:lnTo>
                                  <a:pt x="342" y="2448"/>
                                </a:lnTo>
                                <a:lnTo>
                                  <a:pt x="353" y="2448"/>
                                </a:lnTo>
                                <a:lnTo>
                                  <a:pt x="353" y="2363"/>
                                </a:lnTo>
                                <a:lnTo>
                                  <a:pt x="342" y="2363"/>
                                </a:lnTo>
                                <a:close/>
                                <a:moveTo>
                                  <a:pt x="348" y="2458"/>
                                </a:moveTo>
                                <a:lnTo>
                                  <a:pt x="348" y="2543"/>
                                </a:lnTo>
                                <a:lnTo>
                                  <a:pt x="353" y="2543"/>
                                </a:lnTo>
                                <a:lnTo>
                                  <a:pt x="353" y="2458"/>
                                </a:lnTo>
                                <a:lnTo>
                                  <a:pt x="348" y="2458"/>
                                </a:lnTo>
                                <a:close/>
                                <a:moveTo>
                                  <a:pt x="271" y="2552"/>
                                </a:moveTo>
                                <a:lnTo>
                                  <a:pt x="271" y="2638"/>
                                </a:lnTo>
                                <a:lnTo>
                                  <a:pt x="353" y="2638"/>
                                </a:lnTo>
                                <a:lnTo>
                                  <a:pt x="353" y="2552"/>
                                </a:lnTo>
                                <a:lnTo>
                                  <a:pt x="271" y="2552"/>
                                </a:lnTo>
                                <a:close/>
                                <a:moveTo>
                                  <a:pt x="352" y="2647"/>
                                </a:moveTo>
                                <a:lnTo>
                                  <a:pt x="352" y="2732"/>
                                </a:lnTo>
                                <a:lnTo>
                                  <a:pt x="353" y="2732"/>
                                </a:lnTo>
                                <a:lnTo>
                                  <a:pt x="353" y="2647"/>
                                </a:lnTo>
                                <a:lnTo>
                                  <a:pt x="352" y="2647"/>
                                </a:lnTo>
                                <a:close/>
                                <a:moveTo>
                                  <a:pt x="15" y="2741"/>
                                </a:moveTo>
                                <a:lnTo>
                                  <a:pt x="15" y="2827"/>
                                </a:lnTo>
                                <a:lnTo>
                                  <a:pt x="353" y="2827"/>
                                </a:lnTo>
                                <a:lnTo>
                                  <a:pt x="353" y="2741"/>
                                </a:lnTo>
                                <a:lnTo>
                                  <a:pt x="15" y="2741"/>
                                </a:lnTo>
                                <a:close/>
                                <a:moveTo>
                                  <a:pt x="46" y="2836"/>
                                </a:moveTo>
                                <a:lnTo>
                                  <a:pt x="46" y="2921"/>
                                </a:lnTo>
                                <a:lnTo>
                                  <a:pt x="353" y="2921"/>
                                </a:lnTo>
                                <a:lnTo>
                                  <a:pt x="353" y="2836"/>
                                </a:lnTo>
                                <a:lnTo>
                                  <a:pt x="46" y="2836"/>
                                </a:lnTo>
                                <a:close/>
                                <a:moveTo>
                                  <a:pt x="351" y="2931"/>
                                </a:moveTo>
                                <a:lnTo>
                                  <a:pt x="351" y="3016"/>
                                </a:lnTo>
                                <a:lnTo>
                                  <a:pt x="353" y="3016"/>
                                </a:lnTo>
                                <a:lnTo>
                                  <a:pt x="353" y="2931"/>
                                </a:lnTo>
                                <a:lnTo>
                                  <a:pt x="351" y="2931"/>
                                </a:lnTo>
                                <a:close/>
                                <a:moveTo>
                                  <a:pt x="351" y="3025"/>
                                </a:moveTo>
                                <a:lnTo>
                                  <a:pt x="351" y="3110"/>
                                </a:lnTo>
                                <a:lnTo>
                                  <a:pt x="353" y="3110"/>
                                </a:lnTo>
                                <a:lnTo>
                                  <a:pt x="353" y="3025"/>
                                </a:lnTo>
                                <a:lnTo>
                                  <a:pt x="351" y="3025"/>
                                </a:lnTo>
                                <a:close/>
                                <a:moveTo>
                                  <a:pt x="352" y="3120"/>
                                </a:moveTo>
                                <a:lnTo>
                                  <a:pt x="352" y="3205"/>
                                </a:lnTo>
                                <a:lnTo>
                                  <a:pt x="353" y="3205"/>
                                </a:lnTo>
                                <a:lnTo>
                                  <a:pt x="353" y="3120"/>
                                </a:lnTo>
                                <a:lnTo>
                                  <a:pt x="352" y="3120"/>
                                </a:lnTo>
                                <a:close/>
                                <a:moveTo>
                                  <a:pt x="352" y="3214"/>
                                </a:moveTo>
                                <a:lnTo>
                                  <a:pt x="352" y="3299"/>
                                </a:lnTo>
                                <a:lnTo>
                                  <a:pt x="353" y="3299"/>
                                </a:lnTo>
                                <a:lnTo>
                                  <a:pt x="353" y="3214"/>
                                </a:lnTo>
                                <a:lnTo>
                                  <a:pt x="352" y="3214"/>
                                </a:lnTo>
                                <a:close/>
                                <a:moveTo>
                                  <a:pt x="252" y="3309"/>
                                </a:moveTo>
                                <a:lnTo>
                                  <a:pt x="252" y="3394"/>
                                </a:lnTo>
                                <a:lnTo>
                                  <a:pt x="353" y="3394"/>
                                </a:lnTo>
                                <a:lnTo>
                                  <a:pt x="353" y="3309"/>
                                </a:lnTo>
                                <a:lnTo>
                                  <a:pt x="252" y="3309"/>
                                </a:lnTo>
                                <a:close/>
                                <a:moveTo>
                                  <a:pt x="352" y="3403"/>
                                </a:moveTo>
                                <a:lnTo>
                                  <a:pt x="352" y="3488"/>
                                </a:lnTo>
                                <a:lnTo>
                                  <a:pt x="353" y="3488"/>
                                </a:lnTo>
                                <a:lnTo>
                                  <a:pt x="353" y="3403"/>
                                </a:lnTo>
                                <a:lnTo>
                                  <a:pt x="352" y="3403"/>
                                </a:lnTo>
                                <a:close/>
                                <a:moveTo>
                                  <a:pt x="352" y="3498"/>
                                </a:moveTo>
                                <a:lnTo>
                                  <a:pt x="352" y="3583"/>
                                </a:lnTo>
                                <a:lnTo>
                                  <a:pt x="353" y="3583"/>
                                </a:lnTo>
                                <a:lnTo>
                                  <a:pt x="353" y="3498"/>
                                </a:lnTo>
                                <a:lnTo>
                                  <a:pt x="352" y="3498"/>
                                </a:lnTo>
                                <a:close/>
                                <a:moveTo>
                                  <a:pt x="352" y="3592"/>
                                </a:moveTo>
                                <a:lnTo>
                                  <a:pt x="352" y="3677"/>
                                </a:lnTo>
                                <a:lnTo>
                                  <a:pt x="353" y="3677"/>
                                </a:lnTo>
                                <a:lnTo>
                                  <a:pt x="353" y="3592"/>
                                </a:lnTo>
                                <a:lnTo>
                                  <a:pt x="352" y="3592"/>
                                </a:lnTo>
                                <a:close/>
                                <a:moveTo>
                                  <a:pt x="328" y="3687"/>
                                </a:moveTo>
                                <a:lnTo>
                                  <a:pt x="328" y="3772"/>
                                </a:lnTo>
                                <a:lnTo>
                                  <a:pt x="353" y="3772"/>
                                </a:lnTo>
                                <a:lnTo>
                                  <a:pt x="353" y="3687"/>
                                </a:lnTo>
                                <a:lnTo>
                                  <a:pt x="328" y="3687"/>
                                </a:lnTo>
                                <a:close/>
                                <a:moveTo>
                                  <a:pt x="314" y="3781"/>
                                </a:moveTo>
                                <a:lnTo>
                                  <a:pt x="314" y="3867"/>
                                </a:lnTo>
                                <a:lnTo>
                                  <a:pt x="353" y="3867"/>
                                </a:lnTo>
                                <a:lnTo>
                                  <a:pt x="353" y="3781"/>
                                </a:lnTo>
                                <a:lnTo>
                                  <a:pt x="314" y="3781"/>
                                </a:lnTo>
                                <a:close/>
                                <a:moveTo>
                                  <a:pt x="336" y="3876"/>
                                </a:moveTo>
                                <a:lnTo>
                                  <a:pt x="336" y="3961"/>
                                </a:lnTo>
                                <a:lnTo>
                                  <a:pt x="353" y="3961"/>
                                </a:lnTo>
                                <a:lnTo>
                                  <a:pt x="353" y="3876"/>
                                </a:lnTo>
                                <a:lnTo>
                                  <a:pt x="336" y="3876"/>
                                </a:lnTo>
                                <a:close/>
                                <a:moveTo>
                                  <a:pt x="21" y="3970"/>
                                </a:moveTo>
                                <a:lnTo>
                                  <a:pt x="21" y="4056"/>
                                </a:lnTo>
                                <a:lnTo>
                                  <a:pt x="353" y="4056"/>
                                </a:lnTo>
                                <a:lnTo>
                                  <a:pt x="353" y="3970"/>
                                </a:lnTo>
                                <a:lnTo>
                                  <a:pt x="21" y="3970"/>
                                </a:lnTo>
                                <a:close/>
                              </a:path>
                            </a:pathLst>
                          </a:custGeom>
                          <a:noFill/>
                          <a:ln w="517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77" name="Line 1071"/>
                        <wps:cNvCnPr>
                          <a:cxnSpLocks noChangeShapeType="1"/>
                        </wps:cNvCnPr>
                        <wps:spPr bwMode="auto">
                          <a:xfrm>
                            <a:off x="2750" y="-644"/>
                            <a:ext cx="3691" cy="0"/>
                          </a:xfrm>
                          <a:prstGeom prst="line">
                            <a:avLst/>
                          </a:prstGeom>
                          <a:noFill/>
                          <a:ln w="517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78" name="AutoShape 1070"/>
                        <wps:cNvSpPr>
                          <a:spLocks/>
                        </wps:cNvSpPr>
                        <wps:spPr bwMode="auto">
                          <a:xfrm>
                            <a:off x="3279" y="-665"/>
                            <a:ext cx="2948" cy="21"/>
                          </a:xfrm>
                          <a:custGeom>
                            <a:avLst/>
                            <a:gdLst>
                              <a:gd name="T0" fmla="+- 0 3279 3279"/>
                              <a:gd name="T1" fmla="*/ T0 w 2948"/>
                              <a:gd name="T2" fmla="+- 0 -664 -664"/>
                              <a:gd name="T3" fmla="*/ -664 h 21"/>
                              <a:gd name="T4" fmla="+- 0 3279 3279"/>
                              <a:gd name="T5" fmla="*/ T4 w 2948"/>
                              <a:gd name="T6" fmla="+- 0 -644 -664"/>
                              <a:gd name="T7" fmla="*/ -644 h 21"/>
                              <a:gd name="T8" fmla="+- 0 4016 3279"/>
                              <a:gd name="T9" fmla="*/ T8 w 2948"/>
                              <a:gd name="T10" fmla="+- 0 -664 -664"/>
                              <a:gd name="T11" fmla="*/ -664 h 21"/>
                              <a:gd name="T12" fmla="+- 0 4016 3279"/>
                              <a:gd name="T13" fmla="*/ T12 w 2948"/>
                              <a:gd name="T14" fmla="+- 0 -644 -664"/>
                              <a:gd name="T15" fmla="*/ -644 h 21"/>
                              <a:gd name="T16" fmla="+- 0 4753 3279"/>
                              <a:gd name="T17" fmla="*/ T16 w 2948"/>
                              <a:gd name="T18" fmla="+- 0 -664 -664"/>
                              <a:gd name="T19" fmla="*/ -664 h 21"/>
                              <a:gd name="T20" fmla="+- 0 4753 3279"/>
                              <a:gd name="T21" fmla="*/ T20 w 2948"/>
                              <a:gd name="T22" fmla="+- 0 -644 -664"/>
                              <a:gd name="T23" fmla="*/ -644 h 21"/>
                              <a:gd name="T24" fmla="+- 0 5489 3279"/>
                              <a:gd name="T25" fmla="*/ T24 w 2948"/>
                              <a:gd name="T26" fmla="+- 0 -664 -664"/>
                              <a:gd name="T27" fmla="*/ -664 h 21"/>
                              <a:gd name="T28" fmla="+- 0 5489 3279"/>
                              <a:gd name="T29" fmla="*/ T28 w 2948"/>
                              <a:gd name="T30" fmla="+- 0 -644 -664"/>
                              <a:gd name="T31" fmla="*/ -644 h 21"/>
                              <a:gd name="T32" fmla="+- 0 6226 3279"/>
                              <a:gd name="T33" fmla="*/ T32 w 2948"/>
                              <a:gd name="T34" fmla="+- 0 -664 -664"/>
                              <a:gd name="T35" fmla="*/ -664 h 21"/>
                              <a:gd name="T36" fmla="+- 0 6226 3279"/>
                              <a:gd name="T37" fmla="*/ T36 w 2948"/>
                              <a:gd name="T38" fmla="+- 0 -644 -664"/>
                              <a:gd name="T39" fmla="*/ -644 h 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948" h="21">
                                <a:moveTo>
                                  <a:pt x="0" y="0"/>
                                </a:moveTo>
                                <a:lnTo>
                                  <a:pt x="0" y="20"/>
                                </a:lnTo>
                                <a:moveTo>
                                  <a:pt x="737" y="0"/>
                                </a:moveTo>
                                <a:lnTo>
                                  <a:pt x="737" y="20"/>
                                </a:lnTo>
                                <a:moveTo>
                                  <a:pt x="1474" y="0"/>
                                </a:moveTo>
                                <a:lnTo>
                                  <a:pt x="1474" y="20"/>
                                </a:lnTo>
                                <a:moveTo>
                                  <a:pt x="2210" y="0"/>
                                </a:moveTo>
                                <a:lnTo>
                                  <a:pt x="2210" y="20"/>
                                </a:lnTo>
                                <a:moveTo>
                                  <a:pt x="2947" y="0"/>
                                </a:moveTo>
                                <a:lnTo>
                                  <a:pt x="2947" y="20"/>
                                </a:lnTo>
                              </a:path>
                            </a:pathLst>
                          </a:custGeom>
                          <a:noFill/>
                          <a:ln w="5177">
                            <a:solidFill>
                              <a:srgbClr val="3333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79" name="Line 1069"/>
                        <wps:cNvCnPr>
                          <a:cxnSpLocks noChangeShapeType="1"/>
                        </wps:cNvCnPr>
                        <wps:spPr bwMode="auto">
                          <a:xfrm>
                            <a:off x="2750" y="-644"/>
                            <a:ext cx="0" cy="12688"/>
                          </a:xfrm>
                          <a:prstGeom prst="line">
                            <a:avLst/>
                          </a:prstGeom>
                          <a:noFill/>
                          <a:ln w="517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80" name="AutoShape 1068"/>
                        <wps:cNvSpPr>
                          <a:spLocks/>
                        </wps:cNvSpPr>
                        <wps:spPr bwMode="auto">
                          <a:xfrm>
                            <a:off x="2728" y="-587"/>
                            <a:ext cx="21" cy="12574"/>
                          </a:xfrm>
                          <a:custGeom>
                            <a:avLst/>
                            <a:gdLst>
                              <a:gd name="T0" fmla="+- 0 2729 2729"/>
                              <a:gd name="T1" fmla="*/ T0 w 21"/>
                              <a:gd name="T2" fmla="+- 0 -398 -587"/>
                              <a:gd name="T3" fmla="*/ -398 h 12574"/>
                              <a:gd name="T4" fmla="+- 0 2750 2729"/>
                              <a:gd name="T5" fmla="*/ T4 w 21"/>
                              <a:gd name="T6" fmla="+- 0 -209 -587"/>
                              <a:gd name="T7" fmla="*/ -209 h 12574"/>
                              <a:gd name="T8" fmla="+- 0 2729 2729"/>
                              <a:gd name="T9" fmla="*/ T8 w 21"/>
                              <a:gd name="T10" fmla="+- 0 75 -587"/>
                              <a:gd name="T11" fmla="*/ 75 h 12574"/>
                              <a:gd name="T12" fmla="+- 0 2750 2729"/>
                              <a:gd name="T13" fmla="*/ T12 w 21"/>
                              <a:gd name="T14" fmla="+- 0 264 -587"/>
                              <a:gd name="T15" fmla="*/ 264 h 12574"/>
                              <a:gd name="T16" fmla="+- 0 2729 2729"/>
                              <a:gd name="T17" fmla="*/ T16 w 21"/>
                              <a:gd name="T18" fmla="+- 0 548 -587"/>
                              <a:gd name="T19" fmla="*/ 548 h 12574"/>
                              <a:gd name="T20" fmla="+- 0 2750 2729"/>
                              <a:gd name="T21" fmla="*/ T20 w 21"/>
                              <a:gd name="T22" fmla="+- 0 737 -587"/>
                              <a:gd name="T23" fmla="*/ 737 h 12574"/>
                              <a:gd name="T24" fmla="+- 0 2729 2729"/>
                              <a:gd name="T25" fmla="*/ T24 w 21"/>
                              <a:gd name="T26" fmla="+- 0 1020 -587"/>
                              <a:gd name="T27" fmla="*/ 1020 h 12574"/>
                              <a:gd name="T28" fmla="+- 0 2750 2729"/>
                              <a:gd name="T29" fmla="*/ T28 w 21"/>
                              <a:gd name="T30" fmla="+- 0 1209 -587"/>
                              <a:gd name="T31" fmla="*/ 1209 h 12574"/>
                              <a:gd name="T32" fmla="+- 0 2729 2729"/>
                              <a:gd name="T33" fmla="*/ T32 w 21"/>
                              <a:gd name="T34" fmla="+- 0 1493 -587"/>
                              <a:gd name="T35" fmla="*/ 1493 h 12574"/>
                              <a:gd name="T36" fmla="+- 0 2750 2729"/>
                              <a:gd name="T37" fmla="*/ T36 w 21"/>
                              <a:gd name="T38" fmla="+- 0 1682 -587"/>
                              <a:gd name="T39" fmla="*/ 1682 h 12574"/>
                              <a:gd name="T40" fmla="+- 0 2729 2729"/>
                              <a:gd name="T41" fmla="*/ T40 w 21"/>
                              <a:gd name="T42" fmla="+- 0 1966 -587"/>
                              <a:gd name="T43" fmla="*/ 1966 h 12574"/>
                              <a:gd name="T44" fmla="+- 0 2750 2729"/>
                              <a:gd name="T45" fmla="*/ T44 w 21"/>
                              <a:gd name="T46" fmla="+- 0 2155 -587"/>
                              <a:gd name="T47" fmla="*/ 2155 h 12574"/>
                              <a:gd name="T48" fmla="+- 0 2729 2729"/>
                              <a:gd name="T49" fmla="*/ T48 w 21"/>
                              <a:gd name="T50" fmla="+- 0 2438 -587"/>
                              <a:gd name="T51" fmla="*/ 2438 h 12574"/>
                              <a:gd name="T52" fmla="+- 0 2750 2729"/>
                              <a:gd name="T53" fmla="*/ T52 w 21"/>
                              <a:gd name="T54" fmla="+- 0 2627 -587"/>
                              <a:gd name="T55" fmla="*/ 2627 h 12574"/>
                              <a:gd name="T56" fmla="+- 0 2729 2729"/>
                              <a:gd name="T57" fmla="*/ T56 w 21"/>
                              <a:gd name="T58" fmla="+- 0 2911 -587"/>
                              <a:gd name="T59" fmla="*/ 2911 h 12574"/>
                              <a:gd name="T60" fmla="+- 0 2750 2729"/>
                              <a:gd name="T61" fmla="*/ T60 w 21"/>
                              <a:gd name="T62" fmla="+- 0 3100 -587"/>
                              <a:gd name="T63" fmla="*/ 3100 h 12574"/>
                              <a:gd name="T64" fmla="+- 0 2729 2729"/>
                              <a:gd name="T65" fmla="*/ T64 w 21"/>
                              <a:gd name="T66" fmla="+- 0 3384 -587"/>
                              <a:gd name="T67" fmla="*/ 3384 h 12574"/>
                              <a:gd name="T68" fmla="+- 0 2750 2729"/>
                              <a:gd name="T69" fmla="*/ T68 w 21"/>
                              <a:gd name="T70" fmla="+- 0 3573 -587"/>
                              <a:gd name="T71" fmla="*/ 3573 h 12574"/>
                              <a:gd name="T72" fmla="+- 0 2729 2729"/>
                              <a:gd name="T73" fmla="*/ T72 w 21"/>
                              <a:gd name="T74" fmla="+- 0 3857 -587"/>
                              <a:gd name="T75" fmla="*/ 3857 h 12574"/>
                              <a:gd name="T76" fmla="+- 0 2750 2729"/>
                              <a:gd name="T77" fmla="*/ T76 w 21"/>
                              <a:gd name="T78" fmla="+- 0 4046 -587"/>
                              <a:gd name="T79" fmla="*/ 4046 h 12574"/>
                              <a:gd name="T80" fmla="+- 0 2729 2729"/>
                              <a:gd name="T81" fmla="*/ T80 w 21"/>
                              <a:gd name="T82" fmla="+- 0 4329 -587"/>
                              <a:gd name="T83" fmla="*/ 4329 h 12574"/>
                              <a:gd name="T84" fmla="+- 0 2750 2729"/>
                              <a:gd name="T85" fmla="*/ T84 w 21"/>
                              <a:gd name="T86" fmla="+- 0 4518 -587"/>
                              <a:gd name="T87" fmla="*/ 4518 h 12574"/>
                              <a:gd name="T88" fmla="+- 0 2729 2729"/>
                              <a:gd name="T89" fmla="*/ T88 w 21"/>
                              <a:gd name="T90" fmla="+- 0 4802 -587"/>
                              <a:gd name="T91" fmla="*/ 4802 h 12574"/>
                              <a:gd name="T92" fmla="+- 0 2750 2729"/>
                              <a:gd name="T93" fmla="*/ T92 w 21"/>
                              <a:gd name="T94" fmla="+- 0 4991 -587"/>
                              <a:gd name="T95" fmla="*/ 4991 h 12574"/>
                              <a:gd name="T96" fmla="+- 0 2729 2729"/>
                              <a:gd name="T97" fmla="*/ T96 w 21"/>
                              <a:gd name="T98" fmla="+- 0 5275 -587"/>
                              <a:gd name="T99" fmla="*/ 5275 h 12574"/>
                              <a:gd name="T100" fmla="+- 0 2750 2729"/>
                              <a:gd name="T101" fmla="*/ T100 w 21"/>
                              <a:gd name="T102" fmla="+- 0 5464 -587"/>
                              <a:gd name="T103" fmla="*/ 5464 h 12574"/>
                              <a:gd name="T104" fmla="+- 0 2729 2729"/>
                              <a:gd name="T105" fmla="*/ T104 w 21"/>
                              <a:gd name="T106" fmla="+- 0 5747 -587"/>
                              <a:gd name="T107" fmla="*/ 5747 h 12574"/>
                              <a:gd name="T108" fmla="+- 0 2750 2729"/>
                              <a:gd name="T109" fmla="*/ T108 w 21"/>
                              <a:gd name="T110" fmla="+- 0 5936 -587"/>
                              <a:gd name="T111" fmla="*/ 5936 h 12574"/>
                              <a:gd name="T112" fmla="+- 0 2729 2729"/>
                              <a:gd name="T113" fmla="*/ T112 w 21"/>
                              <a:gd name="T114" fmla="+- 0 6220 -587"/>
                              <a:gd name="T115" fmla="*/ 6220 h 12574"/>
                              <a:gd name="T116" fmla="+- 0 2750 2729"/>
                              <a:gd name="T117" fmla="*/ T116 w 21"/>
                              <a:gd name="T118" fmla="+- 0 6409 -587"/>
                              <a:gd name="T119" fmla="*/ 6409 h 12574"/>
                              <a:gd name="T120" fmla="+- 0 2729 2729"/>
                              <a:gd name="T121" fmla="*/ T120 w 21"/>
                              <a:gd name="T122" fmla="+- 0 6693 -587"/>
                              <a:gd name="T123" fmla="*/ 6693 h 12574"/>
                              <a:gd name="T124" fmla="+- 0 2750 2729"/>
                              <a:gd name="T125" fmla="*/ T124 w 21"/>
                              <a:gd name="T126" fmla="+- 0 6882 -587"/>
                              <a:gd name="T127" fmla="*/ 6882 h 12574"/>
                              <a:gd name="T128" fmla="+- 0 2729 2729"/>
                              <a:gd name="T129" fmla="*/ T128 w 21"/>
                              <a:gd name="T130" fmla="+- 0 7165 -587"/>
                              <a:gd name="T131" fmla="*/ 7165 h 12574"/>
                              <a:gd name="T132" fmla="+- 0 2750 2729"/>
                              <a:gd name="T133" fmla="*/ T132 w 21"/>
                              <a:gd name="T134" fmla="+- 0 7354 -587"/>
                              <a:gd name="T135" fmla="*/ 7354 h 12574"/>
                              <a:gd name="T136" fmla="+- 0 2729 2729"/>
                              <a:gd name="T137" fmla="*/ T136 w 21"/>
                              <a:gd name="T138" fmla="+- 0 7638 -587"/>
                              <a:gd name="T139" fmla="*/ 7638 h 12574"/>
                              <a:gd name="T140" fmla="+- 0 2750 2729"/>
                              <a:gd name="T141" fmla="*/ T140 w 21"/>
                              <a:gd name="T142" fmla="+- 0 7827 -587"/>
                              <a:gd name="T143" fmla="*/ 7827 h 12574"/>
                              <a:gd name="T144" fmla="+- 0 2729 2729"/>
                              <a:gd name="T145" fmla="*/ T144 w 21"/>
                              <a:gd name="T146" fmla="+- 0 8111 -587"/>
                              <a:gd name="T147" fmla="*/ 8111 h 12574"/>
                              <a:gd name="T148" fmla="+- 0 2750 2729"/>
                              <a:gd name="T149" fmla="*/ T148 w 21"/>
                              <a:gd name="T150" fmla="+- 0 8300 -587"/>
                              <a:gd name="T151" fmla="*/ 8300 h 12574"/>
                              <a:gd name="T152" fmla="+- 0 2729 2729"/>
                              <a:gd name="T153" fmla="*/ T152 w 21"/>
                              <a:gd name="T154" fmla="+- 0 8584 -587"/>
                              <a:gd name="T155" fmla="*/ 8584 h 12574"/>
                              <a:gd name="T156" fmla="+- 0 2750 2729"/>
                              <a:gd name="T157" fmla="*/ T156 w 21"/>
                              <a:gd name="T158" fmla="+- 0 8773 -587"/>
                              <a:gd name="T159" fmla="*/ 8773 h 12574"/>
                              <a:gd name="T160" fmla="+- 0 2729 2729"/>
                              <a:gd name="T161" fmla="*/ T160 w 21"/>
                              <a:gd name="T162" fmla="+- 0 9056 -587"/>
                              <a:gd name="T163" fmla="*/ 9056 h 12574"/>
                              <a:gd name="T164" fmla="+- 0 2750 2729"/>
                              <a:gd name="T165" fmla="*/ T164 w 21"/>
                              <a:gd name="T166" fmla="+- 0 9245 -587"/>
                              <a:gd name="T167" fmla="*/ 9245 h 12574"/>
                              <a:gd name="T168" fmla="+- 0 2729 2729"/>
                              <a:gd name="T169" fmla="*/ T168 w 21"/>
                              <a:gd name="T170" fmla="+- 0 9529 -587"/>
                              <a:gd name="T171" fmla="*/ 9529 h 12574"/>
                              <a:gd name="T172" fmla="+- 0 2750 2729"/>
                              <a:gd name="T173" fmla="*/ T172 w 21"/>
                              <a:gd name="T174" fmla="+- 0 9718 -587"/>
                              <a:gd name="T175" fmla="*/ 9718 h 12574"/>
                              <a:gd name="T176" fmla="+- 0 2729 2729"/>
                              <a:gd name="T177" fmla="*/ T176 w 21"/>
                              <a:gd name="T178" fmla="+- 0 10002 -587"/>
                              <a:gd name="T179" fmla="*/ 10002 h 12574"/>
                              <a:gd name="T180" fmla="+- 0 2750 2729"/>
                              <a:gd name="T181" fmla="*/ T180 w 21"/>
                              <a:gd name="T182" fmla="+- 0 10191 -587"/>
                              <a:gd name="T183" fmla="*/ 10191 h 12574"/>
                              <a:gd name="T184" fmla="+- 0 2729 2729"/>
                              <a:gd name="T185" fmla="*/ T184 w 21"/>
                              <a:gd name="T186" fmla="+- 0 10474 -587"/>
                              <a:gd name="T187" fmla="*/ 10474 h 12574"/>
                              <a:gd name="T188" fmla="+- 0 2750 2729"/>
                              <a:gd name="T189" fmla="*/ T188 w 21"/>
                              <a:gd name="T190" fmla="+- 0 10663 -587"/>
                              <a:gd name="T191" fmla="*/ 10663 h 12574"/>
                              <a:gd name="T192" fmla="+- 0 2729 2729"/>
                              <a:gd name="T193" fmla="*/ T192 w 21"/>
                              <a:gd name="T194" fmla="+- 0 10947 -587"/>
                              <a:gd name="T195" fmla="*/ 10947 h 12574"/>
                              <a:gd name="T196" fmla="+- 0 2750 2729"/>
                              <a:gd name="T197" fmla="*/ T196 w 21"/>
                              <a:gd name="T198" fmla="+- 0 11136 -587"/>
                              <a:gd name="T199" fmla="*/ 11136 h 12574"/>
                              <a:gd name="T200" fmla="+- 0 2729 2729"/>
                              <a:gd name="T201" fmla="*/ T200 w 21"/>
                              <a:gd name="T202" fmla="+- 0 11420 -587"/>
                              <a:gd name="T203" fmla="*/ 11420 h 12574"/>
                              <a:gd name="T204" fmla="+- 0 2750 2729"/>
                              <a:gd name="T205" fmla="*/ T204 w 21"/>
                              <a:gd name="T206" fmla="+- 0 11609 -587"/>
                              <a:gd name="T207" fmla="*/ 11609 h 12574"/>
                              <a:gd name="T208" fmla="+- 0 2729 2729"/>
                              <a:gd name="T209" fmla="*/ T208 w 21"/>
                              <a:gd name="T210" fmla="+- 0 11892 -587"/>
                              <a:gd name="T211" fmla="*/ 11892 h 125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21" h="12574">
                                <a:moveTo>
                                  <a:pt x="0" y="0"/>
                                </a:moveTo>
                                <a:lnTo>
                                  <a:pt x="21" y="0"/>
                                </a:lnTo>
                                <a:moveTo>
                                  <a:pt x="0" y="95"/>
                                </a:moveTo>
                                <a:lnTo>
                                  <a:pt x="21" y="95"/>
                                </a:lnTo>
                                <a:moveTo>
                                  <a:pt x="0" y="189"/>
                                </a:moveTo>
                                <a:lnTo>
                                  <a:pt x="21" y="189"/>
                                </a:lnTo>
                                <a:moveTo>
                                  <a:pt x="0" y="284"/>
                                </a:moveTo>
                                <a:lnTo>
                                  <a:pt x="21" y="284"/>
                                </a:lnTo>
                                <a:moveTo>
                                  <a:pt x="0" y="378"/>
                                </a:moveTo>
                                <a:lnTo>
                                  <a:pt x="21" y="378"/>
                                </a:lnTo>
                                <a:moveTo>
                                  <a:pt x="0" y="473"/>
                                </a:moveTo>
                                <a:lnTo>
                                  <a:pt x="21" y="473"/>
                                </a:lnTo>
                                <a:moveTo>
                                  <a:pt x="0" y="567"/>
                                </a:moveTo>
                                <a:lnTo>
                                  <a:pt x="21" y="567"/>
                                </a:lnTo>
                                <a:moveTo>
                                  <a:pt x="0" y="662"/>
                                </a:moveTo>
                                <a:lnTo>
                                  <a:pt x="21" y="662"/>
                                </a:lnTo>
                                <a:moveTo>
                                  <a:pt x="0" y="756"/>
                                </a:moveTo>
                                <a:lnTo>
                                  <a:pt x="21" y="756"/>
                                </a:lnTo>
                                <a:moveTo>
                                  <a:pt x="0" y="851"/>
                                </a:moveTo>
                                <a:lnTo>
                                  <a:pt x="21" y="851"/>
                                </a:lnTo>
                                <a:moveTo>
                                  <a:pt x="0" y="946"/>
                                </a:moveTo>
                                <a:lnTo>
                                  <a:pt x="21" y="946"/>
                                </a:lnTo>
                                <a:moveTo>
                                  <a:pt x="0" y="1040"/>
                                </a:moveTo>
                                <a:lnTo>
                                  <a:pt x="21" y="1040"/>
                                </a:lnTo>
                                <a:moveTo>
                                  <a:pt x="0" y="1135"/>
                                </a:moveTo>
                                <a:lnTo>
                                  <a:pt x="21" y="1135"/>
                                </a:lnTo>
                                <a:moveTo>
                                  <a:pt x="0" y="1229"/>
                                </a:moveTo>
                                <a:lnTo>
                                  <a:pt x="21" y="1229"/>
                                </a:lnTo>
                                <a:moveTo>
                                  <a:pt x="0" y="1324"/>
                                </a:moveTo>
                                <a:lnTo>
                                  <a:pt x="21" y="1324"/>
                                </a:lnTo>
                                <a:moveTo>
                                  <a:pt x="0" y="1418"/>
                                </a:moveTo>
                                <a:lnTo>
                                  <a:pt x="21" y="1418"/>
                                </a:lnTo>
                                <a:moveTo>
                                  <a:pt x="0" y="1513"/>
                                </a:moveTo>
                                <a:lnTo>
                                  <a:pt x="21" y="1513"/>
                                </a:lnTo>
                                <a:moveTo>
                                  <a:pt x="0" y="1607"/>
                                </a:moveTo>
                                <a:lnTo>
                                  <a:pt x="21" y="1607"/>
                                </a:lnTo>
                                <a:moveTo>
                                  <a:pt x="0" y="1702"/>
                                </a:moveTo>
                                <a:lnTo>
                                  <a:pt x="21" y="1702"/>
                                </a:lnTo>
                                <a:moveTo>
                                  <a:pt x="0" y="1796"/>
                                </a:moveTo>
                                <a:lnTo>
                                  <a:pt x="21" y="1796"/>
                                </a:lnTo>
                                <a:moveTo>
                                  <a:pt x="0" y="1891"/>
                                </a:moveTo>
                                <a:lnTo>
                                  <a:pt x="21" y="1891"/>
                                </a:lnTo>
                                <a:moveTo>
                                  <a:pt x="0" y="1985"/>
                                </a:moveTo>
                                <a:lnTo>
                                  <a:pt x="21" y="1985"/>
                                </a:lnTo>
                                <a:moveTo>
                                  <a:pt x="0" y="2080"/>
                                </a:moveTo>
                                <a:lnTo>
                                  <a:pt x="21" y="2080"/>
                                </a:lnTo>
                                <a:moveTo>
                                  <a:pt x="0" y="2175"/>
                                </a:moveTo>
                                <a:lnTo>
                                  <a:pt x="21" y="2175"/>
                                </a:lnTo>
                                <a:moveTo>
                                  <a:pt x="0" y="2269"/>
                                </a:moveTo>
                                <a:lnTo>
                                  <a:pt x="21" y="2269"/>
                                </a:lnTo>
                                <a:moveTo>
                                  <a:pt x="0" y="2364"/>
                                </a:moveTo>
                                <a:lnTo>
                                  <a:pt x="21" y="2364"/>
                                </a:lnTo>
                                <a:moveTo>
                                  <a:pt x="0" y="2458"/>
                                </a:moveTo>
                                <a:lnTo>
                                  <a:pt x="21" y="2458"/>
                                </a:lnTo>
                                <a:moveTo>
                                  <a:pt x="0" y="2553"/>
                                </a:moveTo>
                                <a:lnTo>
                                  <a:pt x="21" y="2553"/>
                                </a:lnTo>
                                <a:moveTo>
                                  <a:pt x="0" y="2647"/>
                                </a:moveTo>
                                <a:lnTo>
                                  <a:pt x="21" y="2647"/>
                                </a:lnTo>
                                <a:moveTo>
                                  <a:pt x="0" y="2742"/>
                                </a:moveTo>
                                <a:lnTo>
                                  <a:pt x="21" y="2742"/>
                                </a:lnTo>
                                <a:moveTo>
                                  <a:pt x="0" y="2836"/>
                                </a:moveTo>
                                <a:lnTo>
                                  <a:pt x="21" y="2836"/>
                                </a:lnTo>
                                <a:moveTo>
                                  <a:pt x="0" y="2931"/>
                                </a:moveTo>
                                <a:lnTo>
                                  <a:pt x="21" y="2931"/>
                                </a:lnTo>
                                <a:moveTo>
                                  <a:pt x="0" y="3025"/>
                                </a:moveTo>
                                <a:lnTo>
                                  <a:pt x="21" y="3025"/>
                                </a:lnTo>
                                <a:moveTo>
                                  <a:pt x="0" y="3120"/>
                                </a:moveTo>
                                <a:lnTo>
                                  <a:pt x="21" y="3120"/>
                                </a:lnTo>
                                <a:moveTo>
                                  <a:pt x="0" y="3214"/>
                                </a:moveTo>
                                <a:lnTo>
                                  <a:pt x="21" y="3214"/>
                                </a:lnTo>
                                <a:moveTo>
                                  <a:pt x="0" y="3309"/>
                                </a:moveTo>
                                <a:lnTo>
                                  <a:pt x="21" y="3309"/>
                                </a:lnTo>
                                <a:moveTo>
                                  <a:pt x="0" y="3404"/>
                                </a:moveTo>
                                <a:lnTo>
                                  <a:pt x="21" y="3404"/>
                                </a:lnTo>
                                <a:moveTo>
                                  <a:pt x="0" y="3498"/>
                                </a:moveTo>
                                <a:lnTo>
                                  <a:pt x="21" y="3498"/>
                                </a:lnTo>
                                <a:moveTo>
                                  <a:pt x="0" y="3593"/>
                                </a:moveTo>
                                <a:lnTo>
                                  <a:pt x="21" y="3593"/>
                                </a:lnTo>
                                <a:moveTo>
                                  <a:pt x="0" y="3687"/>
                                </a:moveTo>
                                <a:lnTo>
                                  <a:pt x="21" y="3687"/>
                                </a:lnTo>
                                <a:moveTo>
                                  <a:pt x="0" y="3782"/>
                                </a:moveTo>
                                <a:lnTo>
                                  <a:pt x="21" y="3782"/>
                                </a:lnTo>
                                <a:moveTo>
                                  <a:pt x="0" y="3876"/>
                                </a:moveTo>
                                <a:lnTo>
                                  <a:pt x="21" y="3876"/>
                                </a:lnTo>
                                <a:moveTo>
                                  <a:pt x="0" y="3971"/>
                                </a:moveTo>
                                <a:lnTo>
                                  <a:pt x="21" y="3971"/>
                                </a:lnTo>
                                <a:moveTo>
                                  <a:pt x="0" y="4065"/>
                                </a:moveTo>
                                <a:lnTo>
                                  <a:pt x="21" y="4065"/>
                                </a:lnTo>
                                <a:moveTo>
                                  <a:pt x="0" y="4160"/>
                                </a:moveTo>
                                <a:lnTo>
                                  <a:pt x="21" y="4160"/>
                                </a:lnTo>
                                <a:moveTo>
                                  <a:pt x="0" y="4254"/>
                                </a:moveTo>
                                <a:lnTo>
                                  <a:pt x="21" y="4254"/>
                                </a:lnTo>
                                <a:moveTo>
                                  <a:pt x="0" y="4349"/>
                                </a:moveTo>
                                <a:lnTo>
                                  <a:pt x="21" y="4349"/>
                                </a:lnTo>
                                <a:moveTo>
                                  <a:pt x="0" y="4444"/>
                                </a:moveTo>
                                <a:lnTo>
                                  <a:pt x="21" y="4444"/>
                                </a:lnTo>
                                <a:moveTo>
                                  <a:pt x="0" y="4538"/>
                                </a:moveTo>
                                <a:lnTo>
                                  <a:pt x="21" y="4538"/>
                                </a:lnTo>
                                <a:moveTo>
                                  <a:pt x="0" y="4633"/>
                                </a:moveTo>
                                <a:lnTo>
                                  <a:pt x="21" y="4633"/>
                                </a:lnTo>
                                <a:moveTo>
                                  <a:pt x="0" y="4727"/>
                                </a:moveTo>
                                <a:lnTo>
                                  <a:pt x="21" y="4727"/>
                                </a:lnTo>
                                <a:moveTo>
                                  <a:pt x="0" y="4822"/>
                                </a:moveTo>
                                <a:lnTo>
                                  <a:pt x="21" y="4822"/>
                                </a:lnTo>
                                <a:moveTo>
                                  <a:pt x="0" y="4916"/>
                                </a:moveTo>
                                <a:lnTo>
                                  <a:pt x="21" y="4916"/>
                                </a:lnTo>
                                <a:moveTo>
                                  <a:pt x="0" y="5011"/>
                                </a:moveTo>
                                <a:lnTo>
                                  <a:pt x="21" y="5011"/>
                                </a:lnTo>
                                <a:moveTo>
                                  <a:pt x="0" y="5105"/>
                                </a:moveTo>
                                <a:lnTo>
                                  <a:pt x="21" y="5105"/>
                                </a:lnTo>
                                <a:moveTo>
                                  <a:pt x="0" y="5200"/>
                                </a:moveTo>
                                <a:lnTo>
                                  <a:pt x="21" y="5200"/>
                                </a:lnTo>
                                <a:moveTo>
                                  <a:pt x="0" y="5294"/>
                                </a:moveTo>
                                <a:lnTo>
                                  <a:pt x="21" y="5294"/>
                                </a:lnTo>
                                <a:moveTo>
                                  <a:pt x="0" y="5389"/>
                                </a:moveTo>
                                <a:lnTo>
                                  <a:pt x="21" y="5389"/>
                                </a:lnTo>
                                <a:moveTo>
                                  <a:pt x="0" y="5483"/>
                                </a:moveTo>
                                <a:lnTo>
                                  <a:pt x="21" y="5483"/>
                                </a:lnTo>
                                <a:moveTo>
                                  <a:pt x="0" y="5578"/>
                                </a:moveTo>
                                <a:lnTo>
                                  <a:pt x="21" y="5578"/>
                                </a:lnTo>
                                <a:moveTo>
                                  <a:pt x="0" y="5673"/>
                                </a:moveTo>
                                <a:lnTo>
                                  <a:pt x="21" y="5673"/>
                                </a:lnTo>
                                <a:moveTo>
                                  <a:pt x="0" y="5767"/>
                                </a:moveTo>
                                <a:lnTo>
                                  <a:pt x="21" y="5767"/>
                                </a:lnTo>
                                <a:moveTo>
                                  <a:pt x="0" y="5862"/>
                                </a:moveTo>
                                <a:lnTo>
                                  <a:pt x="21" y="5862"/>
                                </a:lnTo>
                                <a:moveTo>
                                  <a:pt x="0" y="5956"/>
                                </a:moveTo>
                                <a:lnTo>
                                  <a:pt x="21" y="5956"/>
                                </a:lnTo>
                                <a:moveTo>
                                  <a:pt x="0" y="6051"/>
                                </a:moveTo>
                                <a:lnTo>
                                  <a:pt x="21" y="6051"/>
                                </a:lnTo>
                                <a:moveTo>
                                  <a:pt x="0" y="6145"/>
                                </a:moveTo>
                                <a:lnTo>
                                  <a:pt x="21" y="6145"/>
                                </a:lnTo>
                                <a:moveTo>
                                  <a:pt x="0" y="6240"/>
                                </a:moveTo>
                                <a:lnTo>
                                  <a:pt x="21" y="6240"/>
                                </a:lnTo>
                                <a:moveTo>
                                  <a:pt x="0" y="6334"/>
                                </a:moveTo>
                                <a:lnTo>
                                  <a:pt x="21" y="6334"/>
                                </a:lnTo>
                                <a:moveTo>
                                  <a:pt x="0" y="6429"/>
                                </a:moveTo>
                                <a:lnTo>
                                  <a:pt x="21" y="6429"/>
                                </a:lnTo>
                                <a:moveTo>
                                  <a:pt x="0" y="6523"/>
                                </a:moveTo>
                                <a:lnTo>
                                  <a:pt x="21" y="6523"/>
                                </a:lnTo>
                                <a:moveTo>
                                  <a:pt x="0" y="6618"/>
                                </a:moveTo>
                                <a:lnTo>
                                  <a:pt x="21" y="6618"/>
                                </a:lnTo>
                                <a:moveTo>
                                  <a:pt x="0" y="6712"/>
                                </a:moveTo>
                                <a:lnTo>
                                  <a:pt x="21" y="6712"/>
                                </a:lnTo>
                                <a:moveTo>
                                  <a:pt x="0" y="6807"/>
                                </a:moveTo>
                                <a:lnTo>
                                  <a:pt x="21" y="6807"/>
                                </a:lnTo>
                                <a:moveTo>
                                  <a:pt x="0" y="6902"/>
                                </a:moveTo>
                                <a:lnTo>
                                  <a:pt x="21" y="6902"/>
                                </a:lnTo>
                                <a:moveTo>
                                  <a:pt x="0" y="6996"/>
                                </a:moveTo>
                                <a:lnTo>
                                  <a:pt x="21" y="6996"/>
                                </a:lnTo>
                                <a:moveTo>
                                  <a:pt x="0" y="7091"/>
                                </a:moveTo>
                                <a:lnTo>
                                  <a:pt x="21" y="7091"/>
                                </a:lnTo>
                                <a:moveTo>
                                  <a:pt x="0" y="7185"/>
                                </a:moveTo>
                                <a:lnTo>
                                  <a:pt x="21" y="7185"/>
                                </a:lnTo>
                                <a:moveTo>
                                  <a:pt x="0" y="7280"/>
                                </a:moveTo>
                                <a:lnTo>
                                  <a:pt x="21" y="7280"/>
                                </a:lnTo>
                                <a:moveTo>
                                  <a:pt x="0" y="7374"/>
                                </a:moveTo>
                                <a:lnTo>
                                  <a:pt x="21" y="7374"/>
                                </a:lnTo>
                                <a:moveTo>
                                  <a:pt x="0" y="7469"/>
                                </a:moveTo>
                                <a:lnTo>
                                  <a:pt x="21" y="7469"/>
                                </a:lnTo>
                                <a:moveTo>
                                  <a:pt x="0" y="7563"/>
                                </a:moveTo>
                                <a:lnTo>
                                  <a:pt x="21" y="7563"/>
                                </a:lnTo>
                                <a:moveTo>
                                  <a:pt x="0" y="7658"/>
                                </a:moveTo>
                                <a:lnTo>
                                  <a:pt x="21" y="7658"/>
                                </a:lnTo>
                                <a:moveTo>
                                  <a:pt x="0" y="7752"/>
                                </a:moveTo>
                                <a:lnTo>
                                  <a:pt x="21" y="7752"/>
                                </a:lnTo>
                                <a:moveTo>
                                  <a:pt x="0" y="7847"/>
                                </a:moveTo>
                                <a:lnTo>
                                  <a:pt x="21" y="7847"/>
                                </a:lnTo>
                                <a:moveTo>
                                  <a:pt x="0" y="7941"/>
                                </a:moveTo>
                                <a:lnTo>
                                  <a:pt x="21" y="7941"/>
                                </a:lnTo>
                                <a:moveTo>
                                  <a:pt x="0" y="8036"/>
                                </a:moveTo>
                                <a:lnTo>
                                  <a:pt x="21" y="8036"/>
                                </a:lnTo>
                                <a:moveTo>
                                  <a:pt x="0" y="8131"/>
                                </a:moveTo>
                                <a:lnTo>
                                  <a:pt x="21" y="8131"/>
                                </a:lnTo>
                                <a:moveTo>
                                  <a:pt x="0" y="8225"/>
                                </a:moveTo>
                                <a:lnTo>
                                  <a:pt x="21" y="8225"/>
                                </a:lnTo>
                                <a:moveTo>
                                  <a:pt x="0" y="8320"/>
                                </a:moveTo>
                                <a:lnTo>
                                  <a:pt x="21" y="8320"/>
                                </a:lnTo>
                                <a:moveTo>
                                  <a:pt x="0" y="8414"/>
                                </a:moveTo>
                                <a:lnTo>
                                  <a:pt x="21" y="8414"/>
                                </a:lnTo>
                                <a:moveTo>
                                  <a:pt x="0" y="8509"/>
                                </a:moveTo>
                                <a:lnTo>
                                  <a:pt x="21" y="8509"/>
                                </a:lnTo>
                                <a:moveTo>
                                  <a:pt x="0" y="8603"/>
                                </a:moveTo>
                                <a:lnTo>
                                  <a:pt x="21" y="8603"/>
                                </a:lnTo>
                                <a:moveTo>
                                  <a:pt x="0" y="8698"/>
                                </a:moveTo>
                                <a:lnTo>
                                  <a:pt x="21" y="8698"/>
                                </a:lnTo>
                                <a:moveTo>
                                  <a:pt x="0" y="8792"/>
                                </a:moveTo>
                                <a:lnTo>
                                  <a:pt x="21" y="8792"/>
                                </a:lnTo>
                                <a:moveTo>
                                  <a:pt x="0" y="8887"/>
                                </a:moveTo>
                                <a:lnTo>
                                  <a:pt x="21" y="8887"/>
                                </a:lnTo>
                                <a:moveTo>
                                  <a:pt x="0" y="8981"/>
                                </a:moveTo>
                                <a:lnTo>
                                  <a:pt x="21" y="8981"/>
                                </a:lnTo>
                                <a:moveTo>
                                  <a:pt x="0" y="9076"/>
                                </a:moveTo>
                                <a:lnTo>
                                  <a:pt x="21" y="9076"/>
                                </a:lnTo>
                                <a:moveTo>
                                  <a:pt x="0" y="9171"/>
                                </a:moveTo>
                                <a:lnTo>
                                  <a:pt x="21" y="9171"/>
                                </a:lnTo>
                                <a:moveTo>
                                  <a:pt x="0" y="9265"/>
                                </a:moveTo>
                                <a:lnTo>
                                  <a:pt x="21" y="9265"/>
                                </a:lnTo>
                                <a:moveTo>
                                  <a:pt x="0" y="9360"/>
                                </a:moveTo>
                                <a:lnTo>
                                  <a:pt x="21" y="9360"/>
                                </a:lnTo>
                                <a:moveTo>
                                  <a:pt x="0" y="9454"/>
                                </a:moveTo>
                                <a:lnTo>
                                  <a:pt x="21" y="9454"/>
                                </a:lnTo>
                                <a:moveTo>
                                  <a:pt x="0" y="9549"/>
                                </a:moveTo>
                                <a:lnTo>
                                  <a:pt x="21" y="9549"/>
                                </a:lnTo>
                                <a:moveTo>
                                  <a:pt x="0" y="9643"/>
                                </a:moveTo>
                                <a:lnTo>
                                  <a:pt x="21" y="9643"/>
                                </a:lnTo>
                                <a:moveTo>
                                  <a:pt x="0" y="9738"/>
                                </a:moveTo>
                                <a:lnTo>
                                  <a:pt x="21" y="9738"/>
                                </a:lnTo>
                                <a:moveTo>
                                  <a:pt x="0" y="9832"/>
                                </a:moveTo>
                                <a:lnTo>
                                  <a:pt x="21" y="9832"/>
                                </a:lnTo>
                                <a:moveTo>
                                  <a:pt x="0" y="9927"/>
                                </a:moveTo>
                                <a:lnTo>
                                  <a:pt x="21" y="9927"/>
                                </a:lnTo>
                                <a:moveTo>
                                  <a:pt x="0" y="10021"/>
                                </a:moveTo>
                                <a:lnTo>
                                  <a:pt x="21" y="10021"/>
                                </a:lnTo>
                                <a:moveTo>
                                  <a:pt x="0" y="10116"/>
                                </a:moveTo>
                                <a:lnTo>
                                  <a:pt x="21" y="10116"/>
                                </a:lnTo>
                                <a:moveTo>
                                  <a:pt x="0" y="10210"/>
                                </a:moveTo>
                                <a:lnTo>
                                  <a:pt x="21" y="10210"/>
                                </a:lnTo>
                                <a:moveTo>
                                  <a:pt x="0" y="10305"/>
                                </a:moveTo>
                                <a:lnTo>
                                  <a:pt x="21" y="10305"/>
                                </a:lnTo>
                                <a:moveTo>
                                  <a:pt x="0" y="10400"/>
                                </a:moveTo>
                                <a:lnTo>
                                  <a:pt x="21" y="10400"/>
                                </a:lnTo>
                                <a:moveTo>
                                  <a:pt x="0" y="10494"/>
                                </a:moveTo>
                                <a:lnTo>
                                  <a:pt x="21" y="10494"/>
                                </a:lnTo>
                                <a:moveTo>
                                  <a:pt x="0" y="10589"/>
                                </a:moveTo>
                                <a:lnTo>
                                  <a:pt x="21" y="10589"/>
                                </a:lnTo>
                                <a:moveTo>
                                  <a:pt x="0" y="10683"/>
                                </a:moveTo>
                                <a:lnTo>
                                  <a:pt x="21" y="10683"/>
                                </a:lnTo>
                                <a:moveTo>
                                  <a:pt x="0" y="10778"/>
                                </a:moveTo>
                                <a:lnTo>
                                  <a:pt x="21" y="10778"/>
                                </a:lnTo>
                                <a:moveTo>
                                  <a:pt x="0" y="10872"/>
                                </a:moveTo>
                                <a:lnTo>
                                  <a:pt x="21" y="10872"/>
                                </a:lnTo>
                                <a:moveTo>
                                  <a:pt x="0" y="10967"/>
                                </a:moveTo>
                                <a:lnTo>
                                  <a:pt x="21" y="10967"/>
                                </a:lnTo>
                                <a:moveTo>
                                  <a:pt x="0" y="11061"/>
                                </a:moveTo>
                                <a:lnTo>
                                  <a:pt x="21" y="11061"/>
                                </a:lnTo>
                                <a:moveTo>
                                  <a:pt x="0" y="11156"/>
                                </a:moveTo>
                                <a:lnTo>
                                  <a:pt x="21" y="11156"/>
                                </a:lnTo>
                                <a:moveTo>
                                  <a:pt x="0" y="11250"/>
                                </a:moveTo>
                                <a:lnTo>
                                  <a:pt x="21" y="11250"/>
                                </a:lnTo>
                                <a:moveTo>
                                  <a:pt x="0" y="11345"/>
                                </a:moveTo>
                                <a:lnTo>
                                  <a:pt x="21" y="11345"/>
                                </a:lnTo>
                                <a:moveTo>
                                  <a:pt x="0" y="11439"/>
                                </a:moveTo>
                                <a:lnTo>
                                  <a:pt x="21" y="11439"/>
                                </a:lnTo>
                                <a:moveTo>
                                  <a:pt x="0" y="11534"/>
                                </a:moveTo>
                                <a:lnTo>
                                  <a:pt x="21" y="11534"/>
                                </a:lnTo>
                                <a:moveTo>
                                  <a:pt x="0" y="11629"/>
                                </a:moveTo>
                                <a:lnTo>
                                  <a:pt x="21" y="11629"/>
                                </a:lnTo>
                                <a:moveTo>
                                  <a:pt x="0" y="11723"/>
                                </a:moveTo>
                                <a:lnTo>
                                  <a:pt x="21" y="11723"/>
                                </a:lnTo>
                                <a:moveTo>
                                  <a:pt x="0" y="11818"/>
                                </a:moveTo>
                                <a:lnTo>
                                  <a:pt x="21" y="11818"/>
                                </a:lnTo>
                                <a:moveTo>
                                  <a:pt x="0" y="11912"/>
                                </a:moveTo>
                                <a:lnTo>
                                  <a:pt x="21" y="11912"/>
                                </a:lnTo>
                                <a:moveTo>
                                  <a:pt x="0" y="12007"/>
                                </a:moveTo>
                                <a:lnTo>
                                  <a:pt x="21" y="12007"/>
                                </a:lnTo>
                                <a:moveTo>
                                  <a:pt x="0" y="12101"/>
                                </a:moveTo>
                                <a:lnTo>
                                  <a:pt x="21" y="12101"/>
                                </a:lnTo>
                                <a:moveTo>
                                  <a:pt x="0" y="12196"/>
                                </a:moveTo>
                                <a:lnTo>
                                  <a:pt x="21" y="12196"/>
                                </a:lnTo>
                                <a:moveTo>
                                  <a:pt x="0" y="12290"/>
                                </a:moveTo>
                                <a:lnTo>
                                  <a:pt x="21" y="12290"/>
                                </a:lnTo>
                                <a:moveTo>
                                  <a:pt x="0" y="12385"/>
                                </a:moveTo>
                                <a:lnTo>
                                  <a:pt x="21" y="12385"/>
                                </a:lnTo>
                                <a:moveTo>
                                  <a:pt x="0" y="12479"/>
                                </a:moveTo>
                                <a:lnTo>
                                  <a:pt x="21" y="12479"/>
                                </a:lnTo>
                                <a:moveTo>
                                  <a:pt x="0" y="12574"/>
                                </a:moveTo>
                                <a:lnTo>
                                  <a:pt x="21" y="12574"/>
                                </a:lnTo>
                              </a:path>
                            </a:pathLst>
                          </a:custGeom>
                          <a:noFill/>
                          <a:ln w="5177">
                            <a:solidFill>
                              <a:srgbClr val="3333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63359B63" id="Group 1067" o:spid="_x0000_s1026" style="position:absolute;margin-left:136.45pt;margin-top:-33.2pt;width:185.65pt;height:635.45pt;z-index:15765504;mso-position-horizontal-relative:page" coordorigin="2729,-664" coordsize="3713,127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">
                <v:shape id="AutoShape 1074" o:spid="_x0000_s1027" style="position:absolute;left:2988;top:-630;width:291;height:1598;visibility:visible;mso-wrap-style:square;v-text-anchor:top" coordsize="291,15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" path="m289,r,85l290,85,290,r-1,xm289,94r,85l290,179r,-85l289,94xm270,189r,85l290,274r,-85l270,189xm207,283r,85l290,368r,-85l207,283xm289,378r,85l290,463r,-85l289,378xm,472r,85l290,557r,-85l,472xm219,567r,85l290,652r,-85l219,567xm289,661r,86l290,747r,-86l289,661xm289,756r,85l290,841r,-85l289,756xm171,851r,85l290,936r,-85l171,851xm289,945r,85l290,1030r,-85l289,945xm289,1040r,85l290,1125r,-85l289,1040xm279,1134r,85l290,1219r,-85l279,1134xm275,1229r,85l290,1314r,-85l275,1229xm289,1323r,85l290,1408r,-85l289,1323xm288,1418r,85l290,1503r,-85l288,1418xm286,1512r,85l290,1597r,-85l286,1512xe" filled="f" strokeweight=".14381mm">
                  <v:path arrowok="t" o:connecttype="custom" o:connectlocs="289,-544;290,-629;289,-535;290,-450;289,-535;270,-355;290,-440;207,-346;290,-261;207,-346;289,-166;290,-251;0,-157;290,-72;0,-157;219,23;290,-62;289,32;290,118;289,32;289,212;290,127;171,222;290,307;171,222;289,401;290,316;289,411;290,496;289,411;279,590;290,505;275,600;290,685;275,600;289,779;290,694;288,789;290,874;288,789;286,968;290,883" o:connectangles="0,0,0,0,0,0,0,0,0,0,0,0,0,0,0,0,0,0,0,0,0,0,0,0,0,0,0,0,0,0,0,0,0,0,0,0,0,0,0,0,0,0"/>
                </v:shape>
                <v:rect id="Rectangle 1073" o:spid="_x0000_s1028" style="position:absolute;left:2926;top:977;width:3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" fillcolor="#bebebe" stroked="f"/>
                <v:shape id="AutoShape 1072" o:spid="_x0000_s1029" style="position:absolute;left:2926;top:977;width:353;height:4056;visibility:visible;mso-wrap-style:square;v-text-anchor:top" coordsize="353,4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" path="m,l,85r353,l353,,,xm351,94r,85l353,179r,-85l351,94xm351,189r,85l353,274r,-85l351,189xm352,283r,86l353,369r,-86l352,283xm350,378r,85l353,463r,-85l350,378xm78,473r,85l353,558r,-85l78,473xm240,567r,85l353,652r,-85l240,567xm300,662r,85l353,747r,-85l300,662xm353,756r,85l353,756xm352,851r,85l353,936r,-85l352,851xm341,945r,85l353,1030r,-85l341,945xm351,1040r,85l353,1125r,-85l351,1040xm352,1134r,85l353,1219r,-85l352,1134xm311,1229r,85l353,1314r,-85l311,1229xm348,1323r,85l353,1408r,-85l348,1323xm345,1418r,85l353,1503r,-85l345,1418xm346,1512r,86l353,1598r,-86l346,1512xm260,1607r,85l353,1692r,-85l260,1607xm22,1702r,85l353,1787r,-85l22,1702xm253,1796r,85l353,1881r,-85l253,1796xm352,1891r,85l353,1976r,-85l352,1891xm326,1985r,85l353,2070r,-85l326,1985xm350,2080r,85l353,2165r,-85l350,2080xm250,2174r,85l353,2259r,-85l250,2174xm31,2269r,85l353,2354r,-85l31,2269xm342,2363r,85l353,2448r,-85l342,2363xm348,2458r,85l353,2543r,-85l348,2458xm271,2552r,86l353,2638r,-86l271,2552xm352,2647r,85l353,2732r,-85l352,2647xm15,2741r,86l353,2827r,-86l15,2741xm46,2836r,85l353,2921r,-85l46,2836xm351,2931r,85l353,3016r,-85l351,2931xm351,3025r,85l353,3110r,-85l351,3025xm352,3120r,85l353,3205r,-85l352,3120xm352,3214r,85l353,3299r,-85l352,3214xm252,3309r,85l353,3394r,-85l252,3309xm352,3403r,85l353,3488r,-85l352,3403xm352,3498r,85l353,3583r,-85l352,3498xm352,3592r,85l353,3677r,-85l352,3592xm328,3687r,85l353,3772r,-85l328,3687xm314,3781r,86l353,3867r,-86l314,3781xm336,3876r,85l353,3961r,-85l336,3876xm21,3970r,86l353,4056r,-86l21,3970xe" filled="f" strokeweight=".14381mm">
                  <v:path arrowok="t" o:connecttype="custom" o:connectlocs="353,978;353,1157;351,1252;352,1261;352,1261;353,1356;353,1536;240,1630;300,1640;300,1640;353,1734;353,1829;353,2008;351,2103;352,2112;352,2112;353,2207;353,2386;345,2481;346,2490;346,2490;353,2585;353,2765;253,2859;352,2869;352,2869;353,2963;353,3143;250,3237;31,3247;31,3247;353,3341;353,3521;271,3616;352,3625;352,3625;353,3719;353,3899;351,3994;351,4003;351,4003;353,4098;353,4277;252,4372;352,4381;352,4381;353,4476;353,4655;328,4750;314,4759;314,4759;353,4854;353,5034" o:connectangles="0,0,0,0,0,0,0,0,0,0,0,0,0,0,0,0,0,0,0,0,0,0,0,0,0,0,0,0,0,0,0,0,0,0,0,0,0,0,0,0,0,0,0,0,0,0,0,0,0,0,0,0,0"/>
                </v:shape>
                <v:line id="Line 1071" o:spid="_x0000_s1030" style="position:absolute;visibility:visible;mso-wrap-style:square" from="2750,-644" to="6441,-6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" strokeweight=".14381mm"/>
                <v:shape id="AutoShape 1070" o:spid="_x0000_s1031" style="position:absolute;left:3279;top:-665;width:2948;height:21;visibility:visible;mso-wrap-style:square;v-text-anchor:top" coordsize="2948,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" path="m,l,20m737,r,20m1474,r,20m2210,r,20m2947,r,20e" filled="f" strokecolor="#333" strokeweight=".14381mm">
                  <v:path arrowok="t" o:connecttype="custom" o:connectlocs="0,-664;0,-644;737,-664;737,-644;1474,-664;1474,-644;2210,-664;2210,-644;2947,-664;2947,-644" o:connectangles="0,0,0,0,0,0,0,0,0,0"/>
                </v:shape>
                <v:line id="Line 1069" o:spid="_x0000_s1032" style="position:absolute;visibility:visible;mso-wrap-style:square" from="2750,-644" to="2750,12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" strokeweight=".14381mm"/>
                <v:shape id="AutoShape 1068" o:spid="_x0000_s1033" style="position:absolute;left:2728;top:-587;width:21;height:12574;visibility:visible;mso-wrap-style:square;v-text-anchor:top" coordsize="21,12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" path="m,l21,m,95r21,m,189r21,m,284r21,m,378r21,m,473r21,m,567r21,m,662r21,m,756r21,m,851r21,m,946r21,m,1040r21,m,1135r21,m,1229r21,m,1324r21,m,1418r21,m,1513r21,m,1607r21,m,1702r21,m,1796r21,m,1891r21,m,1985r21,m,2080r21,m,2175r21,m,2269r21,m,2364r21,m,2458r21,m,2553r21,m,2647r21,m,2742r21,m,2836r21,m,2931r21,m,3025r21,m,3120r21,m,3214r21,m,3309r21,m,3404r21,m,3498r21,m,3593r21,m,3687r21,m,3782r21,m,3876r21,m,3971r21,m,4065r21,m,4160r21,m,4254r21,m,4349r21,m,4444r21,m,4538r21,m,4633r21,m,4727r21,m,4822r21,m,4916r21,m,5011r21,m,5105r21,m,5200r21,m,5294r21,m,5389r21,m,5483r21,m,5578r21,m,5673r21,m,5767r21,m,5862r21,m,5956r21,m,6051r21,m,6145r21,m,6240r21,m,6334r21,m,6429r21,m,6523r21,m,6618r21,m,6712r21,m,6807r21,m,6902r21,m,6996r21,m,7091r21,m,7185r21,m,7280r21,m,7374r21,m,7469r21,m,7563r21,m,7658r21,m,7752r21,m,7847r21,m,7941r21,m,8036r21,m,8131r21,m,8225r21,m,8320r21,m,8414r21,m,8509r21,m,8603r21,m,8698r21,m,8792r21,m,8887r21,m,8981r21,m,9076r21,m,9171r21,m,9265r21,m,9360r21,m,9454r21,m,9549r21,m,9643r21,m,9738r21,m,9832r21,m,9927r21,m,10021r21,m,10116r21,m,10210r21,m,10305r21,m,10400r21,m,10494r21,m,10589r21,m,10683r21,m,10778r21,m,10872r21,m,10967r21,m,11061r21,m,11156r21,m,11250r21,m,11345r21,m,11439r21,m,11534r21,m,11629r21,m,11723r21,m,11818r21,m,11912r21,m,12007r21,m,12101r21,m,12196r21,m,12290r21,m,12385r21,m,12479r21,m,12574r21,e" filled="f" strokecolor="#333" strokeweight=".14381mm">
                  <v:path arrowok="t" o:connecttype="custom" o:connectlocs="0,-398;21,-209;0,75;21,264;0,548;21,737;0,1020;21,1209;0,1493;21,1682;0,1966;21,2155;0,2438;21,2627;0,2911;21,3100;0,3384;21,3573;0,3857;21,4046;0,4329;21,4518;0,4802;21,4991;0,5275;21,5464;0,5747;21,5936;0,6220;21,6409;0,6693;21,6882;0,7165;21,7354;0,7638;21,7827;0,8111;21,8300;0,8584;21,8773;0,9056;21,9245;0,9529;21,9718;0,10002;21,10191;0,10474;21,10663;0,10947;21,11136;0,11420;21,11609;0,11892" o:connectangles="0,0,0,0,0,0,0,0,0,0,0,0,0,0,0,0,0,0,0,0,0,0,0,0,0,0,0,0,0,0,0,0,0,0,0,0,0,0,0,0,0,0,0,0,0,0,0,0,0,0,0,0,0"/>
                </v:shape>
                <w10:wrap anchorx="page"/>
              </v:group>
            </w:pict>
          </mc:Fallback>
        </mc:AlternateContent>
      </w:r>
      <w:r w:rsidR="00DC0BFC">
        <w:rPr>
          <w:rFonts w:ascii="Arial"/>
          <w:spacing w:val="-1"/>
          <w:sz w:val="12"/>
        </w:rPr>
        <w:t>AUS</w:t>
      </w:r>
      <w:r w:rsidR="00DC0BFC">
        <w:rPr>
          <w:rFonts w:ascii="Arial"/>
          <w:spacing w:val="-31"/>
          <w:sz w:val="12"/>
        </w:rPr>
        <w:t xml:space="preserve"> </w:t>
      </w:r>
      <w:r w:rsidR="00DC0BFC">
        <w:rPr>
          <w:rFonts w:ascii="Arial"/>
          <w:sz w:val="12"/>
        </w:rPr>
        <w:t>BEL</w:t>
      </w:r>
    </w:p>
    <w:p w14:paraId="618D06CE" w14:textId="77777777" w:rsidR="00BB4C49" w:rsidRDefault="00BB4C49">
      <w:pPr>
        <w:spacing w:line="640" w:lineRule="auto"/>
        <w:jc w:val="center"/>
        <w:rPr>
          <w:rFonts w:ascii="Arial"/>
          <w:sz w:val="12"/>
        </w:rPr>
        <w:sectPr w:rsidR="00BB4C49">
          <w:type w:val="continuous"/>
          <w:pgSz w:w="12240" w:h="15840"/>
          <w:pgMar w:top="1320" w:right="1240" w:bottom="280" w:left="940" w:header="720" w:footer="720" w:gutter="0"/>
          <w:cols w:space="720"/>
        </w:sectPr>
      </w:pPr>
    </w:p>
    <w:p w14:paraId="7A4AE506" w14:textId="77777777" w:rsidR="00BB4C49" w:rsidRDefault="00144D41">
      <w:pPr>
        <w:pStyle w:val="BodyText"/>
        <w:spacing w:before="5"/>
        <w:rPr>
          <w:rFonts w:ascii="Arial"/>
          <w:sz w:val="15"/>
        </w:rPr>
      </w:pPr>
      <w:r>
        <w:rPr>
          <w:noProof/>
        </w:rPr>
        <mc:AlternateContent>
          <mc:Choice Requires="wps">
            <w:drawing>
              <wp:anchor distT="0" distB="0" distL="114300" distR="114300" simplePos="0" relativeHeight="15775232" behindDoc="0" locked="0" layoutInCell="1" allowOverlap="1" wp14:anchorId="6EBF1E23" wp14:editId="34F4140F">
                <wp:simplePos x="0" y="0"/>
                <wp:positionH relativeFrom="page">
                  <wp:posOffset>917575</wp:posOffset>
                </wp:positionH>
                <wp:positionV relativeFrom="page">
                  <wp:posOffset>852805</wp:posOffset>
                </wp:positionV>
                <wp:extent cx="422910" cy="8266430"/>
                <wp:effectExtent l="0" t="0" r="0" b="0"/>
                <wp:wrapNone/>
                <wp:docPr id="1072" name="Text Box 10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910" cy="8266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390CBC" w14:textId="77777777" w:rsidR="00C334C5" w:rsidRDefault="00C334C5">
                            <w:pPr>
                              <w:pStyle w:val="BodyText"/>
                              <w:spacing w:before="65" w:line="213" w:lineRule="auto"/>
                              <w:ind w:left="32" w:hanging="13"/>
                            </w:pPr>
                            <w:r>
                              <w:rPr>
                                <w:i/>
                                <w:w w:val="95"/>
                              </w:rPr>
                              <w:t>Figure</w:t>
                            </w:r>
                            <w:r>
                              <w:rPr>
                                <w:i/>
                                <w:spacing w:val="31"/>
                                <w:w w:val="95"/>
                              </w:rPr>
                              <w:t xml:space="preserve"> </w:t>
                            </w:r>
                            <w:r>
                              <w:rPr>
                                <w:i/>
                                <w:w w:val="95"/>
                              </w:rPr>
                              <w:t>A2</w:t>
                            </w:r>
                            <w:r>
                              <w:rPr>
                                <w:i/>
                                <w:spacing w:val="-22"/>
                                <w:w w:val="95"/>
                              </w:rPr>
                              <w:t xml:space="preserve"> </w:t>
                            </w:r>
                            <w:r>
                              <w:rPr>
                                <w:w w:val="95"/>
                              </w:rPr>
                              <w:t>.</w:t>
                            </w:r>
                            <w:r>
                              <w:rPr>
                                <w:spacing w:val="54"/>
                                <w:w w:val="95"/>
                              </w:rPr>
                              <w:t xml:space="preserve"> </w:t>
                            </w:r>
                            <w:r>
                              <w:rPr>
                                <w:w w:val="95"/>
                              </w:rPr>
                              <w:t>The</w:t>
                            </w:r>
                            <w:r>
                              <w:rPr>
                                <w:spacing w:val="26"/>
                                <w:w w:val="95"/>
                              </w:rPr>
                              <w:t xml:space="preserve"> </w:t>
                            </w:r>
                            <w:r>
                              <w:rPr>
                                <w:w w:val="95"/>
                              </w:rPr>
                              <w:t>e</w:t>
                            </w:r>
                            <w:r>
                              <w:rPr>
                                <w:rFonts w:ascii="Arial"/>
                                <w:w w:val="95"/>
                              </w:rPr>
                              <w:t>ff</w:t>
                            </w:r>
                            <w:r>
                              <w:rPr>
                                <w:w w:val="95"/>
                              </w:rPr>
                              <w:t>ect</w:t>
                            </w:r>
                            <w:r>
                              <w:rPr>
                                <w:spacing w:val="25"/>
                                <w:w w:val="95"/>
                              </w:rPr>
                              <w:t xml:space="preserve"> </w:t>
                            </w:r>
                            <w:r>
                              <w:rPr>
                                <w:w w:val="95"/>
                              </w:rPr>
                              <w:t>on</w:t>
                            </w:r>
                            <w:r>
                              <w:rPr>
                                <w:spacing w:val="26"/>
                                <w:w w:val="95"/>
                              </w:rPr>
                              <w:t xml:space="preserve"> </w:t>
                            </w:r>
                            <w:r>
                              <w:rPr>
                                <w:w w:val="95"/>
                              </w:rPr>
                              <w:t>author</w:t>
                            </w:r>
                            <w:r>
                              <w:rPr>
                                <w:spacing w:val="25"/>
                                <w:w w:val="95"/>
                              </w:rPr>
                              <w:t xml:space="preserve"> </w:t>
                            </w:r>
                            <w:r>
                              <w:rPr>
                                <w:w w:val="95"/>
                              </w:rPr>
                              <w:t>geographic</w:t>
                            </w:r>
                            <w:r>
                              <w:rPr>
                                <w:spacing w:val="26"/>
                                <w:w w:val="95"/>
                              </w:rPr>
                              <w:t xml:space="preserve"> </w:t>
                            </w:r>
                            <w:r>
                              <w:rPr>
                                <w:w w:val="95"/>
                              </w:rPr>
                              <w:t>diversity</w:t>
                            </w:r>
                            <w:r>
                              <w:rPr>
                                <w:spacing w:val="25"/>
                                <w:w w:val="95"/>
                              </w:rPr>
                              <w:t xml:space="preserve"> </w:t>
                            </w:r>
                            <w:r>
                              <w:rPr>
                                <w:w w:val="95"/>
                              </w:rPr>
                              <w:t>of</w:t>
                            </w:r>
                            <w:r>
                              <w:rPr>
                                <w:spacing w:val="26"/>
                                <w:w w:val="95"/>
                              </w:rPr>
                              <w:t xml:space="preserve"> </w:t>
                            </w:r>
                            <w:r>
                              <w:rPr>
                                <w:w w:val="95"/>
                              </w:rPr>
                              <w:t>excluding</w:t>
                            </w:r>
                            <w:r>
                              <w:rPr>
                                <w:spacing w:val="25"/>
                                <w:w w:val="95"/>
                              </w:rPr>
                              <w:t xml:space="preserve"> </w:t>
                            </w:r>
                            <w:r>
                              <w:rPr>
                                <w:w w:val="95"/>
                              </w:rPr>
                              <w:t>authors</w:t>
                            </w:r>
                            <w:r>
                              <w:rPr>
                                <w:spacing w:val="26"/>
                                <w:w w:val="95"/>
                              </w:rPr>
                              <w:t xml:space="preserve"> </w:t>
                            </w:r>
                            <w:r>
                              <w:rPr>
                                <w:w w:val="95"/>
                              </w:rPr>
                              <w:t>from</w:t>
                            </w:r>
                            <w:r>
                              <w:rPr>
                                <w:spacing w:val="26"/>
                                <w:w w:val="95"/>
                              </w:rPr>
                              <w:t xml:space="preserve"> </w:t>
                            </w:r>
                            <w:r>
                              <w:rPr>
                                <w:w w:val="95"/>
                              </w:rPr>
                              <w:t>individual</w:t>
                            </w:r>
                            <w:r>
                              <w:rPr>
                                <w:spacing w:val="26"/>
                                <w:w w:val="95"/>
                              </w:rPr>
                              <w:t xml:space="preserve"> </w:t>
                            </w:r>
                            <w:r>
                              <w:rPr>
                                <w:w w:val="95"/>
                              </w:rPr>
                              <w:t>countries</w:t>
                            </w:r>
                            <w:r>
                              <w:rPr>
                                <w:spacing w:val="26"/>
                                <w:w w:val="95"/>
                              </w:rPr>
                              <w:t xml:space="preserve"> </w:t>
                            </w:r>
                            <w:r>
                              <w:rPr>
                                <w:w w:val="95"/>
                              </w:rPr>
                              <w:t>(B)</w:t>
                            </w:r>
                            <w:r>
                              <w:rPr>
                                <w:spacing w:val="26"/>
                                <w:w w:val="95"/>
                              </w:rPr>
                              <w:t xml:space="preserve"> </w:t>
                            </w:r>
                            <w:r>
                              <w:rPr>
                                <w:w w:val="95"/>
                              </w:rPr>
                              <w:t>The</w:t>
                            </w:r>
                            <w:r>
                              <w:rPr>
                                <w:spacing w:val="26"/>
                                <w:w w:val="95"/>
                              </w:rPr>
                              <w:t xml:space="preserve"> </w:t>
                            </w:r>
                            <w:r>
                              <w:rPr>
                                <w:w w:val="95"/>
                              </w:rPr>
                              <w:t>e</w:t>
                            </w:r>
                            <w:r>
                              <w:rPr>
                                <w:rFonts w:ascii="Arial"/>
                                <w:w w:val="95"/>
                              </w:rPr>
                              <w:t>ff</w:t>
                            </w:r>
                            <w:r>
                              <w:rPr>
                                <w:w w:val="95"/>
                              </w:rPr>
                              <w:t>ect</w:t>
                            </w:r>
                            <w:r>
                              <w:rPr>
                                <w:spacing w:val="26"/>
                                <w:w w:val="95"/>
                              </w:rPr>
                              <w:t xml:space="preserve"> </w:t>
                            </w:r>
                            <w:r>
                              <w:rPr>
                                <w:w w:val="95"/>
                              </w:rPr>
                              <w:t>on</w:t>
                            </w:r>
                            <w:r>
                              <w:rPr>
                                <w:spacing w:val="26"/>
                                <w:w w:val="95"/>
                              </w:rPr>
                              <w:t xml:space="preserve"> </w:t>
                            </w:r>
                            <w:r>
                              <w:rPr>
                                <w:w w:val="95"/>
                              </w:rPr>
                              <w:t>author</w:t>
                            </w:r>
                            <w:r>
                              <w:rPr>
                                <w:spacing w:val="-54"/>
                                <w:w w:val="95"/>
                              </w:rPr>
                              <w:t xml:space="preserve"> </w:t>
                            </w:r>
                            <w:r>
                              <w:t>geographic</w:t>
                            </w:r>
                            <w:r>
                              <w:rPr>
                                <w:spacing w:val="1"/>
                              </w:rPr>
                              <w:t xml:space="preserve"> </w:t>
                            </w:r>
                            <w:r>
                              <w:t>diversity</w:t>
                            </w:r>
                            <w:r>
                              <w:rPr>
                                <w:spacing w:val="1"/>
                              </w:rPr>
                              <w:t xml:space="preserve"> </w:t>
                            </w:r>
                            <w:r>
                              <w:t>of</w:t>
                            </w:r>
                            <w:r>
                              <w:rPr>
                                <w:spacing w:val="2"/>
                              </w:rPr>
                              <w:t xml:space="preserve"> </w:t>
                            </w:r>
                            <w:r>
                              <w:t>excluding</w:t>
                            </w:r>
                            <w:r>
                              <w:rPr>
                                <w:spacing w:val="2"/>
                              </w:rPr>
                              <w:t xml:space="preserve"> </w:t>
                            </w:r>
                            <w:r>
                              <w:t>authors</w:t>
                            </w:r>
                            <w:r>
                              <w:rPr>
                                <w:spacing w:val="1"/>
                              </w:rPr>
                              <w:t xml:space="preserve"> </w:t>
                            </w:r>
                            <w:r>
                              <w:t>from</w:t>
                            </w:r>
                            <w:r>
                              <w:rPr>
                                <w:spacing w:val="1"/>
                              </w:rPr>
                              <w:t xml:space="preserve"> </w:t>
                            </w:r>
                            <w:r>
                              <w:t>individual</w:t>
                            </w:r>
                            <w:r>
                              <w:rPr>
                                <w:spacing w:val="2"/>
                              </w:rPr>
                              <w:t xml:space="preserve"> </w:t>
                            </w:r>
                            <w:r>
                              <w:t>countries</w:t>
                            </w:r>
                            <w:r>
                              <w:rPr>
                                <w:spacing w:val="2"/>
                              </w:rPr>
                              <w:t xml:space="preserve"> </w:t>
                            </w:r>
                            <w:r>
                              <w:t>after</w:t>
                            </w:r>
                            <w:r>
                              <w:rPr>
                                <w:spacing w:val="1"/>
                              </w:rPr>
                              <w:t xml:space="preserve"> </w:t>
                            </w:r>
                            <w:r>
                              <w:t>having first</w:t>
                            </w:r>
                            <w:r>
                              <w:rPr>
                                <w:spacing w:val="2"/>
                              </w:rPr>
                              <w:t xml:space="preserve"> </w:t>
                            </w:r>
                            <w:r>
                              <w:t>removed</w:t>
                            </w:r>
                            <w:r>
                              <w:rPr>
                                <w:spacing w:val="1"/>
                              </w:rPr>
                              <w:t xml:space="preserve"> </w:t>
                            </w:r>
                            <w:r>
                              <w:t>China.</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BF1E23" id="Text Box 1066" o:spid="_x0000_s1908" type="#_x0000_t202" style="position:absolute;margin-left:72.25pt;margin-top:67.15pt;width:33.3pt;height:650.9pt;z-index:15775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" filled="f" stroked="f">
                <v:textbox style="layout-flow:vertical" inset="0,0,0,0">
                  <w:txbxContent>
                    <w:p w14:paraId="74390CBC" w14:textId="77777777" w:rsidR="00C334C5" w:rsidRDefault="00C334C5">
                      <w:pPr>
                        <w:pStyle w:val="BodyText"/>
                        <w:spacing w:before="65" w:line="213" w:lineRule="auto"/>
                        <w:ind w:left="32" w:hanging="13"/>
                      </w:pPr>
                      <w:r>
                        <w:rPr>
                          <w:i/>
                          <w:w w:val="95"/>
                        </w:rPr>
                        <w:t>Figure</w:t>
                      </w:r>
                      <w:r>
                        <w:rPr>
                          <w:i/>
                          <w:spacing w:val="31"/>
                          <w:w w:val="95"/>
                        </w:rPr>
                        <w:t xml:space="preserve"> </w:t>
                      </w:r>
                      <w:r>
                        <w:rPr>
                          <w:i/>
                          <w:w w:val="95"/>
                        </w:rPr>
                        <w:t>A2</w:t>
                      </w:r>
                      <w:r>
                        <w:rPr>
                          <w:i/>
                          <w:spacing w:val="-22"/>
                          <w:w w:val="95"/>
                        </w:rPr>
                        <w:t xml:space="preserve"> </w:t>
                      </w:r>
                      <w:r>
                        <w:rPr>
                          <w:w w:val="95"/>
                        </w:rPr>
                        <w:t>.</w:t>
                      </w:r>
                      <w:r>
                        <w:rPr>
                          <w:spacing w:val="54"/>
                          <w:w w:val="95"/>
                        </w:rPr>
                        <w:t xml:space="preserve"> </w:t>
                      </w:r>
                      <w:r>
                        <w:rPr>
                          <w:w w:val="95"/>
                        </w:rPr>
                        <w:t>The</w:t>
                      </w:r>
                      <w:r>
                        <w:rPr>
                          <w:spacing w:val="26"/>
                          <w:w w:val="95"/>
                        </w:rPr>
                        <w:t xml:space="preserve"> </w:t>
                      </w:r>
                      <w:r>
                        <w:rPr>
                          <w:w w:val="95"/>
                        </w:rPr>
                        <w:t>e</w:t>
                      </w:r>
                      <w:r>
                        <w:rPr>
                          <w:rFonts w:ascii="Arial"/>
                          <w:w w:val="95"/>
                        </w:rPr>
                        <w:t>ff</w:t>
                      </w:r>
                      <w:r>
                        <w:rPr>
                          <w:w w:val="95"/>
                        </w:rPr>
                        <w:t>ect</w:t>
                      </w:r>
                      <w:r>
                        <w:rPr>
                          <w:spacing w:val="25"/>
                          <w:w w:val="95"/>
                        </w:rPr>
                        <w:t xml:space="preserve"> </w:t>
                      </w:r>
                      <w:r>
                        <w:rPr>
                          <w:w w:val="95"/>
                        </w:rPr>
                        <w:t>on</w:t>
                      </w:r>
                      <w:r>
                        <w:rPr>
                          <w:spacing w:val="26"/>
                          <w:w w:val="95"/>
                        </w:rPr>
                        <w:t xml:space="preserve"> </w:t>
                      </w:r>
                      <w:r>
                        <w:rPr>
                          <w:w w:val="95"/>
                        </w:rPr>
                        <w:t>author</w:t>
                      </w:r>
                      <w:r>
                        <w:rPr>
                          <w:spacing w:val="25"/>
                          <w:w w:val="95"/>
                        </w:rPr>
                        <w:t xml:space="preserve"> </w:t>
                      </w:r>
                      <w:r>
                        <w:rPr>
                          <w:w w:val="95"/>
                        </w:rPr>
                        <w:t>geographic</w:t>
                      </w:r>
                      <w:r>
                        <w:rPr>
                          <w:spacing w:val="26"/>
                          <w:w w:val="95"/>
                        </w:rPr>
                        <w:t xml:space="preserve"> </w:t>
                      </w:r>
                      <w:r>
                        <w:rPr>
                          <w:w w:val="95"/>
                        </w:rPr>
                        <w:t>diversity</w:t>
                      </w:r>
                      <w:r>
                        <w:rPr>
                          <w:spacing w:val="25"/>
                          <w:w w:val="95"/>
                        </w:rPr>
                        <w:t xml:space="preserve"> </w:t>
                      </w:r>
                      <w:r>
                        <w:rPr>
                          <w:w w:val="95"/>
                        </w:rPr>
                        <w:t>of</w:t>
                      </w:r>
                      <w:r>
                        <w:rPr>
                          <w:spacing w:val="26"/>
                          <w:w w:val="95"/>
                        </w:rPr>
                        <w:t xml:space="preserve"> </w:t>
                      </w:r>
                      <w:r>
                        <w:rPr>
                          <w:w w:val="95"/>
                        </w:rPr>
                        <w:t>excluding</w:t>
                      </w:r>
                      <w:r>
                        <w:rPr>
                          <w:spacing w:val="25"/>
                          <w:w w:val="95"/>
                        </w:rPr>
                        <w:t xml:space="preserve"> </w:t>
                      </w:r>
                      <w:r>
                        <w:rPr>
                          <w:w w:val="95"/>
                        </w:rPr>
                        <w:t>authors</w:t>
                      </w:r>
                      <w:r>
                        <w:rPr>
                          <w:spacing w:val="26"/>
                          <w:w w:val="95"/>
                        </w:rPr>
                        <w:t xml:space="preserve"> </w:t>
                      </w:r>
                      <w:r>
                        <w:rPr>
                          <w:w w:val="95"/>
                        </w:rPr>
                        <w:t>from</w:t>
                      </w:r>
                      <w:r>
                        <w:rPr>
                          <w:spacing w:val="26"/>
                          <w:w w:val="95"/>
                        </w:rPr>
                        <w:t xml:space="preserve"> </w:t>
                      </w:r>
                      <w:r>
                        <w:rPr>
                          <w:w w:val="95"/>
                        </w:rPr>
                        <w:t>individual</w:t>
                      </w:r>
                      <w:r>
                        <w:rPr>
                          <w:spacing w:val="26"/>
                          <w:w w:val="95"/>
                        </w:rPr>
                        <w:t xml:space="preserve"> </w:t>
                      </w:r>
                      <w:r>
                        <w:rPr>
                          <w:w w:val="95"/>
                        </w:rPr>
                        <w:t>countries</w:t>
                      </w:r>
                      <w:r>
                        <w:rPr>
                          <w:spacing w:val="26"/>
                          <w:w w:val="95"/>
                        </w:rPr>
                        <w:t xml:space="preserve"> </w:t>
                      </w:r>
                      <w:r>
                        <w:rPr>
                          <w:w w:val="95"/>
                        </w:rPr>
                        <w:t>(B)</w:t>
                      </w:r>
                      <w:r>
                        <w:rPr>
                          <w:spacing w:val="26"/>
                          <w:w w:val="95"/>
                        </w:rPr>
                        <w:t xml:space="preserve"> </w:t>
                      </w:r>
                      <w:r>
                        <w:rPr>
                          <w:w w:val="95"/>
                        </w:rPr>
                        <w:t>The</w:t>
                      </w:r>
                      <w:r>
                        <w:rPr>
                          <w:spacing w:val="26"/>
                          <w:w w:val="95"/>
                        </w:rPr>
                        <w:t xml:space="preserve"> </w:t>
                      </w:r>
                      <w:r>
                        <w:rPr>
                          <w:w w:val="95"/>
                        </w:rPr>
                        <w:t>e</w:t>
                      </w:r>
                      <w:r>
                        <w:rPr>
                          <w:rFonts w:ascii="Arial"/>
                          <w:w w:val="95"/>
                        </w:rPr>
                        <w:t>ff</w:t>
                      </w:r>
                      <w:r>
                        <w:rPr>
                          <w:w w:val="95"/>
                        </w:rPr>
                        <w:t>ect</w:t>
                      </w:r>
                      <w:r>
                        <w:rPr>
                          <w:spacing w:val="26"/>
                          <w:w w:val="95"/>
                        </w:rPr>
                        <w:t xml:space="preserve"> </w:t>
                      </w:r>
                      <w:r>
                        <w:rPr>
                          <w:w w:val="95"/>
                        </w:rPr>
                        <w:t>on</w:t>
                      </w:r>
                      <w:r>
                        <w:rPr>
                          <w:spacing w:val="26"/>
                          <w:w w:val="95"/>
                        </w:rPr>
                        <w:t xml:space="preserve"> </w:t>
                      </w:r>
                      <w:r>
                        <w:rPr>
                          <w:w w:val="95"/>
                        </w:rPr>
                        <w:t>author</w:t>
                      </w:r>
                      <w:r>
                        <w:rPr>
                          <w:spacing w:val="-54"/>
                          <w:w w:val="95"/>
                        </w:rPr>
                        <w:t xml:space="preserve"> </w:t>
                      </w:r>
                      <w:r>
                        <w:t>geographic</w:t>
                      </w:r>
                      <w:r>
                        <w:rPr>
                          <w:spacing w:val="1"/>
                        </w:rPr>
                        <w:t xml:space="preserve"> </w:t>
                      </w:r>
                      <w:r>
                        <w:t>diversity</w:t>
                      </w:r>
                      <w:r>
                        <w:rPr>
                          <w:spacing w:val="1"/>
                        </w:rPr>
                        <w:t xml:space="preserve"> </w:t>
                      </w:r>
                      <w:r>
                        <w:t>of</w:t>
                      </w:r>
                      <w:r>
                        <w:rPr>
                          <w:spacing w:val="2"/>
                        </w:rPr>
                        <w:t xml:space="preserve"> </w:t>
                      </w:r>
                      <w:r>
                        <w:t>excluding</w:t>
                      </w:r>
                      <w:r>
                        <w:rPr>
                          <w:spacing w:val="2"/>
                        </w:rPr>
                        <w:t xml:space="preserve"> </w:t>
                      </w:r>
                      <w:r>
                        <w:t>authors</w:t>
                      </w:r>
                      <w:r>
                        <w:rPr>
                          <w:spacing w:val="1"/>
                        </w:rPr>
                        <w:t xml:space="preserve"> </w:t>
                      </w:r>
                      <w:r>
                        <w:t>from</w:t>
                      </w:r>
                      <w:r>
                        <w:rPr>
                          <w:spacing w:val="1"/>
                        </w:rPr>
                        <w:t xml:space="preserve"> </w:t>
                      </w:r>
                      <w:r>
                        <w:t>individual</w:t>
                      </w:r>
                      <w:r>
                        <w:rPr>
                          <w:spacing w:val="2"/>
                        </w:rPr>
                        <w:t xml:space="preserve"> </w:t>
                      </w:r>
                      <w:r>
                        <w:t>countries</w:t>
                      </w:r>
                      <w:r>
                        <w:rPr>
                          <w:spacing w:val="2"/>
                        </w:rPr>
                        <w:t xml:space="preserve"> </w:t>
                      </w:r>
                      <w:r>
                        <w:t>after</w:t>
                      </w:r>
                      <w:r>
                        <w:rPr>
                          <w:spacing w:val="1"/>
                        </w:rPr>
                        <w:t xml:space="preserve"> </w:t>
                      </w:r>
                      <w:r>
                        <w:t>having first</w:t>
                      </w:r>
                      <w:r>
                        <w:rPr>
                          <w:spacing w:val="2"/>
                        </w:rPr>
                        <w:t xml:space="preserve"> </w:t>
                      </w:r>
                      <w:r>
                        <w:t>removed</w:t>
                      </w:r>
                      <w:r>
                        <w:rPr>
                          <w:spacing w:val="1"/>
                        </w:rPr>
                        <w:t xml:space="preserve"> </w:t>
                      </w:r>
                      <w:r>
                        <w:t>China.</w:t>
                      </w:r>
                    </w:p>
                  </w:txbxContent>
                </v:textbox>
                <w10:wrap anchorx="page" anchory="page"/>
              </v:shape>
            </w:pict>
          </mc:Fallback>
        </mc:AlternateContent>
      </w:r>
    </w:p>
    <w:p w14:paraId="26410F5E" w14:textId="77777777" w:rsidR="00BB4C49" w:rsidRDefault="00DC0BFC">
      <w:pPr>
        <w:ind w:left="1501"/>
        <w:rPr>
          <w:rFonts w:ascii="Arial"/>
          <w:sz w:val="12"/>
        </w:rPr>
      </w:pPr>
      <w:r>
        <w:rPr>
          <w:rFonts w:ascii="Arial"/>
          <w:sz w:val="12"/>
        </w:rPr>
        <w:t>BRA</w:t>
      </w:r>
    </w:p>
    <w:p w14:paraId="28F74A1D" w14:textId="77777777" w:rsidR="00BB4C49" w:rsidRDefault="00BB4C49">
      <w:pPr>
        <w:pStyle w:val="BodyText"/>
        <w:rPr>
          <w:rFonts w:ascii="Arial"/>
          <w:sz w:val="12"/>
        </w:rPr>
      </w:pPr>
    </w:p>
    <w:p w14:paraId="31E30085" w14:textId="77777777" w:rsidR="00BB4C49" w:rsidRDefault="00BB4C49">
      <w:pPr>
        <w:pStyle w:val="BodyText"/>
        <w:rPr>
          <w:rFonts w:ascii="Arial"/>
          <w:sz w:val="12"/>
        </w:rPr>
      </w:pPr>
    </w:p>
    <w:p w14:paraId="6C97BAD1" w14:textId="77777777" w:rsidR="00BB4C49" w:rsidRDefault="00BB4C49">
      <w:pPr>
        <w:pStyle w:val="BodyText"/>
        <w:rPr>
          <w:rFonts w:ascii="Arial"/>
          <w:sz w:val="12"/>
        </w:rPr>
      </w:pPr>
    </w:p>
    <w:p w14:paraId="13E6CF3A" w14:textId="77777777" w:rsidR="00BB4C49" w:rsidRDefault="00BB4C49">
      <w:pPr>
        <w:pStyle w:val="BodyText"/>
        <w:rPr>
          <w:rFonts w:ascii="Arial"/>
          <w:sz w:val="12"/>
        </w:rPr>
      </w:pPr>
    </w:p>
    <w:p w14:paraId="18A89BBF" w14:textId="77777777" w:rsidR="00BB4C49" w:rsidRDefault="00BB4C49">
      <w:pPr>
        <w:pStyle w:val="BodyText"/>
        <w:rPr>
          <w:rFonts w:ascii="Arial"/>
          <w:sz w:val="12"/>
        </w:rPr>
      </w:pPr>
    </w:p>
    <w:p w14:paraId="176BA04B" w14:textId="77777777" w:rsidR="00BB4C49" w:rsidRDefault="00BB4C49">
      <w:pPr>
        <w:pStyle w:val="BodyText"/>
        <w:rPr>
          <w:rFonts w:ascii="Arial"/>
          <w:sz w:val="12"/>
        </w:rPr>
      </w:pPr>
    </w:p>
    <w:p w14:paraId="16F10FAD" w14:textId="77777777" w:rsidR="00BB4C49" w:rsidRDefault="00BB4C49">
      <w:pPr>
        <w:pStyle w:val="BodyText"/>
        <w:rPr>
          <w:rFonts w:ascii="Arial"/>
          <w:sz w:val="12"/>
        </w:rPr>
      </w:pPr>
    </w:p>
    <w:p w14:paraId="38F31CB1" w14:textId="77777777" w:rsidR="00BB4C49" w:rsidRDefault="00BB4C49">
      <w:pPr>
        <w:pStyle w:val="BodyText"/>
        <w:rPr>
          <w:rFonts w:ascii="Arial"/>
          <w:sz w:val="12"/>
        </w:rPr>
      </w:pPr>
    </w:p>
    <w:p w14:paraId="61A078A8" w14:textId="77777777" w:rsidR="00BB4C49" w:rsidRDefault="00BB4C49">
      <w:pPr>
        <w:pStyle w:val="BodyText"/>
        <w:rPr>
          <w:rFonts w:ascii="Arial"/>
          <w:sz w:val="12"/>
        </w:rPr>
      </w:pPr>
    </w:p>
    <w:p w14:paraId="6441B45F" w14:textId="77777777" w:rsidR="00BB4C49" w:rsidRDefault="00BB4C49">
      <w:pPr>
        <w:pStyle w:val="BodyText"/>
        <w:rPr>
          <w:rFonts w:ascii="Arial"/>
          <w:sz w:val="12"/>
        </w:rPr>
      </w:pPr>
    </w:p>
    <w:p w14:paraId="47B19D91" w14:textId="77777777" w:rsidR="00BB4C49" w:rsidRDefault="00BB4C49">
      <w:pPr>
        <w:pStyle w:val="BodyText"/>
        <w:rPr>
          <w:rFonts w:ascii="Arial"/>
          <w:sz w:val="12"/>
        </w:rPr>
      </w:pPr>
    </w:p>
    <w:p w14:paraId="03F6A397" w14:textId="77777777" w:rsidR="00BB4C49" w:rsidRDefault="00BB4C49">
      <w:pPr>
        <w:pStyle w:val="BodyText"/>
        <w:rPr>
          <w:rFonts w:ascii="Arial"/>
          <w:sz w:val="12"/>
        </w:rPr>
      </w:pPr>
    </w:p>
    <w:p w14:paraId="27EE7827" w14:textId="77777777" w:rsidR="00BB4C49" w:rsidRDefault="00BB4C49">
      <w:pPr>
        <w:pStyle w:val="BodyText"/>
        <w:rPr>
          <w:rFonts w:ascii="Arial"/>
          <w:sz w:val="12"/>
        </w:rPr>
      </w:pPr>
    </w:p>
    <w:p w14:paraId="02842EAA" w14:textId="77777777" w:rsidR="00BB4C49" w:rsidRDefault="00BB4C49">
      <w:pPr>
        <w:pStyle w:val="BodyText"/>
        <w:rPr>
          <w:rFonts w:ascii="Arial"/>
          <w:sz w:val="12"/>
        </w:rPr>
      </w:pPr>
    </w:p>
    <w:p w14:paraId="23FECF9B" w14:textId="77777777" w:rsidR="00BB4C49" w:rsidRDefault="00BB4C49">
      <w:pPr>
        <w:pStyle w:val="BodyText"/>
        <w:rPr>
          <w:rFonts w:ascii="Arial"/>
          <w:sz w:val="12"/>
        </w:rPr>
      </w:pPr>
    </w:p>
    <w:p w14:paraId="016F285C" w14:textId="77777777" w:rsidR="00BB4C49" w:rsidRDefault="00BB4C49">
      <w:pPr>
        <w:pStyle w:val="BodyText"/>
        <w:rPr>
          <w:rFonts w:ascii="Arial"/>
          <w:sz w:val="12"/>
        </w:rPr>
      </w:pPr>
    </w:p>
    <w:p w14:paraId="206BFAA2" w14:textId="77777777" w:rsidR="00BB4C49" w:rsidRDefault="00BB4C49">
      <w:pPr>
        <w:pStyle w:val="BodyText"/>
        <w:rPr>
          <w:rFonts w:ascii="Arial"/>
          <w:sz w:val="12"/>
        </w:rPr>
      </w:pPr>
    </w:p>
    <w:p w14:paraId="697AEEF1" w14:textId="77777777" w:rsidR="00BB4C49" w:rsidRDefault="00BB4C49">
      <w:pPr>
        <w:pStyle w:val="BodyText"/>
        <w:rPr>
          <w:rFonts w:ascii="Arial"/>
          <w:sz w:val="12"/>
        </w:rPr>
      </w:pPr>
    </w:p>
    <w:p w14:paraId="2C2D93F1" w14:textId="77777777" w:rsidR="00BB4C49" w:rsidRDefault="00BB4C49">
      <w:pPr>
        <w:pStyle w:val="BodyText"/>
        <w:rPr>
          <w:rFonts w:ascii="Arial"/>
          <w:sz w:val="12"/>
        </w:rPr>
      </w:pPr>
    </w:p>
    <w:p w14:paraId="6B91546C" w14:textId="77777777" w:rsidR="00BB4C49" w:rsidRDefault="00BB4C49">
      <w:pPr>
        <w:pStyle w:val="BodyText"/>
        <w:rPr>
          <w:rFonts w:ascii="Arial"/>
          <w:sz w:val="12"/>
        </w:rPr>
      </w:pPr>
    </w:p>
    <w:p w14:paraId="4160A533" w14:textId="77777777" w:rsidR="00BB4C49" w:rsidRDefault="00BB4C49">
      <w:pPr>
        <w:pStyle w:val="BodyText"/>
        <w:rPr>
          <w:rFonts w:ascii="Arial"/>
          <w:sz w:val="12"/>
        </w:rPr>
      </w:pPr>
    </w:p>
    <w:p w14:paraId="33AE7A02" w14:textId="77777777" w:rsidR="00BB4C49" w:rsidRDefault="00BB4C49">
      <w:pPr>
        <w:pStyle w:val="BodyText"/>
        <w:rPr>
          <w:rFonts w:ascii="Arial"/>
          <w:sz w:val="12"/>
        </w:rPr>
      </w:pPr>
    </w:p>
    <w:p w14:paraId="478B6875" w14:textId="77777777" w:rsidR="00BB4C49" w:rsidRDefault="00BB4C49">
      <w:pPr>
        <w:pStyle w:val="BodyText"/>
        <w:rPr>
          <w:rFonts w:ascii="Arial"/>
          <w:sz w:val="12"/>
        </w:rPr>
      </w:pPr>
    </w:p>
    <w:p w14:paraId="4A332027" w14:textId="77777777" w:rsidR="00BB4C49" w:rsidRDefault="00BB4C49">
      <w:pPr>
        <w:pStyle w:val="BodyText"/>
        <w:rPr>
          <w:rFonts w:ascii="Arial"/>
          <w:sz w:val="12"/>
        </w:rPr>
      </w:pPr>
    </w:p>
    <w:p w14:paraId="2665553B" w14:textId="77777777" w:rsidR="00BB4C49" w:rsidRDefault="00BB4C49">
      <w:pPr>
        <w:pStyle w:val="BodyText"/>
        <w:rPr>
          <w:rFonts w:ascii="Arial"/>
          <w:sz w:val="12"/>
        </w:rPr>
      </w:pPr>
    </w:p>
    <w:p w14:paraId="188382D7" w14:textId="77777777" w:rsidR="00BB4C49" w:rsidRDefault="00BB4C49">
      <w:pPr>
        <w:pStyle w:val="BodyText"/>
        <w:rPr>
          <w:rFonts w:ascii="Arial"/>
          <w:sz w:val="12"/>
        </w:rPr>
      </w:pPr>
    </w:p>
    <w:p w14:paraId="083F33BF" w14:textId="77777777" w:rsidR="00BB4C49" w:rsidRDefault="00BB4C49">
      <w:pPr>
        <w:pStyle w:val="BodyText"/>
        <w:rPr>
          <w:rFonts w:ascii="Arial"/>
          <w:sz w:val="12"/>
        </w:rPr>
      </w:pPr>
    </w:p>
    <w:p w14:paraId="7BB0DE5B" w14:textId="77777777" w:rsidR="00BB4C49" w:rsidRDefault="00BB4C49">
      <w:pPr>
        <w:pStyle w:val="BodyText"/>
        <w:rPr>
          <w:rFonts w:ascii="Arial"/>
          <w:sz w:val="12"/>
        </w:rPr>
      </w:pPr>
    </w:p>
    <w:p w14:paraId="4B4F3D32" w14:textId="77777777" w:rsidR="00BB4C49" w:rsidRDefault="00BB4C49">
      <w:pPr>
        <w:pStyle w:val="BodyText"/>
        <w:rPr>
          <w:rFonts w:ascii="Arial"/>
          <w:sz w:val="12"/>
        </w:rPr>
      </w:pPr>
    </w:p>
    <w:p w14:paraId="39EB95FC" w14:textId="77777777" w:rsidR="00BB4C49" w:rsidRDefault="00BB4C49">
      <w:pPr>
        <w:pStyle w:val="BodyText"/>
        <w:rPr>
          <w:rFonts w:ascii="Arial"/>
          <w:sz w:val="12"/>
        </w:rPr>
      </w:pPr>
    </w:p>
    <w:p w14:paraId="1DE5B0D4" w14:textId="77777777" w:rsidR="00BB4C49" w:rsidRDefault="00BB4C49">
      <w:pPr>
        <w:pStyle w:val="BodyText"/>
        <w:rPr>
          <w:rFonts w:ascii="Arial"/>
          <w:sz w:val="12"/>
        </w:rPr>
      </w:pPr>
    </w:p>
    <w:p w14:paraId="0FBD650C" w14:textId="77777777" w:rsidR="00BB4C49" w:rsidRDefault="00BB4C49">
      <w:pPr>
        <w:pStyle w:val="BodyText"/>
        <w:spacing w:before="8"/>
        <w:rPr>
          <w:rFonts w:ascii="Arial"/>
          <w:sz w:val="10"/>
        </w:rPr>
      </w:pPr>
    </w:p>
    <w:p w14:paraId="6FDA4164" w14:textId="77777777" w:rsidR="00BB4C49" w:rsidRDefault="00144D41">
      <w:pPr>
        <w:spacing w:line="494" w:lineRule="auto"/>
        <w:ind w:left="1497" w:right="38" w:firstLine="41"/>
        <w:jc w:val="both"/>
        <w:rPr>
          <w:rFonts w:ascii="Arial"/>
          <w:sz w:val="12"/>
        </w:rPr>
      </w:pPr>
      <w:r>
        <w:rPr>
          <w:noProof/>
        </w:rPr>
        <mc:AlternateContent>
          <mc:Choice Requires="wps">
            <w:drawing>
              <wp:anchor distT="0" distB="0" distL="114300" distR="114300" simplePos="0" relativeHeight="484497408" behindDoc="1" locked="0" layoutInCell="1" allowOverlap="1" wp14:anchorId="12B25A4B" wp14:editId="5F3EB6BA">
                <wp:simplePos x="0" y="0"/>
                <wp:positionH relativeFrom="page">
                  <wp:posOffset>2045970</wp:posOffset>
                </wp:positionH>
                <wp:positionV relativeFrom="paragraph">
                  <wp:posOffset>-311150</wp:posOffset>
                </wp:positionV>
                <wp:extent cx="36195" cy="53975"/>
                <wp:effectExtent l="0" t="0" r="0" b="0"/>
                <wp:wrapNone/>
                <wp:docPr id="1071" name="Rectangle 10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195" cy="53975"/>
                        </a:xfrm>
                        <a:prstGeom prst="rect">
                          <a:avLst/>
                        </a:prstGeom>
                        <a:noFill/>
                        <a:ln w="517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3C350942" id="Rectangle 1065" o:spid="_x0000_s1026" style="position:absolute;margin-left:161.1pt;margin-top:-24.5pt;width:2.85pt;height:4.25pt;z-index:-18819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" filled="f" strokeweight=".14381mm">
                <w10:wrap anchorx="page"/>
              </v:rect>
            </w:pict>
          </mc:Fallback>
        </mc:AlternateContent>
      </w:r>
      <w:r>
        <w:rPr>
          <w:noProof/>
        </w:rPr>
        <mc:AlternateContent>
          <mc:Choice Requires="wps">
            <w:drawing>
              <wp:anchor distT="0" distB="0" distL="114300" distR="114300" simplePos="0" relativeHeight="15774720" behindDoc="0" locked="0" layoutInCell="1" allowOverlap="1" wp14:anchorId="03F4E25A" wp14:editId="649C55EF">
                <wp:simplePos x="0" y="0"/>
                <wp:positionH relativeFrom="page">
                  <wp:posOffset>1400175</wp:posOffset>
                </wp:positionH>
                <wp:positionV relativeFrom="paragraph">
                  <wp:posOffset>-1005205</wp:posOffset>
                </wp:positionV>
                <wp:extent cx="113030" cy="2222500"/>
                <wp:effectExtent l="0" t="0" r="0" b="0"/>
                <wp:wrapNone/>
                <wp:docPr id="1070" name="Text Box 10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030" cy="2222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F03781" w14:textId="77777777" w:rsidR="00C334C5" w:rsidRDefault="00C334C5">
                            <w:pPr>
                              <w:spacing w:before="3"/>
                              <w:ind w:left="20"/>
                              <w:rPr>
                                <w:rFonts w:ascii="Arial"/>
                                <w:sz w:val="13"/>
                              </w:rPr>
                            </w:pPr>
                            <w:r>
                              <w:rPr>
                                <w:rFonts w:ascii="Arial"/>
                                <w:w w:val="105"/>
                                <w:sz w:val="13"/>
                              </w:rPr>
                              <w:t>Second</w:t>
                            </w:r>
                            <w:r>
                              <w:rPr>
                                <w:rFonts w:ascii="Arial"/>
                                <w:spacing w:val="-1"/>
                                <w:w w:val="105"/>
                                <w:sz w:val="13"/>
                              </w:rPr>
                              <w:t xml:space="preserve"> </w:t>
                            </w:r>
                            <w:r>
                              <w:rPr>
                                <w:rFonts w:ascii="Arial"/>
                                <w:w w:val="105"/>
                                <w:sz w:val="13"/>
                              </w:rPr>
                              <w:t>Country</w:t>
                            </w:r>
                            <w:r>
                              <w:rPr>
                                <w:rFonts w:ascii="Arial"/>
                                <w:spacing w:val="-1"/>
                                <w:w w:val="105"/>
                                <w:sz w:val="13"/>
                              </w:rPr>
                              <w:t xml:space="preserve"> </w:t>
                            </w:r>
                            <w:r>
                              <w:rPr>
                                <w:rFonts w:ascii="Arial"/>
                                <w:w w:val="105"/>
                                <w:sz w:val="13"/>
                              </w:rPr>
                              <w:t>Removed</w:t>
                            </w:r>
                            <w:r>
                              <w:rPr>
                                <w:rFonts w:ascii="Arial"/>
                                <w:spacing w:val="-2"/>
                                <w:w w:val="105"/>
                                <w:sz w:val="13"/>
                              </w:rPr>
                              <w:t xml:space="preserve"> </w:t>
                            </w:r>
                            <w:r>
                              <w:rPr>
                                <w:rFonts w:ascii="Arial"/>
                                <w:w w:val="105"/>
                                <w:sz w:val="13"/>
                              </w:rPr>
                              <w:t>from</w:t>
                            </w:r>
                            <w:r>
                              <w:rPr>
                                <w:rFonts w:ascii="Arial"/>
                                <w:spacing w:val="-1"/>
                                <w:w w:val="105"/>
                                <w:sz w:val="13"/>
                              </w:rPr>
                              <w:t xml:space="preserve"> </w:t>
                            </w:r>
                            <w:r>
                              <w:rPr>
                                <w:rFonts w:ascii="Arial"/>
                                <w:w w:val="105"/>
                                <w:sz w:val="13"/>
                              </w:rPr>
                              <w:t>the</w:t>
                            </w:r>
                            <w:r>
                              <w:rPr>
                                <w:rFonts w:ascii="Arial"/>
                                <w:spacing w:val="-1"/>
                                <w:w w:val="105"/>
                                <w:sz w:val="13"/>
                              </w:rPr>
                              <w:t xml:space="preserve"> </w:t>
                            </w:r>
                            <w:r>
                              <w:rPr>
                                <w:rFonts w:ascii="Arial"/>
                                <w:w w:val="105"/>
                                <w:sz w:val="13"/>
                              </w:rPr>
                              <w:t>Dataset</w:t>
                            </w:r>
                            <w:r>
                              <w:rPr>
                                <w:rFonts w:ascii="Arial"/>
                                <w:spacing w:val="-2"/>
                                <w:w w:val="105"/>
                                <w:sz w:val="13"/>
                              </w:rPr>
                              <w:t xml:space="preserve"> </w:t>
                            </w:r>
                            <w:r>
                              <w:rPr>
                                <w:rFonts w:ascii="Arial"/>
                                <w:w w:val="105"/>
                                <w:sz w:val="13"/>
                              </w:rPr>
                              <w:t>(after</w:t>
                            </w:r>
                            <w:r>
                              <w:rPr>
                                <w:rFonts w:ascii="Arial"/>
                                <w:spacing w:val="-1"/>
                                <w:w w:val="105"/>
                                <w:sz w:val="13"/>
                              </w:rPr>
                              <w:t xml:space="preserve"> </w:t>
                            </w:r>
                            <w:r>
                              <w:rPr>
                                <w:rFonts w:ascii="Arial"/>
                                <w:w w:val="105"/>
                                <w:sz w:val="13"/>
                              </w:rPr>
                              <w:t>China)</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F4E25A" id="Text Box 1064" o:spid="_x0000_s1909" type="#_x0000_t202" style="position:absolute;left:0;text-align:left;margin-left:110.25pt;margin-top:-79.15pt;width:8.9pt;height:175pt;z-index:157747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" filled="f" stroked="f">
                <v:textbox style="layout-flow:vertical" inset="0,0,0,0">
                  <w:txbxContent>
                    <w:p w14:paraId="66F03781" w14:textId="77777777" w:rsidR="00C334C5" w:rsidRDefault="00C334C5">
                      <w:pPr>
                        <w:spacing w:before="3"/>
                        <w:ind w:left="20"/>
                        <w:rPr>
                          <w:rFonts w:ascii="Arial"/>
                          <w:sz w:val="13"/>
                        </w:rPr>
                      </w:pPr>
                      <w:r>
                        <w:rPr>
                          <w:rFonts w:ascii="Arial"/>
                          <w:w w:val="105"/>
                          <w:sz w:val="13"/>
                        </w:rPr>
                        <w:t>Second</w:t>
                      </w:r>
                      <w:r>
                        <w:rPr>
                          <w:rFonts w:ascii="Arial"/>
                          <w:spacing w:val="-1"/>
                          <w:w w:val="105"/>
                          <w:sz w:val="13"/>
                        </w:rPr>
                        <w:t xml:space="preserve"> </w:t>
                      </w:r>
                      <w:r>
                        <w:rPr>
                          <w:rFonts w:ascii="Arial"/>
                          <w:w w:val="105"/>
                          <w:sz w:val="13"/>
                        </w:rPr>
                        <w:t>Country</w:t>
                      </w:r>
                      <w:r>
                        <w:rPr>
                          <w:rFonts w:ascii="Arial"/>
                          <w:spacing w:val="-1"/>
                          <w:w w:val="105"/>
                          <w:sz w:val="13"/>
                        </w:rPr>
                        <w:t xml:space="preserve"> </w:t>
                      </w:r>
                      <w:r>
                        <w:rPr>
                          <w:rFonts w:ascii="Arial"/>
                          <w:w w:val="105"/>
                          <w:sz w:val="13"/>
                        </w:rPr>
                        <w:t>Removed</w:t>
                      </w:r>
                      <w:r>
                        <w:rPr>
                          <w:rFonts w:ascii="Arial"/>
                          <w:spacing w:val="-2"/>
                          <w:w w:val="105"/>
                          <w:sz w:val="13"/>
                        </w:rPr>
                        <w:t xml:space="preserve"> </w:t>
                      </w:r>
                      <w:r>
                        <w:rPr>
                          <w:rFonts w:ascii="Arial"/>
                          <w:w w:val="105"/>
                          <w:sz w:val="13"/>
                        </w:rPr>
                        <w:t>from</w:t>
                      </w:r>
                      <w:r>
                        <w:rPr>
                          <w:rFonts w:ascii="Arial"/>
                          <w:spacing w:val="-1"/>
                          <w:w w:val="105"/>
                          <w:sz w:val="13"/>
                        </w:rPr>
                        <w:t xml:space="preserve"> </w:t>
                      </w:r>
                      <w:r>
                        <w:rPr>
                          <w:rFonts w:ascii="Arial"/>
                          <w:w w:val="105"/>
                          <w:sz w:val="13"/>
                        </w:rPr>
                        <w:t>the</w:t>
                      </w:r>
                      <w:r>
                        <w:rPr>
                          <w:rFonts w:ascii="Arial"/>
                          <w:spacing w:val="-1"/>
                          <w:w w:val="105"/>
                          <w:sz w:val="13"/>
                        </w:rPr>
                        <w:t xml:space="preserve"> </w:t>
                      </w:r>
                      <w:r>
                        <w:rPr>
                          <w:rFonts w:ascii="Arial"/>
                          <w:w w:val="105"/>
                          <w:sz w:val="13"/>
                        </w:rPr>
                        <w:t>Dataset</w:t>
                      </w:r>
                      <w:r>
                        <w:rPr>
                          <w:rFonts w:ascii="Arial"/>
                          <w:spacing w:val="-2"/>
                          <w:w w:val="105"/>
                          <w:sz w:val="13"/>
                        </w:rPr>
                        <w:t xml:space="preserve"> </w:t>
                      </w:r>
                      <w:r>
                        <w:rPr>
                          <w:rFonts w:ascii="Arial"/>
                          <w:w w:val="105"/>
                          <w:sz w:val="13"/>
                        </w:rPr>
                        <w:t>(after</w:t>
                      </w:r>
                      <w:r>
                        <w:rPr>
                          <w:rFonts w:ascii="Arial"/>
                          <w:spacing w:val="-1"/>
                          <w:w w:val="105"/>
                          <w:sz w:val="13"/>
                        </w:rPr>
                        <w:t xml:space="preserve"> </w:t>
                      </w:r>
                      <w:r>
                        <w:rPr>
                          <w:rFonts w:ascii="Arial"/>
                          <w:w w:val="105"/>
                          <w:sz w:val="13"/>
                        </w:rPr>
                        <w:t>China)</w:t>
                      </w:r>
                    </w:p>
                  </w:txbxContent>
                </v:textbox>
                <w10:wrap anchorx="page"/>
              </v:shape>
            </w:pict>
          </mc:Fallback>
        </mc:AlternateContent>
      </w:r>
      <w:r w:rsidR="00DC0BFC">
        <w:rPr>
          <w:rFonts w:ascii="Arial"/>
          <w:sz w:val="12"/>
        </w:rPr>
        <w:t>ITA</w:t>
      </w:r>
      <w:r w:rsidR="00DC0BFC">
        <w:rPr>
          <w:rFonts w:ascii="Arial"/>
          <w:spacing w:val="-31"/>
          <w:sz w:val="12"/>
        </w:rPr>
        <w:t xml:space="preserve"> </w:t>
      </w:r>
      <w:r w:rsidR="00DC0BFC">
        <w:rPr>
          <w:rFonts w:ascii="Arial"/>
          <w:sz w:val="12"/>
        </w:rPr>
        <w:t>JPN</w:t>
      </w:r>
      <w:r w:rsidR="00DC0BFC">
        <w:rPr>
          <w:rFonts w:ascii="Arial"/>
          <w:spacing w:val="1"/>
          <w:sz w:val="12"/>
        </w:rPr>
        <w:t xml:space="preserve"> </w:t>
      </w:r>
      <w:r w:rsidR="00DC0BFC">
        <w:rPr>
          <w:rFonts w:ascii="Arial"/>
          <w:spacing w:val="-1"/>
          <w:sz w:val="12"/>
        </w:rPr>
        <w:t>KOR</w:t>
      </w:r>
    </w:p>
    <w:p w14:paraId="230B96D6" w14:textId="77777777" w:rsidR="00BB4C49" w:rsidRDefault="00BB4C49">
      <w:pPr>
        <w:pStyle w:val="BodyText"/>
        <w:rPr>
          <w:rFonts w:ascii="Arial"/>
          <w:sz w:val="12"/>
        </w:rPr>
      </w:pPr>
    </w:p>
    <w:p w14:paraId="0EA64CD0" w14:textId="77777777" w:rsidR="00BB4C49" w:rsidRDefault="00BB4C49">
      <w:pPr>
        <w:pStyle w:val="BodyText"/>
        <w:rPr>
          <w:rFonts w:ascii="Arial"/>
          <w:sz w:val="12"/>
        </w:rPr>
      </w:pPr>
    </w:p>
    <w:p w14:paraId="1CDD7C77" w14:textId="77777777" w:rsidR="00BB4C49" w:rsidRDefault="00BB4C49">
      <w:pPr>
        <w:pStyle w:val="BodyText"/>
        <w:rPr>
          <w:rFonts w:ascii="Arial"/>
          <w:sz w:val="12"/>
        </w:rPr>
      </w:pPr>
    </w:p>
    <w:p w14:paraId="77FC9DD8" w14:textId="77777777" w:rsidR="00BB4C49" w:rsidRDefault="00BB4C49">
      <w:pPr>
        <w:pStyle w:val="BodyText"/>
        <w:rPr>
          <w:rFonts w:ascii="Arial"/>
          <w:sz w:val="12"/>
        </w:rPr>
      </w:pPr>
    </w:p>
    <w:p w14:paraId="314065A6" w14:textId="77777777" w:rsidR="00BB4C49" w:rsidRDefault="00BB4C49">
      <w:pPr>
        <w:pStyle w:val="BodyText"/>
        <w:rPr>
          <w:rFonts w:ascii="Arial"/>
          <w:sz w:val="12"/>
        </w:rPr>
      </w:pPr>
    </w:p>
    <w:p w14:paraId="0E8866A7" w14:textId="77777777" w:rsidR="00BB4C49" w:rsidRDefault="00BB4C49">
      <w:pPr>
        <w:pStyle w:val="BodyText"/>
        <w:rPr>
          <w:rFonts w:ascii="Arial"/>
          <w:sz w:val="12"/>
        </w:rPr>
      </w:pPr>
    </w:p>
    <w:p w14:paraId="21D6C3E0" w14:textId="77777777" w:rsidR="00BB4C49" w:rsidRDefault="00BB4C49">
      <w:pPr>
        <w:pStyle w:val="BodyText"/>
        <w:rPr>
          <w:rFonts w:ascii="Arial"/>
          <w:sz w:val="12"/>
        </w:rPr>
      </w:pPr>
    </w:p>
    <w:p w14:paraId="47252C7C" w14:textId="77777777" w:rsidR="00BB4C49" w:rsidRDefault="00BB4C49">
      <w:pPr>
        <w:pStyle w:val="BodyText"/>
        <w:rPr>
          <w:rFonts w:ascii="Arial"/>
          <w:sz w:val="12"/>
        </w:rPr>
      </w:pPr>
    </w:p>
    <w:p w14:paraId="78286F27" w14:textId="77777777" w:rsidR="00BB4C49" w:rsidRDefault="00BB4C49">
      <w:pPr>
        <w:pStyle w:val="BodyText"/>
        <w:rPr>
          <w:rFonts w:ascii="Arial"/>
          <w:sz w:val="12"/>
        </w:rPr>
      </w:pPr>
    </w:p>
    <w:p w14:paraId="423D30C4" w14:textId="77777777" w:rsidR="00BB4C49" w:rsidRDefault="00BB4C49">
      <w:pPr>
        <w:pStyle w:val="BodyText"/>
        <w:rPr>
          <w:rFonts w:ascii="Arial"/>
          <w:sz w:val="12"/>
        </w:rPr>
      </w:pPr>
    </w:p>
    <w:p w14:paraId="4084A3F3" w14:textId="77777777" w:rsidR="00BB4C49" w:rsidRDefault="00BB4C49">
      <w:pPr>
        <w:pStyle w:val="BodyText"/>
        <w:rPr>
          <w:rFonts w:ascii="Arial"/>
          <w:sz w:val="12"/>
        </w:rPr>
      </w:pPr>
    </w:p>
    <w:p w14:paraId="3B926576" w14:textId="77777777" w:rsidR="00BB4C49" w:rsidRDefault="00BB4C49">
      <w:pPr>
        <w:pStyle w:val="BodyText"/>
        <w:rPr>
          <w:rFonts w:ascii="Arial"/>
          <w:sz w:val="12"/>
        </w:rPr>
      </w:pPr>
    </w:p>
    <w:p w14:paraId="7A4B44F1" w14:textId="77777777" w:rsidR="00BB4C49" w:rsidRDefault="00BB4C49">
      <w:pPr>
        <w:pStyle w:val="BodyText"/>
        <w:rPr>
          <w:rFonts w:ascii="Arial"/>
          <w:sz w:val="12"/>
        </w:rPr>
      </w:pPr>
    </w:p>
    <w:p w14:paraId="34A0D307" w14:textId="77777777" w:rsidR="00BB4C49" w:rsidRDefault="00BB4C49">
      <w:pPr>
        <w:pStyle w:val="BodyText"/>
        <w:rPr>
          <w:rFonts w:ascii="Arial"/>
          <w:sz w:val="12"/>
        </w:rPr>
      </w:pPr>
    </w:p>
    <w:p w14:paraId="18CC8897" w14:textId="77777777" w:rsidR="00BB4C49" w:rsidRDefault="00BB4C49">
      <w:pPr>
        <w:pStyle w:val="BodyText"/>
        <w:rPr>
          <w:rFonts w:ascii="Arial"/>
          <w:sz w:val="12"/>
        </w:rPr>
      </w:pPr>
    </w:p>
    <w:p w14:paraId="79A0C28C" w14:textId="77777777" w:rsidR="00BB4C49" w:rsidRDefault="00BB4C49">
      <w:pPr>
        <w:pStyle w:val="BodyText"/>
        <w:rPr>
          <w:rFonts w:ascii="Arial"/>
          <w:sz w:val="12"/>
        </w:rPr>
      </w:pPr>
    </w:p>
    <w:p w14:paraId="27546FD2" w14:textId="77777777" w:rsidR="00BB4C49" w:rsidRDefault="00BB4C49">
      <w:pPr>
        <w:pStyle w:val="BodyText"/>
        <w:rPr>
          <w:rFonts w:ascii="Arial"/>
          <w:sz w:val="12"/>
        </w:rPr>
      </w:pPr>
    </w:p>
    <w:p w14:paraId="6D52819C" w14:textId="77777777" w:rsidR="00BB4C49" w:rsidRDefault="00BB4C49">
      <w:pPr>
        <w:pStyle w:val="BodyText"/>
        <w:rPr>
          <w:rFonts w:ascii="Arial"/>
          <w:sz w:val="12"/>
        </w:rPr>
      </w:pPr>
    </w:p>
    <w:p w14:paraId="114331F7" w14:textId="77777777" w:rsidR="00BB4C49" w:rsidRDefault="00BB4C49">
      <w:pPr>
        <w:pStyle w:val="BodyText"/>
        <w:rPr>
          <w:rFonts w:ascii="Arial"/>
          <w:sz w:val="12"/>
        </w:rPr>
      </w:pPr>
    </w:p>
    <w:p w14:paraId="59E0809C" w14:textId="77777777" w:rsidR="00BB4C49" w:rsidRDefault="00BB4C49">
      <w:pPr>
        <w:pStyle w:val="BodyText"/>
        <w:rPr>
          <w:rFonts w:ascii="Arial"/>
          <w:sz w:val="12"/>
        </w:rPr>
      </w:pPr>
    </w:p>
    <w:p w14:paraId="14B2BD23" w14:textId="77777777" w:rsidR="00BB4C49" w:rsidRDefault="00BB4C49">
      <w:pPr>
        <w:pStyle w:val="BodyText"/>
        <w:rPr>
          <w:rFonts w:ascii="Arial"/>
          <w:sz w:val="12"/>
        </w:rPr>
      </w:pPr>
    </w:p>
    <w:p w14:paraId="280EA0BD" w14:textId="77777777" w:rsidR="00BB4C49" w:rsidRDefault="00BB4C49">
      <w:pPr>
        <w:pStyle w:val="BodyText"/>
        <w:rPr>
          <w:rFonts w:ascii="Arial"/>
          <w:sz w:val="12"/>
        </w:rPr>
      </w:pPr>
    </w:p>
    <w:p w14:paraId="54392EE7" w14:textId="77777777" w:rsidR="00BB4C49" w:rsidRDefault="00BB4C49">
      <w:pPr>
        <w:pStyle w:val="BodyText"/>
        <w:rPr>
          <w:rFonts w:ascii="Arial"/>
          <w:sz w:val="12"/>
        </w:rPr>
      </w:pPr>
    </w:p>
    <w:p w14:paraId="30C92F42" w14:textId="77777777" w:rsidR="00BB4C49" w:rsidRDefault="00BB4C49">
      <w:pPr>
        <w:pStyle w:val="BodyText"/>
        <w:rPr>
          <w:rFonts w:ascii="Arial"/>
          <w:sz w:val="12"/>
        </w:rPr>
      </w:pPr>
    </w:p>
    <w:p w14:paraId="3126BA90" w14:textId="77777777" w:rsidR="00BB4C49" w:rsidRDefault="00BB4C49">
      <w:pPr>
        <w:pStyle w:val="BodyText"/>
        <w:rPr>
          <w:rFonts w:ascii="Arial"/>
          <w:sz w:val="12"/>
        </w:rPr>
      </w:pPr>
    </w:p>
    <w:p w14:paraId="35CFFA02" w14:textId="77777777" w:rsidR="00BB4C49" w:rsidRDefault="00BB4C49">
      <w:pPr>
        <w:pStyle w:val="BodyText"/>
        <w:rPr>
          <w:rFonts w:ascii="Arial"/>
          <w:sz w:val="12"/>
        </w:rPr>
      </w:pPr>
    </w:p>
    <w:p w14:paraId="06B6F473" w14:textId="77777777" w:rsidR="00BB4C49" w:rsidRDefault="00BB4C49">
      <w:pPr>
        <w:pStyle w:val="BodyText"/>
        <w:rPr>
          <w:rFonts w:ascii="Arial"/>
          <w:sz w:val="12"/>
        </w:rPr>
      </w:pPr>
    </w:p>
    <w:p w14:paraId="33CC8B76" w14:textId="77777777" w:rsidR="00BB4C49" w:rsidRDefault="00BB4C49">
      <w:pPr>
        <w:pStyle w:val="BodyText"/>
        <w:rPr>
          <w:rFonts w:ascii="Arial"/>
          <w:sz w:val="12"/>
        </w:rPr>
      </w:pPr>
    </w:p>
    <w:p w14:paraId="490F03BC" w14:textId="77777777" w:rsidR="00BB4C49" w:rsidRDefault="00BB4C49">
      <w:pPr>
        <w:pStyle w:val="BodyText"/>
        <w:rPr>
          <w:rFonts w:ascii="Arial"/>
          <w:sz w:val="12"/>
        </w:rPr>
      </w:pPr>
    </w:p>
    <w:p w14:paraId="600F2347" w14:textId="77777777" w:rsidR="00BB4C49" w:rsidRDefault="00BB4C49">
      <w:pPr>
        <w:pStyle w:val="BodyText"/>
        <w:rPr>
          <w:rFonts w:ascii="Arial"/>
          <w:sz w:val="12"/>
        </w:rPr>
      </w:pPr>
    </w:p>
    <w:p w14:paraId="3FC94EC8" w14:textId="77777777" w:rsidR="00BB4C49" w:rsidRDefault="00BB4C49">
      <w:pPr>
        <w:pStyle w:val="BodyText"/>
        <w:rPr>
          <w:rFonts w:ascii="Arial"/>
          <w:sz w:val="12"/>
        </w:rPr>
      </w:pPr>
    </w:p>
    <w:p w14:paraId="28E02F64" w14:textId="77777777" w:rsidR="00BB4C49" w:rsidRDefault="00BB4C49">
      <w:pPr>
        <w:pStyle w:val="BodyText"/>
        <w:rPr>
          <w:rFonts w:ascii="Arial"/>
          <w:sz w:val="12"/>
        </w:rPr>
      </w:pPr>
    </w:p>
    <w:p w14:paraId="3B86D5E9" w14:textId="77777777" w:rsidR="00BB4C49" w:rsidRDefault="00BB4C49">
      <w:pPr>
        <w:pStyle w:val="BodyText"/>
        <w:rPr>
          <w:rFonts w:ascii="Arial"/>
          <w:sz w:val="12"/>
        </w:rPr>
      </w:pPr>
    </w:p>
    <w:p w14:paraId="3EC92988" w14:textId="77777777" w:rsidR="00BB4C49" w:rsidRDefault="00BB4C49">
      <w:pPr>
        <w:pStyle w:val="BodyText"/>
        <w:rPr>
          <w:rFonts w:ascii="Arial"/>
          <w:sz w:val="12"/>
        </w:rPr>
      </w:pPr>
    </w:p>
    <w:p w14:paraId="464B10BC" w14:textId="77777777" w:rsidR="00BB4C49" w:rsidRDefault="00BB4C49">
      <w:pPr>
        <w:pStyle w:val="BodyText"/>
        <w:rPr>
          <w:rFonts w:ascii="Arial"/>
          <w:sz w:val="12"/>
        </w:rPr>
      </w:pPr>
    </w:p>
    <w:p w14:paraId="48CDDD54" w14:textId="77777777" w:rsidR="00BB4C49" w:rsidRDefault="00BB4C49">
      <w:pPr>
        <w:pStyle w:val="BodyText"/>
        <w:spacing w:before="6"/>
        <w:rPr>
          <w:rFonts w:ascii="Arial"/>
          <w:sz w:val="15"/>
        </w:rPr>
      </w:pPr>
    </w:p>
    <w:p w14:paraId="1CB0C1F9" w14:textId="77777777" w:rsidR="00BB4C49" w:rsidRDefault="00144D41">
      <w:pPr>
        <w:ind w:left="1501"/>
        <w:rPr>
          <w:rFonts w:ascii="Arial"/>
          <w:sz w:val="12"/>
        </w:rPr>
      </w:pPr>
      <w:r>
        <w:rPr>
          <w:noProof/>
        </w:rPr>
        <mc:AlternateContent>
          <mc:Choice Requires="wps">
            <w:drawing>
              <wp:anchor distT="0" distB="0" distL="114300" distR="114300" simplePos="0" relativeHeight="15775744" behindDoc="0" locked="0" layoutInCell="1" allowOverlap="1" wp14:anchorId="5C99975A" wp14:editId="0B503642">
                <wp:simplePos x="0" y="0"/>
                <wp:positionH relativeFrom="page">
                  <wp:posOffset>4690110</wp:posOffset>
                </wp:positionH>
                <wp:positionV relativeFrom="paragraph">
                  <wp:posOffset>792480</wp:posOffset>
                </wp:positionV>
                <wp:extent cx="2174240" cy="152400"/>
                <wp:effectExtent l="0" t="0" r="0" b="0"/>
                <wp:wrapNone/>
                <wp:docPr id="1069" name="WordArt 10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0800000">
                          <a:off x="0" y="0"/>
                          <a:ext cx="2174240" cy="15240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6093CD2B" w14:textId="77777777" w:rsidR="00C334C5" w:rsidRDefault="00C334C5" w:rsidP="00144D41">
                            <w:pPr>
                              <w:pStyle w:val="NormalWeb"/>
                              <w:spacing w:before="0" w:beforeAutospacing="0" w:after="0" w:afterAutospacing="0"/>
                              <w:jc w:val="center"/>
                            </w:pPr>
                            <w:r>
                              <w:rPr>
                                <w:rFonts w:ascii="Palatino Linotype" w:hAnsi="Palatino Linotype"/>
                                <w:color w:val="000000"/>
                              </w:rPr>
                              <w:t>APCS &amp; AUTHOR DIVERSITY</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5C99975A" id="WordArt 1063" o:spid="_x0000_s1910" type="#_x0000_t202" style="position:absolute;left:0;text-align:left;margin-left:369.3pt;margin-top:62.4pt;width:171.2pt;height:12pt;rotation:180;z-index:157757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" filled="f" stroked="f">
                <v:stroke joinstyle="round"/>
                <o:lock v:ext="edit" shapetype="t"/>
                <v:textbox style="mso-fit-shape-to-text:t">
                  <w:txbxContent>
                    <w:p w14:paraId="6093CD2B" w14:textId="77777777" w:rsidR="00C334C5" w:rsidRDefault="00C334C5" w:rsidP="00144D41">
                      <w:pPr>
                        <w:pStyle w:val="NormalWeb"/>
                        <w:spacing w:before="0" w:beforeAutospacing="0" w:after="0" w:afterAutospacing="0"/>
                        <w:jc w:val="center"/>
                      </w:pPr>
                      <w:r>
                        <w:rPr>
                          <w:rFonts w:ascii="Palatino Linotype" w:hAnsi="Palatino Linotype"/>
                          <w:color w:val="000000"/>
                        </w:rPr>
                        <w:t>APCS &amp; AUTHOR DIVERSITY</w:t>
                      </w:r>
                    </w:p>
                  </w:txbxContent>
                </v:textbox>
                <w10:wrap anchorx="page"/>
              </v:shape>
            </w:pict>
          </mc:Fallback>
        </mc:AlternateContent>
      </w:r>
      <w:r>
        <w:rPr>
          <w:noProof/>
        </w:rPr>
        <mc:AlternateContent>
          <mc:Choice Requires="wps">
            <w:drawing>
              <wp:anchor distT="0" distB="0" distL="114300" distR="114300" simplePos="0" relativeHeight="15776256" behindDoc="0" locked="0" layoutInCell="1" allowOverlap="1" wp14:anchorId="1F3E3E4C" wp14:editId="31E8A58E">
                <wp:simplePos x="0" y="0"/>
                <wp:positionH relativeFrom="page">
                  <wp:posOffset>914400</wp:posOffset>
                </wp:positionH>
                <wp:positionV relativeFrom="paragraph">
                  <wp:posOffset>792480</wp:posOffset>
                </wp:positionV>
                <wp:extent cx="149225" cy="152400"/>
                <wp:effectExtent l="0" t="0" r="0" b="0"/>
                <wp:wrapNone/>
                <wp:docPr id="1068" name="WordArt 10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0800000">
                          <a:off x="0" y="0"/>
                          <a:ext cx="149225" cy="15240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4097F9AB" w14:textId="77777777" w:rsidR="00C334C5" w:rsidRDefault="00C334C5" w:rsidP="00144D41">
                            <w:pPr>
                              <w:pStyle w:val="NormalWeb"/>
                              <w:spacing w:before="0" w:beforeAutospacing="0" w:after="0" w:afterAutospacing="0"/>
                              <w:jc w:val="center"/>
                            </w:pPr>
                            <w:r>
                              <w:rPr>
                                <w:rFonts w:ascii="Palatino Linotype" w:hAnsi="Palatino Linotype"/>
                                <w:color w:val="000000"/>
                              </w:rPr>
                              <w:t>36</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1F3E3E4C" id="WordArt 1062" o:spid="_x0000_s1911" type="#_x0000_t202" style="position:absolute;left:0;text-align:left;margin-left:1in;margin-top:62.4pt;width:11.75pt;height:12pt;rotation:180;z-index:157762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" filled="f" stroked="f">
                <v:stroke joinstyle="round"/>
                <o:lock v:ext="edit" shapetype="t"/>
                <v:textbox style="mso-fit-shape-to-text:t">
                  <w:txbxContent>
                    <w:p w14:paraId="4097F9AB" w14:textId="77777777" w:rsidR="00C334C5" w:rsidRDefault="00C334C5" w:rsidP="00144D41">
                      <w:pPr>
                        <w:pStyle w:val="NormalWeb"/>
                        <w:spacing w:before="0" w:beforeAutospacing="0" w:after="0" w:afterAutospacing="0"/>
                        <w:jc w:val="center"/>
                      </w:pPr>
                      <w:r>
                        <w:rPr>
                          <w:rFonts w:ascii="Palatino Linotype" w:hAnsi="Palatino Linotype"/>
                          <w:color w:val="000000"/>
                        </w:rPr>
                        <w:t>36</w:t>
                      </w:r>
                    </w:p>
                  </w:txbxContent>
                </v:textbox>
                <w10:wrap anchorx="page"/>
              </v:shape>
            </w:pict>
          </mc:Fallback>
        </mc:AlternateContent>
      </w:r>
      <w:r w:rsidR="00DC0BFC">
        <w:rPr>
          <w:rFonts w:ascii="Arial"/>
          <w:sz w:val="12"/>
        </w:rPr>
        <w:t>USA</w:t>
      </w:r>
    </w:p>
    <w:p w14:paraId="440E3ADC" w14:textId="77777777" w:rsidR="00BB4C49" w:rsidRDefault="00DC0BFC">
      <w:pPr>
        <w:pStyle w:val="BodyText"/>
        <w:rPr>
          <w:rFonts w:ascii="Arial"/>
          <w:sz w:val="12"/>
        </w:rPr>
      </w:pPr>
      <w:r>
        <w:br w:type="column"/>
      </w:r>
    </w:p>
    <w:p w14:paraId="70F4D5BF" w14:textId="77777777" w:rsidR="00BB4C49" w:rsidRDefault="00BB4C49">
      <w:pPr>
        <w:pStyle w:val="BodyText"/>
        <w:rPr>
          <w:rFonts w:ascii="Arial"/>
          <w:sz w:val="12"/>
        </w:rPr>
      </w:pPr>
    </w:p>
    <w:p w14:paraId="7BB8F9B1" w14:textId="77777777" w:rsidR="00BB4C49" w:rsidRDefault="00DC0BFC">
      <w:pPr>
        <w:spacing w:before="93"/>
        <w:ind w:left="1510"/>
        <w:rPr>
          <w:rFonts w:ascii="Arial"/>
          <w:sz w:val="12"/>
        </w:rPr>
      </w:pPr>
      <w:r>
        <w:rPr>
          <w:rFonts w:ascii="Arial"/>
          <w:sz w:val="12"/>
        </w:rPr>
        <w:t>BRA</w:t>
      </w:r>
    </w:p>
    <w:p w14:paraId="024FFE81" w14:textId="77777777" w:rsidR="00BB4C49" w:rsidRDefault="00BB4C49">
      <w:pPr>
        <w:pStyle w:val="BodyText"/>
        <w:rPr>
          <w:rFonts w:ascii="Arial"/>
          <w:sz w:val="12"/>
        </w:rPr>
      </w:pPr>
    </w:p>
    <w:p w14:paraId="51E35070" w14:textId="77777777" w:rsidR="00BB4C49" w:rsidRDefault="00BB4C49">
      <w:pPr>
        <w:pStyle w:val="BodyText"/>
        <w:rPr>
          <w:rFonts w:ascii="Arial"/>
          <w:sz w:val="12"/>
        </w:rPr>
      </w:pPr>
    </w:p>
    <w:p w14:paraId="1891ADA9" w14:textId="77777777" w:rsidR="00BB4C49" w:rsidRDefault="00DC0BFC">
      <w:pPr>
        <w:spacing w:before="84" w:line="160" w:lineRule="auto"/>
        <w:ind w:left="1507" w:right="3886"/>
        <w:rPr>
          <w:rFonts w:ascii="Arial"/>
          <w:sz w:val="12"/>
        </w:rPr>
      </w:pPr>
      <w:r>
        <w:rPr>
          <w:rFonts w:ascii="Arial"/>
          <w:sz w:val="12"/>
        </w:rPr>
        <w:t>CAN</w:t>
      </w:r>
      <w:r>
        <w:rPr>
          <w:rFonts w:ascii="Arial"/>
          <w:spacing w:val="-31"/>
          <w:sz w:val="12"/>
        </w:rPr>
        <w:t xml:space="preserve"> </w:t>
      </w:r>
      <w:r>
        <w:rPr>
          <w:rFonts w:ascii="Arial"/>
          <w:sz w:val="12"/>
        </w:rPr>
        <w:t>CHE</w:t>
      </w:r>
    </w:p>
    <w:p w14:paraId="27BFF620" w14:textId="77777777" w:rsidR="00BB4C49" w:rsidRDefault="00DC0BFC">
      <w:pPr>
        <w:spacing w:before="54"/>
        <w:ind w:left="1504"/>
        <w:rPr>
          <w:rFonts w:ascii="Arial"/>
          <w:sz w:val="12"/>
        </w:rPr>
      </w:pPr>
      <w:r>
        <w:rPr>
          <w:rFonts w:ascii="Arial"/>
          <w:sz w:val="12"/>
        </w:rPr>
        <w:t>CHN</w:t>
      </w:r>
    </w:p>
    <w:p w14:paraId="0A51F947" w14:textId="77777777" w:rsidR="00BB4C49" w:rsidRDefault="00BB4C49">
      <w:pPr>
        <w:pStyle w:val="BodyText"/>
        <w:rPr>
          <w:rFonts w:ascii="Arial"/>
          <w:sz w:val="12"/>
        </w:rPr>
      </w:pPr>
    </w:p>
    <w:p w14:paraId="05D4CF7F" w14:textId="77777777" w:rsidR="00BB4C49" w:rsidRDefault="00BB4C49">
      <w:pPr>
        <w:pStyle w:val="BodyText"/>
        <w:rPr>
          <w:rFonts w:ascii="Arial"/>
          <w:sz w:val="12"/>
        </w:rPr>
      </w:pPr>
    </w:p>
    <w:p w14:paraId="5028DF2D" w14:textId="77777777" w:rsidR="00BB4C49" w:rsidRDefault="00BB4C49">
      <w:pPr>
        <w:pStyle w:val="BodyText"/>
        <w:rPr>
          <w:rFonts w:ascii="Arial"/>
          <w:sz w:val="12"/>
        </w:rPr>
      </w:pPr>
    </w:p>
    <w:p w14:paraId="4B06A959" w14:textId="77777777" w:rsidR="00BB4C49" w:rsidRDefault="00BB4C49">
      <w:pPr>
        <w:pStyle w:val="BodyText"/>
        <w:rPr>
          <w:rFonts w:ascii="Arial"/>
          <w:sz w:val="12"/>
        </w:rPr>
      </w:pPr>
    </w:p>
    <w:p w14:paraId="599B99AA" w14:textId="77777777" w:rsidR="00BB4C49" w:rsidRDefault="00BB4C49">
      <w:pPr>
        <w:pStyle w:val="BodyText"/>
        <w:rPr>
          <w:rFonts w:ascii="Arial"/>
          <w:sz w:val="12"/>
        </w:rPr>
      </w:pPr>
    </w:p>
    <w:p w14:paraId="416302E6" w14:textId="77777777" w:rsidR="00BB4C49" w:rsidRDefault="00DC0BFC">
      <w:pPr>
        <w:spacing w:before="93"/>
        <w:ind w:left="1507"/>
        <w:rPr>
          <w:rFonts w:ascii="Arial"/>
          <w:sz w:val="12"/>
        </w:rPr>
      </w:pPr>
      <w:r>
        <w:rPr>
          <w:rFonts w:ascii="Arial"/>
          <w:sz w:val="12"/>
        </w:rPr>
        <w:t>DEU</w:t>
      </w:r>
    </w:p>
    <w:p w14:paraId="0E72F9DD" w14:textId="77777777" w:rsidR="00BB4C49" w:rsidRDefault="00BB4C49">
      <w:pPr>
        <w:pStyle w:val="BodyText"/>
        <w:rPr>
          <w:rFonts w:ascii="Arial"/>
          <w:sz w:val="12"/>
        </w:rPr>
      </w:pPr>
    </w:p>
    <w:p w14:paraId="6BE851A0" w14:textId="77777777" w:rsidR="00BB4C49" w:rsidRDefault="00BB4C49">
      <w:pPr>
        <w:pStyle w:val="BodyText"/>
        <w:rPr>
          <w:rFonts w:ascii="Arial"/>
          <w:sz w:val="12"/>
        </w:rPr>
      </w:pPr>
    </w:p>
    <w:p w14:paraId="4A9045C2" w14:textId="77777777" w:rsidR="00BB4C49" w:rsidRDefault="00BB4C49">
      <w:pPr>
        <w:pStyle w:val="BodyText"/>
        <w:spacing w:before="1"/>
        <w:rPr>
          <w:rFonts w:ascii="Arial"/>
          <w:sz w:val="12"/>
        </w:rPr>
      </w:pPr>
    </w:p>
    <w:p w14:paraId="1BD10D34" w14:textId="77777777" w:rsidR="00BB4C49" w:rsidRDefault="00144D41">
      <w:pPr>
        <w:ind w:left="1514"/>
        <w:rPr>
          <w:rFonts w:ascii="Arial"/>
          <w:sz w:val="12"/>
        </w:rPr>
      </w:pPr>
      <w:r>
        <w:rPr>
          <w:noProof/>
        </w:rPr>
        <mc:AlternateContent>
          <mc:Choice Requires="wps">
            <w:drawing>
              <wp:anchor distT="0" distB="0" distL="114300" distR="114300" simplePos="0" relativeHeight="15767040" behindDoc="0" locked="0" layoutInCell="1" allowOverlap="1" wp14:anchorId="4523F80D" wp14:editId="0FEFDECC">
                <wp:simplePos x="0" y="0"/>
                <wp:positionH relativeFrom="page">
                  <wp:posOffset>6735445</wp:posOffset>
                </wp:positionH>
                <wp:positionV relativeFrom="paragraph">
                  <wp:posOffset>179705</wp:posOffset>
                </wp:positionV>
                <wp:extent cx="122555" cy="800100"/>
                <wp:effectExtent l="0" t="0" r="0" b="0"/>
                <wp:wrapNone/>
                <wp:docPr id="1067" name="Text Box 10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555" cy="800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BF5810" w14:textId="77777777" w:rsidR="00C334C5" w:rsidRDefault="00C334C5">
                            <w:pPr>
                              <w:spacing w:line="169" w:lineRule="exact"/>
                              <w:ind w:left="20"/>
                              <w:rPr>
                                <w:rFonts w:ascii="Arial"/>
                                <w:sz w:val="15"/>
                              </w:rPr>
                            </w:pPr>
                            <w:r>
                              <w:rPr>
                                <w:rFonts w:ascii="Arial"/>
                                <w:sz w:val="15"/>
                              </w:rPr>
                              <w:t>Effect</w:t>
                            </w:r>
                            <w:r>
                              <w:rPr>
                                <w:rFonts w:ascii="Arial"/>
                                <w:spacing w:val="-1"/>
                                <w:sz w:val="15"/>
                              </w:rPr>
                              <w:t xml:space="preserve"> </w:t>
                            </w:r>
                            <w:r>
                              <w:rPr>
                                <w:rFonts w:ascii="Arial"/>
                                <w:sz w:val="15"/>
                              </w:rPr>
                              <w:t>on</w:t>
                            </w:r>
                            <w:r>
                              <w:rPr>
                                <w:rFonts w:ascii="Arial"/>
                                <w:spacing w:val="-1"/>
                                <w:sz w:val="15"/>
                              </w:rPr>
                              <w:t xml:space="preserve"> </w:t>
                            </w:r>
                            <w:r>
                              <w:rPr>
                                <w:rFonts w:ascii="Arial"/>
                                <w:sz w:val="15"/>
                              </w:rPr>
                              <w:t>Diversity</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23F80D" id="Text Box 1061" o:spid="_x0000_s1912" type="#_x0000_t202" style="position:absolute;left:0;text-align:left;margin-left:530.35pt;margin-top:14.15pt;width:9.65pt;height:63pt;z-index:157670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" filled="f" stroked="f">
                <v:textbox style="layout-flow:vertical" inset="0,0,0,0">
                  <w:txbxContent>
                    <w:p w14:paraId="75BF5810" w14:textId="77777777" w:rsidR="00C334C5" w:rsidRDefault="00C334C5">
                      <w:pPr>
                        <w:spacing w:line="169" w:lineRule="exact"/>
                        <w:ind w:left="20"/>
                        <w:rPr>
                          <w:rFonts w:ascii="Arial"/>
                          <w:sz w:val="15"/>
                        </w:rPr>
                      </w:pPr>
                      <w:r>
                        <w:rPr>
                          <w:rFonts w:ascii="Arial"/>
                          <w:sz w:val="15"/>
                        </w:rPr>
                        <w:t>Effect</w:t>
                      </w:r>
                      <w:r>
                        <w:rPr>
                          <w:rFonts w:ascii="Arial"/>
                          <w:spacing w:val="-1"/>
                          <w:sz w:val="15"/>
                        </w:rPr>
                        <w:t xml:space="preserve"> </w:t>
                      </w:r>
                      <w:r>
                        <w:rPr>
                          <w:rFonts w:ascii="Arial"/>
                          <w:sz w:val="15"/>
                        </w:rPr>
                        <w:t>on</w:t>
                      </w:r>
                      <w:r>
                        <w:rPr>
                          <w:rFonts w:ascii="Arial"/>
                          <w:spacing w:val="-1"/>
                          <w:sz w:val="15"/>
                        </w:rPr>
                        <w:t xml:space="preserve"> </w:t>
                      </w:r>
                      <w:r>
                        <w:rPr>
                          <w:rFonts w:ascii="Arial"/>
                          <w:sz w:val="15"/>
                        </w:rPr>
                        <w:t>Diversity</w:t>
                      </w:r>
                    </w:p>
                  </w:txbxContent>
                </v:textbox>
                <w10:wrap anchorx="page"/>
              </v:shape>
            </w:pict>
          </mc:Fallback>
        </mc:AlternateContent>
      </w:r>
      <w:r w:rsidR="00DC0BFC">
        <w:rPr>
          <w:rFonts w:ascii="Arial"/>
          <w:sz w:val="12"/>
        </w:rPr>
        <w:t>ESP</w:t>
      </w:r>
    </w:p>
    <w:p w14:paraId="3DF442AE" w14:textId="77777777" w:rsidR="00BB4C49" w:rsidRDefault="00BB4C49">
      <w:pPr>
        <w:pStyle w:val="BodyText"/>
        <w:rPr>
          <w:rFonts w:ascii="Arial"/>
          <w:sz w:val="12"/>
        </w:rPr>
      </w:pPr>
    </w:p>
    <w:p w14:paraId="5EAEEF4A" w14:textId="77777777" w:rsidR="00BB4C49" w:rsidRDefault="00BB4C49">
      <w:pPr>
        <w:pStyle w:val="BodyText"/>
        <w:rPr>
          <w:rFonts w:ascii="Arial"/>
          <w:sz w:val="12"/>
        </w:rPr>
      </w:pPr>
    </w:p>
    <w:p w14:paraId="781EE12A" w14:textId="77777777" w:rsidR="00BB4C49" w:rsidRDefault="00DC0BFC">
      <w:pPr>
        <w:spacing w:before="84" w:line="160" w:lineRule="auto"/>
        <w:ind w:left="1504" w:right="3882" w:firstLine="10"/>
        <w:rPr>
          <w:rFonts w:ascii="Arial"/>
          <w:sz w:val="12"/>
        </w:rPr>
      </w:pPr>
      <w:r>
        <w:rPr>
          <w:rFonts w:ascii="Arial"/>
          <w:sz w:val="12"/>
        </w:rPr>
        <w:t>FRA</w:t>
      </w:r>
      <w:r>
        <w:rPr>
          <w:rFonts w:ascii="Arial"/>
          <w:spacing w:val="-31"/>
          <w:sz w:val="12"/>
        </w:rPr>
        <w:t xml:space="preserve"> </w:t>
      </w:r>
      <w:r>
        <w:rPr>
          <w:rFonts w:ascii="Arial"/>
          <w:sz w:val="12"/>
        </w:rPr>
        <w:t>GBR</w:t>
      </w:r>
    </w:p>
    <w:p w14:paraId="53B10F0E" w14:textId="77777777" w:rsidR="00BB4C49" w:rsidRDefault="00BB4C49">
      <w:pPr>
        <w:pStyle w:val="BodyText"/>
        <w:rPr>
          <w:rFonts w:ascii="Arial"/>
          <w:sz w:val="12"/>
        </w:rPr>
      </w:pPr>
    </w:p>
    <w:p w14:paraId="4A9B5D3C" w14:textId="77777777" w:rsidR="00BB4C49" w:rsidRDefault="00BB4C49">
      <w:pPr>
        <w:pStyle w:val="BodyText"/>
        <w:rPr>
          <w:rFonts w:ascii="Arial"/>
          <w:sz w:val="12"/>
        </w:rPr>
      </w:pPr>
    </w:p>
    <w:p w14:paraId="455495C5" w14:textId="77777777" w:rsidR="00BB4C49" w:rsidRDefault="00BB4C49">
      <w:pPr>
        <w:pStyle w:val="BodyText"/>
        <w:rPr>
          <w:rFonts w:ascii="Arial"/>
          <w:sz w:val="12"/>
        </w:rPr>
      </w:pPr>
    </w:p>
    <w:p w14:paraId="590291A3" w14:textId="77777777" w:rsidR="00BB4C49" w:rsidRDefault="00BB4C49">
      <w:pPr>
        <w:pStyle w:val="BodyText"/>
        <w:rPr>
          <w:rFonts w:ascii="Arial"/>
          <w:sz w:val="12"/>
        </w:rPr>
      </w:pPr>
    </w:p>
    <w:p w14:paraId="529A09B5" w14:textId="77777777" w:rsidR="00BB4C49" w:rsidRDefault="00BB4C49">
      <w:pPr>
        <w:pStyle w:val="BodyText"/>
        <w:rPr>
          <w:rFonts w:ascii="Arial"/>
          <w:sz w:val="12"/>
        </w:rPr>
      </w:pPr>
    </w:p>
    <w:p w14:paraId="7A734961" w14:textId="77777777" w:rsidR="00BB4C49" w:rsidRDefault="00BB4C49">
      <w:pPr>
        <w:pStyle w:val="BodyText"/>
        <w:rPr>
          <w:rFonts w:ascii="Arial"/>
          <w:sz w:val="12"/>
        </w:rPr>
      </w:pPr>
    </w:p>
    <w:p w14:paraId="33D30C45" w14:textId="77777777" w:rsidR="00BB4C49" w:rsidRDefault="00BB4C49">
      <w:pPr>
        <w:pStyle w:val="BodyText"/>
        <w:spacing w:before="9"/>
        <w:rPr>
          <w:rFonts w:ascii="Arial"/>
          <w:sz w:val="12"/>
        </w:rPr>
      </w:pPr>
    </w:p>
    <w:p w14:paraId="428A7AA0" w14:textId="77777777" w:rsidR="00BB4C49" w:rsidRDefault="00144D41">
      <w:pPr>
        <w:spacing w:line="321" w:lineRule="auto"/>
        <w:ind w:left="1531" w:right="3909"/>
        <w:rPr>
          <w:rFonts w:ascii="Arial"/>
          <w:sz w:val="12"/>
        </w:rPr>
      </w:pPr>
      <w:r>
        <w:rPr>
          <w:noProof/>
        </w:rPr>
        <mc:AlternateContent>
          <mc:Choice Requires="wps">
            <w:drawing>
              <wp:anchor distT="0" distB="0" distL="114300" distR="114300" simplePos="0" relativeHeight="15764480" behindDoc="0" locked="0" layoutInCell="1" allowOverlap="1" wp14:anchorId="0042E3F2" wp14:editId="212F785C">
                <wp:simplePos x="0" y="0"/>
                <wp:positionH relativeFrom="page">
                  <wp:posOffset>6770370</wp:posOffset>
                </wp:positionH>
                <wp:positionV relativeFrom="paragraph">
                  <wp:posOffset>-34290</wp:posOffset>
                </wp:positionV>
                <wp:extent cx="76835" cy="76835"/>
                <wp:effectExtent l="0" t="0" r="0" b="0"/>
                <wp:wrapNone/>
                <wp:docPr id="1066" name="Rectangle 10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835" cy="76835"/>
                        </a:xfrm>
                        <a:prstGeom prst="rect">
                          <a:avLst/>
                        </a:prstGeom>
                        <a:noFill/>
                        <a:ln w="517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4886B11B" id="Rectangle 1060" o:spid="_x0000_s1026" style="position:absolute;margin-left:533.1pt;margin-top:-2.7pt;width:6.05pt;height:6.05pt;z-index:15764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" filled="f" strokeweight=".14381mm">
                <w10:wrap anchorx="page"/>
              </v:rect>
            </w:pict>
          </mc:Fallback>
        </mc:AlternateContent>
      </w:r>
      <w:r>
        <w:rPr>
          <w:noProof/>
        </w:rPr>
        <mc:AlternateContent>
          <mc:Choice Requires="wpg">
            <w:drawing>
              <wp:anchor distT="0" distB="0" distL="114300" distR="114300" simplePos="0" relativeHeight="15766528" behindDoc="0" locked="0" layoutInCell="1" allowOverlap="1" wp14:anchorId="352912CD" wp14:editId="03C31F3D">
                <wp:simplePos x="0" y="0"/>
                <wp:positionH relativeFrom="page">
                  <wp:posOffset>1849755</wp:posOffset>
                </wp:positionH>
                <wp:positionV relativeFrom="paragraph">
                  <wp:posOffset>49530</wp:posOffset>
                </wp:positionV>
                <wp:extent cx="2133600" cy="4382135"/>
                <wp:effectExtent l="0" t="0" r="0" b="0"/>
                <wp:wrapNone/>
                <wp:docPr id="1056" name="Group 10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33600" cy="4382135"/>
                          <a:chOff x="2913" y="78"/>
                          <a:chExt cx="3360" cy="6901"/>
                        </a:xfrm>
                      </wpg:grpSpPr>
                      <wps:wsp>
                        <wps:cNvPr id="1057" name="AutoShape 1059"/>
                        <wps:cNvSpPr>
                          <a:spLocks/>
                        </wps:cNvSpPr>
                        <wps:spPr bwMode="auto">
                          <a:xfrm>
                            <a:off x="2941" y="82"/>
                            <a:ext cx="338" cy="369"/>
                          </a:xfrm>
                          <a:custGeom>
                            <a:avLst/>
                            <a:gdLst>
                              <a:gd name="T0" fmla="+- 0 2942 2942"/>
                              <a:gd name="T1" fmla="*/ T0 w 338"/>
                              <a:gd name="T2" fmla="+- 0 83 83"/>
                              <a:gd name="T3" fmla="*/ 83 h 369"/>
                              <a:gd name="T4" fmla="+- 0 2942 2942"/>
                              <a:gd name="T5" fmla="*/ T4 w 338"/>
                              <a:gd name="T6" fmla="+- 0 168 83"/>
                              <a:gd name="T7" fmla="*/ 168 h 369"/>
                              <a:gd name="T8" fmla="+- 0 3279 2942"/>
                              <a:gd name="T9" fmla="*/ T8 w 338"/>
                              <a:gd name="T10" fmla="+- 0 168 83"/>
                              <a:gd name="T11" fmla="*/ 168 h 369"/>
                              <a:gd name="T12" fmla="+- 0 3279 2942"/>
                              <a:gd name="T13" fmla="*/ T12 w 338"/>
                              <a:gd name="T14" fmla="+- 0 83 83"/>
                              <a:gd name="T15" fmla="*/ 83 h 369"/>
                              <a:gd name="T16" fmla="+- 0 2942 2942"/>
                              <a:gd name="T17" fmla="*/ T16 w 338"/>
                              <a:gd name="T18" fmla="+- 0 83 83"/>
                              <a:gd name="T19" fmla="*/ 83 h 369"/>
                              <a:gd name="T20" fmla="+- 0 3263 2942"/>
                              <a:gd name="T21" fmla="*/ T20 w 338"/>
                              <a:gd name="T22" fmla="+- 0 177 83"/>
                              <a:gd name="T23" fmla="*/ 177 h 369"/>
                              <a:gd name="T24" fmla="+- 0 3263 2942"/>
                              <a:gd name="T25" fmla="*/ T24 w 338"/>
                              <a:gd name="T26" fmla="+- 0 262 83"/>
                              <a:gd name="T27" fmla="*/ 262 h 369"/>
                              <a:gd name="T28" fmla="+- 0 3279 2942"/>
                              <a:gd name="T29" fmla="*/ T28 w 338"/>
                              <a:gd name="T30" fmla="+- 0 262 83"/>
                              <a:gd name="T31" fmla="*/ 262 h 369"/>
                              <a:gd name="T32" fmla="+- 0 3279 2942"/>
                              <a:gd name="T33" fmla="*/ T32 w 338"/>
                              <a:gd name="T34" fmla="+- 0 177 83"/>
                              <a:gd name="T35" fmla="*/ 177 h 369"/>
                              <a:gd name="T36" fmla="+- 0 3263 2942"/>
                              <a:gd name="T37" fmla="*/ T36 w 338"/>
                              <a:gd name="T38" fmla="+- 0 177 83"/>
                              <a:gd name="T39" fmla="*/ 177 h 369"/>
                              <a:gd name="T40" fmla="+- 0 3278 2942"/>
                              <a:gd name="T41" fmla="*/ T40 w 338"/>
                              <a:gd name="T42" fmla="+- 0 272 83"/>
                              <a:gd name="T43" fmla="*/ 272 h 369"/>
                              <a:gd name="T44" fmla="+- 0 3278 2942"/>
                              <a:gd name="T45" fmla="*/ T44 w 338"/>
                              <a:gd name="T46" fmla="+- 0 357 83"/>
                              <a:gd name="T47" fmla="*/ 357 h 369"/>
                              <a:gd name="T48" fmla="+- 0 3279 2942"/>
                              <a:gd name="T49" fmla="*/ T48 w 338"/>
                              <a:gd name="T50" fmla="+- 0 357 83"/>
                              <a:gd name="T51" fmla="*/ 357 h 369"/>
                              <a:gd name="T52" fmla="+- 0 3279 2942"/>
                              <a:gd name="T53" fmla="*/ T52 w 338"/>
                              <a:gd name="T54" fmla="+- 0 272 83"/>
                              <a:gd name="T55" fmla="*/ 272 h 369"/>
                              <a:gd name="T56" fmla="+- 0 3278 2942"/>
                              <a:gd name="T57" fmla="*/ T56 w 338"/>
                              <a:gd name="T58" fmla="+- 0 272 83"/>
                              <a:gd name="T59" fmla="*/ 272 h 369"/>
                              <a:gd name="T60" fmla="+- 0 3196 2942"/>
                              <a:gd name="T61" fmla="*/ T60 w 338"/>
                              <a:gd name="T62" fmla="+- 0 366 83"/>
                              <a:gd name="T63" fmla="*/ 366 h 369"/>
                              <a:gd name="T64" fmla="+- 0 3196 2942"/>
                              <a:gd name="T65" fmla="*/ T64 w 338"/>
                              <a:gd name="T66" fmla="+- 0 451 83"/>
                              <a:gd name="T67" fmla="*/ 451 h 369"/>
                              <a:gd name="T68" fmla="+- 0 3279 2942"/>
                              <a:gd name="T69" fmla="*/ T68 w 338"/>
                              <a:gd name="T70" fmla="+- 0 451 83"/>
                              <a:gd name="T71" fmla="*/ 451 h 369"/>
                              <a:gd name="T72" fmla="+- 0 3279 2942"/>
                              <a:gd name="T73" fmla="*/ T72 w 338"/>
                              <a:gd name="T74" fmla="+- 0 366 83"/>
                              <a:gd name="T75" fmla="*/ 366 h 369"/>
                              <a:gd name="T76" fmla="+- 0 3196 2942"/>
                              <a:gd name="T77" fmla="*/ T76 w 338"/>
                              <a:gd name="T78" fmla="+- 0 366 83"/>
                              <a:gd name="T79" fmla="*/ 366 h 3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338" h="369">
                                <a:moveTo>
                                  <a:pt x="0" y="0"/>
                                </a:moveTo>
                                <a:lnTo>
                                  <a:pt x="0" y="85"/>
                                </a:lnTo>
                                <a:lnTo>
                                  <a:pt x="337" y="85"/>
                                </a:lnTo>
                                <a:lnTo>
                                  <a:pt x="337" y="0"/>
                                </a:lnTo>
                                <a:lnTo>
                                  <a:pt x="0" y="0"/>
                                </a:lnTo>
                                <a:close/>
                                <a:moveTo>
                                  <a:pt x="321" y="94"/>
                                </a:moveTo>
                                <a:lnTo>
                                  <a:pt x="321" y="179"/>
                                </a:lnTo>
                                <a:lnTo>
                                  <a:pt x="337" y="179"/>
                                </a:lnTo>
                                <a:lnTo>
                                  <a:pt x="337" y="94"/>
                                </a:lnTo>
                                <a:lnTo>
                                  <a:pt x="321" y="94"/>
                                </a:lnTo>
                                <a:close/>
                                <a:moveTo>
                                  <a:pt x="336" y="189"/>
                                </a:moveTo>
                                <a:lnTo>
                                  <a:pt x="336" y="274"/>
                                </a:lnTo>
                                <a:lnTo>
                                  <a:pt x="337" y="274"/>
                                </a:lnTo>
                                <a:lnTo>
                                  <a:pt x="337" y="189"/>
                                </a:lnTo>
                                <a:lnTo>
                                  <a:pt x="336" y="189"/>
                                </a:lnTo>
                                <a:close/>
                                <a:moveTo>
                                  <a:pt x="254" y="283"/>
                                </a:moveTo>
                                <a:lnTo>
                                  <a:pt x="254" y="368"/>
                                </a:lnTo>
                                <a:lnTo>
                                  <a:pt x="337" y="368"/>
                                </a:lnTo>
                                <a:lnTo>
                                  <a:pt x="337" y="283"/>
                                </a:lnTo>
                                <a:lnTo>
                                  <a:pt x="254" y="283"/>
                                </a:lnTo>
                                <a:close/>
                              </a:path>
                            </a:pathLst>
                          </a:custGeom>
                          <a:noFill/>
                          <a:ln w="517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8" name="Rectangle 1058"/>
                        <wps:cNvSpPr>
                          <a:spLocks noChangeArrowheads="1"/>
                        </wps:cNvSpPr>
                        <wps:spPr bwMode="auto">
                          <a:xfrm>
                            <a:off x="2927" y="460"/>
                            <a:ext cx="352" cy="86"/>
                          </a:xfrm>
                          <a:prstGeom prst="rect">
                            <a:avLst/>
                          </a:prstGeom>
                          <a:solidFill>
                            <a:srgbClr val="BEBEB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59" name="AutoShape 1057"/>
                        <wps:cNvSpPr>
                          <a:spLocks/>
                        </wps:cNvSpPr>
                        <wps:spPr bwMode="auto">
                          <a:xfrm>
                            <a:off x="2927" y="460"/>
                            <a:ext cx="352" cy="275"/>
                          </a:xfrm>
                          <a:custGeom>
                            <a:avLst/>
                            <a:gdLst>
                              <a:gd name="T0" fmla="+- 0 2927 2927"/>
                              <a:gd name="T1" fmla="*/ T0 w 352"/>
                              <a:gd name="T2" fmla="+- 0 461 461"/>
                              <a:gd name="T3" fmla="*/ 461 h 275"/>
                              <a:gd name="T4" fmla="+- 0 2927 2927"/>
                              <a:gd name="T5" fmla="*/ T4 w 352"/>
                              <a:gd name="T6" fmla="+- 0 546 461"/>
                              <a:gd name="T7" fmla="*/ 546 h 275"/>
                              <a:gd name="T8" fmla="+- 0 3279 2927"/>
                              <a:gd name="T9" fmla="*/ T8 w 352"/>
                              <a:gd name="T10" fmla="+- 0 546 461"/>
                              <a:gd name="T11" fmla="*/ 546 h 275"/>
                              <a:gd name="T12" fmla="+- 0 3279 2927"/>
                              <a:gd name="T13" fmla="*/ T12 w 352"/>
                              <a:gd name="T14" fmla="+- 0 461 461"/>
                              <a:gd name="T15" fmla="*/ 461 h 275"/>
                              <a:gd name="T16" fmla="+- 0 2927 2927"/>
                              <a:gd name="T17" fmla="*/ T16 w 352"/>
                              <a:gd name="T18" fmla="+- 0 461 461"/>
                              <a:gd name="T19" fmla="*/ 461 h 275"/>
                              <a:gd name="T20" fmla="+- 0 3278 2927"/>
                              <a:gd name="T21" fmla="*/ T20 w 352"/>
                              <a:gd name="T22" fmla="+- 0 555 461"/>
                              <a:gd name="T23" fmla="*/ 555 h 275"/>
                              <a:gd name="T24" fmla="+- 0 3278 2927"/>
                              <a:gd name="T25" fmla="*/ T24 w 352"/>
                              <a:gd name="T26" fmla="+- 0 640 461"/>
                              <a:gd name="T27" fmla="*/ 640 h 275"/>
                              <a:gd name="T28" fmla="+- 0 3279 2927"/>
                              <a:gd name="T29" fmla="*/ T28 w 352"/>
                              <a:gd name="T30" fmla="+- 0 640 461"/>
                              <a:gd name="T31" fmla="*/ 640 h 275"/>
                              <a:gd name="T32" fmla="+- 0 3279 2927"/>
                              <a:gd name="T33" fmla="*/ T32 w 352"/>
                              <a:gd name="T34" fmla="+- 0 555 461"/>
                              <a:gd name="T35" fmla="*/ 555 h 275"/>
                              <a:gd name="T36" fmla="+- 0 3278 2927"/>
                              <a:gd name="T37" fmla="*/ T36 w 352"/>
                              <a:gd name="T38" fmla="+- 0 555 461"/>
                              <a:gd name="T39" fmla="*/ 555 h 275"/>
                              <a:gd name="T40" fmla="+- 0 3262 2927"/>
                              <a:gd name="T41" fmla="*/ T40 w 352"/>
                              <a:gd name="T42" fmla="+- 0 650 461"/>
                              <a:gd name="T43" fmla="*/ 650 h 275"/>
                              <a:gd name="T44" fmla="+- 0 3262 2927"/>
                              <a:gd name="T45" fmla="*/ T44 w 352"/>
                              <a:gd name="T46" fmla="+- 0 735 461"/>
                              <a:gd name="T47" fmla="*/ 735 h 275"/>
                              <a:gd name="T48" fmla="+- 0 3279 2927"/>
                              <a:gd name="T49" fmla="*/ T48 w 352"/>
                              <a:gd name="T50" fmla="+- 0 735 461"/>
                              <a:gd name="T51" fmla="*/ 735 h 275"/>
                              <a:gd name="T52" fmla="+- 0 3279 2927"/>
                              <a:gd name="T53" fmla="*/ T52 w 352"/>
                              <a:gd name="T54" fmla="+- 0 650 461"/>
                              <a:gd name="T55" fmla="*/ 650 h 275"/>
                              <a:gd name="T56" fmla="+- 0 3262 2927"/>
                              <a:gd name="T57" fmla="*/ T56 w 352"/>
                              <a:gd name="T58" fmla="+- 0 650 461"/>
                              <a:gd name="T59" fmla="*/ 650 h 2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352" h="275">
                                <a:moveTo>
                                  <a:pt x="0" y="0"/>
                                </a:moveTo>
                                <a:lnTo>
                                  <a:pt x="0" y="85"/>
                                </a:lnTo>
                                <a:lnTo>
                                  <a:pt x="352" y="85"/>
                                </a:lnTo>
                                <a:lnTo>
                                  <a:pt x="352" y="0"/>
                                </a:lnTo>
                                <a:lnTo>
                                  <a:pt x="0" y="0"/>
                                </a:lnTo>
                                <a:close/>
                                <a:moveTo>
                                  <a:pt x="351" y="94"/>
                                </a:moveTo>
                                <a:lnTo>
                                  <a:pt x="351" y="179"/>
                                </a:lnTo>
                                <a:lnTo>
                                  <a:pt x="352" y="179"/>
                                </a:lnTo>
                                <a:lnTo>
                                  <a:pt x="352" y="94"/>
                                </a:lnTo>
                                <a:lnTo>
                                  <a:pt x="351" y="94"/>
                                </a:lnTo>
                                <a:close/>
                                <a:moveTo>
                                  <a:pt x="335" y="189"/>
                                </a:moveTo>
                                <a:lnTo>
                                  <a:pt x="335" y="274"/>
                                </a:lnTo>
                                <a:lnTo>
                                  <a:pt x="352" y="274"/>
                                </a:lnTo>
                                <a:lnTo>
                                  <a:pt x="352" y="189"/>
                                </a:lnTo>
                                <a:lnTo>
                                  <a:pt x="335" y="189"/>
                                </a:lnTo>
                                <a:close/>
                              </a:path>
                            </a:pathLst>
                          </a:custGeom>
                          <a:noFill/>
                          <a:ln w="517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60" name="Rectangle 1056"/>
                        <wps:cNvSpPr>
                          <a:spLocks noChangeArrowheads="1"/>
                        </wps:cNvSpPr>
                        <wps:spPr bwMode="auto">
                          <a:xfrm>
                            <a:off x="2917" y="744"/>
                            <a:ext cx="362" cy="86"/>
                          </a:xfrm>
                          <a:prstGeom prst="rect">
                            <a:avLst/>
                          </a:prstGeom>
                          <a:solidFill>
                            <a:srgbClr val="BEBEB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61" name="AutoShape 1055"/>
                        <wps:cNvSpPr>
                          <a:spLocks/>
                        </wps:cNvSpPr>
                        <wps:spPr bwMode="auto">
                          <a:xfrm>
                            <a:off x="2917" y="744"/>
                            <a:ext cx="362" cy="275"/>
                          </a:xfrm>
                          <a:custGeom>
                            <a:avLst/>
                            <a:gdLst>
                              <a:gd name="T0" fmla="+- 0 2917 2917"/>
                              <a:gd name="T1" fmla="*/ T0 w 362"/>
                              <a:gd name="T2" fmla="+- 0 744 744"/>
                              <a:gd name="T3" fmla="*/ 744 h 275"/>
                              <a:gd name="T4" fmla="+- 0 2917 2917"/>
                              <a:gd name="T5" fmla="*/ T4 w 362"/>
                              <a:gd name="T6" fmla="+- 0 829 744"/>
                              <a:gd name="T7" fmla="*/ 829 h 275"/>
                              <a:gd name="T8" fmla="+- 0 3279 2917"/>
                              <a:gd name="T9" fmla="*/ T8 w 362"/>
                              <a:gd name="T10" fmla="+- 0 829 744"/>
                              <a:gd name="T11" fmla="*/ 829 h 275"/>
                              <a:gd name="T12" fmla="+- 0 3279 2917"/>
                              <a:gd name="T13" fmla="*/ T12 w 362"/>
                              <a:gd name="T14" fmla="+- 0 744 744"/>
                              <a:gd name="T15" fmla="*/ 744 h 275"/>
                              <a:gd name="T16" fmla="+- 0 2917 2917"/>
                              <a:gd name="T17" fmla="*/ T16 w 362"/>
                              <a:gd name="T18" fmla="+- 0 744 744"/>
                              <a:gd name="T19" fmla="*/ 744 h 275"/>
                              <a:gd name="T20" fmla="+- 0 3273 2917"/>
                              <a:gd name="T21" fmla="*/ T20 w 362"/>
                              <a:gd name="T22" fmla="+- 0 839 744"/>
                              <a:gd name="T23" fmla="*/ 839 h 275"/>
                              <a:gd name="T24" fmla="+- 0 3273 2917"/>
                              <a:gd name="T25" fmla="*/ T24 w 362"/>
                              <a:gd name="T26" fmla="+- 0 924 744"/>
                              <a:gd name="T27" fmla="*/ 924 h 275"/>
                              <a:gd name="T28" fmla="+- 0 3279 2917"/>
                              <a:gd name="T29" fmla="*/ T28 w 362"/>
                              <a:gd name="T30" fmla="+- 0 924 744"/>
                              <a:gd name="T31" fmla="*/ 924 h 275"/>
                              <a:gd name="T32" fmla="+- 0 3279 2917"/>
                              <a:gd name="T33" fmla="*/ T32 w 362"/>
                              <a:gd name="T34" fmla="+- 0 839 744"/>
                              <a:gd name="T35" fmla="*/ 839 h 275"/>
                              <a:gd name="T36" fmla="+- 0 3273 2917"/>
                              <a:gd name="T37" fmla="*/ T36 w 362"/>
                              <a:gd name="T38" fmla="+- 0 839 744"/>
                              <a:gd name="T39" fmla="*/ 839 h 275"/>
                              <a:gd name="T40" fmla="+- 0 3278 2917"/>
                              <a:gd name="T41" fmla="*/ T40 w 362"/>
                              <a:gd name="T42" fmla="+- 0 933 744"/>
                              <a:gd name="T43" fmla="*/ 933 h 275"/>
                              <a:gd name="T44" fmla="+- 0 3278 2917"/>
                              <a:gd name="T45" fmla="*/ T44 w 362"/>
                              <a:gd name="T46" fmla="+- 0 1019 744"/>
                              <a:gd name="T47" fmla="*/ 1019 h 275"/>
                              <a:gd name="T48" fmla="+- 0 3279 2917"/>
                              <a:gd name="T49" fmla="*/ T48 w 362"/>
                              <a:gd name="T50" fmla="+- 0 1019 744"/>
                              <a:gd name="T51" fmla="*/ 1019 h 275"/>
                              <a:gd name="T52" fmla="+- 0 3279 2917"/>
                              <a:gd name="T53" fmla="*/ T52 w 362"/>
                              <a:gd name="T54" fmla="+- 0 933 744"/>
                              <a:gd name="T55" fmla="*/ 933 h 275"/>
                              <a:gd name="T56" fmla="+- 0 3278 2917"/>
                              <a:gd name="T57" fmla="*/ T56 w 362"/>
                              <a:gd name="T58" fmla="+- 0 933 744"/>
                              <a:gd name="T59" fmla="*/ 933 h 2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362" h="275">
                                <a:moveTo>
                                  <a:pt x="0" y="0"/>
                                </a:moveTo>
                                <a:lnTo>
                                  <a:pt x="0" y="85"/>
                                </a:lnTo>
                                <a:lnTo>
                                  <a:pt x="362" y="85"/>
                                </a:lnTo>
                                <a:lnTo>
                                  <a:pt x="362" y="0"/>
                                </a:lnTo>
                                <a:lnTo>
                                  <a:pt x="0" y="0"/>
                                </a:lnTo>
                                <a:close/>
                                <a:moveTo>
                                  <a:pt x="356" y="95"/>
                                </a:moveTo>
                                <a:lnTo>
                                  <a:pt x="356" y="180"/>
                                </a:lnTo>
                                <a:lnTo>
                                  <a:pt x="362" y="180"/>
                                </a:lnTo>
                                <a:lnTo>
                                  <a:pt x="362" y="95"/>
                                </a:lnTo>
                                <a:lnTo>
                                  <a:pt x="356" y="95"/>
                                </a:lnTo>
                                <a:close/>
                                <a:moveTo>
                                  <a:pt x="361" y="189"/>
                                </a:moveTo>
                                <a:lnTo>
                                  <a:pt x="361" y="275"/>
                                </a:lnTo>
                                <a:lnTo>
                                  <a:pt x="362" y="275"/>
                                </a:lnTo>
                                <a:lnTo>
                                  <a:pt x="362" y="189"/>
                                </a:lnTo>
                                <a:lnTo>
                                  <a:pt x="361" y="189"/>
                                </a:lnTo>
                                <a:close/>
                              </a:path>
                            </a:pathLst>
                          </a:custGeom>
                          <a:noFill/>
                          <a:ln w="517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62" name="Rectangle 1054"/>
                        <wps:cNvSpPr>
                          <a:spLocks noChangeArrowheads="1"/>
                        </wps:cNvSpPr>
                        <wps:spPr bwMode="auto">
                          <a:xfrm>
                            <a:off x="2927" y="1027"/>
                            <a:ext cx="353" cy="86"/>
                          </a:xfrm>
                          <a:prstGeom prst="rect">
                            <a:avLst/>
                          </a:prstGeom>
                          <a:solidFill>
                            <a:srgbClr val="BEBEB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63" name="AutoShape 1053"/>
                        <wps:cNvSpPr>
                          <a:spLocks/>
                        </wps:cNvSpPr>
                        <wps:spPr bwMode="auto">
                          <a:xfrm>
                            <a:off x="2927" y="1027"/>
                            <a:ext cx="353" cy="5285"/>
                          </a:xfrm>
                          <a:custGeom>
                            <a:avLst/>
                            <a:gdLst>
                              <a:gd name="T0" fmla="+- 0 2927 2927"/>
                              <a:gd name="T1" fmla="*/ T0 w 353"/>
                              <a:gd name="T2" fmla="+- 0 1028 1028"/>
                              <a:gd name="T3" fmla="*/ 1028 h 5285"/>
                              <a:gd name="T4" fmla="+- 0 3274 2927"/>
                              <a:gd name="T5" fmla="*/ T4 w 353"/>
                              <a:gd name="T6" fmla="+- 0 1122 1028"/>
                              <a:gd name="T7" fmla="*/ 1122 h 5285"/>
                              <a:gd name="T8" fmla="+- 0 3278 2927"/>
                              <a:gd name="T9" fmla="*/ T8 w 353"/>
                              <a:gd name="T10" fmla="+- 0 1217 1028"/>
                              <a:gd name="T11" fmla="*/ 1217 h 5285"/>
                              <a:gd name="T12" fmla="+- 0 3258 2927"/>
                              <a:gd name="T13" fmla="*/ T12 w 353"/>
                              <a:gd name="T14" fmla="+- 0 1312 1028"/>
                              <a:gd name="T15" fmla="*/ 1312 h 5285"/>
                              <a:gd name="T16" fmla="+- 0 3272 2927"/>
                              <a:gd name="T17" fmla="*/ T16 w 353"/>
                              <a:gd name="T18" fmla="+- 0 1406 1028"/>
                              <a:gd name="T19" fmla="*/ 1406 h 5285"/>
                              <a:gd name="T20" fmla="+- 0 3266 2927"/>
                              <a:gd name="T21" fmla="*/ T20 w 353"/>
                              <a:gd name="T22" fmla="+- 0 1501 1028"/>
                              <a:gd name="T23" fmla="*/ 1501 h 5285"/>
                              <a:gd name="T24" fmla="+- 0 3273 2927"/>
                              <a:gd name="T25" fmla="*/ T24 w 353"/>
                              <a:gd name="T26" fmla="+- 0 1595 1028"/>
                              <a:gd name="T27" fmla="*/ 1595 h 5285"/>
                              <a:gd name="T28" fmla="+- 0 3270 2927"/>
                              <a:gd name="T29" fmla="*/ T28 w 353"/>
                              <a:gd name="T30" fmla="+- 0 1690 1028"/>
                              <a:gd name="T31" fmla="*/ 1690 h 5285"/>
                              <a:gd name="T32" fmla="+- 0 3254 2927"/>
                              <a:gd name="T33" fmla="*/ T32 w 353"/>
                              <a:gd name="T34" fmla="+- 0 1784 1028"/>
                              <a:gd name="T35" fmla="*/ 1784 h 5285"/>
                              <a:gd name="T36" fmla="+- 0 3278 2927"/>
                              <a:gd name="T37" fmla="*/ T36 w 353"/>
                              <a:gd name="T38" fmla="+- 0 1879 1028"/>
                              <a:gd name="T39" fmla="*/ 1879 h 5285"/>
                              <a:gd name="T40" fmla="+- 0 3278 2927"/>
                              <a:gd name="T41" fmla="*/ T40 w 353"/>
                              <a:gd name="T42" fmla="+- 0 1973 1028"/>
                              <a:gd name="T43" fmla="*/ 1973 h 5285"/>
                              <a:gd name="T44" fmla="+- 0 3151 2927"/>
                              <a:gd name="T45" fmla="*/ T44 w 353"/>
                              <a:gd name="T46" fmla="+- 0 2068 1028"/>
                              <a:gd name="T47" fmla="*/ 2068 h 5285"/>
                              <a:gd name="T48" fmla="+- 0 3278 2927"/>
                              <a:gd name="T49" fmla="*/ T48 w 353"/>
                              <a:gd name="T50" fmla="+- 0 2162 1028"/>
                              <a:gd name="T51" fmla="*/ 2162 h 5285"/>
                              <a:gd name="T52" fmla="+- 0 3278 2927"/>
                              <a:gd name="T53" fmla="*/ T52 w 353"/>
                              <a:gd name="T54" fmla="+- 0 2257 1028"/>
                              <a:gd name="T55" fmla="*/ 2257 h 5285"/>
                              <a:gd name="T56" fmla="+- 0 3278 2927"/>
                              <a:gd name="T57" fmla="*/ T56 w 353"/>
                              <a:gd name="T58" fmla="+- 0 2351 1028"/>
                              <a:gd name="T59" fmla="*/ 2351 h 5285"/>
                              <a:gd name="T60" fmla="+- 0 3278 2927"/>
                              <a:gd name="T61" fmla="*/ T60 w 353"/>
                              <a:gd name="T62" fmla="+- 0 2446 1028"/>
                              <a:gd name="T63" fmla="*/ 2446 h 5285"/>
                              <a:gd name="T64" fmla="+- 0 3278 2927"/>
                              <a:gd name="T65" fmla="*/ T64 w 353"/>
                              <a:gd name="T66" fmla="+- 0 2541 1028"/>
                              <a:gd name="T67" fmla="*/ 2541 h 5285"/>
                              <a:gd name="T68" fmla="+- 0 3185 2927"/>
                              <a:gd name="T69" fmla="*/ T68 w 353"/>
                              <a:gd name="T70" fmla="+- 0 2635 1028"/>
                              <a:gd name="T71" fmla="*/ 2635 h 5285"/>
                              <a:gd name="T72" fmla="+- 0 3278 2927"/>
                              <a:gd name="T73" fmla="*/ T72 w 353"/>
                              <a:gd name="T74" fmla="+- 0 2730 1028"/>
                              <a:gd name="T75" fmla="*/ 2730 h 5285"/>
                              <a:gd name="T76" fmla="+- 0 3262 2927"/>
                              <a:gd name="T77" fmla="*/ T76 w 353"/>
                              <a:gd name="T78" fmla="+- 0 2824 1028"/>
                              <a:gd name="T79" fmla="*/ 2824 h 5285"/>
                              <a:gd name="T80" fmla="+- 0 3278 2927"/>
                              <a:gd name="T81" fmla="*/ T80 w 353"/>
                              <a:gd name="T82" fmla="+- 0 2919 1028"/>
                              <a:gd name="T83" fmla="*/ 2919 h 5285"/>
                              <a:gd name="T84" fmla="+- 0 3162 2927"/>
                              <a:gd name="T85" fmla="*/ T84 w 353"/>
                              <a:gd name="T86" fmla="+- 0 3013 1028"/>
                              <a:gd name="T87" fmla="*/ 3013 h 5285"/>
                              <a:gd name="T88" fmla="+- 0 3235 2927"/>
                              <a:gd name="T89" fmla="*/ T88 w 353"/>
                              <a:gd name="T90" fmla="+- 0 3108 1028"/>
                              <a:gd name="T91" fmla="*/ 3108 h 5285"/>
                              <a:gd name="T92" fmla="+- 0 3277 2927"/>
                              <a:gd name="T93" fmla="*/ T92 w 353"/>
                              <a:gd name="T94" fmla="+- 0 3202 1028"/>
                              <a:gd name="T95" fmla="*/ 3202 h 5285"/>
                              <a:gd name="T96" fmla="+- 0 3231 2927"/>
                              <a:gd name="T97" fmla="*/ T96 w 353"/>
                              <a:gd name="T98" fmla="+- 0 3297 1028"/>
                              <a:gd name="T99" fmla="*/ 3297 h 5285"/>
                              <a:gd name="T100" fmla="+- 0 3276 2927"/>
                              <a:gd name="T101" fmla="*/ T100 w 353"/>
                              <a:gd name="T102" fmla="+- 0 3391 1028"/>
                              <a:gd name="T103" fmla="*/ 3391 h 5285"/>
                              <a:gd name="T104" fmla="+- 0 3210 2927"/>
                              <a:gd name="T105" fmla="*/ T104 w 353"/>
                              <a:gd name="T106" fmla="+- 0 3486 1028"/>
                              <a:gd name="T107" fmla="*/ 3486 h 5285"/>
                              <a:gd name="T108" fmla="+- 0 3277 2927"/>
                              <a:gd name="T109" fmla="*/ T108 w 353"/>
                              <a:gd name="T110" fmla="+- 0 3580 1028"/>
                              <a:gd name="T111" fmla="*/ 3580 h 5285"/>
                              <a:gd name="T112" fmla="+- 0 3274 2927"/>
                              <a:gd name="T113" fmla="*/ T112 w 353"/>
                              <a:gd name="T114" fmla="+- 0 3675 1028"/>
                              <a:gd name="T115" fmla="*/ 3675 h 5285"/>
                              <a:gd name="T116" fmla="+- 0 3271 2927"/>
                              <a:gd name="T117" fmla="*/ T116 w 353"/>
                              <a:gd name="T118" fmla="+- 0 3770 1028"/>
                              <a:gd name="T119" fmla="*/ 3770 h 5285"/>
                              <a:gd name="T120" fmla="+- 0 3278 2927"/>
                              <a:gd name="T121" fmla="*/ T120 w 353"/>
                              <a:gd name="T122" fmla="+- 0 3864 1028"/>
                              <a:gd name="T123" fmla="*/ 3864 h 5285"/>
                              <a:gd name="T124" fmla="+- 0 3093 2927"/>
                              <a:gd name="T125" fmla="*/ T124 w 353"/>
                              <a:gd name="T126" fmla="+- 0 3959 1028"/>
                              <a:gd name="T127" fmla="*/ 3959 h 5285"/>
                              <a:gd name="T128" fmla="+- 0 3275 2927"/>
                              <a:gd name="T129" fmla="*/ T128 w 353"/>
                              <a:gd name="T130" fmla="+- 0 4053 1028"/>
                              <a:gd name="T131" fmla="*/ 4053 h 5285"/>
                              <a:gd name="T132" fmla="+- 0 3162 2927"/>
                              <a:gd name="T133" fmla="*/ T132 w 353"/>
                              <a:gd name="T134" fmla="+- 0 4148 1028"/>
                              <a:gd name="T135" fmla="*/ 4148 h 5285"/>
                              <a:gd name="T136" fmla="+- 0 3276 2927"/>
                              <a:gd name="T137" fmla="*/ T136 w 353"/>
                              <a:gd name="T138" fmla="+- 0 4242 1028"/>
                              <a:gd name="T139" fmla="*/ 4242 h 5285"/>
                              <a:gd name="T140" fmla="+- 0 3259 2927"/>
                              <a:gd name="T141" fmla="*/ T140 w 353"/>
                              <a:gd name="T142" fmla="+- 0 4337 1028"/>
                              <a:gd name="T143" fmla="*/ 4337 h 5285"/>
                              <a:gd name="T144" fmla="+- 0 3250 2927"/>
                              <a:gd name="T145" fmla="*/ T144 w 353"/>
                              <a:gd name="T146" fmla="+- 0 4431 1028"/>
                              <a:gd name="T147" fmla="*/ 4431 h 5285"/>
                              <a:gd name="T148" fmla="+- 0 3079 2927"/>
                              <a:gd name="T149" fmla="*/ T148 w 353"/>
                              <a:gd name="T150" fmla="+- 0 4526 1028"/>
                              <a:gd name="T151" fmla="*/ 4526 h 5285"/>
                              <a:gd name="T152" fmla="+- 0 3278 2927"/>
                              <a:gd name="T153" fmla="*/ T152 w 353"/>
                              <a:gd name="T154" fmla="+- 0 4620 1028"/>
                              <a:gd name="T155" fmla="*/ 4620 h 5285"/>
                              <a:gd name="T156" fmla="+- 0 3192 2927"/>
                              <a:gd name="T157" fmla="*/ T156 w 353"/>
                              <a:gd name="T158" fmla="+- 0 4715 1028"/>
                              <a:gd name="T159" fmla="*/ 4715 h 5285"/>
                              <a:gd name="T160" fmla="+- 0 3278 2927"/>
                              <a:gd name="T161" fmla="*/ T160 w 353"/>
                              <a:gd name="T162" fmla="+- 0 4809 1028"/>
                              <a:gd name="T163" fmla="*/ 4809 h 5285"/>
                              <a:gd name="T164" fmla="+- 0 3276 2927"/>
                              <a:gd name="T165" fmla="*/ T164 w 353"/>
                              <a:gd name="T166" fmla="+- 0 4904 1028"/>
                              <a:gd name="T167" fmla="*/ 4904 h 5285"/>
                              <a:gd name="T168" fmla="+- 0 3183 2927"/>
                              <a:gd name="T169" fmla="*/ T168 w 353"/>
                              <a:gd name="T170" fmla="+- 0 4999 1028"/>
                              <a:gd name="T171" fmla="*/ 4999 h 5285"/>
                              <a:gd name="T172" fmla="+- 0 3246 2927"/>
                              <a:gd name="T173" fmla="*/ T172 w 353"/>
                              <a:gd name="T174" fmla="+- 0 5093 1028"/>
                              <a:gd name="T175" fmla="*/ 5093 h 5285"/>
                              <a:gd name="T176" fmla="+- 0 3259 2927"/>
                              <a:gd name="T177" fmla="*/ T176 w 353"/>
                              <a:gd name="T178" fmla="+- 0 5188 1028"/>
                              <a:gd name="T179" fmla="*/ 5188 h 5285"/>
                              <a:gd name="T180" fmla="+- 0 3252 2927"/>
                              <a:gd name="T181" fmla="*/ T180 w 353"/>
                              <a:gd name="T182" fmla="+- 0 5282 1028"/>
                              <a:gd name="T183" fmla="*/ 5282 h 5285"/>
                              <a:gd name="T184" fmla="+- 0 3193 2927"/>
                              <a:gd name="T185" fmla="*/ T184 w 353"/>
                              <a:gd name="T186" fmla="+- 0 5377 1028"/>
                              <a:gd name="T187" fmla="*/ 5377 h 5285"/>
                              <a:gd name="T188" fmla="+- 0 3277 2927"/>
                              <a:gd name="T189" fmla="*/ T188 w 353"/>
                              <a:gd name="T190" fmla="+- 0 5471 1028"/>
                              <a:gd name="T191" fmla="*/ 5471 h 5285"/>
                              <a:gd name="T192" fmla="+- 0 3278 2927"/>
                              <a:gd name="T193" fmla="*/ T192 w 353"/>
                              <a:gd name="T194" fmla="+- 0 5566 1028"/>
                              <a:gd name="T195" fmla="*/ 5566 h 5285"/>
                              <a:gd name="T196" fmla="+- 0 3189 2927"/>
                              <a:gd name="T197" fmla="*/ T196 w 353"/>
                              <a:gd name="T198" fmla="+- 0 5660 1028"/>
                              <a:gd name="T199" fmla="*/ 5660 h 5285"/>
                              <a:gd name="T200" fmla="+- 0 3278 2927"/>
                              <a:gd name="T201" fmla="*/ T200 w 353"/>
                              <a:gd name="T202" fmla="+- 0 5755 1028"/>
                              <a:gd name="T203" fmla="*/ 5755 h 5285"/>
                              <a:gd name="T204" fmla="+- 0 3237 2927"/>
                              <a:gd name="T205" fmla="*/ T204 w 353"/>
                              <a:gd name="T206" fmla="+- 0 5849 1028"/>
                              <a:gd name="T207" fmla="*/ 5849 h 5285"/>
                              <a:gd name="T208" fmla="+- 0 3047 2927"/>
                              <a:gd name="T209" fmla="*/ T208 w 353"/>
                              <a:gd name="T210" fmla="+- 0 5944 1028"/>
                              <a:gd name="T211" fmla="*/ 5944 h 5285"/>
                              <a:gd name="T212" fmla="+- 0 3118 2927"/>
                              <a:gd name="T213" fmla="*/ T212 w 353"/>
                              <a:gd name="T214" fmla="+- 0 6038 1028"/>
                              <a:gd name="T215" fmla="*/ 6038 h 5285"/>
                              <a:gd name="T216" fmla="+- 0 3256 2927"/>
                              <a:gd name="T217" fmla="*/ T216 w 353"/>
                              <a:gd name="T218" fmla="+- 0 6133 1028"/>
                              <a:gd name="T219" fmla="*/ 6133 h 5285"/>
                              <a:gd name="T220" fmla="+- 0 3275 2927"/>
                              <a:gd name="T221" fmla="*/ T220 w 353"/>
                              <a:gd name="T222" fmla="+- 0 6228 1028"/>
                              <a:gd name="T223" fmla="*/ 6228 h 52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353" h="5285">
                                <a:moveTo>
                                  <a:pt x="0" y="0"/>
                                </a:moveTo>
                                <a:lnTo>
                                  <a:pt x="0" y="85"/>
                                </a:lnTo>
                                <a:lnTo>
                                  <a:pt x="352" y="85"/>
                                </a:lnTo>
                                <a:lnTo>
                                  <a:pt x="352" y="0"/>
                                </a:lnTo>
                                <a:lnTo>
                                  <a:pt x="0" y="0"/>
                                </a:lnTo>
                                <a:close/>
                                <a:moveTo>
                                  <a:pt x="347" y="94"/>
                                </a:moveTo>
                                <a:lnTo>
                                  <a:pt x="347" y="180"/>
                                </a:lnTo>
                                <a:lnTo>
                                  <a:pt x="352" y="180"/>
                                </a:lnTo>
                                <a:lnTo>
                                  <a:pt x="352" y="94"/>
                                </a:lnTo>
                                <a:lnTo>
                                  <a:pt x="347" y="94"/>
                                </a:lnTo>
                                <a:close/>
                                <a:moveTo>
                                  <a:pt x="351" y="189"/>
                                </a:moveTo>
                                <a:lnTo>
                                  <a:pt x="351" y="274"/>
                                </a:lnTo>
                                <a:lnTo>
                                  <a:pt x="352" y="274"/>
                                </a:lnTo>
                                <a:lnTo>
                                  <a:pt x="352" y="189"/>
                                </a:lnTo>
                                <a:lnTo>
                                  <a:pt x="351" y="189"/>
                                </a:lnTo>
                                <a:close/>
                                <a:moveTo>
                                  <a:pt x="331" y="284"/>
                                </a:moveTo>
                                <a:lnTo>
                                  <a:pt x="331" y="369"/>
                                </a:lnTo>
                                <a:lnTo>
                                  <a:pt x="352" y="369"/>
                                </a:lnTo>
                                <a:lnTo>
                                  <a:pt x="352" y="284"/>
                                </a:lnTo>
                                <a:lnTo>
                                  <a:pt x="331" y="284"/>
                                </a:lnTo>
                                <a:close/>
                                <a:moveTo>
                                  <a:pt x="345" y="378"/>
                                </a:moveTo>
                                <a:lnTo>
                                  <a:pt x="345" y="463"/>
                                </a:lnTo>
                                <a:lnTo>
                                  <a:pt x="352" y="463"/>
                                </a:lnTo>
                                <a:lnTo>
                                  <a:pt x="352" y="378"/>
                                </a:lnTo>
                                <a:lnTo>
                                  <a:pt x="345" y="378"/>
                                </a:lnTo>
                                <a:close/>
                                <a:moveTo>
                                  <a:pt x="339" y="473"/>
                                </a:moveTo>
                                <a:lnTo>
                                  <a:pt x="339" y="558"/>
                                </a:lnTo>
                                <a:lnTo>
                                  <a:pt x="352" y="558"/>
                                </a:lnTo>
                                <a:lnTo>
                                  <a:pt x="352" y="473"/>
                                </a:lnTo>
                                <a:lnTo>
                                  <a:pt x="339" y="473"/>
                                </a:lnTo>
                                <a:close/>
                                <a:moveTo>
                                  <a:pt x="346" y="567"/>
                                </a:moveTo>
                                <a:lnTo>
                                  <a:pt x="346" y="652"/>
                                </a:lnTo>
                                <a:lnTo>
                                  <a:pt x="352" y="652"/>
                                </a:lnTo>
                                <a:lnTo>
                                  <a:pt x="352" y="567"/>
                                </a:lnTo>
                                <a:lnTo>
                                  <a:pt x="346" y="567"/>
                                </a:lnTo>
                                <a:close/>
                                <a:moveTo>
                                  <a:pt x="343" y="662"/>
                                </a:moveTo>
                                <a:lnTo>
                                  <a:pt x="343" y="747"/>
                                </a:lnTo>
                                <a:lnTo>
                                  <a:pt x="352" y="747"/>
                                </a:lnTo>
                                <a:lnTo>
                                  <a:pt x="352" y="662"/>
                                </a:lnTo>
                                <a:lnTo>
                                  <a:pt x="343" y="662"/>
                                </a:lnTo>
                                <a:close/>
                                <a:moveTo>
                                  <a:pt x="327" y="756"/>
                                </a:moveTo>
                                <a:lnTo>
                                  <a:pt x="327" y="841"/>
                                </a:lnTo>
                                <a:lnTo>
                                  <a:pt x="352" y="841"/>
                                </a:lnTo>
                                <a:lnTo>
                                  <a:pt x="352" y="756"/>
                                </a:lnTo>
                                <a:lnTo>
                                  <a:pt x="327" y="756"/>
                                </a:lnTo>
                                <a:close/>
                                <a:moveTo>
                                  <a:pt x="351" y="851"/>
                                </a:moveTo>
                                <a:lnTo>
                                  <a:pt x="351" y="936"/>
                                </a:lnTo>
                                <a:lnTo>
                                  <a:pt x="352" y="936"/>
                                </a:lnTo>
                                <a:lnTo>
                                  <a:pt x="352" y="851"/>
                                </a:lnTo>
                                <a:lnTo>
                                  <a:pt x="351" y="851"/>
                                </a:lnTo>
                                <a:close/>
                                <a:moveTo>
                                  <a:pt x="351" y="945"/>
                                </a:moveTo>
                                <a:lnTo>
                                  <a:pt x="351" y="1030"/>
                                </a:lnTo>
                                <a:lnTo>
                                  <a:pt x="352" y="1030"/>
                                </a:lnTo>
                                <a:lnTo>
                                  <a:pt x="352" y="945"/>
                                </a:lnTo>
                                <a:lnTo>
                                  <a:pt x="351" y="945"/>
                                </a:lnTo>
                                <a:close/>
                                <a:moveTo>
                                  <a:pt x="224" y="1040"/>
                                </a:moveTo>
                                <a:lnTo>
                                  <a:pt x="224" y="1125"/>
                                </a:lnTo>
                                <a:lnTo>
                                  <a:pt x="352" y="1125"/>
                                </a:lnTo>
                                <a:lnTo>
                                  <a:pt x="352" y="1040"/>
                                </a:lnTo>
                                <a:lnTo>
                                  <a:pt x="224" y="1040"/>
                                </a:lnTo>
                                <a:close/>
                                <a:moveTo>
                                  <a:pt x="351" y="1134"/>
                                </a:moveTo>
                                <a:lnTo>
                                  <a:pt x="351" y="1220"/>
                                </a:lnTo>
                                <a:lnTo>
                                  <a:pt x="352" y="1220"/>
                                </a:lnTo>
                                <a:lnTo>
                                  <a:pt x="352" y="1134"/>
                                </a:lnTo>
                                <a:lnTo>
                                  <a:pt x="351" y="1134"/>
                                </a:lnTo>
                                <a:close/>
                                <a:moveTo>
                                  <a:pt x="351" y="1229"/>
                                </a:moveTo>
                                <a:lnTo>
                                  <a:pt x="351" y="1314"/>
                                </a:lnTo>
                                <a:lnTo>
                                  <a:pt x="352" y="1314"/>
                                </a:lnTo>
                                <a:lnTo>
                                  <a:pt x="352" y="1229"/>
                                </a:lnTo>
                                <a:lnTo>
                                  <a:pt x="351" y="1229"/>
                                </a:lnTo>
                                <a:close/>
                                <a:moveTo>
                                  <a:pt x="351" y="1323"/>
                                </a:moveTo>
                                <a:lnTo>
                                  <a:pt x="351" y="1409"/>
                                </a:lnTo>
                                <a:lnTo>
                                  <a:pt x="352" y="1409"/>
                                </a:lnTo>
                                <a:lnTo>
                                  <a:pt x="352" y="1323"/>
                                </a:lnTo>
                                <a:lnTo>
                                  <a:pt x="351" y="1323"/>
                                </a:lnTo>
                                <a:close/>
                                <a:moveTo>
                                  <a:pt x="351" y="1418"/>
                                </a:moveTo>
                                <a:lnTo>
                                  <a:pt x="351" y="1503"/>
                                </a:lnTo>
                                <a:lnTo>
                                  <a:pt x="352" y="1503"/>
                                </a:lnTo>
                                <a:lnTo>
                                  <a:pt x="352" y="1418"/>
                                </a:lnTo>
                                <a:lnTo>
                                  <a:pt x="351" y="1418"/>
                                </a:lnTo>
                                <a:close/>
                                <a:moveTo>
                                  <a:pt x="351" y="1513"/>
                                </a:moveTo>
                                <a:lnTo>
                                  <a:pt x="351" y="1598"/>
                                </a:lnTo>
                                <a:lnTo>
                                  <a:pt x="352" y="1598"/>
                                </a:lnTo>
                                <a:lnTo>
                                  <a:pt x="352" y="1513"/>
                                </a:lnTo>
                                <a:lnTo>
                                  <a:pt x="351" y="1513"/>
                                </a:lnTo>
                                <a:close/>
                                <a:moveTo>
                                  <a:pt x="258" y="1607"/>
                                </a:moveTo>
                                <a:lnTo>
                                  <a:pt x="258" y="1692"/>
                                </a:lnTo>
                                <a:lnTo>
                                  <a:pt x="352" y="1692"/>
                                </a:lnTo>
                                <a:lnTo>
                                  <a:pt x="352" y="1607"/>
                                </a:lnTo>
                                <a:lnTo>
                                  <a:pt x="258" y="1607"/>
                                </a:lnTo>
                                <a:close/>
                                <a:moveTo>
                                  <a:pt x="351" y="1702"/>
                                </a:moveTo>
                                <a:lnTo>
                                  <a:pt x="351" y="1787"/>
                                </a:lnTo>
                                <a:lnTo>
                                  <a:pt x="352" y="1787"/>
                                </a:lnTo>
                                <a:lnTo>
                                  <a:pt x="352" y="1702"/>
                                </a:lnTo>
                                <a:lnTo>
                                  <a:pt x="351" y="1702"/>
                                </a:lnTo>
                                <a:close/>
                                <a:moveTo>
                                  <a:pt x="335" y="1796"/>
                                </a:moveTo>
                                <a:lnTo>
                                  <a:pt x="335" y="1881"/>
                                </a:lnTo>
                                <a:lnTo>
                                  <a:pt x="352" y="1881"/>
                                </a:lnTo>
                                <a:lnTo>
                                  <a:pt x="352" y="1796"/>
                                </a:lnTo>
                                <a:lnTo>
                                  <a:pt x="335" y="1796"/>
                                </a:lnTo>
                                <a:close/>
                                <a:moveTo>
                                  <a:pt x="351" y="1891"/>
                                </a:moveTo>
                                <a:lnTo>
                                  <a:pt x="351" y="1976"/>
                                </a:lnTo>
                                <a:lnTo>
                                  <a:pt x="352" y="1976"/>
                                </a:lnTo>
                                <a:lnTo>
                                  <a:pt x="352" y="1891"/>
                                </a:lnTo>
                                <a:lnTo>
                                  <a:pt x="351" y="1891"/>
                                </a:lnTo>
                                <a:close/>
                                <a:moveTo>
                                  <a:pt x="235" y="1985"/>
                                </a:moveTo>
                                <a:lnTo>
                                  <a:pt x="235" y="2070"/>
                                </a:lnTo>
                                <a:lnTo>
                                  <a:pt x="352" y="2070"/>
                                </a:lnTo>
                                <a:lnTo>
                                  <a:pt x="352" y="1985"/>
                                </a:lnTo>
                                <a:lnTo>
                                  <a:pt x="235" y="1985"/>
                                </a:lnTo>
                                <a:close/>
                                <a:moveTo>
                                  <a:pt x="308" y="2080"/>
                                </a:moveTo>
                                <a:lnTo>
                                  <a:pt x="308" y="2165"/>
                                </a:lnTo>
                                <a:lnTo>
                                  <a:pt x="352" y="2165"/>
                                </a:lnTo>
                                <a:lnTo>
                                  <a:pt x="352" y="2080"/>
                                </a:lnTo>
                                <a:lnTo>
                                  <a:pt x="308" y="2080"/>
                                </a:lnTo>
                                <a:close/>
                                <a:moveTo>
                                  <a:pt x="350" y="2174"/>
                                </a:moveTo>
                                <a:lnTo>
                                  <a:pt x="350" y="2259"/>
                                </a:lnTo>
                                <a:lnTo>
                                  <a:pt x="352" y="2259"/>
                                </a:lnTo>
                                <a:lnTo>
                                  <a:pt x="352" y="2174"/>
                                </a:lnTo>
                                <a:lnTo>
                                  <a:pt x="350" y="2174"/>
                                </a:lnTo>
                                <a:close/>
                                <a:moveTo>
                                  <a:pt x="304" y="2269"/>
                                </a:moveTo>
                                <a:lnTo>
                                  <a:pt x="304" y="2354"/>
                                </a:lnTo>
                                <a:lnTo>
                                  <a:pt x="352" y="2354"/>
                                </a:lnTo>
                                <a:lnTo>
                                  <a:pt x="352" y="2269"/>
                                </a:lnTo>
                                <a:lnTo>
                                  <a:pt x="304" y="2269"/>
                                </a:lnTo>
                                <a:close/>
                                <a:moveTo>
                                  <a:pt x="349" y="2363"/>
                                </a:moveTo>
                                <a:lnTo>
                                  <a:pt x="349" y="2449"/>
                                </a:lnTo>
                                <a:lnTo>
                                  <a:pt x="352" y="2449"/>
                                </a:lnTo>
                                <a:lnTo>
                                  <a:pt x="352" y="2363"/>
                                </a:lnTo>
                                <a:lnTo>
                                  <a:pt x="349" y="2363"/>
                                </a:lnTo>
                                <a:close/>
                                <a:moveTo>
                                  <a:pt x="283" y="2458"/>
                                </a:moveTo>
                                <a:lnTo>
                                  <a:pt x="283" y="2543"/>
                                </a:lnTo>
                                <a:lnTo>
                                  <a:pt x="352" y="2543"/>
                                </a:lnTo>
                                <a:lnTo>
                                  <a:pt x="352" y="2458"/>
                                </a:lnTo>
                                <a:lnTo>
                                  <a:pt x="283" y="2458"/>
                                </a:lnTo>
                                <a:close/>
                                <a:moveTo>
                                  <a:pt x="350" y="2552"/>
                                </a:moveTo>
                                <a:lnTo>
                                  <a:pt x="350" y="2638"/>
                                </a:lnTo>
                                <a:lnTo>
                                  <a:pt x="352" y="2638"/>
                                </a:lnTo>
                                <a:lnTo>
                                  <a:pt x="352" y="2552"/>
                                </a:lnTo>
                                <a:lnTo>
                                  <a:pt x="350" y="2552"/>
                                </a:lnTo>
                                <a:close/>
                                <a:moveTo>
                                  <a:pt x="347" y="2647"/>
                                </a:moveTo>
                                <a:lnTo>
                                  <a:pt x="347" y="2732"/>
                                </a:lnTo>
                                <a:lnTo>
                                  <a:pt x="352" y="2732"/>
                                </a:lnTo>
                                <a:lnTo>
                                  <a:pt x="352" y="2647"/>
                                </a:lnTo>
                                <a:lnTo>
                                  <a:pt x="347" y="2647"/>
                                </a:lnTo>
                                <a:close/>
                                <a:moveTo>
                                  <a:pt x="344" y="2742"/>
                                </a:moveTo>
                                <a:lnTo>
                                  <a:pt x="344" y="2827"/>
                                </a:lnTo>
                                <a:lnTo>
                                  <a:pt x="352" y="2827"/>
                                </a:lnTo>
                                <a:lnTo>
                                  <a:pt x="352" y="2742"/>
                                </a:lnTo>
                                <a:lnTo>
                                  <a:pt x="344" y="2742"/>
                                </a:lnTo>
                                <a:close/>
                                <a:moveTo>
                                  <a:pt x="351" y="2836"/>
                                </a:moveTo>
                                <a:lnTo>
                                  <a:pt x="351" y="2921"/>
                                </a:lnTo>
                                <a:lnTo>
                                  <a:pt x="352" y="2921"/>
                                </a:lnTo>
                                <a:lnTo>
                                  <a:pt x="352" y="2836"/>
                                </a:lnTo>
                                <a:lnTo>
                                  <a:pt x="351" y="2836"/>
                                </a:lnTo>
                                <a:close/>
                                <a:moveTo>
                                  <a:pt x="166" y="2931"/>
                                </a:moveTo>
                                <a:lnTo>
                                  <a:pt x="166" y="3016"/>
                                </a:lnTo>
                                <a:lnTo>
                                  <a:pt x="352" y="3016"/>
                                </a:lnTo>
                                <a:lnTo>
                                  <a:pt x="352" y="2931"/>
                                </a:lnTo>
                                <a:lnTo>
                                  <a:pt x="166" y="2931"/>
                                </a:lnTo>
                                <a:close/>
                                <a:moveTo>
                                  <a:pt x="348" y="3025"/>
                                </a:moveTo>
                                <a:lnTo>
                                  <a:pt x="348" y="3110"/>
                                </a:lnTo>
                                <a:lnTo>
                                  <a:pt x="352" y="3110"/>
                                </a:lnTo>
                                <a:lnTo>
                                  <a:pt x="352" y="3025"/>
                                </a:lnTo>
                                <a:lnTo>
                                  <a:pt x="348" y="3025"/>
                                </a:lnTo>
                                <a:close/>
                                <a:moveTo>
                                  <a:pt x="235" y="3120"/>
                                </a:moveTo>
                                <a:lnTo>
                                  <a:pt x="235" y="3205"/>
                                </a:lnTo>
                                <a:lnTo>
                                  <a:pt x="352" y="3205"/>
                                </a:lnTo>
                                <a:lnTo>
                                  <a:pt x="352" y="3120"/>
                                </a:lnTo>
                                <a:lnTo>
                                  <a:pt x="235" y="3120"/>
                                </a:lnTo>
                                <a:close/>
                                <a:moveTo>
                                  <a:pt x="349" y="3214"/>
                                </a:moveTo>
                                <a:lnTo>
                                  <a:pt x="349" y="3299"/>
                                </a:lnTo>
                                <a:lnTo>
                                  <a:pt x="352" y="3299"/>
                                </a:lnTo>
                                <a:lnTo>
                                  <a:pt x="352" y="3214"/>
                                </a:lnTo>
                                <a:lnTo>
                                  <a:pt x="349" y="3214"/>
                                </a:lnTo>
                                <a:close/>
                                <a:moveTo>
                                  <a:pt x="332" y="3309"/>
                                </a:moveTo>
                                <a:lnTo>
                                  <a:pt x="332" y="3394"/>
                                </a:lnTo>
                                <a:lnTo>
                                  <a:pt x="352" y="3394"/>
                                </a:lnTo>
                                <a:lnTo>
                                  <a:pt x="352" y="3309"/>
                                </a:lnTo>
                                <a:lnTo>
                                  <a:pt x="332" y="3309"/>
                                </a:lnTo>
                                <a:close/>
                                <a:moveTo>
                                  <a:pt x="323" y="3403"/>
                                </a:moveTo>
                                <a:lnTo>
                                  <a:pt x="323" y="3488"/>
                                </a:lnTo>
                                <a:lnTo>
                                  <a:pt x="352" y="3488"/>
                                </a:lnTo>
                                <a:lnTo>
                                  <a:pt x="352" y="3403"/>
                                </a:lnTo>
                                <a:lnTo>
                                  <a:pt x="323" y="3403"/>
                                </a:lnTo>
                                <a:close/>
                                <a:moveTo>
                                  <a:pt x="152" y="3498"/>
                                </a:moveTo>
                                <a:lnTo>
                                  <a:pt x="152" y="3583"/>
                                </a:lnTo>
                                <a:lnTo>
                                  <a:pt x="352" y="3583"/>
                                </a:lnTo>
                                <a:lnTo>
                                  <a:pt x="352" y="3498"/>
                                </a:lnTo>
                                <a:lnTo>
                                  <a:pt x="152" y="3498"/>
                                </a:lnTo>
                                <a:close/>
                                <a:moveTo>
                                  <a:pt x="351" y="3592"/>
                                </a:moveTo>
                                <a:lnTo>
                                  <a:pt x="351" y="3678"/>
                                </a:lnTo>
                                <a:lnTo>
                                  <a:pt x="352" y="3678"/>
                                </a:lnTo>
                                <a:lnTo>
                                  <a:pt x="352" y="3592"/>
                                </a:lnTo>
                                <a:lnTo>
                                  <a:pt x="351" y="3592"/>
                                </a:lnTo>
                                <a:close/>
                                <a:moveTo>
                                  <a:pt x="265" y="3687"/>
                                </a:moveTo>
                                <a:lnTo>
                                  <a:pt x="265" y="3772"/>
                                </a:lnTo>
                                <a:lnTo>
                                  <a:pt x="352" y="3772"/>
                                </a:lnTo>
                                <a:lnTo>
                                  <a:pt x="352" y="3687"/>
                                </a:lnTo>
                                <a:lnTo>
                                  <a:pt x="265" y="3687"/>
                                </a:lnTo>
                                <a:close/>
                                <a:moveTo>
                                  <a:pt x="351" y="3781"/>
                                </a:moveTo>
                                <a:lnTo>
                                  <a:pt x="351" y="3867"/>
                                </a:lnTo>
                                <a:lnTo>
                                  <a:pt x="352" y="3867"/>
                                </a:lnTo>
                                <a:lnTo>
                                  <a:pt x="352" y="3781"/>
                                </a:lnTo>
                                <a:lnTo>
                                  <a:pt x="351" y="3781"/>
                                </a:lnTo>
                                <a:close/>
                                <a:moveTo>
                                  <a:pt x="349" y="3876"/>
                                </a:moveTo>
                                <a:lnTo>
                                  <a:pt x="349" y="3961"/>
                                </a:lnTo>
                                <a:lnTo>
                                  <a:pt x="352" y="3961"/>
                                </a:lnTo>
                                <a:lnTo>
                                  <a:pt x="352" y="3876"/>
                                </a:lnTo>
                                <a:lnTo>
                                  <a:pt x="349" y="3876"/>
                                </a:lnTo>
                                <a:close/>
                                <a:moveTo>
                                  <a:pt x="256" y="3971"/>
                                </a:moveTo>
                                <a:lnTo>
                                  <a:pt x="256" y="4056"/>
                                </a:lnTo>
                                <a:lnTo>
                                  <a:pt x="352" y="4056"/>
                                </a:lnTo>
                                <a:lnTo>
                                  <a:pt x="352" y="3971"/>
                                </a:lnTo>
                                <a:lnTo>
                                  <a:pt x="256" y="3971"/>
                                </a:lnTo>
                                <a:close/>
                                <a:moveTo>
                                  <a:pt x="319" y="4065"/>
                                </a:moveTo>
                                <a:lnTo>
                                  <a:pt x="319" y="4150"/>
                                </a:lnTo>
                                <a:lnTo>
                                  <a:pt x="352" y="4150"/>
                                </a:lnTo>
                                <a:lnTo>
                                  <a:pt x="352" y="4065"/>
                                </a:lnTo>
                                <a:lnTo>
                                  <a:pt x="319" y="4065"/>
                                </a:lnTo>
                                <a:close/>
                                <a:moveTo>
                                  <a:pt x="332" y="4160"/>
                                </a:moveTo>
                                <a:lnTo>
                                  <a:pt x="332" y="4245"/>
                                </a:lnTo>
                                <a:lnTo>
                                  <a:pt x="352" y="4245"/>
                                </a:lnTo>
                                <a:lnTo>
                                  <a:pt x="352" y="4160"/>
                                </a:lnTo>
                                <a:lnTo>
                                  <a:pt x="332" y="4160"/>
                                </a:lnTo>
                                <a:close/>
                                <a:moveTo>
                                  <a:pt x="325" y="4254"/>
                                </a:moveTo>
                                <a:lnTo>
                                  <a:pt x="325" y="4339"/>
                                </a:lnTo>
                                <a:lnTo>
                                  <a:pt x="352" y="4339"/>
                                </a:lnTo>
                                <a:lnTo>
                                  <a:pt x="352" y="4254"/>
                                </a:lnTo>
                                <a:lnTo>
                                  <a:pt x="325" y="4254"/>
                                </a:lnTo>
                                <a:close/>
                                <a:moveTo>
                                  <a:pt x="266" y="4349"/>
                                </a:moveTo>
                                <a:lnTo>
                                  <a:pt x="266" y="4434"/>
                                </a:lnTo>
                                <a:lnTo>
                                  <a:pt x="352" y="4434"/>
                                </a:lnTo>
                                <a:lnTo>
                                  <a:pt x="352" y="4349"/>
                                </a:lnTo>
                                <a:lnTo>
                                  <a:pt x="266" y="4349"/>
                                </a:lnTo>
                                <a:close/>
                                <a:moveTo>
                                  <a:pt x="350" y="4443"/>
                                </a:moveTo>
                                <a:lnTo>
                                  <a:pt x="350" y="4528"/>
                                </a:lnTo>
                                <a:lnTo>
                                  <a:pt x="352" y="4528"/>
                                </a:lnTo>
                                <a:lnTo>
                                  <a:pt x="352" y="4443"/>
                                </a:lnTo>
                                <a:lnTo>
                                  <a:pt x="350" y="4443"/>
                                </a:lnTo>
                                <a:close/>
                                <a:moveTo>
                                  <a:pt x="351" y="4538"/>
                                </a:moveTo>
                                <a:lnTo>
                                  <a:pt x="351" y="4623"/>
                                </a:lnTo>
                                <a:lnTo>
                                  <a:pt x="352" y="4623"/>
                                </a:lnTo>
                                <a:lnTo>
                                  <a:pt x="352" y="4538"/>
                                </a:lnTo>
                                <a:lnTo>
                                  <a:pt x="351" y="4538"/>
                                </a:lnTo>
                                <a:close/>
                                <a:moveTo>
                                  <a:pt x="262" y="4632"/>
                                </a:moveTo>
                                <a:lnTo>
                                  <a:pt x="262" y="4717"/>
                                </a:lnTo>
                                <a:lnTo>
                                  <a:pt x="352" y="4717"/>
                                </a:lnTo>
                                <a:lnTo>
                                  <a:pt x="352" y="4632"/>
                                </a:lnTo>
                                <a:lnTo>
                                  <a:pt x="262" y="4632"/>
                                </a:lnTo>
                                <a:close/>
                                <a:moveTo>
                                  <a:pt x="351" y="4727"/>
                                </a:moveTo>
                                <a:lnTo>
                                  <a:pt x="351" y="4812"/>
                                </a:lnTo>
                                <a:lnTo>
                                  <a:pt x="352" y="4812"/>
                                </a:lnTo>
                                <a:lnTo>
                                  <a:pt x="352" y="4727"/>
                                </a:lnTo>
                                <a:lnTo>
                                  <a:pt x="351" y="4727"/>
                                </a:lnTo>
                                <a:close/>
                                <a:moveTo>
                                  <a:pt x="310" y="4821"/>
                                </a:moveTo>
                                <a:lnTo>
                                  <a:pt x="310" y="4907"/>
                                </a:lnTo>
                                <a:lnTo>
                                  <a:pt x="352" y="4907"/>
                                </a:lnTo>
                                <a:lnTo>
                                  <a:pt x="352" y="4821"/>
                                </a:lnTo>
                                <a:lnTo>
                                  <a:pt x="310" y="4821"/>
                                </a:lnTo>
                                <a:close/>
                                <a:moveTo>
                                  <a:pt x="120" y="4916"/>
                                </a:moveTo>
                                <a:lnTo>
                                  <a:pt x="120" y="5001"/>
                                </a:lnTo>
                                <a:lnTo>
                                  <a:pt x="352" y="5001"/>
                                </a:lnTo>
                                <a:lnTo>
                                  <a:pt x="352" y="4916"/>
                                </a:lnTo>
                                <a:lnTo>
                                  <a:pt x="120" y="4916"/>
                                </a:lnTo>
                                <a:close/>
                                <a:moveTo>
                                  <a:pt x="191" y="5010"/>
                                </a:moveTo>
                                <a:lnTo>
                                  <a:pt x="191" y="5096"/>
                                </a:lnTo>
                                <a:lnTo>
                                  <a:pt x="352" y="5096"/>
                                </a:lnTo>
                                <a:lnTo>
                                  <a:pt x="352" y="5010"/>
                                </a:lnTo>
                                <a:lnTo>
                                  <a:pt x="191" y="5010"/>
                                </a:lnTo>
                                <a:close/>
                                <a:moveTo>
                                  <a:pt x="329" y="5105"/>
                                </a:moveTo>
                                <a:lnTo>
                                  <a:pt x="329" y="5190"/>
                                </a:lnTo>
                                <a:lnTo>
                                  <a:pt x="352" y="5190"/>
                                </a:lnTo>
                                <a:lnTo>
                                  <a:pt x="352" y="5105"/>
                                </a:lnTo>
                                <a:lnTo>
                                  <a:pt x="329" y="5105"/>
                                </a:lnTo>
                                <a:close/>
                                <a:moveTo>
                                  <a:pt x="348" y="5200"/>
                                </a:moveTo>
                                <a:lnTo>
                                  <a:pt x="348" y="5285"/>
                                </a:lnTo>
                                <a:lnTo>
                                  <a:pt x="352" y="5285"/>
                                </a:lnTo>
                                <a:lnTo>
                                  <a:pt x="352" y="5200"/>
                                </a:lnTo>
                                <a:lnTo>
                                  <a:pt x="348" y="5200"/>
                                </a:lnTo>
                                <a:close/>
                              </a:path>
                            </a:pathLst>
                          </a:custGeom>
                          <a:noFill/>
                          <a:ln w="517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64" name="Rectangle 1052"/>
                        <wps:cNvSpPr>
                          <a:spLocks noChangeArrowheads="1"/>
                        </wps:cNvSpPr>
                        <wps:spPr bwMode="auto">
                          <a:xfrm>
                            <a:off x="3279" y="6322"/>
                            <a:ext cx="2994" cy="8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65" name="AutoShape 1051"/>
                        <wps:cNvSpPr>
                          <a:spLocks/>
                        </wps:cNvSpPr>
                        <wps:spPr bwMode="auto">
                          <a:xfrm>
                            <a:off x="3214" y="6416"/>
                            <a:ext cx="65" cy="558"/>
                          </a:xfrm>
                          <a:custGeom>
                            <a:avLst/>
                            <a:gdLst>
                              <a:gd name="T0" fmla="+- 0 3278 3215"/>
                              <a:gd name="T1" fmla="*/ T0 w 65"/>
                              <a:gd name="T2" fmla="+- 0 6417 6417"/>
                              <a:gd name="T3" fmla="*/ 6417 h 558"/>
                              <a:gd name="T4" fmla="+- 0 3278 3215"/>
                              <a:gd name="T5" fmla="*/ T4 w 65"/>
                              <a:gd name="T6" fmla="+- 0 6502 6417"/>
                              <a:gd name="T7" fmla="*/ 6502 h 558"/>
                              <a:gd name="T8" fmla="+- 0 3279 3215"/>
                              <a:gd name="T9" fmla="*/ T8 w 65"/>
                              <a:gd name="T10" fmla="+- 0 6502 6417"/>
                              <a:gd name="T11" fmla="*/ 6502 h 558"/>
                              <a:gd name="T12" fmla="+- 0 3279 3215"/>
                              <a:gd name="T13" fmla="*/ T12 w 65"/>
                              <a:gd name="T14" fmla="+- 0 6417 6417"/>
                              <a:gd name="T15" fmla="*/ 6417 h 558"/>
                              <a:gd name="T16" fmla="+- 0 3278 3215"/>
                              <a:gd name="T17" fmla="*/ T16 w 65"/>
                              <a:gd name="T18" fmla="+- 0 6417 6417"/>
                              <a:gd name="T19" fmla="*/ 6417 h 558"/>
                              <a:gd name="T20" fmla="+- 0 3272 3215"/>
                              <a:gd name="T21" fmla="*/ T20 w 65"/>
                              <a:gd name="T22" fmla="+- 0 6511 6417"/>
                              <a:gd name="T23" fmla="*/ 6511 h 558"/>
                              <a:gd name="T24" fmla="+- 0 3272 3215"/>
                              <a:gd name="T25" fmla="*/ T24 w 65"/>
                              <a:gd name="T26" fmla="+- 0 6596 6417"/>
                              <a:gd name="T27" fmla="*/ 6596 h 558"/>
                              <a:gd name="T28" fmla="+- 0 3279 3215"/>
                              <a:gd name="T29" fmla="*/ T28 w 65"/>
                              <a:gd name="T30" fmla="+- 0 6596 6417"/>
                              <a:gd name="T31" fmla="*/ 6596 h 558"/>
                              <a:gd name="T32" fmla="+- 0 3279 3215"/>
                              <a:gd name="T33" fmla="*/ T32 w 65"/>
                              <a:gd name="T34" fmla="+- 0 6511 6417"/>
                              <a:gd name="T35" fmla="*/ 6511 h 558"/>
                              <a:gd name="T36" fmla="+- 0 3272 3215"/>
                              <a:gd name="T37" fmla="*/ T36 w 65"/>
                              <a:gd name="T38" fmla="+- 0 6511 6417"/>
                              <a:gd name="T39" fmla="*/ 6511 h 558"/>
                              <a:gd name="T40" fmla="+- 0 3235 3215"/>
                              <a:gd name="T41" fmla="*/ T40 w 65"/>
                              <a:gd name="T42" fmla="+- 0 6606 6417"/>
                              <a:gd name="T43" fmla="*/ 6606 h 558"/>
                              <a:gd name="T44" fmla="+- 0 3235 3215"/>
                              <a:gd name="T45" fmla="*/ T44 w 65"/>
                              <a:gd name="T46" fmla="+- 0 6691 6417"/>
                              <a:gd name="T47" fmla="*/ 6691 h 558"/>
                              <a:gd name="T48" fmla="+- 0 3279 3215"/>
                              <a:gd name="T49" fmla="*/ T48 w 65"/>
                              <a:gd name="T50" fmla="+- 0 6691 6417"/>
                              <a:gd name="T51" fmla="*/ 6691 h 558"/>
                              <a:gd name="T52" fmla="+- 0 3279 3215"/>
                              <a:gd name="T53" fmla="*/ T52 w 65"/>
                              <a:gd name="T54" fmla="+- 0 6606 6417"/>
                              <a:gd name="T55" fmla="*/ 6606 h 558"/>
                              <a:gd name="T56" fmla="+- 0 3235 3215"/>
                              <a:gd name="T57" fmla="*/ T56 w 65"/>
                              <a:gd name="T58" fmla="+- 0 6606 6417"/>
                              <a:gd name="T59" fmla="*/ 6606 h 558"/>
                              <a:gd name="T60" fmla="+- 0 3278 3215"/>
                              <a:gd name="T61" fmla="*/ T60 w 65"/>
                              <a:gd name="T62" fmla="+- 0 6700 6417"/>
                              <a:gd name="T63" fmla="*/ 6700 h 558"/>
                              <a:gd name="T64" fmla="+- 0 3278 3215"/>
                              <a:gd name="T65" fmla="*/ T64 w 65"/>
                              <a:gd name="T66" fmla="+- 0 6785 6417"/>
                              <a:gd name="T67" fmla="*/ 6785 h 558"/>
                              <a:gd name="T68" fmla="+- 0 3279 3215"/>
                              <a:gd name="T69" fmla="*/ T68 w 65"/>
                              <a:gd name="T70" fmla="+- 0 6785 6417"/>
                              <a:gd name="T71" fmla="*/ 6785 h 558"/>
                              <a:gd name="T72" fmla="+- 0 3279 3215"/>
                              <a:gd name="T73" fmla="*/ T72 w 65"/>
                              <a:gd name="T74" fmla="+- 0 6700 6417"/>
                              <a:gd name="T75" fmla="*/ 6700 h 558"/>
                              <a:gd name="T76" fmla="+- 0 3278 3215"/>
                              <a:gd name="T77" fmla="*/ T76 w 65"/>
                              <a:gd name="T78" fmla="+- 0 6700 6417"/>
                              <a:gd name="T79" fmla="*/ 6700 h 558"/>
                              <a:gd name="T80" fmla="+- 0 3277 3215"/>
                              <a:gd name="T81" fmla="*/ T80 w 65"/>
                              <a:gd name="T82" fmla="+- 0 6795 6417"/>
                              <a:gd name="T83" fmla="*/ 6795 h 558"/>
                              <a:gd name="T84" fmla="+- 0 3277 3215"/>
                              <a:gd name="T85" fmla="*/ T84 w 65"/>
                              <a:gd name="T86" fmla="+- 0 6880 6417"/>
                              <a:gd name="T87" fmla="*/ 6880 h 558"/>
                              <a:gd name="T88" fmla="+- 0 3279 3215"/>
                              <a:gd name="T89" fmla="*/ T88 w 65"/>
                              <a:gd name="T90" fmla="+- 0 6880 6417"/>
                              <a:gd name="T91" fmla="*/ 6880 h 558"/>
                              <a:gd name="T92" fmla="+- 0 3279 3215"/>
                              <a:gd name="T93" fmla="*/ T92 w 65"/>
                              <a:gd name="T94" fmla="+- 0 6795 6417"/>
                              <a:gd name="T95" fmla="*/ 6795 h 558"/>
                              <a:gd name="T96" fmla="+- 0 3277 3215"/>
                              <a:gd name="T97" fmla="*/ T96 w 65"/>
                              <a:gd name="T98" fmla="+- 0 6795 6417"/>
                              <a:gd name="T99" fmla="*/ 6795 h 558"/>
                              <a:gd name="T100" fmla="+- 0 3215 3215"/>
                              <a:gd name="T101" fmla="*/ T100 w 65"/>
                              <a:gd name="T102" fmla="+- 0 6889 6417"/>
                              <a:gd name="T103" fmla="*/ 6889 h 558"/>
                              <a:gd name="T104" fmla="+- 0 3215 3215"/>
                              <a:gd name="T105" fmla="*/ T104 w 65"/>
                              <a:gd name="T106" fmla="+- 0 6974 6417"/>
                              <a:gd name="T107" fmla="*/ 6974 h 558"/>
                              <a:gd name="T108" fmla="+- 0 3279 3215"/>
                              <a:gd name="T109" fmla="*/ T108 w 65"/>
                              <a:gd name="T110" fmla="+- 0 6974 6417"/>
                              <a:gd name="T111" fmla="*/ 6974 h 558"/>
                              <a:gd name="T112" fmla="+- 0 3279 3215"/>
                              <a:gd name="T113" fmla="*/ T112 w 65"/>
                              <a:gd name="T114" fmla="+- 0 6889 6417"/>
                              <a:gd name="T115" fmla="*/ 6889 h 558"/>
                              <a:gd name="T116" fmla="+- 0 3215 3215"/>
                              <a:gd name="T117" fmla="*/ T116 w 65"/>
                              <a:gd name="T118" fmla="+- 0 6889 6417"/>
                              <a:gd name="T119" fmla="*/ 6889 h 5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65" h="558">
                                <a:moveTo>
                                  <a:pt x="63" y="0"/>
                                </a:moveTo>
                                <a:lnTo>
                                  <a:pt x="63" y="85"/>
                                </a:lnTo>
                                <a:lnTo>
                                  <a:pt x="64" y="85"/>
                                </a:lnTo>
                                <a:lnTo>
                                  <a:pt x="64" y="0"/>
                                </a:lnTo>
                                <a:lnTo>
                                  <a:pt x="63" y="0"/>
                                </a:lnTo>
                                <a:close/>
                                <a:moveTo>
                                  <a:pt x="57" y="94"/>
                                </a:moveTo>
                                <a:lnTo>
                                  <a:pt x="57" y="179"/>
                                </a:lnTo>
                                <a:lnTo>
                                  <a:pt x="64" y="179"/>
                                </a:lnTo>
                                <a:lnTo>
                                  <a:pt x="64" y="94"/>
                                </a:lnTo>
                                <a:lnTo>
                                  <a:pt x="57" y="94"/>
                                </a:lnTo>
                                <a:close/>
                                <a:moveTo>
                                  <a:pt x="20" y="189"/>
                                </a:moveTo>
                                <a:lnTo>
                                  <a:pt x="20" y="274"/>
                                </a:lnTo>
                                <a:lnTo>
                                  <a:pt x="64" y="274"/>
                                </a:lnTo>
                                <a:lnTo>
                                  <a:pt x="64" y="189"/>
                                </a:lnTo>
                                <a:lnTo>
                                  <a:pt x="20" y="189"/>
                                </a:lnTo>
                                <a:close/>
                                <a:moveTo>
                                  <a:pt x="63" y="283"/>
                                </a:moveTo>
                                <a:lnTo>
                                  <a:pt x="63" y="368"/>
                                </a:lnTo>
                                <a:lnTo>
                                  <a:pt x="64" y="368"/>
                                </a:lnTo>
                                <a:lnTo>
                                  <a:pt x="64" y="283"/>
                                </a:lnTo>
                                <a:lnTo>
                                  <a:pt x="63" y="283"/>
                                </a:lnTo>
                                <a:close/>
                                <a:moveTo>
                                  <a:pt x="62" y="378"/>
                                </a:moveTo>
                                <a:lnTo>
                                  <a:pt x="62" y="463"/>
                                </a:lnTo>
                                <a:lnTo>
                                  <a:pt x="64" y="463"/>
                                </a:lnTo>
                                <a:lnTo>
                                  <a:pt x="64" y="378"/>
                                </a:lnTo>
                                <a:lnTo>
                                  <a:pt x="62" y="378"/>
                                </a:lnTo>
                                <a:close/>
                                <a:moveTo>
                                  <a:pt x="0" y="472"/>
                                </a:moveTo>
                                <a:lnTo>
                                  <a:pt x="0" y="557"/>
                                </a:lnTo>
                                <a:lnTo>
                                  <a:pt x="64" y="557"/>
                                </a:lnTo>
                                <a:lnTo>
                                  <a:pt x="64" y="472"/>
                                </a:lnTo>
                                <a:lnTo>
                                  <a:pt x="0" y="472"/>
                                </a:lnTo>
                                <a:close/>
                              </a:path>
                            </a:pathLst>
                          </a:custGeom>
                          <a:noFill/>
                          <a:ln w="517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36B32E4F" id="Group 1050" o:spid="_x0000_s1026" style="position:absolute;margin-left:145.65pt;margin-top:3.9pt;width:168pt;height:345.05pt;z-index:15766528;mso-position-horizontal-relative:page" coordorigin="2913,78" coordsize="3360,69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">
                <v:shape id="AutoShape 1059" o:spid="_x0000_s1027" style="position:absolute;left:2941;top:82;width:338;height:369;visibility:visible;mso-wrap-style:square;v-text-anchor:top" coordsize="338,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" path="m,l,85r337,l337,,,xm321,94r,85l337,179r,-85l321,94xm336,189r,85l337,274r,-85l336,189xm254,283r,85l337,368r,-85l254,283xe" filled="f" strokeweight=".14381mm">
                  <v:path arrowok="t" o:connecttype="custom" o:connectlocs="0,83;0,168;337,168;337,83;0,83;321,177;321,262;337,262;337,177;321,177;336,272;336,357;337,357;337,272;336,272;254,366;254,451;337,451;337,366;254,366" o:connectangles="0,0,0,0,0,0,0,0,0,0,0,0,0,0,0,0,0,0,0,0"/>
                </v:shape>
                <v:rect id="Rectangle 1058" o:spid="_x0000_s1028" style="position:absolute;left:2927;top:460;width:352;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" fillcolor="#bebebe" stroked="f"/>
                <v:shape id="AutoShape 1057" o:spid="_x0000_s1029" style="position:absolute;left:2927;top:460;width:352;height:275;visibility:visible;mso-wrap-style:square;v-text-anchor:top" coordsize="352,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" path="m,l,85r352,l352,,,xm351,94r,85l352,179r,-85l351,94xm335,189r,85l352,274r,-85l335,189xe" filled="f" strokeweight=".14381mm">
                  <v:path arrowok="t" o:connecttype="custom" o:connectlocs="0,461;0,546;352,546;352,461;0,461;351,555;351,640;352,640;352,555;351,555;335,650;335,735;352,735;352,650;335,650" o:connectangles="0,0,0,0,0,0,0,0,0,0,0,0,0,0,0"/>
                </v:shape>
                <v:rect id="Rectangle 1056" o:spid="_x0000_s1030" style="position:absolute;left:2917;top:744;width:362;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" fillcolor="#bebebe" stroked="f"/>
                <v:shape id="AutoShape 1055" o:spid="_x0000_s1031" style="position:absolute;left:2917;top:744;width:362;height:275;visibility:visible;mso-wrap-style:square;v-text-anchor:top" coordsize="362,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" path="m,l,85r362,l362,,,xm356,95r,85l362,180r,-85l356,95xm361,189r,86l362,275r,-86l361,189xe" filled="f" strokeweight=".14381mm">
                  <v:path arrowok="t" o:connecttype="custom" o:connectlocs="0,744;0,829;362,829;362,744;0,744;356,839;356,924;362,924;362,839;356,839;361,933;361,1019;362,1019;362,933;361,933" o:connectangles="0,0,0,0,0,0,0,0,0,0,0,0,0,0,0"/>
                </v:shape>
                <v:rect id="Rectangle 1054" o:spid="_x0000_s1032" style="position:absolute;left:2927;top:1027;width:3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" fillcolor="#bebebe" stroked="f"/>
                <v:shape id="AutoShape 1053" o:spid="_x0000_s1033" style="position:absolute;left:2927;top:1027;width:353;height:5285;visibility:visible;mso-wrap-style:square;v-text-anchor:top" coordsize="353,5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" path="m,l,85r352,l352,,,xm347,94r,86l352,180r,-86l347,94xm351,189r,85l352,274r,-85l351,189xm331,284r,85l352,369r,-85l331,284xm345,378r,85l352,463r,-85l345,378xm339,473r,85l352,558r,-85l339,473xm346,567r,85l352,652r,-85l346,567xm343,662r,85l352,747r,-85l343,662xm327,756r,85l352,841r,-85l327,756xm351,851r,85l352,936r,-85l351,851xm351,945r,85l352,1030r,-85l351,945xm224,1040r,85l352,1125r,-85l224,1040xm351,1134r,86l352,1220r,-86l351,1134xm351,1229r,85l352,1314r,-85l351,1229xm351,1323r,86l352,1409r,-86l351,1323xm351,1418r,85l352,1503r,-85l351,1418xm351,1513r,85l352,1598r,-85l351,1513xm258,1607r,85l352,1692r,-85l258,1607xm351,1702r,85l352,1787r,-85l351,1702xm335,1796r,85l352,1881r,-85l335,1796xm351,1891r,85l352,1976r,-85l351,1891xm235,1985r,85l352,2070r,-85l235,1985xm308,2080r,85l352,2165r,-85l308,2080xm350,2174r,85l352,2259r,-85l350,2174xm304,2269r,85l352,2354r,-85l304,2269xm349,2363r,86l352,2449r,-86l349,2363xm283,2458r,85l352,2543r,-85l283,2458xm350,2552r,86l352,2638r,-86l350,2552xm347,2647r,85l352,2732r,-85l347,2647xm344,2742r,85l352,2827r,-85l344,2742xm351,2836r,85l352,2921r,-85l351,2836xm166,2931r,85l352,3016r,-85l166,2931xm348,3025r,85l352,3110r,-85l348,3025xm235,3120r,85l352,3205r,-85l235,3120xm349,3214r,85l352,3299r,-85l349,3214xm332,3309r,85l352,3394r,-85l332,3309xm323,3403r,85l352,3488r,-85l323,3403xm152,3498r,85l352,3583r,-85l152,3498xm351,3592r,86l352,3678r,-86l351,3592xm265,3687r,85l352,3772r,-85l265,3687xm351,3781r,86l352,3867r,-86l351,3781xm349,3876r,85l352,3961r,-85l349,3876xm256,3971r,85l352,4056r,-85l256,3971xm319,4065r,85l352,4150r,-85l319,4065xm332,4160r,85l352,4245r,-85l332,4160xm325,4254r,85l352,4339r,-85l325,4254xm266,4349r,85l352,4434r,-85l266,4349xm350,4443r,85l352,4528r,-85l350,4443xm351,4538r,85l352,4623r,-85l351,4538xm262,4632r,85l352,4717r,-85l262,4632xm351,4727r,85l352,4812r,-85l351,4727xm310,4821r,86l352,4907r,-86l310,4821xm120,4916r,85l352,5001r,-85l120,4916xm191,5010r,86l352,5096r,-86l191,5010xm329,5105r,85l352,5190r,-85l329,5105xm348,5200r,85l352,5285r,-85l348,5200xe" filled="f" strokeweight=".14381mm">
                  <v:path arrowok="t" o:connecttype="custom" o:connectlocs="0,1028;347,1122;351,1217;331,1312;345,1406;339,1501;346,1595;343,1690;327,1784;351,1879;351,1973;224,2068;351,2162;351,2257;351,2351;351,2446;351,2541;258,2635;351,2730;335,2824;351,2919;235,3013;308,3108;350,3202;304,3297;349,3391;283,3486;350,3580;347,3675;344,3770;351,3864;166,3959;348,4053;235,4148;349,4242;332,4337;323,4431;152,4526;351,4620;265,4715;351,4809;349,4904;256,4999;319,5093;332,5188;325,5282;266,5377;350,5471;351,5566;262,5660;351,5755;310,5849;120,5944;191,6038;329,6133;348,6228" o:connectangles="0,0,0,0,0,0,0,0,0,0,0,0,0,0,0,0,0,0,0,0,0,0,0,0,0,0,0,0,0,0,0,0,0,0,0,0,0,0,0,0,0,0,0,0,0,0,0,0,0,0,0,0,0,0,0,0"/>
                </v:shape>
                <v:rect id="Rectangle 1052" o:spid="_x0000_s1034" style="position:absolute;left:3279;top:6322;width:2994;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" fillcolor="black" stroked="f"/>
                <v:shape id="AutoShape 1051" o:spid="_x0000_s1035" style="position:absolute;left:3214;top:6416;width:65;height:558;visibility:visible;mso-wrap-style:square;v-text-anchor:top" coordsize="65,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" path="m63,r,85l64,85,64,,63,xm57,94r,85l64,179r,-85l57,94xm20,189r,85l64,274r,-85l20,189xm63,283r,85l64,368r,-85l63,283xm62,378r,85l64,463r,-85l62,378xm,472r,85l64,557r,-85l,472xe" filled="f" strokeweight=".14381mm">
                  <v:path arrowok="t" o:connecttype="custom" o:connectlocs="63,6417;63,6502;64,6502;64,6417;63,6417;57,6511;57,6596;64,6596;64,6511;57,6511;20,6606;20,6691;64,6691;64,6606;20,6606;63,6700;63,6785;64,6785;64,6700;63,6700;62,6795;62,6880;64,6880;64,6795;62,6795;0,6889;0,6974;64,6974;64,6889;0,6889" o:connectangles="0,0,0,0,0,0,0,0,0,0,0,0,0,0,0,0,0,0,0,0,0,0,0,0,0,0,0,0,0,0"/>
                </v:shape>
                <w10:wrap anchorx="page"/>
              </v:group>
            </w:pict>
          </mc:Fallback>
        </mc:AlternateContent>
      </w:r>
      <w:r>
        <w:rPr>
          <w:noProof/>
        </w:rPr>
        <mc:AlternateContent>
          <mc:Choice Requires="wps">
            <w:drawing>
              <wp:anchor distT="0" distB="0" distL="114300" distR="114300" simplePos="0" relativeHeight="15767552" behindDoc="0" locked="0" layoutInCell="1" allowOverlap="1" wp14:anchorId="6F9215B0" wp14:editId="5256F96C">
                <wp:simplePos x="0" y="0"/>
                <wp:positionH relativeFrom="page">
                  <wp:posOffset>6755765</wp:posOffset>
                </wp:positionH>
                <wp:positionV relativeFrom="paragraph">
                  <wp:posOffset>81280</wp:posOffset>
                </wp:positionV>
                <wp:extent cx="93345" cy="187325"/>
                <wp:effectExtent l="0" t="0" r="0" b="0"/>
                <wp:wrapNone/>
                <wp:docPr id="1055" name="Text Box 10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345" cy="187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F85411" w14:textId="77777777" w:rsidR="00C334C5" w:rsidRDefault="00C334C5">
                            <w:pPr>
                              <w:spacing w:before="8"/>
                              <w:ind w:left="20"/>
                              <w:rPr>
                                <w:rFonts w:ascii="Arial"/>
                                <w:sz w:val="10"/>
                              </w:rPr>
                            </w:pPr>
                            <w:r>
                              <w:rPr>
                                <w:rFonts w:ascii="Arial"/>
                                <w:w w:val="105"/>
                                <w:sz w:val="10"/>
                              </w:rPr>
                              <w:t>None</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9215B0" id="Text Box 1049" o:spid="_x0000_s1913" type="#_x0000_t202" style="position:absolute;left:0;text-align:left;margin-left:531.95pt;margin-top:6.4pt;width:7.35pt;height:14.75pt;z-index:157675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" filled="f" stroked="f">
                <v:textbox style="layout-flow:vertical" inset="0,0,0,0">
                  <w:txbxContent>
                    <w:p w14:paraId="14F85411" w14:textId="77777777" w:rsidR="00C334C5" w:rsidRDefault="00C334C5">
                      <w:pPr>
                        <w:spacing w:before="8"/>
                        <w:ind w:left="20"/>
                        <w:rPr>
                          <w:rFonts w:ascii="Arial"/>
                          <w:sz w:val="10"/>
                        </w:rPr>
                      </w:pPr>
                      <w:r>
                        <w:rPr>
                          <w:rFonts w:ascii="Arial"/>
                          <w:w w:val="105"/>
                          <w:sz w:val="10"/>
                        </w:rPr>
                        <w:t>None</w:t>
                      </w:r>
                    </w:p>
                  </w:txbxContent>
                </v:textbox>
                <w10:wrap anchorx="page"/>
              </v:shape>
            </w:pict>
          </mc:Fallback>
        </mc:AlternateContent>
      </w:r>
      <w:r>
        <w:rPr>
          <w:noProof/>
        </w:rPr>
        <mc:AlternateContent>
          <mc:Choice Requires="wps">
            <w:drawing>
              <wp:anchor distT="0" distB="0" distL="114300" distR="114300" simplePos="0" relativeHeight="15771648" behindDoc="0" locked="0" layoutInCell="1" allowOverlap="1" wp14:anchorId="6DAB8111" wp14:editId="67836B66">
                <wp:simplePos x="0" y="0"/>
                <wp:positionH relativeFrom="page">
                  <wp:posOffset>4183380</wp:posOffset>
                </wp:positionH>
                <wp:positionV relativeFrom="paragraph">
                  <wp:posOffset>-289560</wp:posOffset>
                </wp:positionV>
                <wp:extent cx="122555" cy="1546860"/>
                <wp:effectExtent l="0" t="0" r="0" b="0"/>
                <wp:wrapNone/>
                <wp:docPr id="1054" name="Text Box 10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555" cy="1546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74BEEB" w14:textId="77777777" w:rsidR="00C334C5" w:rsidRDefault="00C334C5">
                            <w:pPr>
                              <w:spacing w:line="169" w:lineRule="exact"/>
                              <w:ind w:left="20"/>
                              <w:rPr>
                                <w:rFonts w:ascii="Arial"/>
                                <w:sz w:val="15"/>
                              </w:rPr>
                            </w:pPr>
                            <w:r>
                              <w:rPr>
                                <w:rFonts w:ascii="Arial"/>
                                <w:sz w:val="15"/>
                              </w:rPr>
                              <w:t>Country</w:t>
                            </w:r>
                            <w:r>
                              <w:rPr>
                                <w:rFonts w:ascii="Arial"/>
                                <w:spacing w:val="3"/>
                                <w:sz w:val="15"/>
                              </w:rPr>
                              <w:t xml:space="preserve"> </w:t>
                            </w:r>
                            <w:r>
                              <w:rPr>
                                <w:rFonts w:ascii="Arial"/>
                                <w:sz w:val="15"/>
                              </w:rPr>
                              <w:t>Removed</w:t>
                            </w:r>
                            <w:r>
                              <w:rPr>
                                <w:rFonts w:ascii="Arial"/>
                                <w:spacing w:val="3"/>
                                <w:sz w:val="15"/>
                              </w:rPr>
                              <w:t xml:space="preserve"> </w:t>
                            </w:r>
                            <w:r>
                              <w:rPr>
                                <w:rFonts w:ascii="Arial"/>
                                <w:sz w:val="15"/>
                              </w:rPr>
                              <w:t>from</w:t>
                            </w:r>
                            <w:r>
                              <w:rPr>
                                <w:rFonts w:ascii="Arial"/>
                                <w:spacing w:val="3"/>
                                <w:sz w:val="15"/>
                              </w:rPr>
                              <w:t xml:space="preserve"> </w:t>
                            </w:r>
                            <w:r>
                              <w:rPr>
                                <w:rFonts w:ascii="Arial"/>
                                <w:sz w:val="15"/>
                              </w:rPr>
                              <w:t>the</w:t>
                            </w:r>
                            <w:r>
                              <w:rPr>
                                <w:rFonts w:ascii="Arial"/>
                                <w:spacing w:val="3"/>
                                <w:sz w:val="15"/>
                              </w:rPr>
                              <w:t xml:space="preserve"> </w:t>
                            </w:r>
                            <w:r>
                              <w:rPr>
                                <w:rFonts w:ascii="Arial"/>
                                <w:sz w:val="15"/>
                              </w:rPr>
                              <w:t>Dataset</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AB8111" id="Text Box 1048" o:spid="_x0000_s1914" type="#_x0000_t202" style="position:absolute;left:0;text-align:left;margin-left:329.4pt;margin-top:-22.8pt;width:9.65pt;height:121.8pt;z-index:157716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" filled="f" stroked="f">
                <v:textbox style="layout-flow:vertical" inset="0,0,0,0">
                  <w:txbxContent>
                    <w:p w14:paraId="2D74BEEB" w14:textId="77777777" w:rsidR="00C334C5" w:rsidRDefault="00C334C5">
                      <w:pPr>
                        <w:spacing w:line="169" w:lineRule="exact"/>
                        <w:ind w:left="20"/>
                        <w:rPr>
                          <w:rFonts w:ascii="Arial"/>
                          <w:sz w:val="15"/>
                        </w:rPr>
                      </w:pPr>
                      <w:r>
                        <w:rPr>
                          <w:rFonts w:ascii="Arial"/>
                          <w:sz w:val="15"/>
                        </w:rPr>
                        <w:t>Country</w:t>
                      </w:r>
                      <w:r>
                        <w:rPr>
                          <w:rFonts w:ascii="Arial"/>
                          <w:spacing w:val="3"/>
                          <w:sz w:val="15"/>
                        </w:rPr>
                        <w:t xml:space="preserve"> </w:t>
                      </w:r>
                      <w:r>
                        <w:rPr>
                          <w:rFonts w:ascii="Arial"/>
                          <w:sz w:val="15"/>
                        </w:rPr>
                        <w:t>Removed</w:t>
                      </w:r>
                      <w:r>
                        <w:rPr>
                          <w:rFonts w:ascii="Arial"/>
                          <w:spacing w:val="3"/>
                          <w:sz w:val="15"/>
                        </w:rPr>
                        <w:t xml:space="preserve"> </w:t>
                      </w:r>
                      <w:r>
                        <w:rPr>
                          <w:rFonts w:ascii="Arial"/>
                          <w:sz w:val="15"/>
                        </w:rPr>
                        <w:t>from</w:t>
                      </w:r>
                      <w:r>
                        <w:rPr>
                          <w:rFonts w:ascii="Arial"/>
                          <w:spacing w:val="3"/>
                          <w:sz w:val="15"/>
                        </w:rPr>
                        <w:t xml:space="preserve"> </w:t>
                      </w:r>
                      <w:r>
                        <w:rPr>
                          <w:rFonts w:ascii="Arial"/>
                          <w:sz w:val="15"/>
                        </w:rPr>
                        <w:t>the</w:t>
                      </w:r>
                      <w:r>
                        <w:rPr>
                          <w:rFonts w:ascii="Arial"/>
                          <w:spacing w:val="3"/>
                          <w:sz w:val="15"/>
                        </w:rPr>
                        <w:t xml:space="preserve"> </w:t>
                      </w:r>
                      <w:r>
                        <w:rPr>
                          <w:rFonts w:ascii="Arial"/>
                          <w:sz w:val="15"/>
                        </w:rPr>
                        <w:t>Dataset</w:t>
                      </w:r>
                    </w:p>
                  </w:txbxContent>
                </v:textbox>
                <w10:wrap anchorx="page"/>
              </v:shape>
            </w:pict>
          </mc:Fallback>
        </mc:AlternateContent>
      </w:r>
      <w:r w:rsidR="00DC0BFC">
        <w:rPr>
          <w:rFonts w:ascii="Arial"/>
          <w:sz w:val="12"/>
        </w:rPr>
        <w:t>IND</w:t>
      </w:r>
      <w:r w:rsidR="00DC0BFC">
        <w:rPr>
          <w:rFonts w:ascii="Arial"/>
          <w:spacing w:val="-31"/>
          <w:sz w:val="12"/>
        </w:rPr>
        <w:t xml:space="preserve"> </w:t>
      </w:r>
      <w:r w:rsidR="00DC0BFC">
        <w:rPr>
          <w:rFonts w:ascii="Arial"/>
          <w:sz w:val="12"/>
        </w:rPr>
        <w:t>IRN</w:t>
      </w:r>
    </w:p>
    <w:p w14:paraId="558F1182" w14:textId="77777777" w:rsidR="00BB4C49" w:rsidRDefault="00BB4C49">
      <w:pPr>
        <w:pStyle w:val="BodyText"/>
        <w:spacing w:before="10"/>
        <w:rPr>
          <w:rFonts w:ascii="Arial"/>
          <w:sz w:val="15"/>
        </w:rPr>
      </w:pPr>
    </w:p>
    <w:p w14:paraId="6C9F89B5" w14:textId="77777777" w:rsidR="00BB4C49" w:rsidRDefault="00144D41">
      <w:pPr>
        <w:spacing w:line="480" w:lineRule="auto"/>
        <w:ind w:left="1507" w:right="3899" w:firstLine="41"/>
        <w:jc w:val="both"/>
        <w:rPr>
          <w:rFonts w:ascii="Arial"/>
          <w:sz w:val="12"/>
        </w:rPr>
      </w:pPr>
      <w:r>
        <w:rPr>
          <w:noProof/>
        </w:rPr>
        <mc:AlternateContent>
          <mc:Choice Requires="wpg">
            <w:drawing>
              <wp:anchor distT="0" distB="0" distL="114300" distR="114300" simplePos="0" relativeHeight="15764992" behindDoc="0" locked="0" layoutInCell="1" allowOverlap="1" wp14:anchorId="37BC1C92" wp14:editId="46A0D1D3">
                <wp:simplePos x="0" y="0"/>
                <wp:positionH relativeFrom="page">
                  <wp:posOffset>6767195</wp:posOffset>
                </wp:positionH>
                <wp:positionV relativeFrom="paragraph">
                  <wp:posOffset>-45720</wp:posOffset>
                </wp:positionV>
                <wp:extent cx="81915" cy="81915"/>
                <wp:effectExtent l="0" t="0" r="0" b="0"/>
                <wp:wrapNone/>
                <wp:docPr id="1051" name="Group 10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1915" cy="81915"/>
                          <a:chOff x="10657" y="-72"/>
                          <a:chExt cx="129" cy="129"/>
                        </a:xfrm>
                      </wpg:grpSpPr>
                      <wps:wsp>
                        <wps:cNvPr id="1052" name="Rectangle 1047"/>
                        <wps:cNvSpPr>
                          <a:spLocks noChangeArrowheads="1"/>
                        </wps:cNvSpPr>
                        <wps:spPr bwMode="auto">
                          <a:xfrm>
                            <a:off x="10661" y="-69"/>
                            <a:ext cx="121" cy="121"/>
                          </a:xfrm>
                          <a:prstGeom prst="rect">
                            <a:avLst/>
                          </a:prstGeom>
                          <a:solidFill>
                            <a:srgbClr val="BEBEB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53" name="Rectangle 1046"/>
                        <wps:cNvSpPr>
                          <a:spLocks noChangeArrowheads="1"/>
                        </wps:cNvSpPr>
                        <wps:spPr bwMode="auto">
                          <a:xfrm>
                            <a:off x="10661" y="-69"/>
                            <a:ext cx="121" cy="121"/>
                          </a:xfrm>
                          <a:prstGeom prst="rect">
                            <a:avLst/>
                          </a:prstGeom>
                          <a:noFill/>
                          <a:ln w="517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1513BA8B" id="Group 1045" o:spid="_x0000_s1026" style="position:absolute;margin-left:532.85pt;margin-top:-3.6pt;width:6.45pt;height:6.45pt;z-index:15764992;mso-position-horizontal-relative:page" coordorigin="10657,-72" coordsize="129,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">
                <v:rect id="Rectangle 1047" o:spid="_x0000_s1027" style="position:absolute;left:10661;top:-69;width:121;height: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" fillcolor="#bebebe" stroked="f"/>
                <v:rect id="Rectangle 1046" o:spid="_x0000_s1028" style="position:absolute;left:10661;top:-69;width:121;height: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" filled="f" strokeweight=".14381mm"/>
                <w10:wrap anchorx="page"/>
              </v:group>
            </w:pict>
          </mc:Fallback>
        </mc:AlternateContent>
      </w:r>
      <w:r>
        <w:rPr>
          <w:noProof/>
        </w:rPr>
        <mc:AlternateContent>
          <mc:Choice Requires="wps">
            <w:drawing>
              <wp:anchor distT="0" distB="0" distL="114300" distR="114300" simplePos="0" relativeHeight="15768064" behindDoc="0" locked="0" layoutInCell="1" allowOverlap="1" wp14:anchorId="229E5BC1" wp14:editId="3032B542">
                <wp:simplePos x="0" y="0"/>
                <wp:positionH relativeFrom="page">
                  <wp:posOffset>6755765</wp:posOffset>
                </wp:positionH>
                <wp:positionV relativeFrom="paragraph">
                  <wp:posOffset>72390</wp:posOffset>
                </wp:positionV>
                <wp:extent cx="93345" cy="647065"/>
                <wp:effectExtent l="0" t="0" r="0" b="0"/>
                <wp:wrapNone/>
                <wp:docPr id="1050" name="Text Box 10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345" cy="647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3D4F9D" w14:textId="77777777" w:rsidR="00C334C5" w:rsidRDefault="00C334C5">
                            <w:pPr>
                              <w:spacing w:before="8"/>
                              <w:ind w:left="20"/>
                              <w:rPr>
                                <w:rFonts w:ascii="Arial"/>
                                <w:sz w:val="10"/>
                              </w:rPr>
                            </w:pPr>
                            <w:r>
                              <w:rPr>
                                <w:rFonts w:ascii="Arial"/>
                                <w:w w:val="105"/>
                                <w:sz w:val="10"/>
                              </w:rPr>
                              <w:t>Significant</w:t>
                            </w:r>
                            <w:r>
                              <w:rPr>
                                <w:rFonts w:ascii="Arial"/>
                                <w:spacing w:val="3"/>
                                <w:w w:val="105"/>
                                <w:sz w:val="10"/>
                              </w:rPr>
                              <w:t xml:space="preserve"> </w:t>
                            </w:r>
                            <w:r>
                              <w:rPr>
                                <w:rFonts w:ascii="Arial"/>
                                <w:w w:val="105"/>
                                <w:sz w:val="10"/>
                              </w:rPr>
                              <w:t>Decrease</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9E5BC1" id="Text Box 1044" o:spid="_x0000_s1915" type="#_x0000_t202" style="position:absolute;left:0;text-align:left;margin-left:531.95pt;margin-top:5.7pt;width:7.35pt;height:50.95pt;z-index:157680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" filled="f" stroked="f">
                <v:textbox style="layout-flow:vertical" inset="0,0,0,0">
                  <w:txbxContent>
                    <w:p w14:paraId="3D3D4F9D" w14:textId="77777777" w:rsidR="00C334C5" w:rsidRDefault="00C334C5">
                      <w:pPr>
                        <w:spacing w:before="8"/>
                        <w:ind w:left="20"/>
                        <w:rPr>
                          <w:rFonts w:ascii="Arial"/>
                          <w:sz w:val="10"/>
                        </w:rPr>
                      </w:pPr>
                      <w:r>
                        <w:rPr>
                          <w:rFonts w:ascii="Arial"/>
                          <w:w w:val="105"/>
                          <w:sz w:val="10"/>
                        </w:rPr>
                        <w:t>Significant</w:t>
                      </w:r>
                      <w:r>
                        <w:rPr>
                          <w:rFonts w:ascii="Arial"/>
                          <w:spacing w:val="3"/>
                          <w:w w:val="105"/>
                          <w:sz w:val="10"/>
                        </w:rPr>
                        <w:t xml:space="preserve"> </w:t>
                      </w:r>
                      <w:r>
                        <w:rPr>
                          <w:rFonts w:ascii="Arial"/>
                          <w:w w:val="105"/>
                          <w:sz w:val="10"/>
                        </w:rPr>
                        <w:t>Decrease</w:t>
                      </w:r>
                    </w:p>
                  </w:txbxContent>
                </v:textbox>
                <w10:wrap anchorx="page"/>
              </v:shape>
            </w:pict>
          </mc:Fallback>
        </mc:AlternateContent>
      </w:r>
      <w:r w:rsidR="00DC0BFC">
        <w:rPr>
          <w:rFonts w:ascii="Arial"/>
          <w:sz w:val="12"/>
        </w:rPr>
        <w:t>ITA</w:t>
      </w:r>
      <w:r w:rsidR="00DC0BFC">
        <w:rPr>
          <w:rFonts w:ascii="Arial"/>
          <w:spacing w:val="-31"/>
          <w:sz w:val="12"/>
        </w:rPr>
        <w:t xml:space="preserve"> </w:t>
      </w:r>
      <w:r w:rsidR="00DC0BFC">
        <w:rPr>
          <w:rFonts w:ascii="Arial"/>
          <w:sz w:val="12"/>
        </w:rPr>
        <w:t>JPN</w:t>
      </w:r>
      <w:r w:rsidR="00DC0BFC">
        <w:rPr>
          <w:rFonts w:ascii="Arial"/>
          <w:spacing w:val="1"/>
          <w:sz w:val="12"/>
        </w:rPr>
        <w:t xml:space="preserve"> </w:t>
      </w:r>
      <w:r w:rsidR="00DC0BFC">
        <w:rPr>
          <w:rFonts w:ascii="Arial"/>
          <w:spacing w:val="-1"/>
          <w:sz w:val="12"/>
        </w:rPr>
        <w:t>KOR</w:t>
      </w:r>
    </w:p>
    <w:p w14:paraId="3F72CAA8" w14:textId="77777777" w:rsidR="00BB4C49" w:rsidRDefault="00144D41">
      <w:pPr>
        <w:pStyle w:val="BodyText"/>
        <w:spacing w:before="5"/>
        <w:rPr>
          <w:rFonts w:ascii="Arial"/>
          <w:sz w:val="28"/>
        </w:rPr>
      </w:pPr>
      <w:r>
        <w:rPr>
          <w:noProof/>
        </w:rPr>
        <mc:AlternateContent>
          <mc:Choice Requires="wps">
            <w:drawing>
              <wp:anchor distT="0" distB="0" distL="0" distR="0" simplePos="0" relativeHeight="487620608" behindDoc="1" locked="0" layoutInCell="1" allowOverlap="1" wp14:anchorId="24607D05" wp14:editId="24A8ECB4">
                <wp:simplePos x="0" y="0"/>
                <wp:positionH relativeFrom="page">
                  <wp:posOffset>6770370</wp:posOffset>
                </wp:positionH>
                <wp:positionV relativeFrom="paragraph">
                  <wp:posOffset>232410</wp:posOffset>
                </wp:positionV>
                <wp:extent cx="76835" cy="76835"/>
                <wp:effectExtent l="0" t="0" r="0" b="0"/>
                <wp:wrapTopAndBottom/>
                <wp:docPr id="1049" name="Rectangle 10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835" cy="7683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7DE968F2" id="Rectangle 1043" o:spid="_x0000_s1026" style="position:absolute;margin-left:533.1pt;margin-top:18.3pt;width:6.05pt;height:6.05pt;z-index:-156958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" fillcolor="black" stroked="f">
                <w10:wrap type="topAndBottom" anchorx="page"/>
              </v:rect>
            </w:pict>
          </mc:Fallback>
        </mc:AlternateContent>
      </w:r>
    </w:p>
    <w:p w14:paraId="31D56A12" w14:textId="77777777" w:rsidR="00BB4C49" w:rsidRDefault="00BB4C49">
      <w:pPr>
        <w:pStyle w:val="BodyText"/>
        <w:rPr>
          <w:rFonts w:ascii="Arial"/>
          <w:sz w:val="12"/>
        </w:rPr>
      </w:pPr>
    </w:p>
    <w:p w14:paraId="6353029D" w14:textId="77777777" w:rsidR="00BB4C49" w:rsidRDefault="00144D41">
      <w:pPr>
        <w:spacing w:before="85"/>
        <w:ind w:left="1504"/>
        <w:rPr>
          <w:rFonts w:ascii="Arial"/>
          <w:sz w:val="12"/>
        </w:rPr>
      </w:pPr>
      <w:r>
        <w:rPr>
          <w:noProof/>
        </w:rPr>
        <mc:AlternateContent>
          <mc:Choice Requires="wps">
            <w:drawing>
              <wp:anchor distT="0" distB="0" distL="114300" distR="114300" simplePos="0" relativeHeight="15768576" behindDoc="0" locked="0" layoutInCell="1" allowOverlap="1" wp14:anchorId="7F8D7E98" wp14:editId="723E78D0">
                <wp:simplePos x="0" y="0"/>
                <wp:positionH relativeFrom="page">
                  <wp:posOffset>6755765</wp:posOffset>
                </wp:positionH>
                <wp:positionV relativeFrom="paragraph">
                  <wp:posOffset>-67310</wp:posOffset>
                </wp:positionV>
                <wp:extent cx="93345" cy="617220"/>
                <wp:effectExtent l="0" t="0" r="0" b="0"/>
                <wp:wrapNone/>
                <wp:docPr id="1048" name="Text Box 10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345" cy="617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F8CB9A" w14:textId="77777777" w:rsidR="00C334C5" w:rsidRDefault="00C334C5">
                            <w:pPr>
                              <w:spacing w:before="8"/>
                              <w:ind w:left="20"/>
                              <w:rPr>
                                <w:rFonts w:ascii="Arial"/>
                                <w:sz w:val="10"/>
                              </w:rPr>
                            </w:pPr>
                            <w:r>
                              <w:rPr>
                                <w:rFonts w:ascii="Arial"/>
                                <w:w w:val="105"/>
                                <w:sz w:val="10"/>
                              </w:rPr>
                              <w:t>Significant</w:t>
                            </w:r>
                            <w:r>
                              <w:rPr>
                                <w:rFonts w:ascii="Arial"/>
                                <w:spacing w:val="7"/>
                                <w:w w:val="105"/>
                                <w:sz w:val="10"/>
                              </w:rPr>
                              <w:t xml:space="preserve"> </w:t>
                            </w:r>
                            <w:r>
                              <w:rPr>
                                <w:rFonts w:ascii="Arial"/>
                                <w:w w:val="105"/>
                                <w:sz w:val="10"/>
                              </w:rPr>
                              <w:t>Increase</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8D7E98" id="Text Box 1042" o:spid="_x0000_s1916" type="#_x0000_t202" style="position:absolute;left:0;text-align:left;margin-left:531.95pt;margin-top:-5.3pt;width:7.35pt;height:48.6pt;z-index:157685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" filled="f" stroked="f">
                <v:textbox style="layout-flow:vertical" inset="0,0,0,0">
                  <w:txbxContent>
                    <w:p w14:paraId="26F8CB9A" w14:textId="77777777" w:rsidR="00C334C5" w:rsidRDefault="00C334C5">
                      <w:pPr>
                        <w:spacing w:before="8"/>
                        <w:ind w:left="20"/>
                        <w:rPr>
                          <w:rFonts w:ascii="Arial"/>
                          <w:sz w:val="10"/>
                        </w:rPr>
                      </w:pPr>
                      <w:r>
                        <w:rPr>
                          <w:rFonts w:ascii="Arial"/>
                          <w:w w:val="105"/>
                          <w:sz w:val="10"/>
                        </w:rPr>
                        <w:t>Significant</w:t>
                      </w:r>
                      <w:r>
                        <w:rPr>
                          <w:rFonts w:ascii="Arial"/>
                          <w:spacing w:val="7"/>
                          <w:w w:val="105"/>
                          <w:sz w:val="10"/>
                        </w:rPr>
                        <w:t xml:space="preserve"> </w:t>
                      </w:r>
                      <w:r>
                        <w:rPr>
                          <w:rFonts w:ascii="Arial"/>
                          <w:w w:val="105"/>
                          <w:sz w:val="10"/>
                        </w:rPr>
                        <w:t>Increase</w:t>
                      </w:r>
                    </w:p>
                  </w:txbxContent>
                </v:textbox>
                <w10:wrap anchorx="page"/>
              </v:shape>
            </w:pict>
          </mc:Fallback>
        </mc:AlternateContent>
      </w:r>
      <w:r w:rsidR="00DC0BFC">
        <w:rPr>
          <w:rFonts w:ascii="Arial"/>
          <w:sz w:val="12"/>
        </w:rPr>
        <w:t>MEX</w:t>
      </w:r>
    </w:p>
    <w:p w14:paraId="02982538" w14:textId="77777777" w:rsidR="00BB4C49" w:rsidRDefault="00BB4C49">
      <w:pPr>
        <w:pStyle w:val="BodyText"/>
        <w:rPr>
          <w:rFonts w:ascii="Arial"/>
          <w:sz w:val="12"/>
        </w:rPr>
      </w:pPr>
    </w:p>
    <w:p w14:paraId="21D88334" w14:textId="77777777" w:rsidR="00BB4C49" w:rsidRDefault="00BB4C49">
      <w:pPr>
        <w:pStyle w:val="BodyText"/>
        <w:rPr>
          <w:rFonts w:ascii="Arial"/>
          <w:sz w:val="12"/>
        </w:rPr>
      </w:pPr>
    </w:p>
    <w:p w14:paraId="0A2E1BAB" w14:textId="77777777" w:rsidR="00BB4C49" w:rsidRDefault="00BB4C49">
      <w:pPr>
        <w:pStyle w:val="BodyText"/>
        <w:rPr>
          <w:rFonts w:ascii="Arial"/>
          <w:sz w:val="12"/>
        </w:rPr>
      </w:pPr>
    </w:p>
    <w:p w14:paraId="25E814F6" w14:textId="77777777" w:rsidR="00BB4C49" w:rsidRDefault="00BB4C49">
      <w:pPr>
        <w:pStyle w:val="BodyText"/>
        <w:rPr>
          <w:rFonts w:ascii="Arial"/>
          <w:sz w:val="12"/>
        </w:rPr>
      </w:pPr>
    </w:p>
    <w:p w14:paraId="5378F0CA" w14:textId="77777777" w:rsidR="00BB4C49" w:rsidRDefault="00BB4C49">
      <w:pPr>
        <w:pStyle w:val="BodyText"/>
        <w:rPr>
          <w:rFonts w:ascii="Arial"/>
          <w:sz w:val="12"/>
        </w:rPr>
      </w:pPr>
    </w:p>
    <w:p w14:paraId="61BA63E6" w14:textId="77777777" w:rsidR="00BB4C49" w:rsidRDefault="00144D41">
      <w:pPr>
        <w:spacing w:before="93"/>
        <w:ind w:left="1514"/>
        <w:rPr>
          <w:rFonts w:ascii="Arial"/>
          <w:sz w:val="12"/>
        </w:rPr>
      </w:pPr>
      <w:r>
        <w:rPr>
          <w:noProof/>
        </w:rPr>
        <mc:AlternateContent>
          <mc:Choice Requires="wps">
            <w:drawing>
              <wp:anchor distT="0" distB="0" distL="114300" distR="114300" simplePos="0" relativeHeight="484494848" behindDoc="1" locked="0" layoutInCell="1" allowOverlap="1" wp14:anchorId="61ADBD78" wp14:editId="614A92D0">
                <wp:simplePos x="0" y="0"/>
                <wp:positionH relativeFrom="page">
                  <wp:posOffset>4801870</wp:posOffset>
                </wp:positionH>
                <wp:positionV relativeFrom="paragraph">
                  <wp:posOffset>-127000</wp:posOffset>
                </wp:positionV>
                <wp:extent cx="2540" cy="170180"/>
                <wp:effectExtent l="0" t="0" r="0" b="0"/>
                <wp:wrapNone/>
                <wp:docPr id="1047" name="AutoShape 10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540" cy="170180"/>
                        </a:xfrm>
                        <a:custGeom>
                          <a:avLst/>
                          <a:gdLst>
                            <a:gd name="T0" fmla="+- 0 7566 7562"/>
                            <a:gd name="T1" fmla="*/ T0 w 4"/>
                            <a:gd name="T2" fmla="+- 0 -200 -200"/>
                            <a:gd name="T3" fmla="*/ -200 h 268"/>
                            <a:gd name="T4" fmla="+- 0 7566 7562"/>
                            <a:gd name="T5" fmla="*/ T4 w 4"/>
                            <a:gd name="T6" fmla="+- 0 -117 -200"/>
                            <a:gd name="T7" fmla="*/ -117 h 268"/>
                            <a:gd name="T8" fmla="+- 0 7566 7562"/>
                            <a:gd name="T9" fmla="*/ T8 w 4"/>
                            <a:gd name="T10" fmla="+- 0 -117 -200"/>
                            <a:gd name="T11" fmla="*/ -117 h 268"/>
                            <a:gd name="T12" fmla="+- 0 7566 7562"/>
                            <a:gd name="T13" fmla="*/ T12 w 4"/>
                            <a:gd name="T14" fmla="+- 0 -200 -200"/>
                            <a:gd name="T15" fmla="*/ -200 h 268"/>
                            <a:gd name="T16" fmla="+- 0 7562 7562"/>
                            <a:gd name="T17" fmla="*/ T16 w 4"/>
                            <a:gd name="T18" fmla="+- 0 -108 -200"/>
                            <a:gd name="T19" fmla="*/ -108 h 268"/>
                            <a:gd name="T20" fmla="+- 0 7562 7562"/>
                            <a:gd name="T21" fmla="*/ T20 w 4"/>
                            <a:gd name="T22" fmla="+- 0 -25 -200"/>
                            <a:gd name="T23" fmla="*/ -25 h 268"/>
                            <a:gd name="T24" fmla="+- 0 7566 7562"/>
                            <a:gd name="T25" fmla="*/ T24 w 4"/>
                            <a:gd name="T26" fmla="+- 0 -25 -200"/>
                            <a:gd name="T27" fmla="*/ -25 h 268"/>
                            <a:gd name="T28" fmla="+- 0 7566 7562"/>
                            <a:gd name="T29" fmla="*/ T28 w 4"/>
                            <a:gd name="T30" fmla="+- 0 -108 -200"/>
                            <a:gd name="T31" fmla="*/ -108 h 268"/>
                            <a:gd name="T32" fmla="+- 0 7562 7562"/>
                            <a:gd name="T33" fmla="*/ T32 w 4"/>
                            <a:gd name="T34" fmla="+- 0 -108 -200"/>
                            <a:gd name="T35" fmla="*/ -108 h 268"/>
                            <a:gd name="T36" fmla="+- 0 7566 7562"/>
                            <a:gd name="T37" fmla="*/ T36 w 4"/>
                            <a:gd name="T38" fmla="+- 0 -16 -200"/>
                            <a:gd name="T39" fmla="*/ -16 h 268"/>
                            <a:gd name="T40" fmla="+- 0 7566 7562"/>
                            <a:gd name="T41" fmla="*/ T40 w 4"/>
                            <a:gd name="T42" fmla="+- 0 67 -200"/>
                            <a:gd name="T43" fmla="*/ 67 h 268"/>
                            <a:gd name="T44" fmla="+- 0 7566 7562"/>
                            <a:gd name="T45" fmla="*/ T44 w 4"/>
                            <a:gd name="T46" fmla="+- 0 67 -200"/>
                            <a:gd name="T47" fmla="*/ 67 h 268"/>
                            <a:gd name="T48" fmla="+- 0 7566 7562"/>
                            <a:gd name="T49" fmla="*/ T48 w 4"/>
                            <a:gd name="T50" fmla="+- 0 -16 -200"/>
                            <a:gd name="T51" fmla="*/ -16 h 2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 h="268">
                              <a:moveTo>
                                <a:pt x="4" y="0"/>
                              </a:moveTo>
                              <a:lnTo>
                                <a:pt x="4" y="83"/>
                              </a:lnTo>
                              <a:lnTo>
                                <a:pt x="4" y="0"/>
                              </a:lnTo>
                              <a:close/>
                              <a:moveTo>
                                <a:pt x="0" y="92"/>
                              </a:moveTo>
                              <a:lnTo>
                                <a:pt x="0" y="175"/>
                              </a:lnTo>
                              <a:lnTo>
                                <a:pt x="4" y="175"/>
                              </a:lnTo>
                              <a:lnTo>
                                <a:pt x="4" y="92"/>
                              </a:lnTo>
                              <a:lnTo>
                                <a:pt x="0" y="92"/>
                              </a:lnTo>
                              <a:close/>
                              <a:moveTo>
                                <a:pt x="4" y="184"/>
                              </a:moveTo>
                              <a:lnTo>
                                <a:pt x="4" y="267"/>
                              </a:lnTo>
                              <a:lnTo>
                                <a:pt x="4" y="184"/>
                              </a:lnTo>
                              <a:close/>
                            </a:path>
                          </a:pathLst>
                        </a:custGeom>
                        <a:noFill/>
                        <a:ln w="517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1D0A08B" id="AutoShape 1041" o:spid="_x0000_s1026" style="position:absolute;margin-left:378.1pt;margin-top:-10pt;width:.2pt;height:13.4pt;z-index:-188216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2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" path="m4,r,83l4,xm,92r,83l4,175,4,92,,92xm4,184r,83l4,184xe" filled="f" strokeweight=".14381mm">
                <v:path arrowok="t" o:connecttype="custom" o:connectlocs="2540,-127000;2540,-74295;2540,-74295;2540,-127000;0,-68580;0,-15875;2540,-15875;2540,-68580;0,-68580;2540,-10160;2540,42545;2540,42545;2540,-10160" o:connectangles="0,0,0,0,0,0,0,0,0,0,0,0,0"/>
                <w10:wrap anchorx="page"/>
              </v:shape>
            </w:pict>
          </mc:Fallback>
        </mc:AlternateContent>
      </w:r>
      <w:r>
        <w:rPr>
          <w:noProof/>
        </w:rPr>
        <mc:AlternateContent>
          <mc:Choice Requires="wpg">
            <w:drawing>
              <wp:anchor distT="0" distB="0" distL="114300" distR="114300" simplePos="0" relativeHeight="15763968" behindDoc="0" locked="0" layoutInCell="1" allowOverlap="1" wp14:anchorId="04EF16D3" wp14:editId="634B4749">
                <wp:simplePos x="0" y="0"/>
                <wp:positionH relativeFrom="page">
                  <wp:posOffset>4636770</wp:posOffset>
                </wp:positionH>
                <wp:positionV relativeFrom="paragraph">
                  <wp:posOffset>45720</wp:posOffset>
                </wp:positionV>
                <wp:extent cx="170815" cy="2512060"/>
                <wp:effectExtent l="0" t="0" r="0" b="0"/>
                <wp:wrapNone/>
                <wp:docPr id="1035" name="Group 10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0815" cy="2512060"/>
                          <a:chOff x="7302" y="72"/>
                          <a:chExt cx="269" cy="3956"/>
                        </a:xfrm>
                      </wpg:grpSpPr>
                      <wps:wsp>
                        <wps:cNvPr id="1036" name="AutoShape 1040"/>
                        <wps:cNvSpPr>
                          <a:spLocks/>
                        </wps:cNvSpPr>
                        <wps:spPr bwMode="auto">
                          <a:xfrm>
                            <a:off x="7541" y="76"/>
                            <a:ext cx="25" cy="912"/>
                          </a:xfrm>
                          <a:custGeom>
                            <a:avLst/>
                            <a:gdLst>
                              <a:gd name="T0" fmla="+- 0 7541 7541"/>
                              <a:gd name="T1" fmla="*/ T0 w 25"/>
                              <a:gd name="T2" fmla="+- 0 77 77"/>
                              <a:gd name="T3" fmla="*/ 77 h 912"/>
                              <a:gd name="T4" fmla="+- 0 7541 7541"/>
                              <a:gd name="T5" fmla="*/ T4 w 25"/>
                              <a:gd name="T6" fmla="+- 0 159 77"/>
                              <a:gd name="T7" fmla="*/ 159 h 912"/>
                              <a:gd name="T8" fmla="+- 0 7566 7541"/>
                              <a:gd name="T9" fmla="*/ T8 w 25"/>
                              <a:gd name="T10" fmla="+- 0 159 77"/>
                              <a:gd name="T11" fmla="*/ 159 h 912"/>
                              <a:gd name="T12" fmla="+- 0 7566 7541"/>
                              <a:gd name="T13" fmla="*/ T12 w 25"/>
                              <a:gd name="T14" fmla="+- 0 77 77"/>
                              <a:gd name="T15" fmla="*/ 77 h 912"/>
                              <a:gd name="T16" fmla="+- 0 7541 7541"/>
                              <a:gd name="T17" fmla="*/ T16 w 25"/>
                              <a:gd name="T18" fmla="+- 0 77 77"/>
                              <a:gd name="T19" fmla="*/ 77 h 912"/>
                              <a:gd name="T20" fmla="+- 0 7557 7541"/>
                              <a:gd name="T21" fmla="*/ T20 w 25"/>
                              <a:gd name="T22" fmla="+- 0 169 77"/>
                              <a:gd name="T23" fmla="*/ 169 h 912"/>
                              <a:gd name="T24" fmla="+- 0 7557 7541"/>
                              <a:gd name="T25" fmla="*/ T24 w 25"/>
                              <a:gd name="T26" fmla="+- 0 252 77"/>
                              <a:gd name="T27" fmla="*/ 252 h 912"/>
                              <a:gd name="T28" fmla="+- 0 7566 7541"/>
                              <a:gd name="T29" fmla="*/ T28 w 25"/>
                              <a:gd name="T30" fmla="+- 0 252 77"/>
                              <a:gd name="T31" fmla="*/ 252 h 912"/>
                              <a:gd name="T32" fmla="+- 0 7566 7541"/>
                              <a:gd name="T33" fmla="*/ T32 w 25"/>
                              <a:gd name="T34" fmla="+- 0 169 77"/>
                              <a:gd name="T35" fmla="*/ 169 h 912"/>
                              <a:gd name="T36" fmla="+- 0 7557 7541"/>
                              <a:gd name="T37" fmla="*/ T36 w 25"/>
                              <a:gd name="T38" fmla="+- 0 169 77"/>
                              <a:gd name="T39" fmla="*/ 169 h 912"/>
                              <a:gd name="T40" fmla="+- 0 7565 7541"/>
                              <a:gd name="T41" fmla="*/ T40 w 25"/>
                              <a:gd name="T42" fmla="+- 0 261 77"/>
                              <a:gd name="T43" fmla="*/ 261 h 912"/>
                              <a:gd name="T44" fmla="+- 0 7565 7541"/>
                              <a:gd name="T45" fmla="*/ T44 w 25"/>
                              <a:gd name="T46" fmla="+- 0 344 77"/>
                              <a:gd name="T47" fmla="*/ 344 h 912"/>
                              <a:gd name="T48" fmla="+- 0 7566 7541"/>
                              <a:gd name="T49" fmla="*/ T48 w 25"/>
                              <a:gd name="T50" fmla="+- 0 344 77"/>
                              <a:gd name="T51" fmla="*/ 344 h 912"/>
                              <a:gd name="T52" fmla="+- 0 7566 7541"/>
                              <a:gd name="T53" fmla="*/ T52 w 25"/>
                              <a:gd name="T54" fmla="+- 0 261 77"/>
                              <a:gd name="T55" fmla="*/ 261 h 912"/>
                              <a:gd name="T56" fmla="+- 0 7565 7541"/>
                              <a:gd name="T57" fmla="*/ T56 w 25"/>
                              <a:gd name="T58" fmla="+- 0 261 77"/>
                              <a:gd name="T59" fmla="*/ 261 h 912"/>
                              <a:gd name="T60" fmla="+- 0 7556 7541"/>
                              <a:gd name="T61" fmla="*/ T60 w 25"/>
                              <a:gd name="T62" fmla="+- 0 353 77"/>
                              <a:gd name="T63" fmla="*/ 353 h 912"/>
                              <a:gd name="T64" fmla="+- 0 7556 7541"/>
                              <a:gd name="T65" fmla="*/ T64 w 25"/>
                              <a:gd name="T66" fmla="+- 0 436 77"/>
                              <a:gd name="T67" fmla="*/ 436 h 912"/>
                              <a:gd name="T68" fmla="+- 0 7566 7541"/>
                              <a:gd name="T69" fmla="*/ T68 w 25"/>
                              <a:gd name="T70" fmla="+- 0 436 77"/>
                              <a:gd name="T71" fmla="*/ 436 h 912"/>
                              <a:gd name="T72" fmla="+- 0 7566 7541"/>
                              <a:gd name="T73" fmla="*/ T72 w 25"/>
                              <a:gd name="T74" fmla="+- 0 353 77"/>
                              <a:gd name="T75" fmla="*/ 353 h 912"/>
                              <a:gd name="T76" fmla="+- 0 7556 7541"/>
                              <a:gd name="T77" fmla="*/ T76 w 25"/>
                              <a:gd name="T78" fmla="+- 0 353 77"/>
                              <a:gd name="T79" fmla="*/ 353 h 912"/>
                              <a:gd name="T80" fmla="+- 0 7565 7541"/>
                              <a:gd name="T81" fmla="*/ T80 w 25"/>
                              <a:gd name="T82" fmla="+- 0 445 77"/>
                              <a:gd name="T83" fmla="*/ 445 h 912"/>
                              <a:gd name="T84" fmla="+- 0 7565 7541"/>
                              <a:gd name="T85" fmla="*/ T84 w 25"/>
                              <a:gd name="T86" fmla="+- 0 528 77"/>
                              <a:gd name="T87" fmla="*/ 528 h 912"/>
                              <a:gd name="T88" fmla="+- 0 7566 7541"/>
                              <a:gd name="T89" fmla="*/ T88 w 25"/>
                              <a:gd name="T90" fmla="+- 0 528 77"/>
                              <a:gd name="T91" fmla="*/ 528 h 912"/>
                              <a:gd name="T92" fmla="+- 0 7566 7541"/>
                              <a:gd name="T93" fmla="*/ T92 w 25"/>
                              <a:gd name="T94" fmla="+- 0 445 77"/>
                              <a:gd name="T95" fmla="*/ 445 h 912"/>
                              <a:gd name="T96" fmla="+- 0 7565 7541"/>
                              <a:gd name="T97" fmla="*/ T96 w 25"/>
                              <a:gd name="T98" fmla="+- 0 445 77"/>
                              <a:gd name="T99" fmla="*/ 445 h 912"/>
                              <a:gd name="T100" fmla="+- 0 7552 7541"/>
                              <a:gd name="T101" fmla="*/ T100 w 25"/>
                              <a:gd name="T102" fmla="+- 0 537 77"/>
                              <a:gd name="T103" fmla="*/ 537 h 912"/>
                              <a:gd name="T104" fmla="+- 0 7552 7541"/>
                              <a:gd name="T105" fmla="*/ T104 w 25"/>
                              <a:gd name="T106" fmla="+- 0 620 77"/>
                              <a:gd name="T107" fmla="*/ 620 h 912"/>
                              <a:gd name="T108" fmla="+- 0 7566 7541"/>
                              <a:gd name="T109" fmla="*/ T108 w 25"/>
                              <a:gd name="T110" fmla="+- 0 620 77"/>
                              <a:gd name="T111" fmla="*/ 620 h 912"/>
                              <a:gd name="T112" fmla="+- 0 7566 7541"/>
                              <a:gd name="T113" fmla="*/ T112 w 25"/>
                              <a:gd name="T114" fmla="+- 0 537 77"/>
                              <a:gd name="T115" fmla="*/ 537 h 912"/>
                              <a:gd name="T116" fmla="+- 0 7552 7541"/>
                              <a:gd name="T117" fmla="*/ T116 w 25"/>
                              <a:gd name="T118" fmla="+- 0 537 77"/>
                              <a:gd name="T119" fmla="*/ 537 h 912"/>
                              <a:gd name="T120" fmla="+- 0 7566 7541"/>
                              <a:gd name="T121" fmla="*/ T120 w 25"/>
                              <a:gd name="T122" fmla="+- 0 629 77"/>
                              <a:gd name="T123" fmla="*/ 629 h 912"/>
                              <a:gd name="T124" fmla="+- 0 7566 7541"/>
                              <a:gd name="T125" fmla="*/ T124 w 25"/>
                              <a:gd name="T126" fmla="+- 0 712 77"/>
                              <a:gd name="T127" fmla="*/ 712 h 912"/>
                              <a:gd name="T128" fmla="+- 0 7566 7541"/>
                              <a:gd name="T129" fmla="*/ T128 w 25"/>
                              <a:gd name="T130" fmla="+- 0 712 77"/>
                              <a:gd name="T131" fmla="*/ 712 h 912"/>
                              <a:gd name="T132" fmla="+- 0 7566 7541"/>
                              <a:gd name="T133" fmla="*/ T132 w 25"/>
                              <a:gd name="T134" fmla="+- 0 629 77"/>
                              <a:gd name="T135" fmla="*/ 629 h 912"/>
                              <a:gd name="T136" fmla="+- 0 7566 7541"/>
                              <a:gd name="T137" fmla="*/ T136 w 25"/>
                              <a:gd name="T138" fmla="+- 0 629 77"/>
                              <a:gd name="T139" fmla="*/ 629 h 912"/>
                              <a:gd name="T140" fmla="+- 0 7565 7541"/>
                              <a:gd name="T141" fmla="*/ T140 w 25"/>
                              <a:gd name="T142" fmla="+- 0 721 77"/>
                              <a:gd name="T143" fmla="*/ 721 h 912"/>
                              <a:gd name="T144" fmla="+- 0 7565 7541"/>
                              <a:gd name="T145" fmla="*/ T144 w 25"/>
                              <a:gd name="T146" fmla="+- 0 804 77"/>
                              <a:gd name="T147" fmla="*/ 804 h 912"/>
                              <a:gd name="T148" fmla="+- 0 7566 7541"/>
                              <a:gd name="T149" fmla="*/ T148 w 25"/>
                              <a:gd name="T150" fmla="+- 0 804 77"/>
                              <a:gd name="T151" fmla="*/ 804 h 912"/>
                              <a:gd name="T152" fmla="+- 0 7566 7541"/>
                              <a:gd name="T153" fmla="*/ T152 w 25"/>
                              <a:gd name="T154" fmla="+- 0 721 77"/>
                              <a:gd name="T155" fmla="*/ 721 h 912"/>
                              <a:gd name="T156" fmla="+- 0 7565 7541"/>
                              <a:gd name="T157" fmla="*/ T156 w 25"/>
                              <a:gd name="T158" fmla="+- 0 721 77"/>
                              <a:gd name="T159" fmla="*/ 721 h 912"/>
                              <a:gd name="T160" fmla="+- 0 7564 7541"/>
                              <a:gd name="T161" fmla="*/ T160 w 25"/>
                              <a:gd name="T162" fmla="+- 0 813 77"/>
                              <a:gd name="T163" fmla="*/ 813 h 912"/>
                              <a:gd name="T164" fmla="+- 0 7564 7541"/>
                              <a:gd name="T165" fmla="*/ T164 w 25"/>
                              <a:gd name="T166" fmla="+- 0 896 77"/>
                              <a:gd name="T167" fmla="*/ 896 h 912"/>
                              <a:gd name="T168" fmla="+- 0 7566 7541"/>
                              <a:gd name="T169" fmla="*/ T168 w 25"/>
                              <a:gd name="T170" fmla="+- 0 896 77"/>
                              <a:gd name="T171" fmla="*/ 896 h 912"/>
                              <a:gd name="T172" fmla="+- 0 7566 7541"/>
                              <a:gd name="T173" fmla="*/ T172 w 25"/>
                              <a:gd name="T174" fmla="+- 0 813 77"/>
                              <a:gd name="T175" fmla="*/ 813 h 912"/>
                              <a:gd name="T176" fmla="+- 0 7564 7541"/>
                              <a:gd name="T177" fmla="*/ T176 w 25"/>
                              <a:gd name="T178" fmla="+- 0 813 77"/>
                              <a:gd name="T179" fmla="*/ 813 h 912"/>
                              <a:gd name="T180" fmla="+- 0 7566 7541"/>
                              <a:gd name="T181" fmla="*/ T180 w 25"/>
                              <a:gd name="T182" fmla="+- 0 906 77"/>
                              <a:gd name="T183" fmla="*/ 906 h 912"/>
                              <a:gd name="T184" fmla="+- 0 7566 7541"/>
                              <a:gd name="T185" fmla="*/ T184 w 25"/>
                              <a:gd name="T186" fmla="+- 0 988 77"/>
                              <a:gd name="T187" fmla="*/ 988 h 912"/>
                              <a:gd name="T188" fmla="+- 0 7566 7541"/>
                              <a:gd name="T189" fmla="*/ T188 w 25"/>
                              <a:gd name="T190" fmla="+- 0 988 77"/>
                              <a:gd name="T191" fmla="*/ 988 h 912"/>
                              <a:gd name="T192" fmla="+- 0 7566 7541"/>
                              <a:gd name="T193" fmla="*/ T192 w 25"/>
                              <a:gd name="T194" fmla="+- 0 906 77"/>
                              <a:gd name="T195" fmla="*/ 906 h 9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25" h="912">
                                <a:moveTo>
                                  <a:pt x="0" y="0"/>
                                </a:moveTo>
                                <a:lnTo>
                                  <a:pt x="0" y="82"/>
                                </a:lnTo>
                                <a:lnTo>
                                  <a:pt x="25" y="82"/>
                                </a:lnTo>
                                <a:lnTo>
                                  <a:pt x="25" y="0"/>
                                </a:lnTo>
                                <a:lnTo>
                                  <a:pt x="0" y="0"/>
                                </a:lnTo>
                                <a:close/>
                                <a:moveTo>
                                  <a:pt x="16" y="92"/>
                                </a:moveTo>
                                <a:lnTo>
                                  <a:pt x="16" y="175"/>
                                </a:lnTo>
                                <a:lnTo>
                                  <a:pt x="25" y="175"/>
                                </a:lnTo>
                                <a:lnTo>
                                  <a:pt x="25" y="92"/>
                                </a:lnTo>
                                <a:lnTo>
                                  <a:pt x="16" y="92"/>
                                </a:lnTo>
                                <a:close/>
                                <a:moveTo>
                                  <a:pt x="24" y="184"/>
                                </a:moveTo>
                                <a:lnTo>
                                  <a:pt x="24" y="267"/>
                                </a:lnTo>
                                <a:lnTo>
                                  <a:pt x="25" y="267"/>
                                </a:lnTo>
                                <a:lnTo>
                                  <a:pt x="25" y="184"/>
                                </a:lnTo>
                                <a:lnTo>
                                  <a:pt x="24" y="184"/>
                                </a:lnTo>
                                <a:close/>
                                <a:moveTo>
                                  <a:pt x="15" y="276"/>
                                </a:moveTo>
                                <a:lnTo>
                                  <a:pt x="15" y="359"/>
                                </a:lnTo>
                                <a:lnTo>
                                  <a:pt x="25" y="359"/>
                                </a:lnTo>
                                <a:lnTo>
                                  <a:pt x="25" y="276"/>
                                </a:lnTo>
                                <a:lnTo>
                                  <a:pt x="15" y="276"/>
                                </a:lnTo>
                                <a:close/>
                                <a:moveTo>
                                  <a:pt x="24" y="368"/>
                                </a:moveTo>
                                <a:lnTo>
                                  <a:pt x="24" y="451"/>
                                </a:lnTo>
                                <a:lnTo>
                                  <a:pt x="25" y="451"/>
                                </a:lnTo>
                                <a:lnTo>
                                  <a:pt x="25" y="368"/>
                                </a:lnTo>
                                <a:lnTo>
                                  <a:pt x="24" y="368"/>
                                </a:lnTo>
                                <a:close/>
                                <a:moveTo>
                                  <a:pt x="11" y="460"/>
                                </a:moveTo>
                                <a:lnTo>
                                  <a:pt x="11" y="543"/>
                                </a:lnTo>
                                <a:lnTo>
                                  <a:pt x="25" y="543"/>
                                </a:lnTo>
                                <a:lnTo>
                                  <a:pt x="25" y="460"/>
                                </a:lnTo>
                                <a:lnTo>
                                  <a:pt x="11" y="460"/>
                                </a:lnTo>
                                <a:close/>
                                <a:moveTo>
                                  <a:pt x="25" y="552"/>
                                </a:moveTo>
                                <a:lnTo>
                                  <a:pt x="25" y="635"/>
                                </a:lnTo>
                                <a:lnTo>
                                  <a:pt x="25" y="552"/>
                                </a:lnTo>
                                <a:close/>
                                <a:moveTo>
                                  <a:pt x="24" y="644"/>
                                </a:moveTo>
                                <a:lnTo>
                                  <a:pt x="24" y="727"/>
                                </a:lnTo>
                                <a:lnTo>
                                  <a:pt x="25" y="727"/>
                                </a:lnTo>
                                <a:lnTo>
                                  <a:pt x="25" y="644"/>
                                </a:lnTo>
                                <a:lnTo>
                                  <a:pt x="24" y="644"/>
                                </a:lnTo>
                                <a:close/>
                                <a:moveTo>
                                  <a:pt x="23" y="736"/>
                                </a:moveTo>
                                <a:lnTo>
                                  <a:pt x="23" y="819"/>
                                </a:lnTo>
                                <a:lnTo>
                                  <a:pt x="25" y="819"/>
                                </a:lnTo>
                                <a:lnTo>
                                  <a:pt x="25" y="736"/>
                                </a:lnTo>
                                <a:lnTo>
                                  <a:pt x="23" y="736"/>
                                </a:lnTo>
                                <a:close/>
                                <a:moveTo>
                                  <a:pt x="25" y="829"/>
                                </a:moveTo>
                                <a:lnTo>
                                  <a:pt x="25" y="911"/>
                                </a:lnTo>
                                <a:lnTo>
                                  <a:pt x="25" y="829"/>
                                </a:lnTo>
                                <a:close/>
                              </a:path>
                            </a:pathLst>
                          </a:custGeom>
                          <a:noFill/>
                          <a:ln w="517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7" name="Rectangle 1039"/>
                        <wps:cNvSpPr>
                          <a:spLocks noChangeArrowheads="1"/>
                        </wps:cNvSpPr>
                        <wps:spPr bwMode="auto">
                          <a:xfrm>
                            <a:off x="7524" y="997"/>
                            <a:ext cx="42" cy="83"/>
                          </a:xfrm>
                          <a:prstGeom prst="rect">
                            <a:avLst/>
                          </a:prstGeom>
                          <a:solidFill>
                            <a:srgbClr val="BEBEB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38" name="AutoShape 1038"/>
                        <wps:cNvSpPr>
                          <a:spLocks/>
                        </wps:cNvSpPr>
                        <wps:spPr bwMode="auto">
                          <a:xfrm>
                            <a:off x="7524" y="997"/>
                            <a:ext cx="42" cy="544"/>
                          </a:xfrm>
                          <a:custGeom>
                            <a:avLst/>
                            <a:gdLst>
                              <a:gd name="T0" fmla="+- 0 7525 7525"/>
                              <a:gd name="T1" fmla="*/ T0 w 42"/>
                              <a:gd name="T2" fmla="+- 0 998 998"/>
                              <a:gd name="T3" fmla="*/ 998 h 544"/>
                              <a:gd name="T4" fmla="+- 0 7525 7525"/>
                              <a:gd name="T5" fmla="*/ T4 w 42"/>
                              <a:gd name="T6" fmla="+- 0 1081 998"/>
                              <a:gd name="T7" fmla="*/ 1081 h 544"/>
                              <a:gd name="T8" fmla="+- 0 7566 7525"/>
                              <a:gd name="T9" fmla="*/ T8 w 42"/>
                              <a:gd name="T10" fmla="+- 0 1081 998"/>
                              <a:gd name="T11" fmla="*/ 1081 h 544"/>
                              <a:gd name="T12" fmla="+- 0 7566 7525"/>
                              <a:gd name="T13" fmla="*/ T12 w 42"/>
                              <a:gd name="T14" fmla="+- 0 998 998"/>
                              <a:gd name="T15" fmla="*/ 998 h 544"/>
                              <a:gd name="T16" fmla="+- 0 7525 7525"/>
                              <a:gd name="T17" fmla="*/ T16 w 42"/>
                              <a:gd name="T18" fmla="+- 0 998 998"/>
                              <a:gd name="T19" fmla="*/ 998 h 544"/>
                              <a:gd name="T20" fmla="+- 0 7565 7525"/>
                              <a:gd name="T21" fmla="*/ T20 w 42"/>
                              <a:gd name="T22" fmla="+- 0 1090 998"/>
                              <a:gd name="T23" fmla="*/ 1090 h 544"/>
                              <a:gd name="T24" fmla="+- 0 7565 7525"/>
                              <a:gd name="T25" fmla="*/ T24 w 42"/>
                              <a:gd name="T26" fmla="+- 0 1173 998"/>
                              <a:gd name="T27" fmla="*/ 1173 h 544"/>
                              <a:gd name="T28" fmla="+- 0 7566 7525"/>
                              <a:gd name="T29" fmla="*/ T28 w 42"/>
                              <a:gd name="T30" fmla="+- 0 1173 998"/>
                              <a:gd name="T31" fmla="*/ 1173 h 544"/>
                              <a:gd name="T32" fmla="+- 0 7566 7525"/>
                              <a:gd name="T33" fmla="*/ T32 w 42"/>
                              <a:gd name="T34" fmla="+- 0 1090 998"/>
                              <a:gd name="T35" fmla="*/ 1090 h 544"/>
                              <a:gd name="T36" fmla="+- 0 7565 7525"/>
                              <a:gd name="T37" fmla="*/ T36 w 42"/>
                              <a:gd name="T38" fmla="+- 0 1090 998"/>
                              <a:gd name="T39" fmla="*/ 1090 h 544"/>
                              <a:gd name="T40" fmla="+- 0 7541 7525"/>
                              <a:gd name="T41" fmla="*/ T40 w 42"/>
                              <a:gd name="T42" fmla="+- 0 1182 998"/>
                              <a:gd name="T43" fmla="*/ 1182 h 544"/>
                              <a:gd name="T44" fmla="+- 0 7541 7525"/>
                              <a:gd name="T45" fmla="*/ T44 w 42"/>
                              <a:gd name="T46" fmla="+- 0 1265 998"/>
                              <a:gd name="T47" fmla="*/ 1265 h 544"/>
                              <a:gd name="T48" fmla="+- 0 7566 7525"/>
                              <a:gd name="T49" fmla="*/ T48 w 42"/>
                              <a:gd name="T50" fmla="+- 0 1265 998"/>
                              <a:gd name="T51" fmla="*/ 1265 h 544"/>
                              <a:gd name="T52" fmla="+- 0 7566 7525"/>
                              <a:gd name="T53" fmla="*/ T52 w 42"/>
                              <a:gd name="T54" fmla="+- 0 1182 998"/>
                              <a:gd name="T55" fmla="*/ 1182 h 544"/>
                              <a:gd name="T56" fmla="+- 0 7541 7525"/>
                              <a:gd name="T57" fmla="*/ T56 w 42"/>
                              <a:gd name="T58" fmla="+- 0 1182 998"/>
                              <a:gd name="T59" fmla="*/ 1182 h 544"/>
                              <a:gd name="T60" fmla="+- 0 7565 7525"/>
                              <a:gd name="T61" fmla="*/ T60 w 42"/>
                              <a:gd name="T62" fmla="+- 0 1274 998"/>
                              <a:gd name="T63" fmla="*/ 1274 h 544"/>
                              <a:gd name="T64" fmla="+- 0 7565 7525"/>
                              <a:gd name="T65" fmla="*/ T64 w 42"/>
                              <a:gd name="T66" fmla="+- 0 1357 998"/>
                              <a:gd name="T67" fmla="*/ 1357 h 544"/>
                              <a:gd name="T68" fmla="+- 0 7566 7525"/>
                              <a:gd name="T69" fmla="*/ T68 w 42"/>
                              <a:gd name="T70" fmla="+- 0 1357 998"/>
                              <a:gd name="T71" fmla="*/ 1357 h 544"/>
                              <a:gd name="T72" fmla="+- 0 7566 7525"/>
                              <a:gd name="T73" fmla="*/ T72 w 42"/>
                              <a:gd name="T74" fmla="+- 0 1274 998"/>
                              <a:gd name="T75" fmla="*/ 1274 h 544"/>
                              <a:gd name="T76" fmla="+- 0 7565 7525"/>
                              <a:gd name="T77" fmla="*/ T76 w 42"/>
                              <a:gd name="T78" fmla="+- 0 1274 998"/>
                              <a:gd name="T79" fmla="*/ 1274 h 544"/>
                              <a:gd name="T80" fmla="+- 0 7562 7525"/>
                              <a:gd name="T81" fmla="*/ T80 w 42"/>
                              <a:gd name="T82" fmla="+- 0 1366 998"/>
                              <a:gd name="T83" fmla="*/ 1366 h 544"/>
                              <a:gd name="T84" fmla="+- 0 7562 7525"/>
                              <a:gd name="T85" fmla="*/ T84 w 42"/>
                              <a:gd name="T86" fmla="+- 0 1449 998"/>
                              <a:gd name="T87" fmla="*/ 1449 h 544"/>
                              <a:gd name="T88" fmla="+- 0 7566 7525"/>
                              <a:gd name="T89" fmla="*/ T88 w 42"/>
                              <a:gd name="T90" fmla="+- 0 1449 998"/>
                              <a:gd name="T91" fmla="*/ 1449 h 544"/>
                              <a:gd name="T92" fmla="+- 0 7566 7525"/>
                              <a:gd name="T93" fmla="*/ T92 w 42"/>
                              <a:gd name="T94" fmla="+- 0 1366 998"/>
                              <a:gd name="T95" fmla="*/ 1366 h 544"/>
                              <a:gd name="T96" fmla="+- 0 7562 7525"/>
                              <a:gd name="T97" fmla="*/ T96 w 42"/>
                              <a:gd name="T98" fmla="+- 0 1366 998"/>
                              <a:gd name="T99" fmla="*/ 1366 h 544"/>
                              <a:gd name="T100" fmla="+- 0 7560 7525"/>
                              <a:gd name="T101" fmla="*/ T100 w 42"/>
                              <a:gd name="T102" fmla="+- 0 1458 998"/>
                              <a:gd name="T103" fmla="*/ 1458 h 544"/>
                              <a:gd name="T104" fmla="+- 0 7560 7525"/>
                              <a:gd name="T105" fmla="*/ T104 w 42"/>
                              <a:gd name="T106" fmla="+- 0 1541 998"/>
                              <a:gd name="T107" fmla="*/ 1541 h 544"/>
                              <a:gd name="T108" fmla="+- 0 7566 7525"/>
                              <a:gd name="T109" fmla="*/ T108 w 42"/>
                              <a:gd name="T110" fmla="+- 0 1541 998"/>
                              <a:gd name="T111" fmla="*/ 1541 h 544"/>
                              <a:gd name="T112" fmla="+- 0 7566 7525"/>
                              <a:gd name="T113" fmla="*/ T112 w 42"/>
                              <a:gd name="T114" fmla="+- 0 1458 998"/>
                              <a:gd name="T115" fmla="*/ 1458 h 544"/>
                              <a:gd name="T116" fmla="+- 0 7560 7525"/>
                              <a:gd name="T117" fmla="*/ T116 w 42"/>
                              <a:gd name="T118" fmla="+- 0 1458 998"/>
                              <a:gd name="T119" fmla="*/ 1458 h 5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42" h="544">
                                <a:moveTo>
                                  <a:pt x="0" y="0"/>
                                </a:moveTo>
                                <a:lnTo>
                                  <a:pt x="0" y="83"/>
                                </a:lnTo>
                                <a:lnTo>
                                  <a:pt x="41" y="83"/>
                                </a:lnTo>
                                <a:lnTo>
                                  <a:pt x="41" y="0"/>
                                </a:lnTo>
                                <a:lnTo>
                                  <a:pt x="0" y="0"/>
                                </a:lnTo>
                                <a:close/>
                                <a:moveTo>
                                  <a:pt x="40" y="92"/>
                                </a:moveTo>
                                <a:lnTo>
                                  <a:pt x="40" y="175"/>
                                </a:lnTo>
                                <a:lnTo>
                                  <a:pt x="41" y="175"/>
                                </a:lnTo>
                                <a:lnTo>
                                  <a:pt x="41" y="92"/>
                                </a:lnTo>
                                <a:lnTo>
                                  <a:pt x="40" y="92"/>
                                </a:lnTo>
                                <a:close/>
                                <a:moveTo>
                                  <a:pt x="16" y="184"/>
                                </a:moveTo>
                                <a:lnTo>
                                  <a:pt x="16" y="267"/>
                                </a:lnTo>
                                <a:lnTo>
                                  <a:pt x="41" y="267"/>
                                </a:lnTo>
                                <a:lnTo>
                                  <a:pt x="41" y="184"/>
                                </a:lnTo>
                                <a:lnTo>
                                  <a:pt x="16" y="184"/>
                                </a:lnTo>
                                <a:close/>
                                <a:moveTo>
                                  <a:pt x="40" y="276"/>
                                </a:moveTo>
                                <a:lnTo>
                                  <a:pt x="40" y="359"/>
                                </a:lnTo>
                                <a:lnTo>
                                  <a:pt x="41" y="359"/>
                                </a:lnTo>
                                <a:lnTo>
                                  <a:pt x="41" y="276"/>
                                </a:lnTo>
                                <a:lnTo>
                                  <a:pt x="40" y="276"/>
                                </a:lnTo>
                                <a:close/>
                                <a:moveTo>
                                  <a:pt x="37" y="368"/>
                                </a:moveTo>
                                <a:lnTo>
                                  <a:pt x="37" y="451"/>
                                </a:lnTo>
                                <a:lnTo>
                                  <a:pt x="41" y="451"/>
                                </a:lnTo>
                                <a:lnTo>
                                  <a:pt x="41" y="368"/>
                                </a:lnTo>
                                <a:lnTo>
                                  <a:pt x="37" y="368"/>
                                </a:lnTo>
                                <a:close/>
                                <a:moveTo>
                                  <a:pt x="35" y="460"/>
                                </a:moveTo>
                                <a:lnTo>
                                  <a:pt x="35" y="543"/>
                                </a:lnTo>
                                <a:lnTo>
                                  <a:pt x="41" y="543"/>
                                </a:lnTo>
                                <a:lnTo>
                                  <a:pt x="41" y="460"/>
                                </a:lnTo>
                                <a:lnTo>
                                  <a:pt x="35" y="460"/>
                                </a:lnTo>
                                <a:close/>
                              </a:path>
                            </a:pathLst>
                          </a:custGeom>
                          <a:noFill/>
                          <a:ln w="517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9" name="Rectangle 1037"/>
                        <wps:cNvSpPr>
                          <a:spLocks noChangeArrowheads="1"/>
                        </wps:cNvSpPr>
                        <wps:spPr bwMode="auto">
                          <a:xfrm>
                            <a:off x="7521" y="1550"/>
                            <a:ext cx="45" cy="83"/>
                          </a:xfrm>
                          <a:prstGeom prst="rect">
                            <a:avLst/>
                          </a:prstGeom>
                          <a:solidFill>
                            <a:srgbClr val="BEBEB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40" name="AutoShape 1036"/>
                        <wps:cNvSpPr>
                          <a:spLocks/>
                        </wps:cNvSpPr>
                        <wps:spPr bwMode="auto">
                          <a:xfrm>
                            <a:off x="7521" y="1550"/>
                            <a:ext cx="45" cy="1373"/>
                          </a:xfrm>
                          <a:custGeom>
                            <a:avLst/>
                            <a:gdLst>
                              <a:gd name="T0" fmla="+- 0 7521 7521"/>
                              <a:gd name="T1" fmla="*/ T0 w 45"/>
                              <a:gd name="T2" fmla="+- 0 1633 1550"/>
                              <a:gd name="T3" fmla="*/ 1633 h 1373"/>
                              <a:gd name="T4" fmla="+- 0 7566 7521"/>
                              <a:gd name="T5" fmla="*/ T4 w 45"/>
                              <a:gd name="T6" fmla="+- 0 1550 1550"/>
                              <a:gd name="T7" fmla="*/ 1550 h 1373"/>
                              <a:gd name="T8" fmla="+- 0 7566 7521"/>
                              <a:gd name="T9" fmla="*/ T8 w 45"/>
                              <a:gd name="T10" fmla="+- 0 1642 1550"/>
                              <a:gd name="T11" fmla="*/ 1642 h 1373"/>
                              <a:gd name="T12" fmla="+- 0 7566 7521"/>
                              <a:gd name="T13" fmla="*/ T12 w 45"/>
                              <a:gd name="T14" fmla="+- 0 1725 1550"/>
                              <a:gd name="T15" fmla="*/ 1725 h 1373"/>
                              <a:gd name="T16" fmla="+- 0 7548 7521"/>
                              <a:gd name="T17" fmla="*/ T16 w 45"/>
                              <a:gd name="T18" fmla="+- 0 1735 1550"/>
                              <a:gd name="T19" fmla="*/ 1735 h 1373"/>
                              <a:gd name="T20" fmla="+- 0 7566 7521"/>
                              <a:gd name="T21" fmla="*/ T20 w 45"/>
                              <a:gd name="T22" fmla="+- 0 1817 1550"/>
                              <a:gd name="T23" fmla="*/ 1817 h 1373"/>
                              <a:gd name="T24" fmla="+- 0 7548 7521"/>
                              <a:gd name="T25" fmla="*/ T24 w 45"/>
                              <a:gd name="T26" fmla="+- 0 1735 1550"/>
                              <a:gd name="T27" fmla="*/ 1735 h 1373"/>
                              <a:gd name="T28" fmla="+- 0 7566 7521"/>
                              <a:gd name="T29" fmla="*/ T28 w 45"/>
                              <a:gd name="T30" fmla="+- 0 1910 1550"/>
                              <a:gd name="T31" fmla="*/ 1910 h 1373"/>
                              <a:gd name="T32" fmla="+- 0 7566 7521"/>
                              <a:gd name="T33" fmla="*/ T32 w 45"/>
                              <a:gd name="T34" fmla="+- 0 1827 1550"/>
                              <a:gd name="T35" fmla="*/ 1827 h 1373"/>
                              <a:gd name="T36" fmla="+- 0 7565 7521"/>
                              <a:gd name="T37" fmla="*/ T36 w 45"/>
                              <a:gd name="T38" fmla="+- 0 1919 1550"/>
                              <a:gd name="T39" fmla="*/ 1919 h 1373"/>
                              <a:gd name="T40" fmla="+- 0 7566 7521"/>
                              <a:gd name="T41" fmla="*/ T40 w 45"/>
                              <a:gd name="T42" fmla="+- 0 2002 1550"/>
                              <a:gd name="T43" fmla="*/ 2002 h 1373"/>
                              <a:gd name="T44" fmla="+- 0 7565 7521"/>
                              <a:gd name="T45" fmla="*/ T44 w 45"/>
                              <a:gd name="T46" fmla="+- 0 1919 1550"/>
                              <a:gd name="T47" fmla="*/ 1919 h 1373"/>
                              <a:gd name="T48" fmla="+- 0 7546 7521"/>
                              <a:gd name="T49" fmla="*/ T48 w 45"/>
                              <a:gd name="T50" fmla="+- 0 2094 1550"/>
                              <a:gd name="T51" fmla="*/ 2094 h 1373"/>
                              <a:gd name="T52" fmla="+- 0 7566 7521"/>
                              <a:gd name="T53" fmla="*/ T52 w 45"/>
                              <a:gd name="T54" fmla="+- 0 2011 1550"/>
                              <a:gd name="T55" fmla="*/ 2011 h 1373"/>
                              <a:gd name="T56" fmla="+- 0 7559 7521"/>
                              <a:gd name="T57" fmla="*/ T56 w 45"/>
                              <a:gd name="T58" fmla="+- 0 2103 1550"/>
                              <a:gd name="T59" fmla="*/ 2103 h 1373"/>
                              <a:gd name="T60" fmla="+- 0 7566 7521"/>
                              <a:gd name="T61" fmla="*/ T60 w 45"/>
                              <a:gd name="T62" fmla="+- 0 2186 1550"/>
                              <a:gd name="T63" fmla="*/ 2186 h 1373"/>
                              <a:gd name="T64" fmla="+- 0 7559 7521"/>
                              <a:gd name="T65" fmla="*/ T64 w 45"/>
                              <a:gd name="T66" fmla="+- 0 2103 1550"/>
                              <a:gd name="T67" fmla="*/ 2103 h 1373"/>
                              <a:gd name="T68" fmla="+- 0 7562 7521"/>
                              <a:gd name="T69" fmla="*/ T68 w 45"/>
                              <a:gd name="T70" fmla="+- 0 2278 1550"/>
                              <a:gd name="T71" fmla="*/ 2278 h 1373"/>
                              <a:gd name="T72" fmla="+- 0 7566 7521"/>
                              <a:gd name="T73" fmla="*/ T72 w 45"/>
                              <a:gd name="T74" fmla="+- 0 2195 1550"/>
                              <a:gd name="T75" fmla="*/ 2195 h 1373"/>
                              <a:gd name="T76" fmla="+- 0 7561 7521"/>
                              <a:gd name="T77" fmla="*/ T76 w 45"/>
                              <a:gd name="T78" fmla="+- 0 2287 1550"/>
                              <a:gd name="T79" fmla="*/ 2287 h 1373"/>
                              <a:gd name="T80" fmla="+- 0 7566 7521"/>
                              <a:gd name="T81" fmla="*/ T80 w 45"/>
                              <a:gd name="T82" fmla="+- 0 2370 1550"/>
                              <a:gd name="T83" fmla="*/ 2370 h 1373"/>
                              <a:gd name="T84" fmla="+- 0 7561 7521"/>
                              <a:gd name="T85" fmla="*/ T84 w 45"/>
                              <a:gd name="T86" fmla="+- 0 2287 1550"/>
                              <a:gd name="T87" fmla="*/ 2287 h 1373"/>
                              <a:gd name="T88" fmla="+- 0 7548 7521"/>
                              <a:gd name="T89" fmla="*/ T88 w 45"/>
                              <a:gd name="T90" fmla="+- 0 2462 1550"/>
                              <a:gd name="T91" fmla="*/ 2462 h 1373"/>
                              <a:gd name="T92" fmla="+- 0 7566 7521"/>
                              <a:gd name="T93" fmla="*/ T92 w 45"/>
                              <a:gd name="T94" fmla="+- 0 2379 1550"/>
                              <a:gd name="T95" fmla="*/ 2379 h 1373"/>
                              <a:gd name="T96" fmla="+- 0 7565 7521"/>
                              <a:gd name="T97" fmla="*/ T96 w 45"/>
                              <a:gd name="T98" fmla="+- 0 2471 1550"/>
                              <a:gd name="T99" fmla="*/ 2471 h 1373"/>
                              <a:gd name="T100" fmla="+- 0 7566 7521"/>
                              <a:gd name="T101" fmla="*/ T100 w 45"/>
                              <a:gd name="T102" fmla="+- 0 2554 1550"/>
                              <a:gd name="T103" fmla="*/ 2554 h 1373"/>
                              <a:gd name="T104" fmla="+- 0 7565 7521"/>
                              <a:gd name="T105" fmla="*/ T104 w 45"/>
                              <a:gd name="T106" fmla="+- 0 2471 1550"/>
                              <a:gd name="T107" fmla="*/ 2471 h 1373"/>
                              <a:gd name="T108" fmla="+- 0 7566 7521"/>
                              <a:gd name="T109" fmla="*/ T108 w 45"/>
                              <a:gd name="T110" fmla="+- 0 2646 1550"/>
                              <a:gd name="T111" fmla="*/ 2646 h 1373"/>
                              <a:gd name="T112" fmla="+- 0 7566 7521"/>
                              <a:gd name="T113" fmla="*/ T112 w 45"/>
                              <a:gd name="T114" fmla="+- 0 2564 1550"/>
                              <a:gd name="T115" fmla="*/ 2564 h 1373"/>
                              <a:gd name="T116" fmla="+- 0 7547 7521"/>
                              <a:gd name="T117" fmla="*/ T116 w 45"/>
                              <a:gd name="T118" fmla="+- 0 2739 1550"/>
                              <a:gd name="T119" fmla="*/ 2739 h 1373"/>
                              <a:gd name="T120" fmla="+- 0 7566 7521"/>
                              <a:gd name="T121" fmla="*/ T120 w 45"/>
                              <a:gd name="T122" fmla="+- 0 2656 1550"/>
                              <a:gd name="T123" fmla="*/ 2656 h 1373"/>
                              <a:gd name="T124" fmla="+- 0 7566 7521"/>
                              <a:gd name="T125" fmla="*/ T124 w 45"/>
                              <a:gd name="T126" fmla="+- 0 2748 1550"/>
                              <a:gd name="T127" fmla="*/ 2748 h 1373"/>
                              <a:gd name="T128" fmla="+- 0 7566 7521"/>
                              <a:gd name="T129" fmla="*/ T128 w 45"/>
                              <a:gd name="T130" fmla="+- 0 2831 1550"/>
                              <a:gd name="T131" fmla="*/ 2831 h 1373"/>
                              <a:gd name="T132" fmla="+- 0 7557 7521"/>
                              <a:gd name="T133" fmla="*/ T132 w 45"/>
                              <a:gd name="T134" fmla="+- 0 2840 1550"/>
                              <a:gd name="T135" fmla="*/ 2840 h 1373"/>
                              <a:gd name="T136" fmla="+- 0 7566 7521"/>
                              <a:gd name="T137" fmla="*/ T136 w 45"/>
                              <a:gd name="T138" fmla="+- 0 2923 1550"/>
                              <a:gd name="T139" fmla="*/ 2923 h 1373"/>
                              <a:gd name="T140" fmla="+- 0 7557 7521"/>
                              <a:gd name="T141" fmla="*/ T140 w 45"/>
                              <a:gd name="T142" fmla="+- 0 2840 1550"/>
                              <a:gd name="T143" fmla="*/ 2840 h 13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45" h="1373">
                                <a:moveTo>
                                  <a:pt x="0" y="0"/>
                                </a:moveTo>
                                <a:lnTo>
                                  <a:pt x="0" y="83"/>
                                </a:lnTo>
                                <a:lnTo>
                                  <a:pt x="45" y="83"/>
                                </a:lnTo>
                                <a:lnTo>
                                  <a:pt x="45" y="0"/>
                                </a:lnTo>
                                <a:lnTo>
                                  <a:pt x="0" y="0"/>
                                </a:lnTo>
                                <a:close/>
                                <a:moveTo>
                                  <a:pt x="45" y="92"/>
                                </a:moveTo>
                                <a:lnTo>
                                  <a:pt x="45" y="175"/>
                                </a:lnTo>
                                <a:lnTo>
                                  <a:pt x="45" y="92"/>
                                </a:lnTo>
                                <a:close/>
                                <a:moveTo>
                                  <a:pt x="27" y="185"/>
                                </a:moveTo>
                                <a:lnTo>
                                  <a:pt x="27" y="267"/>
                                </a:lnTo>
                                <a:lnTo>
                                  <a:pt x="45" y="267"/>
                                </a:lnTo>
                                <a:lnTo>
                                  <a:pt x="45" y="185"/>
                                </a:lnTo>
                                <a:lnTo>
                                  <a:pt x="27" y="185"/>
                                </a:lnTo>
                                <a:close/>
                                <a:moveTo>
                                  <a:pt x="45" y="277"/>
                                </a:moveTo>
                                <a:lnTo>
                                  <a:pt x="45" y="360"/>
                                </a:lnTo>
                                <a:lnTo>
                                  <a:pt x="45" y="277"/>
                                </a:lnTo>
                                <a:close/>
                                <a:moveTo>
                                  <a:pt x="44" y="369"/>
                                </a:moveTo>
                                <a:lnTo>
                                  <a:pt x="44" y="452"/>
                                </a:lnTo>
                                <a:lnTo>
                                  <a:pt x="45" y="452"/>
                                </a:lnTo>
                                <a:lnTo>
                                  <a:pt x="45" y="369"/>
                                </a:lnTo>
                                <a:lnTo>
                                  <a:pt x="44" y="369"/>
                                </a:lnTo>
                                <a:close/>
                                <a:moveTo>
                                  <a:pt x="25" y="461"/>
                                </a:moveTo>
                                <a:lnTo>
                                  <a:pt x="25" y="544"/>
                                </a:lnTo>
                                <a:lnTo>
                                  <a:pt x="45" y="544"/>
                                </a:lnTo>
                                <a:lnTo>
                                  <a:pt x="45" y="461"/>
                                </a:lnTo>
                                <a:lnTo>
                                  <a:pt x="25" y="461"/>
                                </a:lnTo>
                                <a:close/>
                                <a:moveTo>
                                  <a:pt x="38" y="553"/>
                                </a:moveTo>
                                <a:lnTo>
                                  <a:pt x="38" y="636"/>
                                </a:lnTo>
                                <a:lnTo>
                                  <a:pt x="45" y="636"/>
                                </a:lnTo>
                                <a:lnTo>
                                  <a:pt x="45" y="553"/>
                                </a:lnTo>
                                <a:lnTo>
                                  <a:pt x="38" y="553"/>
                                </a:lnTo>
                                <a:close/>
                                <a:moveTo>
                                  <a:pt x="41" y="645"/>
                                </a:moveTo>
                                <a:lnTo>
                                  <a:pt x="41" y="728"/>
                                </a:lnTo>
                                <a:lnTo>
                                  <a:pt x="45" y="728"/>
                                </a:lnTo>
                                <a:lnTo>
                                  <a:pt x="45" y="645"/>
                                </a:lnTo>
                                <a:lnTo>
                                  <a:pt x="41" y="645"/>
                                </a:lnTo>
                                <a:close/>
                                <a:moveTo>
                                  <a:pt x="40" y="737"/>
                                </a:moveTo>
                                <a:lnTo>
                                  <a:pt x="40" y="820"/>
                                </a:lnTo>
                                <a:lnTo>
                                  <a:pt x="45" y="820"/>
                                </a:lnTo>
                                <a:lnTo>
                                  <a:pt x="45" y="737"/>
                                </a:lnTo>
                                <a:lnTo>
                                  <a:pt x="40" y="737"/>
                                </a:lnTo>
                                <a:close/>
                                <a:moveTo>
                                  <a:pt x="27" y="829"/>
                                </a:moveTo>
                                <a:lnTo>
                                  <a:pt x="27" y="912"/>
                                </a:lnTo>
                                <a:lnTo>
                                  <a:pt x="45" y="912"/>
                                </a:lnTo>
                                <a:lnTo>
                                  <a:pt x="45" y="829"/>
                                </a:lnTo>
                                <a:lnTo>
                                  <a:pt x="27" y="829"/>
                                </a:lnTo>
                                <a:close/>
                                <a:moveTo>
                                  <a:pt x="44" y="921"/>
                                </a:moveTo>
                                <a:lnTo>
                                  <a:pt x="44" y="1004"/>
                                </a:lnTo>
                                <a:lnTo>
                                  <a:pt x="45" y="1004"/>
                                </a:lnTo>
                                <a:lnTo>
                                  <a:pt x="45" y="921"/>
                                </a:lnTo>
                                <a:lnTo>
                                  <a:pt x="44" y="921"/>
                                </a:lnTo>
                                <a:close/>
                                <a:moveTo>
                                  <a:pt x="45" y="1014"/>
                                </a:moveTo>
                                <a:lnTo>
                                  <a:pt x="45" y="1096"/>
                                </a:lnTo>
                                <a:lnTo>
                                  <a:pt x="45" y="1014"/>
                                </a:lnTo>
                                <a:close/>
                                <a:moveTo>
                                  <a:pt x="26" y="1106"/>
                                </a:moveTo>
                                <a:lnTo>
                                  <a:pt x="26" y="1189"/>
                                </a:lnTo>
                                <a:lnTo>
                                  <a:pt x="45" y="1189"/>
                                </a:lnTo>
                                <a:lnTo>
                                  <a:pt x="45" y="1106"/>
                                </a:lnTo>
                                <a:lnTo>
                                  <a:pt x="26" y="1106"/>
                                </a:lnTo>
                                <a:close/>
                                <a:moveTo>
                                  <a:pt x="45" y="1198"/>
                                </a:moveTo>
                                <a:lnTo>
                                  <a:pt x="45" y="1281"/>
                                </a:lnTo>
                                <a:lnTo>
                                  <a:pt x="45" y="1198"/>
                                </a:lnTo>
                                <a:close/>
                                <a:moveTo>
                                  <a:pt x="36" y="1290"/>
                                </a:moveTo>
                                <a:lnTo>
                                  <a:pt x="36" y="1373"/>
                                </a:lnTo>
                                <a:lnTo>
                                  <a:pt x="45" y="1373"/>
                                </a:lnTo>
                                <a:lnTo>
                                  <a:pt x="45" y="1290"/>
                                </a:lnTo>
                                <a:lnTo>
                                  <a:pt x="36" y="1290"/>
                                </a:lnTo>
                                <a:close/>
                              </a:path>
                            </a:pathLst>
                          </a:custGeom>
                          <a:noFill/>
                          <a:ln w="517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41" name="Rectangle 1035"/>
                        <wps:cNvSpPr>
                          <a:spLocks noChangeArrowheads="1"/>
                        </wps:cNvSpPr>
                        <wps:spPr bwMode="auto">
                          <a:xfrm>
                            <a:off x="7512" y="2932"/>
                            <a:ext cx="54" cy="83"/>
                          </a:xfrm>
                          <a:prstGeom prst="rect">
                            <a:avLst/>
                          </a:prstGeom>
                          <a:solidFill>
                            <a:srgbClr val="BEBEB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42" name="Rectangle 1034"/>
                        <wps:cNvSpPr>
                          <a:spLocks noChangeArrowheads="1"/>
                        </wps:cNvSpPr>
                        <wps:spPr bwMode="auto">
                          <a:xfrm>
                            <a:off x="7512" y="2932"/>
                            <a:ext cx="54" cy="83"/>
                          </a:xfrm>
                          <a:prstGeom prst="rect">
                            <a:avLst/>
                          </a:prstGeom>
                          <a:noFill/>
                          <a:ln w="517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43" name="Rectangle 1033"/>
                        <wps:cNvSpPr>
                          <a:spLocks noChangeArrowheads="1"/>
                        </wps:cNvSpPr>
                        <wps:spPr bwMode="auto">
                          <a:xfrm>
                            <a:off x="7531" y="3024"/>
                            <a:ext cx="35" cy="83"/>
                          </a:xfrm>
                          <a:prstGeom prst="rect">
                            <a:avLst/>
                          </a:prstGeom>
                          <a:solidFill>
                            <a:srgbClr val="BEBEB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44" name="AutoShape 1032"/>
                        <wps:cNvSpPr>
                          <a:spLocks/>
                        </wps:cNvSpPr>
                        <wps:spPr bwMode="auto">
                          <a:xfrm>
                            <a:off x="7531" y="3024"/>
                            <a:ext cx="35" cy="268"/>
                          </a:xfrm>
                          <a:custGeom>
                            <a:avLst/>
                            <a:gdLst>
                              <a:gd name="T0" fmla="+- 0 7531 7531"/>
                              <a:gd name="T1" fmla="*/ T0 w 35"/>
                              <a:gd name="T2" fmla="+- 0 3024 3024"/>
                              <a:gd name="T3" fmla="*/ 3024 h 268"/>
                              <a:gd name="T4" fmla="+- 0 7531 7531"/>
                              <a:gd name="T5" fmla="*/ T4 w 35"/>
                              <a:gd name="T6" fmla="+- 0 3107 3024"/>
                              <a:gd name="T7" fmla="*/ 3107 h 268"/>
                              <a:gd name="T8" fmla="+- 0 7566 7531"/>
                              <a:gd name="T9" fmla="*/ T8 w 35"/>
                              <a:gd name="T10" fmla="+- 0 3107 3024"/>
                              <a:gd name="T11" fmla="*/ 3107 h 268"/>
                              <a:gd name="T12" fmla="+- 0 7566 7531"/>
                              <a:gd name="T13" fmla="*/ T12 w 35"/>
                              <a:gd name="T14" fmla="+- 0 3024 3024"/>
                              <a:gd name="T15" fmla="*/ 3024 h 268"/>
                              <a:gd name="T16" fmla="+- 0 7531 7531"/>
                              <a:gd name="T17" fmla="*/ T16 w 35"/>
                              <a:gd name="T18" fmla="+- 0 3024 3024"/>
                              <a:gd name="T19" fmla="*/ 3024 h 268"/>
                              <a:gd name="T20" fmla="+- 0 7561 7531"/>
                              <a:gd name="T21" fmla="*/ T20 w 35"/>
                              <a:gd name="T22" fmla="+- 0 3116 3024"/>
                              <a:gd name="T23" fmla="*/ 3116 h 268"/>
                              <a:gd name="T24" fmla="+- 0 7561 7531"/>
                              <a:gd name="T25" fmla="*/ T24 w 35"/>
                              <a:gd name="T26" fmla="+- 0 3199 3024"/>
                              <a:gd name="T27" fmla="*/ 3199 h 268"/>
                              <a:gd name="T28" fmla="+- 0 7566 7531"/>
                              <a:gd name="T29" fmla="*/ T28 w 35"/>
                              <a:gd name="T30" fmla="+- 0 3199 3024"/>
                              <a:gd name="T31" fmla="*/ 3199 h 268"/>
                              <a:gd name="T32" fmla="+- 0 7566 7531"/>
                              <a:gd name="T33" fmla="*/ T32 w 35"/>
                              <a:gd name="T34" fmla="+- 0 3116 3024"/>
                              <a:gd name="T35" fmla="*/ 3116 h 268"/>
                              <a:gd name="T36" fmla="+- 0 7561 7531"/>
                              <a:gd name="T37" fmla="*/ T36 w 35"/>
                              <a:gd name="T38" fmla="+- 0 3116 3024"/>
                              <a:gd name="T39" fmla="*/ 3116 h 268"/>
                              <a:gd name="T40" fmla="+- 0 7565 7531"/>
                              <a:gd name="T41" fmla="*/ T40 w 35"/>
                              <a:gd name="T42" fmla="+- 0 3208 3024"/>
                              <a:gd name="T43" fmla="*/ 3208 h 268"/>
                              <a:gd name="T44" fmla="+- 0 7565 7531"/>
                              <a:gd name="T45" fmla="*/ T44 w 35"/>
                              <a:gd name="T46" fmla="+- 0 3291 3024"/>
                              <a:gd name="T47" fmla="*/ 3291 h 268"/>
                              <a:gd name="T48" fmla="+- 0 7566 7531"/>
                              <a:gd name="T49" fmla="*/ T48 w 35"/>
                              <a:gd name="T50" fmla="+- 0 3291 3024"/>
                              <a:gd name="T51" fmla="*/ 3291 h 268"/>
                              <a:gd name="T52" fmla="+- 0 7566 7531"/>
                              <a:gd name="T53" fmla="*/ T52 w 35"/>
                              <a:gd name="T54" fmla="+- 0 3208 3024"/>
                              <a:gd name="T55" fmla="*/ 3208 h 268"/>
                              <a:gd name="T56" fmla="+- 0 7565 7531"/>
                              <a:gd name="T57" fmla="*/ T56 w 35"/>
                              <a:gd name="T58" fmla="+- 0 3208 3024"/>
                              <a:gd name="T59" fmla="*/ 3208 h 2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35" h="268">
                                <a:moveTo>
                                  <a:pt x="0" y="0"/>
                                </a:moveTo>
                                <a:lnTo>
                                  <a:pt x="0" y="83"/>
                                </a:lnTo>
                                <a:lnTo>
                                  <a:pt x="35" y="83"/>
                                </a:lnTo>
                                <a:lnTo>
                                  <a:pt x="35" y="0"/>
                                </a:lnTo>
                                <a:lnTo>
                                  <a:pt x="0" y="0"/>
                                </a:lnTo>
                                <a:close/>
                                <a:moveTo>
                                  <a:pt x="30" y="92"/>
                                </a:moveTo>
                                <a:lnTo>
                                  <a:pt x="30" y="175"/>
                                </a:lnTo>
                                <a:lnTo>
                                  <a:pt x="35" y="175"/>
                                </a:lnTo>
                                <a:lnTo>
                                  <a:pt x="35" y="92"/>
                                </a:lnTo>
                                <a:lnTo>
                                  <a:pt x="30" y="92"/>
                                </a:lnTo>
                                <a:close/>
                                <a:moveTo>
                                  <a:pt x="34" y="184"/>
                                </a:moveTo>
                                <a:lnTo>
                                  <a:pt x="34" y="267"/>
                                </a:lnTo>
                                <a:lnTo>
                                  <a:pt x="35" y="267"/>
                                </a:lnTo>
                                <a:lnTo>
                                  <a:pt x="35" y="184"/>
                                </a:lnTo>
                                <a:lnTo>
                                  <a:pt x="34" y="184"/>
                                </a:lnTo>
                                <a:close/>
                              </a:path>
                            </a:pathLst>
                          </a:custGeom>
                          <a:noFill/>
                          <a:ln w="517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45" name="Rectangle 1031"/>
                        <wps:cNvSpPr>
                          <a:spLocks noChangeArrowheads="1"/>
                        </wps:cNvSpPr>
                        <wps:spPr bwMode="auto">
                          <a:xfrm>
                            <a:off x="7305" y="3300"/>
                            <a:ext cx="261" cy="83"/>
                          </a:xfrm>
                          <a:prstGeom prst="rect">
                            <a:avLst/>
                          </a:prstGeom>
                          <a:solidFill>
                            <a:srgbClr val="BEBEB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46" name="AutoShape 1030"/>
                        <wps:cNvSpPr>
                          <a:spLocks/>
                        </wps:cNvSpPr>
                        <wps:spPr bwMode="auto">
                          <a:xfrm>
                            <a:off x="7305" y="3300"/>
                            <a:ext cx="261" cy="728"/>
                          </a:xfrm>
                          <a:custGeom>
                            <a:avLst/>
                            <a:gdLst>
                              <a:gd name="T0" fmla="+- 0 7306 7306"/>
                              <a:gd name="T1" fmla="*/ T0 w 261"/>
                              <a:gd name="T2" fmla="+- 0 3300 3300"/>
                              <a:gd name="T3" fmla="*/ 3300 h 728"/>
                              <a:gd name="T4" fmla="+- 0 7306 7306"/>
                              <a:gd name="T5" fmla="*/ T4 w 261"/>
                              <a:gd name="T6" fmla="+- 0 3383 3300"/>
                              <a:gd name="T7" fmla="*/ 3383 h 728"/>
                              <a:gd name="T8" fmla="+- 0 7566 7306"/>
                              <a:gd name="T9" fmla="*/ T8 w 261"/>
                              <a:gd name="T10" fmla="+- 0 3383 3300"/>
                              <a:gd name="T11" fmla="*/ 3383 h 728"/>
                              <a:gd name="T12" fmla="+- 0 7566 7306"/>
                              <a:gd name="T13" fmla="*/ T12 w 261"/>
                              <a:gd name="T14" fmla="+- 0 3300 3300"/>
                              <a:gd name="T15" fmla="*/ 3300 h 728"/>
                              <a:gd name="T16" fmla="+- 0 7306 7306"/>
                              <a:gd name="T17" fmla="*/ T16 w 261"/>
                              <a:gd name="T18" fmla="+- 0 3300 3300"/>
                              <a:gd name="T19" fmla="*/ 3300 h 728"/>
                              <a:gd name="T20" fmla="+- 0 7566 7306"/>
                              <a:gd name="T21" fmla="*/ T20 w 261"/>
                              <a:gd name="T22" fmla="+- 0 3393 3300"/>
                              <a:gd name="T23" fmla="*/ 3393 h 728"/>
                              <a:gd name="T24" fmla="+- 0 7566 7306"/>
                              <a:gd name="T25" fmla="*/ T24 w 261"/>
                              <a:gd name="T26" fmla="+- 0 3475 3300"/>
                              <a:gd name="T27" fmla="*/ 3475 h 728"/>
                              <a:gd name="T28" fmla="+- 0 7566 7306"/>
                              <a:gd name="T29" fmla="*/ T28 w 261"/>
                              <a:gd name="T30" fmla="+- 0 3475 3300"/>
                              <a:gd name="T31" fmla="*/ 3475 h 728"/>
                              <a:gd name="T32" fmla="+- 0 7566 7306"/>
                              <a:gd name="T33" fmla="*/ T32 w 261"/>
                              <a:gd name="T34" fmla="+- 0 3393 3300"/>
                              <a:gd name="T35" fmla="*/ 3393 h 728"/>
                              <a:gd name="T36" fmla="+- 0 7566 7306"/>
                              <a:gd name="T37" fmla="*/ T36 w 261"/>
                              <a:gd name="T38" fmla="+- 0 3393 3300"/>
                              <a:gd name="T39" fmla="*/ 3393 h 728"/>
                              <a:gd name="T40" fmla="+- 0 7565 7306"/>
                              <a:gd name="T41" fmla="*/ T40 w 261"/>
                              <a:gd name="T42" fmla="+- 0 3485 3300"/>
                              <a:gd name="T43" fmla="*/ 3485 h 728"/>
                              <a:gd name="T44" fmla="+- 0 7565 7306"/>
                              <a:gd name="T45" fmla="*/ T44 w 261"/>
                              <a:gd name="T46" fmla="+- 0 3568 3300"/>
                              <a:gd name="T47" fmla="*/ 3568 h 728"/>
                              <a:gd name="T48" fmla="+- 0 7566 7306"/>
                              <a:gd name="T49" fmla="*/ T48 w 261"/>
                              <a:gd name="T50" fmla="+- 0 3568 3300"/>
                              <a:gd name="T51" fmla="*/ 3568 h 728"/>
                              <a:gd name="T52" fmla="+- 0 7566 7306"/>
                              <a:gd name="T53" fmla="*/ T52 w 261"/>
                              <a:gd name="T54" fmla="+- 0 3485 3300"/>
                              <a:gd name="T55" fmla="*/ 3485 h 728"/>
                              <a:gd name="T56" fmla="+- 0 7565 7306"/>
                              <a:gd name="T57" fmla="*/ T56 w 261"/>
                              <a:gd name="T58" fmla="+- 0 3485 3300"/>
                              <a:gd name="T59" fmla="*/ 3485 h 728"/>
                              <a:gd name="T60" fmla="+- 0 7557 7306"/>
                              <a:gd name="T61" fmla="*/ T60 w 261"/>
                              <a:gd name="T62" fmla="+- 0 3577 3300"/>
                              <a:gd name="T63" fmla="*/ 3577 h 728"/>
                              <a:gd name="T64" fmla="+- 0 7557 7306"/>
                              <a:gd name="T65" fmla="*/ T64 w 261"/>
                              <a:gd name="T66" fmla="+- 0 3660 3300"/>
                              <a:gd name="T67" fmla="*/ 3660 h 728"/>
                              <a:gd name="T68" fmla="+- 0 7566 7306"/>
                              <a:gd name="T69" fmla="*/ T68 w 261"/>
                              <a:gd name="T70" fmla="+- 0 3660 3300"/>
                              <a:gd name="T71" fmla="*/ 3660 h 728"/>
                              <a:gd name="T72" fmla="+- 0 7566 7306"/>
                              <a:gd name="T73" fmla="*/ T72 w 261"/>
                              <a:gd name="T74" fmla="+- 0 3577 3300"/>
                              <a:gd name="T75" fmla="*/ 3577 h 728"/>
                              <a:gd name="T76" fmla="+- 0 7557 7306"/>
                              <a:gd name="T77" fmla="*/ T76 w 261"/>
                              <a:gd name="T78" fmla="+- 0 3577 3300"/>
                              <a:gd name="T79" fmla="*/ 3577 h 728"/>
                              <a:gd name="T80" fmla="+- 0 7566 7306"/>
                              <a:gd name="T81" fmla="*/ T80 w 261"/>
                              <a:gd name="T82" fmla="+- 0 3669 3300"/>
                              <a:gd name="T83" fmla="*/ 3669 h 728"/>
                              <a:gd name="T84" fmla="+- 0 7566 7306"/>
                              <a:gd name="T85" fmla="*/ T84 w 261"/>
                              <a:gd name="T86" fmla="+- 0 3752 3300"/>
                              <a:gd name="T87" fmla="*/ 3752 h 728"/>
                              <a:gd name="T88" fmla="+- 0 7566 7306"/>
                              <a:gd name="T89" fmla="*/ T88 w 261"/>
                              <a:gd name="T90" fmla="+- 0 3752 3300"/>
                              <a:gd name="T91" fmla="*/ 3752 h 728"/>
                              <a:gd name="T92" fmla="+- 0 7566 7306"/>
                              <a:gd name="T93" fmla="*/ T92 w 261"/>
                              <a:gd name="T94" fmla="+- 0 3669 3300"/>
                              <a:gd name="T95" fmla="*/ 3669 h 728"/>
                              <a:gd name="T96" fmla="+- 0 7566 7306"/>
                              <a:gd name="T97" fmla="*/ T96 w 261"/>
                              <a:gd name="T98" fmla="+- 0 3761 3300"/>
                              <a:gd name="T99" fmla="*/ 3761 h 728"/>
                              <a:gd name="T100" fmla="+- 0 7566 7306"/>
                              <a:gd name="T101" fmla="*/ T100 w 261"/>
                              <a:gd name="T102" fmla="+- 0 3844 3300"/>
                              <a:gd name="T103" fmla="*/ 3844 h 728"/>
                              <a:gd name="T104" fmla="+- 0 7566 7306"/>
                              <a:gd name="T105" fmla="*/ T104 w 261"/>
                              <a:gd name="T106" fmla="+- 0 3844 3300"/>
                              <a:gd name="T107" fmla="*/ 3844 h 728"/>
                              <a:gd name="T108" fmla="+- 0 7566 7306"/>
                              <a:gd name="T109" fmla="*/ T108 w 261"/>
                              <a:gd name="T110" fmla="+- 0 3761 3300"/>
                              <a:gd name="T111" fmla="*/ 3761 h 728"/>
                              <a:gd name="T112" fmla="+- 0 7566 7306"/>
                              <a:gd name="T113" fmla="*/ T112 w 261"/>
                              <a:gd name="T114" fmla="+- 0 3761 3300"/>
                              <a:gd name="T115" fmla="*/ 3761 h 728"/>
                              <a:gd name="T116" fmla="+- 0 7553 7306"/>
                              <a:gd name="T117" fmla="*/ T116 w 261"/>
                              <a:gd name="T118" fmla="+- 0 3853 3300"/>
                              <a:gd name="T119" fmla="*/ 3853 h 728"/>
                              <a:gd name="T120" fmla="+- 0 7553 7306"/>
                              <a:gd name="T121" fmla="*/ T120 w 261"/>
                              <a:gd name="T122" fmla="+- 0 3936 3300"/>
                              <a:gd name="T123" fmla="*/ 3936 h 728"/>
                              <a:gd name="T124" fmla="+- 0 7566 7306"/>
                              <a:gd name="T125" fmla="*/ T124 w 261"/>
                              <a:gd name="T126" fmla="+- 0 3936 3300"/>
                              <a:gd name="T127" fmla="*/ 3936 h 728"/>
                              <a:gd name="T128" fmla="+- 0 7566 7306"/>
                              <a:gd name="T129" fmla="*/ T128 w 261"/>
                              <a:gd name="T130" fmla="+- 0 3853 3300"/>
                              <a:gd name="T131" fmla="*/ 3853 h 728"/>
                              <a:gd name="T132" fmla="+- 0 7553 7306"/>
                              <a:gd name="T133" fmla="*/ T132 w 261"/>
                              <a:gd name="T134" fmla="+- 0 3853 3300"/>
                              <a:gd name="T135" fmla="*/ 3853 h 728"/>
                              <a:gd name="T136" fmla="+- 0 7566 7306"/>
                              <a:gd name="T137" fmla="*/ T136 w 261"/>
                              <a:gd name="T138" fmla="+- 0 3945 3300"/>
                              <a:gd name="T139" fmla="*/ 3945 h 728"/>
                              <a:gd name="T140" fmla="+- 0 7566 7306"/>
                              <a:gd name="T141" fmla="*/ T140 w 261"/>
                              <a:gd name="T142" fmla="+- 0 4028 3300"/>
                              <a:gd name="T143" fmla="*/ 4028 h 728"/>
                              <a:gd name="T144" fmla="+- 0 7566 7306"/>
                              <a:gd name="T145" fmla="*/ T144 w 261"/>
                              <a:gd name="T146" fmla="+- 0 4028 3300"/>
                              <a:gd name="T147" fmla="*/ 4028 h 728"/>
                              <a:gd name="T148" fmla="+- 0 7566 7306"/>
                              <a:gd name="T149" fmla="*/ T148 w 261"/>
                              <a:gd name="T150" fmla="+- 0 3945 3300"/>
                              <a:gd name="T151" fmla="*/ 3945 h 7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261" h="728">
                                <a:moveTo>
                                  <a:pt x="0" y="0"/>
                                </a:moveTo>
                                <a:lnTo>
                                  <a:pt x="0" y="83"/>
                                </a:lnTo>
                                <a:lnTo>
                                  <a:pt x="260" y="83"/>
                                </a:lnTo>
                                <a:lnTo>
                                  <a:pt x="260" y="0"/>
                                </a:lnTo>
                                <a:lnTo>
                                  <a:pt x="0" y="0"/>
                                </a:lnTo>
                                <a:close/>
                                <a:moveTo>
                                  <a:pt x="260" y="93"/>
                                </a:moveTo>
                                <a:lnTo>
                                  <a:pt x="260" y="175"/>
                                </a:lnTo>
                                <a:lnTo>
                                  <a:pt x="260" y="93"/>
                                </a:lnTo>
                                <a:close/>
                                <a:moveTo>
                                  <a:pt x="259" y="185"/>
                                </a:moveTo>
                                <a:lnTo>
                                  <a:pt x="259" y="268"/>
                                </a:lnTo>
                                <a:lnTo>
                                  <a:pt x="260" y="268"/>
                                </a:lnTo>
                                <a:lnTo>
                                  <a:pt x="260" y="185"/>
                                </a:lnTo>
                                <a:lnTo>
                                  <a:pt x="259" y="185"/>
                                </a:lnTo>
                                <a:close/>
                                <a:moveTo>
                                  <a:pt x="251" y="277"/>
                                </a:moveTo>
                                <a:lnTo>
                                  <a:pt x="251" y="360"/>
                                </a:lnTo>
                                <a:lnTo>
                                  <a:pt x="260" y="360"/>
                                </a:lnTo>
                                <a:lnTo>
                                  <a:pt x="260" y="277"/>
                                </a:lnTo>
                                <a:lnTo>
                                  <a:pt x="251" y="277"/>
                                </a:lnTo>
                                <a:close/>
                                <a:moveTo>
                                  <a:pt x="260" y="369"/>
                                </a:moveTo>
                                <a:lnTo>
                                  <a:pt x="260" y="452"/>
                                </a:lnTo>
                                <a:lnTo>
                                  <a:pt x="260" y="369"/>
                                </a:lnTo>
                                <a:close/>
                                <a:moveTo>
                                  <a:pt x="260" y="461"/>
                                </a:moveTo>
                                <a:lnTo>
                                  <a:pt x="260" y="544"/>
                                </a:lnTo>
                                <a:lnTo>
                                  <a:pt x="260" y="461"/>
                                </a:lnTo>
                                <a:close/>
                                <a:moveTo>
                                  <a:pt x="247" y="553"/>
                                </a:moveTo>
                                <a:lnTo>
                                  <a:pt x="247" y="636"/>
                                </a:lnTo>
                                <a:lnTo>
                                  <a:pt x="260" y="636"/>
                                </a:lnTo>
                                <a:lnTo>
                                  <a:pt x="260" y="553"/>
                                </a:lnTo>
                                <a:lnTo>
                                  <a:pt x="247" y="553"/>
                                </a:lnTo>
                                <a:close/>
                                <a:moveTo>
                                  <a:pt x="260" y="645"/>
                                </a:moveTo>
                                <a:lnTo>
                                  <a:pt x="260" y="728"/>
                                </a:lnTo>
                                <a:lnTo>
                                  <a:pt x="260" y="645"/>
                                </a:lnTo>
                                <a:close/>
                              </a:path>
                            </a:pathLst>
                          </a:custGeom>
                          <a:noFill/>
                          <a:ln w="517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49CE921A" id="Group 1029" o:spid="_x0000_s1026" style="position:absolute;margin-left:365.1pt;margin-top:3.6pt;width:13.45pt;height:197.8pt;z-index:15763968;mso-position-horizontal-relative:page" coordorigin="7302,72" coordsize="269,39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">
                <v:shape id="AutoShape 1040" o:spid="_x0000_s1027" style="position:absolute;left:7541;top:76;width:25;height:912;visibility:visible;mso-wrap-style:square;v-text-anchor:top" coordsize="25,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" path="m,l,82r25,l25,,,xm16,92r,83l25,175r,-83l16,92xm24,184r,83l25,267r,-83l24,184xm15,276r,83l25,359r,-83l15,276xm24,368r,83l25,451r,-83l24,368xm11,460r,83l25,543r,-83l11,460xm25,552r,83l25,552xm24,644r,83l25,727r,-83l24,644xm23,736r,83l25,819r,-83l23,736xm25,829r,82l25,829xe" filled="f" strokeweight=".14381mm">
                  <v:path arrowok="t" o:connecttype="custom" o:connectlocs="0,77;0,159;25,159;25,77;0,77;16,169;16,252;25,252;25,169;16,169;24,261;24,344;25,344;25,261;24,261;15,353;15,436;25,436;25,353;15,353;24,445;24,528;25,528;25,445;24,445;11,537;11,620;25,620;25,537;11,537;25,629;25,712;25,712;25,629;25,629;24,721;24,804;25,804;25,721;24,721;23,813;23,896;25,896;25,813;23,813;25,906;25,988;25,988;25,906" o:connectangles="0,0,0,0,0,0,0,0,0,0,0,0,0,0,0,0,0,0,0,0,0,0,0,0,0,0,0,0,0,0,0,0,0,0,0,0,0,0,0,0,0,0,0,0,0,0,0,0,0"/>
                </v:shape>
                <v:rect id="Rectangle 1039" o:spid="_x0000_s1028" style="position:absolute;left:7524;top:997;width:42;height: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" fillcolor="#bebebe" stroked="f"/>
                <v:shape id="AutoShape 1038" o:spid="_x0000_s1029" style="position:absolute;left:7524;top:997;width:42;height:544;visibility:visible;mso-wrap-style:square;v-text-anchor:top" coordsize="42,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" path="m,l,83r41,l41,,,xm40,92r,83l41,175r,-83l40,92xm16,184r,83l41,267r,-83l16,184xm40,276r,83l41,359r,-83l40,276xm37,368r,83l41,451r,-83l37,368xm35,460r,83l41,543r,-83l35,460xe" filled="f" strokeweight=".14381mm">
                  <v:path arrowok="t" o:connecttype="custom" o:connectlocs="0,998;0,1081;41,1081;41,998;0,998;40,1090;40,1173;41,1173;41,1090;40,1090;16,1182;16,1265;41,1265;41,1182;16,1182;40,1274;40,1357;41,1357;41,1274;40,1274;37,1366;37,1449;41,1449;41,1366;37,1366;35,1458;35,1541;41,1541;41,1458;35,1458" o:connectangles="0,0,0,0,0,0,0,0,0,0,0,0,0,0,0,0,0,0,0,0,0,0,0,0,0,0,0,0,0,0"/>
                </v:shape>
                <v:rect id="Rectangle 1037" o:spid="_x0000_s1030" style="position:absolute;left:7521;top:1550;width:45;height: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" fillcolor="#bebebe" stroked="f"/>
                <v:shape id="AutoShape 1036" o:spid="_x0000_s1031" style="position:absolute;left:7521;top:1550;width:45;height:1373;visibility:visible;mso-wrap-style:square;v-text-anchor:top" coordsize="45,13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" path="m,l,83r45,l45,,,xm45,92r,83l45,92xm27,185r,82l45,267r,-82l27,185xm45,277r,83l45,277xm44,369r,83l45,452r,-83l44,369xm25,461r,83l45,544r,-83l25,461xm38,553r,83l45,636r,-83l38,553xm41,645r,83l45,728r,-83l41,645xm40,737r,83l45,820r,-83l40,737xm27,829r,83l45,912r,-83l27,829xm44,921r,83l45,1004r,-83l44,921xm45,1014r,82l45,1014xm26,1106r,83l45,1189r,-83l26,1106xm45,1198r,83l45,1198xm36,1290r,83l45,1373r,-83l36,1290xe" filled="f" strokeweight=".14381mm">
                  <v:path arrowok="t" o:connecttype="custom" o:connectlocs="0,1633;45,1550;45,1642;45,1725;27,1735;45,1817;27,1735;45,1910;45,1827;44,1919;45,2002;44,1919;25,2094;45,2011;38,2103;45,2186;38,2103;41,2278;45,2195;40,2287;45,2370;40,2287;27,2462;45,2379;44,2471;45,2554;44,2471;45,2646;45,2564;26,2739;45,2656;45,2748;45,2831;36,2840;45,2923;36,2840" o:connectangles="0,0,0,0,0,0,0,0,0,0,0,0,0,0,0,0,0,0,0,0,0,0,0,0,0,0,0,0,0,0,0,0,0,0,0,0"/>
                </v:shape>
                <v:rect id="Rectangle 1035" o:spid="_x0000_s1032" style="position:absolute;left:7512;top:2932;width:54;height: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" fillcolor="#bebebe" stroked="f"/>
                <v:rect id="Rectangle 1034" o:spid="_x0000_s1033" style="position:absolute;left:7512;top:2932;width:54;height: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" filled="f" strokeweight=".14381mm"/>
                <v:rect id="Rectangle 1033" o:spid="_x0000_s1034" style="position:absolute;left:7531;top:3024;width:35;height: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" fillcolor="#bebebe" stroked="f"/>
                <v:shape id="AutoShape 1032" o:spid="_x0000_s1035" style="position:absolute;left:7531;top:3024;width:35;height:268;visibility:visible;mso-wrap-style:square;v-text-anchor:top" coordsize="35,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" path="m,l,83r35,l35,,,xm30,92r,83l35,175r,-83l30,92xm34,184r,83l35,267r,-83l34,184xe" filled="f" strokeweight=".14381mm">
                  <v:path arrowok="t" o:connecttype="custom" o:connectlocs="0,3024;0,3107;35,3107;35,3024;0,3024;30,3116;30,3199;35,3199;35,3116;30,3116;34,3208;34,3291;35,3291;35,3208;34,3208" o:connectangles="0,0,0,0,0,0,0,0,0,0,0,0,0,0,0"/>
                </v:shape>
                <v:rect id="Rectangle 1031" o:spid="_x0000_s1036" style="position:absolute;left:7305;top:3300;width:261;height: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" fillcolor="#bebebe" stroked="f"/>
                <v:shape id="AutoShape 1030" o:spid="_x0000_s1037" style="position:absolute;left:7305;top:3300;width:261;height:728;visibility:visible;mso-wrap-style:square;v-text-anchor:top" coordsize="261,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" path="m,l,83r260,l260,,,xm260,93r,82l260,93xm259,185r,83l260,268r,-83l259,185xm251,277r,83l260,360r,-83l251,277xm260,369r,83l260,369xm260,461r,83l260,461xm247,553r,83l260,636r,-83l247,553xm260,645r,83l260,645xe" filled="f" strokeweight=".14381mm">
                  <v:path arrowok="t" o:connecttype="custom" o:connectlocs="0,3300;0,3383;260,3383;260,3300;0,3300;260,3393;260,3475;260,3475;260,3393;260,3393;259,3485;259,3568;260,3568;260,3485;259,3485;251,3577;251,3660;260,3660;260,3577;251,3577;260,3669;260,3752;260,3752;260,3669;260,3761;260,3844;260,3844;260,3761;260,3761;247,3853;247,3936;260,3936;260,3853;247,3853;260,3945;260,4028;260,4028;260,3945" o:connectangles="0,0,0,0,0,0,0,0,0,0,0,0,0,0,0,0,0,0,0,0,0,0,0,0,0,0,0,0,0,0,0,0,0,0,0,0,0,0"/>
                </v:shape>
                <w10:wrap anchorx="page"/>
              </v:group>
            </w:pict>
          </mc:Fallback>
        </mc:AlternateContent>
      </w:r>
      <w:r w:rsidR="00DC0BFC">
        <w:rPr>
          <w:rFonts w:ascii="Arial"/>
          <w:sz w:val="12"/>
        </w:rPr>
        <w:t>NLD</w:t>
      </w:r>
    </w:p>
    <w:p w14:paraId="46976BAF" w14:textId="77777777" w:rsidR="00BB4C49" w:rsidRDefault="00BB4C49">
      <w:pPr>
        <w:pStyle w:val="BodyText"/>
        <w:rPr>
          <w:rFonts w:ascii="Arial"/>
          <w:sz w:val="12"/>
        </w:rPr>
      </w:pPr>
    </w:p>
    <w:p w14:paraId="3A0AFF74" w14:textId="77777777" w:rsidR="00BB4C49" w:rsidRDefault="00BB4C49">
      <w:pPr>
        <w:pStyle w:val="BodyText"/>
        <w:rPr>
          <w:rFonts w:ascii="Arial"/>
          <w:sz w:val="12"/>
        </w:rPr>
      </w:pPr>
    </w:p>
    <w:p w14:paraId="52F6C7AD" w14:textId="77777777" w:rsidR="00BB4C49" w:rsidRDefault="00BB4C49">
      <w:pPr>
        <w:pStyle w:val="BodyText"/>
        <w:rPr>
          <w:rFonts w:ascii="Arial"/>
          <w:sz w:val="12"/>
        </w:rPr>
      </w:pPr>
    </w:p>
    <w:p w14:paraId="60571D13" w14:textId="77777777" w:rsidR="00BB4C49" w:rsidRDefault="00BB4C49">
      <w:pPr>
        <w:pStyle w:val="BodyText"/>
        <w:rPr>
          <w:rFonts w:ascii="Arial"/>
          <w:sz w:val="12"/>
        </w:rPr>
      </w:pPr>
    </w:p>
    <w:p w14:paraId="09034AF5" w14:textId="77777777" w:rsidR="00BB4C49" w:rsidRDefault="00BB4C49">
      <w:pPr>
        <w:pStyle w:val="BodyText"/>
        <w:rPr>
          <w:rFonts w:ascii="Arial"/>
          <w:sz w:val="12"/>
        </w:rPr>
      </w:pPr>
    </w:p>
    <w:p w14:paraId="5E5F3F71" w14:textId="77777777" w:rsidR="00BB4C49" w:rsidRDefault="00DC0BFC">
      <w:pPr>
        <w:spacing w:before="93" w:line="319" w:lineRule="auto"/>
        <w:ind w:left="1516" w:right="3891" w:hanging="2"/>
        <w:rPr>
          <w:rFonts w:ascii="Arial"/>
          <w:sz w:val="12"/>
        </w:rPr>
      </w:pPr>
      <w:r>
        <w:rPr>
          <w:rFonts w:ascii="Arial"/>
          <w:sz w:val="12"/>
        </w:rPr>
        <w:t>POL</w:t>
      </w:r>
      <w:r>
        <w:rPr>
          <w:rFonts w:ascii="Arial"/>
          <w:spacing w:val="-31"/>
          <w:sz w:val="12"/>
        </w:rPr>
        <w:t xml:space="preserve"> </w:t>
      </w:r>
      <w:r>
        <w:rPr>
          <w:rFonts w:ascii="Arial"/>
          <w:sz w:val="12"/>
        </w:rPr>
        <w:t>PRT</w:t>
      </w:r>
    </w:p>
    <w:p w14:paraId="0711B2DD" w14:textId="77777777" w:rsidR="00BB4C49" w:rsidRDefault="00BB4C49">
      <w:pPr>
        <w:pStyle w:val="BodyText"/>
        <w:spacing w:before="1"/>
        <w:rPr>
          <w:rFonts w:ascii="Arial"/>
          <w:sz w:val="16"/>
        </w:rPr>
      </w:pPr>
    </w:p>
    <w:p w14:paraId="4D076F79" w14:textId="77777777" w:rsidR="00BB4C49" w:rsidRDefault="00DC0BFC">
      <w:pPr>
        <w:ind w:left="1510"/>
        <w:rPr>
          <w:rFonts w:ascii="Arial"/>
          <w:sz w:val="12"/>
        </w:rPr>
      </w:pPr>
      <w:r>
        <w:rPr>
          <w:rFonts w:ascii="Arial"/>
          <w:sz w:val="12"/>
        </w:rPr>
        <w:t>RUS</w:t>
      </w:r>
    </w:p>
    <w:p w14:paraId="314C4EB9" w14:textId="77777777" w:rsidR="00BB4C49" w:rsidRDefault="00BB4C49">
      <w:pPr>
        <w:pStyle w:val="BodyText"/>
        <w:rPr>
          <w:rFonts w:ascii="Arial"/>
          <w:sz w:val="12"/>
        </w:rPr>
      </w:pPr>
    </w:p>
    <w:p w14:paraId="5774D9E9" w14:textId="77777777" w:rsidR="00BB4C49" w:rsidRDefault="00BB4C49">
      <w:pPr>
        <w:pStyle w:val="BodyText"/>
        <w:rPr>
          <w:rFonts w:ascii="Arial"/>
          <w:sz w:val="12"/>
        </w:rPr>
      </w:pPr>
    </w:p>
    <w:p w14:paraId="38D89D28" w14:textId="77777777" w:rsidR="00BB4C49" w:rsidRDefault="00BB4C49">
      <w:pPr>
        <w:pStyle w:val="BodyText"/>
        <w:rPr>
          <w:rFonts w:ascii="Arial"/>
          <w:sz w:val="12"/>
        </w:rPr>
      </w:pPr>
    </w:p>
    <w:p w14:paraId="6911D561" w14:textId="77777777" w:rsidR="00BB4C49" w:rsidRDefault="00BB4C49">
      <w:pPr>
        <w:pStyle w:val="BodyText"/>
        <w:rPr>
          <w:rFonts w:ascii="Arial"/>
          <w:sz w:val="12"/>
        </w:rPr>
      </w:pPr>
    </w:p>
    <w:p w14:paraId="6C33DFE0" w14:textId="77777777" w:rsidR="00BB4C49" w:rsidRDefault="00BB4C49">
      <w:pPr>
        <w:pStyle w:val="BodyText"/>
        <w:rPr>
          <w:rFonts w:ascii="Arial"/>
          <w:sz w:val="12"/>
        </w:rPr>
      </w:pPr>
    </w:p>
    <w:p w14:paraId="1D2074F6" w14:textId="77777777" w:rsidR="00BB4C49" w:rsidRDefault="00BB4C49">
      <w:pPr>
        <w:pStyle w:val="BodyText"/>
        <w:rPr>
          <w:rFonts w:ascii="Arial"/>
          <w:sz w:val="12"/>
        </w:rPr>
      </w:pPr>
    </w:p>
    <w:p w14:paraId="0133BA18" w14:textId="77777777" w:rsidR="00BB4C49" w:rsidRDefault="00BB4C49">
      <w:pPr>
        <w:pStyle w:val="BodyText"/>
        <w:rPr>
          <w:rFonts w:ascii="Arial"/>
          <w:sz w:val="12"/>
        </w:rPr>
      </w:pPr>
    </w:p>
    <w:p w14:paraId="3876CB17" w14:textId="77777777" w:rsidR="00BB4C49" w:rsidRDefault="00BB4C49">
      <w:pPr>
        <w:pStyle w:val="BodyText"/>
        <w:rPr>
          <w:rFonts w:ascii="Arial"/>
          <w:sz w:val="12"/>
        </w:rPr>
      </w:pPr>
    </w:p>
    <w:p w14:paraId="4059F6D1" w14:textId="77777777" w:rsidR="00BB4C49" w:rsidRDefault="00BB4C49">
      <w:pPr>
        <w:pStyle w:val="BodyText"/>
        <w:spacing w:before="5"/>
        <w:rPr>
          <w:rFonts w:ascii="Arial"/>
          <w:sz w:val="15"/>
        </w:rPr>
      </w:pPr>
    </w:p>
    <w:p w14:paraId="565E7D7A" w14:textId="77777777" w:rsidR="00BB4C49" w:rsidRDefault="00DC0BFC">
      <w:pPr>
        <w:spacing w:line="160" w:lineRule="auto"/>
        <w:ind w:left="1497" w:right="3876" w:firstLine="13"/>
        <w:rPr>
          <w:rFonts w:ascii="Arial"/>
          <w:sz w:val="12"/>
        </w:rPr>
      </w:pPr>
      <w:r>
        <w:rPr>
          <w:rFonts w:ascii="Arial"/>
          <w:sz w:val="12"/>
        </w:rPr>
        <w:t>TUR</w:t>
      </w:r>
      <w:r>
        <w:rPr>
          <w:rFonts w:ascii="Arial"/>
          <w:spacing w:val="-31"/>
          <w:sz w:val="12"/>
        </w:rPr>
        <w:t xml:space="preserve"> </w:t>
      </w:r>
      <w:r>
        <w:rPr>
          <w:rFonts w:ascii="Arial"/>
          <w:sz w:val="12"/>
        </w:rPr>
        <w:t>TWN</w:t>
      </w:r>
    </w:p>
    <w:p w14:paraId="02008B17" w14:textId="77777777" w:rsidR="00BB4C49" w:rsidRDefault="00BB4C49">
      <w:pPr>
        <w:pStyle w:val="BodyText"/>
        <w:spacing w:before="8"/>
        <w:rPr>
          <w:rFonts w:ascii="Arial"/>
          <w:sz w:val="12"/>
        </w:rPr>
      </w:pPr>
    </w:p>
    <w:p w14:paraId="69E495B2" w14:textId="77777777" w:rsidR="00BB4C49" w:rsidRDefault="00DC0BFC">
      <w:pPr>
        <w:ind w:left="1510"/>
        <w:rPr>
          <w:rFonts w:ascii="Arial"/>
          <w:sz w:val="12"/>
        </w:rPr>
      </w:pPr>
      <w:r>
        <w:rPr>
          <w:rFonts w:ascii="Arial"/>
          <w:sz w:val="12"/>
        </w:rPr>
        <w:t>USA</w:t>
      </w:r>
    </w:p>
    <w:p w14:paraId="014FAB2E" w14:textId="77777777" w:rsidR="00BB4C49" w:rsidRDefault="00BB4C49">
      <w:pPr>
        <w:rPr>
          <w:rFonts w:ascii="Arial"/>
          <w:sz w:val="12"/>
        </w:rPr>
        <w:sectPr w:rsidR="00BB4C49">
          <w:type w:val="continuous"/>
          <w:pgSz w:w="12240" w:h="15840"/>
          <w:pgMar w:top="1320" w:right="1240" w:bottom="280" w:left="940" w:header="720" w:footer="720" w:gutter="0"/>
          <w:cols w:num="2" w:space="720" w:equalWidth="0">
            <w:col w:w="1796" w:space="2597"/>
            <w:col w:w="5667"/>
          </w:cols>
        </w:sectPr>
      </w:pPr>
    </w:p>
    <w:p w14:paraId="6866C233" w14:textId="77777777" w:rsidR="00BB4C49" w:rsidRDefault="00DC0BFC">
      <w:pPr>
        <w:spacing w:before="223"/>
        <w:ind w:left="110"/>
        <w:rPr>
          <w:rFonts w:ascii="Courier New"/>
          <w:sz w:val="24"/>
        </w:rPr>
      </w:pPr>
      <w:r>
        <w:rPr>
          <w:rFonts w:ascii="Trebuchet MS"/>
          <w:sz w:val="12"/>
        </w:rPr>
        <w:lastRenderedPageBreak/>
        <w:t xml:space="preserve">583    </w:t>
      </w:r>
      <w:r>
        <w:rPr>
          <w:rFonts w:ascii="Trebuchet MS"/>
          <w:spacing w:val="19"/>
          <w:sz w:val="12"/>
        </w:rPr>
        <w:t xml:space="preserve"> </w:t>
      </w:r>
      <w:r>
        <w:rPr>
          <w:rFonts w:ascii="Courier New"/>
          <w:w w:val="85"/>
          <w:sz w:val="24"/>
        </w:rPr>
        <w:t>##</w:t>
      </w:r>
      <w:r>
        <w:rPr>
          <w:rFonts w:ascii="Courier New"/>
          <w:spacing w:val="1"/>
          <w:w w:val="85"/>
          <w:sz w:val="24"/>
        </w:rPr>
        <w:t xml:space="preserve"> </w:t>
      </w:r>
      <w:r>
        <w:rPr>
          <w:rFonts w:ascii="Courier New"/>
          <w:w w:val="85"/>
          <w:sz w:val="24"/>
        </w:rPr>
        <w:t>[[1]]</w:t>
      </w:r>
    </w:p>
    <w:p w14:paraId="49350B19" w14:textId="77777777" w:rsidR="00BB4C49" w:rsidRDefault="00BB4C49">
      <w:pPr>
        <w:pStyle w:val="BodyText"/>
        <w:spacing w:before="3"/>
        <w:rPr>
          <w:rFonts w:ascii="Courier New"/>
          <w:sz w:val="11"/>
        </w:rPr>
      </w:pPr>
    </w:p>
    <w:p w14:paraId="12F7AAF5" w14:textId="77777777" w:rsidR="00BB4C49" w:rsidRDefault="00DC0BFC">
      <w:pPr>
        <w:tabs>
          <w:tab w:val="left" w:pos="3989"/>
          <w:tab w:val="left" w:pos="6015"/>
        </w:tabs>
        <w:spacing w:before="67"/>
        <w:ind w:left="2044"/>
        <w:rPr>
          <w:rFonts w:ascii="Arial"/>
          <w:sz w:val="20"/>
        </w:rPr>
      </w:pPr>
      <w:r>
        <w:rPr>
          <w:rFonts w:ascii="Arial"/>
          <w:sz w:val="20"/>
        </w:rPr>
        <w:t>Diversity</w:t>
      </w:r>
      <w:r>
        <w:rPr>
          <w:rFonts w:ascii="Arial"/>
          <w:sz w:val="20"/>
        </w:rPr>
        <w:tab/>
        <w:t>Evenness</w:t>
      </w:r>
      <w:r>
        <w:rPr>
          <w:rFonts w:ascii="Arial"/>
          <w:sz w:val="20"/>
        </w:rPr>
        <w:tab/>
        <w:t>Richness</w:t>
      </w:r>
    </w:p>
    <w:p w14:paraId="4266298F" w14:textId="77777777" w:rsidR="00BB4C49" w:rsidRDefault="00BB4C49">
      <w:pPr>
        <w:pStyle w:val="BodyText"/>
        <w:spacing w:before="1"/>
        <w:rPr>
          <w:rFonts w:ascii="Arial"/>
          <w:sz w:val="22"/>
        </w:rPr>
      </w:pPr>
    </w:p>
    <w:p w14:paraId="64552166" w14:textId="77777777" w:rsidR="00BB4C49" w:rsidRDefault="00DC0BFC">
      <w:pPr>
        <w:tabs>
          <w:tab w:val="left" w:pos="3585"/>
          <w:tab w:val="left" w:pos="5586"/>
        </w:tabs>
        <w:spacing w:before="63"/>
        <w:ind w:left="1584"/>
        <w:rPr>
          <w:rFonts w:ascii="Arial"/>
          <w:b/>
        </w:rPr>
      </w:pPr>
      <w:r>
        <w:rPr>
          <w:rFonts w:ascii="Arial"/>
          <w:b/>
        </w:rPr>
        <w:t>A</w:t>
      </w:r>
      <w:r>
        <w:rPr>
          <w:rFonts w:ascii="Arial"/>
          <w:b/>
        </w:rPr>
        <w:tab/>
        <w:t>B</w:t>
      </w:r>
      <w:r>
        <w:rPr>
          <w:rFonts w:ascii="Arial"/>
          <w:b/>
        </w:rPr>
        <w:tab/>
        <w:t>C</w:t>
      </w:r>
    </w:p>
    <w:p w14:paraId="30EF26B7" w14:textId="77777777" w:rsidR="00BB4C49" w:rsidRDefault="00BB4C49">
      <w:pPr>
        <w:pStyle w:val="BodyText"/>
        <w:rPr>
          <w:rFonts w:ascii="Arial"/>
          <w:b/>
          <w:sz w:val="20"/>
        </w:rPr>
      </w:pPr>
    </w:p>
    <w:p w14:paraId="61ACFA18" w14:textId="77777777" w:rsidR="00BB4C49" w:rsidRDefault="00BB4C49">
      <w:pPr>
        <w:pStyle w:val="BodyText"/>
        <w:rPr>
          <w:rFonts w:ascii="Arial"/>
          <w:b/>
          <w:sz w:val="20"/>
        </w:rPr>
      </w:pPr>
    </w:p>
    <w:p w14:paraId="44034CBA" w14:textId="77777777" w:rsidR="00BB4C49" w:rsidRDefault="00BB4C49">
      <w:pPr>
        <w:pStyle w:val="BodyText"/>
        <w:rPr>
          <w:rFonts w:ascii="Arial"/>
          <w:b/>
          <w:sz w:val="20"/>
        </w:rPr>
      </w:pPr>
    </w:p>
    <w:p w14:paraId="4DA34586" w14:textId="77777777" w:rsidR="00BB4C49" w:rsidRDefault="00BB4C49">
      <w:pPr>
        <w:pStyle w:val="BodyText"/>
        <w:spacing w:before="2"/>
        <w:rPr>
          <w:rFonts w:ascii="Arial"/>
          <w:b/>
          <w:sz w:val="16"/>
        </w:rPr>
      </w:pPr>
    </w:p>
    <w:p w14:paraId="0BAF0A3D" w14:textId="77777777" w:rsidR="00BB4C49" w:rsidRDefault="00144D41">
      <w:pPr>
        <w:spacing w:before="66"/>
        <w:ind w:right="1125"/>
        <w:jc w:val="right"/>
        <w:rPr>
          <w:rFonts w:ascii="Arial"/>
          <w:sz w:val="20"/>
        </w:rPr>
      </w:pPr>
      <w:r>
        <w:rPr>
          <w:noProof/>
        </w:rPr>
        <mc:AlternateContent>
          <mc:Choice Requires="wpg">
            <w:drawing>
              <wp:anchor distT="0" distB="0" distL="114300" distR="114300" simplePos="0" relativeHeight="15776768" behindDoc="0" locked="0" layoutInCell="1" allowOverlap="1" wp14:anchorId="59FAA2EB" wp14:editId="7F4904AF">
                <wp:simplePos x="0" y="0"/>
                <wp:positionH relativeFrom="page">
                  <wp:posOffset>1304290</wp:posOffset>
                </wp:positionH>
                <wp:positionV relativeFrom="paragraph">
                  <wp:posOffset>-485775</wp:posOffset>
                </wp:positionV>
                <wp:extent cx="1376680" cy="1209040"/>
                <wp:effectExtent l="0" t="0" r="0" b="0"/>
                <wp:wrapNone/>
                <wp:docPr id="993" name="Group 9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76680" cy="1209040"/>
                          <a:chOff x="2054" y="-765"/>
                          <a:chExt cx="2168" cy="1904"/>
                        </a:xfrm>
                      </wpg:grpSpPr>
                      <wps:wsp>
                        <wps:cNvPr id="994" name="Freeform 1028"/>
                        <wps:cNvSpPr>
                          <a:spLocks/>
                        </wps:cNvSpPr>
                        <wps:spPr bwMode="auto">
                          <a:xfrm>
                            <a:off x="2586" y="1094"/>
                            <a:ext cx="52" cy="2"/>
                          </a:xfrm>
                          <a:custGeom>
                            <a:avLst/>
                            <a:gdLst>
                              <a:gd name="T0" fmla="+- 0 2639 2587"/>
                              <a:gd name="T1" fmla="*/ T0 w 52"/>
                              <a:gd name="T2" fmla="+- 0 2587 2587"/>
                              <a:gd name="T3" fmla="*/ T2 w 52"/>
                              <a:gd name="T4" fmla="+- 0 2639 2587"/>
                              <a:gd name="T5" fmla="*/ T4 w 52"/>
                            </a:gdLst>
                            <a:ahLst/>
                            <a:cxnLst>
                              <a:cxn ang="0">
                                <a:pos x="T1" y="0"/>
                              </a:cxn>
                              <a:cxn ang="0">
                                <a:pos x="T3" y="0"/>
                              </a:cxn>
                              <a:cxn ang="0">
                                <a:pos x="T5" y="0"/>
                              </a:cxn>
                            </a:cxnLst>
                            <a:rect l="0" t="0" r="r" b="b"/>
                            <a:pathLst>
                              <a:path w="52">
                                <a:moveTo>
                                  <a:pt x="52" y="0"/>
                                </a:moveTo>
                                <a:lnTo>
                                  <a:pt x="0" y="0"/>
                                </a:lnTo>
                                <a:lnTo>
                                  <a:pt x="52" y="0"/>
                                </a:lnTo>
                                <a:close/>
                              </a:path>
                            </a:pathLst>
                          </a:custGeom>
                          <a:solidFill>
                            <a:srgbClr val="A9A9A9">
                              <a:alpha val="5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5" name="Freeform 1027"/>
                        <wps:cNvSpPr>
                          <a:spLocks/>
                        </wps:cNvSpPr>
                        <wps:spPr bwMode="auto">
                          <a:xfrm>
                            <a:off x="2586" y="1094"/>
                            <a:ext cx="52" cy="2"/>
                          </a:xfrm>
                          <a:custGeom>
                            <a:avLst/>
                            <a:gdLst>
                              <a:gd name="T0" fmla="+- 0 2587 2587"/>
                              <a:gd name="T1" fmla="*/ T0 w 52"/>
                              <a:gd name="T2" fmla="+- 0 2639 2587"/>
                              <a:gd name="T3" fmla="*/ T2 w 52"/>
                              <a:gd name="T4" fmla="+- 0 2587 2587"/>
                              <a:gd name="T5" fmla="*/ T4 w 52"/>
                            </a:gdLst>
                            <a:ahLst/>
                            <a:cxnLst>
                              <a:cxn ang="0">
                                <a:pos x="T1" y="0"/>
                              </a:cxn>
                              <a:cxn ang="0">
                                <a:pos x="T3" y="0"/>
                              </a:cxn>
                              <a:cxn ang="0">
                                <a:pos x="T5" y="0"/>
                              </a:cxn>
                            </a:cxnLst>
                            <a:rect l="0" t="0" r="r" b="b"/>
                            <a:pathLst>
                              <a:path w="52">
                                <a:moveTo>
                                  <a:pt x="0" y="0"/>
                                </a:moveTo>
                                <a:lnTo>
                                  <a:pt x="52"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96" name="Freeform 1026"/>
                        <wps:cNvSpPr>
                          <a:spLocks/>
                        </wps:cNvSpPr>
                        <wps:spPr bwMode="auto">
                          <a:xfrm>
                            <a:off x="2638" y="1094"/>
                            <a:ext cx="52" cy="2"/>
                          </a:xfrm>
                          <a:custGeom>
                            <a:avLst/>
                            <a:gdLst>
                              <a:gd name="T0" fmla="+- 0 2690 2638"/>
                              <a:gd name="T1" fmla="*/ T0 w 52"/>
                              <a:gd name="T2" fmla="+- 0 2638 2638"/>
                              <a:gd name="T3" fmla="*/ T2 w 52"/>
                              <a:gd name="T4" fmla="+- 0 2690 2638"/>
                              <a:gd name="T5" fmla="*/ T4 w 52"/>
                            </a:gdLst>
                            <a:ahLst/>
                            <a:cxnLst>
                              <a:cxn ang="0">
                                <a:pos x="T1" y="0"/>
                              </a:cxn>
                              <a:cxn ang="0">
                                <a:pos x="T3" y="0"/>
                              </a:cxn>
                              <a:cxn ang="0">
                                <a:pos x="T5" y="0"/>
                              </a:cxn>
                            </a:cxnLst>
                            <a:rect l="0" t="0" r="r" b="b"/>
                            <a:pathLst>
                              <a:path w="52">
                                <a:moveTo>
                                  <a:pt x="52" y="0"/>
                                </a:moveTo>
                                <a:lnTo>
                                  <a:pt x="0" y="0"/>
                                </a:lnTo>
                                <a:lnTo>
                                  <a:pt x="52" y="0"/>
                                </a:lnTo>
                                <a:close/>
                              </a:path>
                            </a:pathLst>
                          </a:custGeom>
                          <a:solidFill>
                            <a:srgbClr val="A9A9A9">
                              <a:alpha val="5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7" name="Freeform 1025"/>
                        <wps:cNvSpPr>
                          <a:spLocks/>
                        </wps:cNvSpPr>
                        <wps:spPr bwMode="auto">
                          <a:xfrm>
                            <a:off x="2638" y="1094"/>
                            <a:ext cx="52" cy="2"/>
                          </a:xfrm>
                          <a:custGeom>
                            <a:avLst/>
                            <a:gdLst>
                              <a:gd name="T0" fmla="+- 0 2638 2638"/>
                              <a:gd name="T1" fmla="*/ T0 w 52"/>
                              <a:gd name="T2" fmla="+- 0 2690 2638"/>
                              <a:gd name="T3" fmla="*/ T2 w 52"/>
                              <a:gd name="T4" fmla="+- 0 2638 2638"/>
                              <a:gd name="T5" fmla="*/ T4 w 52"/>
                            </a:gdLst>
                            <a:ahLst/>
                            <a:cxnLst>
                              <a:cxn ang="0">
                                <a:pos x="T1" y="0"/>
                              </a:cxn>
                              <a:cxn ang="0">
                                <a:pos x="T3" y="0"/>
                              </a:cxn>
                              <a:cxn ang="0">
                                <a:pos x="T5" y="0"/>
                              </a:cxn>
                            </a:cxnLst>
                            <a:rect l="0" t="0" r="r" b="b"/>
                            <a:pathLst>
                              <a:path w="52">
                                <a:moveTo>
                                  <a:pt x="0" y="0"/>
                                </a:moveTo>
                                <a:lnTo>
                                  <a:pt x="52"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98" name="Rectangle 1024"/>
                        <wps:cNvSpPr>
                          <a:spLocks noChangeArrowheads="1"/>
                        </wps:cNvSpPr>
                        <wps:spPr bwMode="auto">
                          <a:xfrm>
                            <a:off x="2690" y="1091"/>
                            <a:ext cx="52" cy="3"/>
                          </a:xfrm>
                          <a:prstGeom prst="rect">
                            <a:avLst/>
                          </a:prstGeom>
                          <a:solidFill>
                            <a:srgbClr val="A9A9A9">
                              <a:alpha val="5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9" name="Rectangle 1023"/>
                        <wps:cNvSpPr>
                          <a:spLocks noChangeArrowheads="1"/>
                        </wps:cNvSpPr>
                        <wps:spPr bwMode="auto">
                          <a:xfrm>
                            <a:off x="2690" y="1091"/>
                            <a:ext cx="52" cy="3"/>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00" name="Freeform 1022"/>
                        <wps:cNvSpPr>
                          <a:spLocks/>
                        </wps:cNvSpPr>
                        <wps:spPr bwMode="auto">
                          <a:xfrm>
                            <a:off x="2742" y="1094"/>
                            <a:ext cx="52" cy="2"/>
                          </a:xfrm>
                          <a:custGeom>
                            <a:avLst/>
                            <a:gdLst>
                              <a:gd name="T0" fmla="+- 0 2794 2742"/>
                              <a:gd name="T1" fmla="*/ T0 w 52"/>
                              <a:gd name="T2" fmla="+- 0 2742 2742"/>
                              <a:gd name="T3" fmla="*/ T2 w 52"/>
                              <a:gd name="T4" fmla="+- 0 2794 2742"/>
                              <a:gd name="T5" fmla="*/ T4 w 52"/>
                            </a:gdLst>
                            <a:ahLst/>
                            <a:cxnLst>
                              <a:cxn ang="0">
                                <a:pos x="T1" y="0"/>
                              </a:cxn>
                              <a:cxn ang="0">
                                <a:pos x="T3" y="0"/>
                              </a:cxn>
                              <a:cxn ang="0">
                                <a:pos x="T5" y="0"/>
                              </a:cxn>
                            </a:cxnLst>
                            <a:rect l="0" t="0" r="r" b="b"/>
                            <a:pathLst>
                              <a:path w="52">
                                <a:moveTo>
                                  <a:pt x="52" y="0"/>
                                </a:moveTo>
                                <a:lnTo>
                                  <a:pt x="0" y="0"/>
                                </a:lnTo>
                                <a:lnTo>
                                  <a:pt x="52" y="0"/>
                                </a:lnTo>
                                <a:close/>
                              </a:path>
                            </a:pathLst>
                          </a:custGeom>
                          <a:solidFill>
                            <a:srgbClr val="A9A9A9">
                              <a:alpha val="5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1" name="Freeform 1021"/>
                        <wps:cNvSpPr>
                          <a:spLocks/>
                        </wps:cNvSpPr>
                        <wps:spPr bwMode="auto">
                          <a:xfrm>
                            <a:off x="2742" y="1094"/>
                            <a:ext cx="52" cy="2"/>
                          </a:xfrm>
                          <a:custGeom>
                            <a:avLst/>
                            <a:gdLst>
                              <a:gd name="T0" fmla="+- 0 2742 2742"/>
                              <a:gd name="T1" fmla="*/ T0 w 52"/>
                              <a:gd name="T2" fmla="+- 0 2794 2742"/>
                              <a:gd name="T3" fmla="*/ T2 w 52"/>
                              <a:gd name="T4" fmla="+- 0 2742 2742"/>
                              <a:gd name="T5" fmla="*/ T4 w 52"/>
                            </a:gdLst>
                            <a:ahLst/>
                            <a:cxnLst>
                              <a:cxn ang="0">
                                <a:pos x="T1" y="0"/>
                              </a:cxn>
                              <a:cxn ang="0">
                                <a:pos x="T3" y="0"/>
                              </a:cxn>
                              <a:cxn ang="0">
                                <a:pos x="T5" y="0"/>
                              </a:cxn>
                            </a:cxnLst>
                            <a:rect l="0" t="0" r="r" b="b"/>
                            <a:pathLst>
                              <a:path w="52">
                                <a:moveTo>
                                  <a:pt x="0" y="0"/>
                                </a:moveTo>
                                <a:lnTo>
                                  <a:pt x="52"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02" name="Rectangle 1020"/>
                        <wps:cNvSpPr>
                          <a:spLocks noChangeArrowheads="1"/>
                        </wps:cNvSpPr>
                        <wps:spPr bwMode="auto">
                          <a:xfrm>
                            <a:off x="2794" y="1088"/>
                            <a:ext cx="52" cy="7"/>
                          </a:xfrm>
                          <a:prstGeom prst="rect">
                            <a:avLst/>
                          </a:prstGeom>
                          <a:solidFill>
                            <a:srgbClr val="A9A9A9">
                              <a:alpha val="5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3" name="Rectangle 1019"/>
                        <wps:cNvSpPr>
                          <a:spLocks noChangeArrowheads="1"/>
                        </wps:cNvSpPr>
                        <wps:spPr bwMode="auto">
                          <a:xfrm>
                            <a:off x="2794" y="1088"/>
                            <a:ext cx="52" cy="7"/>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04" name="Rectangle 1018"/>
                        <wps:cNvSpPr>
                          <a:spLocks noChangeArrowheads="1"/>
                        </wps:cNvSpPr>
                        <wps:spPr bwMode="auto">
                          <a:xfrm>
                            <a:off x="2846" y="1062"/>
                            <a:ext cx="52" cy="33"/>
                          </a:xfrm>
                          <a:prstGeom prst="rect">
                            <a:avLst/>
                          </a:prstGeom>
                          <a:solidFill>
                            <a:srgbClr val="A9A9A9">
                              <a:alpha val="5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5" name="Rectangle 1017"/>
                        <wps:cNvSpPr>
                          <a:spLocks noChangeArrowheads="1"/>
                        </wps:cNvSpPr>
                        <wps:spPr bwMode="auto">
                          <a:xfrm>
                            <a:off x="2846" y="1062"/>
                            <a:ext cx="52" cy="33"/>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06" name="Rectangle 1016"/>
                        <wps:cNvSpPr>
                          <a:spLocks noChangeArrowheads="1"/>
                        </wps:cNvSpPr>
                        <wps:spPr bwMode="auto">
                          <a:xfrm>
                            <a:off x="2898" y="1000"/>
                            <a:ext cx="52" cy="94"/>
                          </a:xfrm>
                          <a:prstGeom prst="rect">
                            <a:avLst/>
                          </a:prstGeom>
                          <a:solidFill>
                            <a:srgbClr val="A9A9A9">
                              <a:alpha val="5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7" name="Rectangle 1015"/>
                        <wps:cNvSpPr>
                          <a:spLocks noChangeArrowheads="1"/>
                        </wps:cNvSpPr>
                        <wps:spPr bwMode="auto">
                          <a:xfrm>
                            <a:off x="2898" y="1000"/>
                            <a:ext cx="52" cy="94"/>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08" name="Rectangle 1014"/>
                        <wps:cNvSpPr>
                          <a:spLocks noChangeArrowheads="1"/>
                        </wps:cNvSpPr>
                        <wps:spPr bwMode="auto">
                          <a:xfrm>
                            <a:off x="2949" y="916"/>
                            <a:ext cx="52" cy="178"/>
                          </a:xfrm>
                          <a:prstGeom prst="rect">
                            <a:avLst/>
                          </a:prstGeom>
                          <a:solidFill>
                            <a:srgbClr val="A9A9A9">
                              <a:alpha val="5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9" name="Rectangle 1013"/>
                        <wps:cNvSpPr>
                          <a:spLocks noChangeArrowheads="1"/>
                        </wps:cNvSpPr>
                        <wps:spPr bwMode="auto">
                          <a:xfrm>
                            <a:off x="2949" y="916"/>
                            <a:ext cx="52" cy="178"/>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0" name="Rectangle 1012"/>
                        <wps:cNvSpPr>
                          <a:spLocks noChangeArrowheads="1"/>
                        </wps:cNvSpPr>
                        <wps:spPr bwMode="auto">
                          <a:xfrm>
                            <a:off x="3001" y="807"/>
                            <a:ext cx="52" cy="287"/>
                          </a:xfrm>
                          <a:prstGeom prst="rect">
                            <a:avLst/>
                          </a:prstGeom>
                          <a:solidFill>
                            <a:srgbClr val="A9A9A9">
                              <a:alpha val="5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11" name="Rectangle 1011"/>
                        <wps:cNvSpPr>
                          <a:spLocks noChangeArrowheads="1"/>
                        </wps:cNvSpPr>
                        <wps:spPr bwMode="auto">
                          <a:xfrm>
                            <a:off x="3001" y="807"/>
                            <a:ext cx="52" cy="287"/>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2" name="Rectangle 1010"/>
                        <wps:cNvSpPr>
                          <a:spLocks noChangeArrowheads="1"/>
                        </wps:cNvSpPr>
                        <wps:spPr bwMode="auto">
                          <a:xfrm>
                            <a:off x="3053" y="605"/>
                            <a:ext cx="52" cy="490"/>
                          </a:xfrm>
                          <a:prstGeom prst="rect">
                            <a:avLst/>
                          </a:prstGeom>
                          <a:solidFill>
                            <a:srgbClr val="A9A9A9">
                              <a:alpha val="5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13" name="Rectangle 1009"/>
                        <wps:cNvSpPr>
                          <a:spLocks noChangeArrowheads="1"/>
                        </wps:cNvSpPr>
                        <wps:spPr bwMode="auto">
                          <a:xfrm>
                            <a:off x="3053" y="605"/>
                            <a:ext cx="52" cy="490"/>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4" name="Rectangle 1008"/>
                        <wps:cNvSpPr>
                          <a:spLocks noChangeArrowheads="1"/>
                        </wps:cNvSpPr>
                        <wps:spPr bwMode="auto">
                          <a:xfrm>
                            <a:off x="3105" y="390"/>
                            <a:ext cx="52" cy="704"/>
                          </a:xfrm>
                          <a:prstGeom prst="rect">
                            <a:avLst/>
                          </a:prstGeom>
                          <a:solidFill>
                            <a:srgbClr val="A9A9A9">
                              <a:alpha val="5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15" name="Rectangle 1007"/>
                        <wps:cNvSpPr>
                          <a:spLocks noChangeArrowheads="1"/>
                        </wps:cNvSpPr>
                        <wps:spPr bwMode="auto">
                          <a:xfrm>
                            <a:off x="3105" y="390"/>
                            <a:ext cx="52" cy="704"/>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6" name="Rectangle 1006"/>
                        <wps:cNvSpPr>
                          <a:spLocks noChangeArrowheads="1"/>
                        </wps:cNvSpPr>
                        <wps:spPr bwMode="auto">
                          <a:xfrm>
                            <a:off x="3157" y="246"/>
                            <a:ext cx="52" cy="849"/>
                          </a:xfrm>
                          <a:prstGeom prst="rect">
                            <a:avLst/>
                          </a:prstGeom>
                          <a:solidFill>
                            <a:srgbClr val="A9A9A9">
                              <a:alpha val="5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17" name="Rectangle 1005"/>
                        <wps:cNvSpPr>
                          <a:spLocks noChangeArrowheads="1"/>
                        </wps:cNvSpPr>
                        <wps:spPr bwMode="auto">
                          <a:xfrm>
                            <a:off x="3157" y="246"/>
                            <a:ext cx="52" cy="849"/>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8" name="Rectangle 1004"/>
                        <wps:cNvSpPr>
                          <a:spLocks noChangeArrowheads="1"/>
                        </wps:cNvSpPr>
                        <wps:spPr bwMode="auto">
                          <a:xfrm>
                            <a:off x="3209" y="75"/>
                            <a:ext cx="52" cy="1019"/>
                          </a:xfrm>
                          <a:prstGeom prst="rect">
                            <a:avLst/>
                          </a:prstGeom>
                          <a:solidFill>
                            <a:srgbClr val="A9A9A9">
                              <a:alpha val="5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19" name="Rectangle 1003"/>
                        <wps:cNvSpPr>
                          <a:spLocks noChangeArrowheads="1"/>
                        </wps:cNvSpPr>
                        <wps:spPr bwMode="auto">
                          <a:xfrm>
                            <a:off x="3209" y="75"/>
                            <a:ext cx="52" cy="1019"/>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0" name="Rectangle 1002"/>
                        <wps:cNvSpPr>
                          <a:spLocks noChangeArrowheads="1"/>
                        </wps:cNvSpPr>
                        <wps:spPr bwMode="auto">
                          <a:xfrm>
                            <a:off x="3261" y="52"/>
                            <a:ext cx="52" cy="1042"/>
                          </a:xfrm>
                          <a:prstGeom prst="rect">
                            <a:avLst/>
                          </a:prstGeom>
                          <a:solidFill>
                            <a:srgbClr val="A9A9A9">
                              <a:alpha val="5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21" name="Rectangle 1001"/>
                        <wps:cNvSpPr>
                          <a:spLocks noChangeArrowheads="1"/>
                        </wps:cNvSpPr>
                        <wps:spPr bwMode="auto">
                          <a:xfrm>
                            <a:off x="3261" y="52"/>
                            <a:ext cx="52" cy="1042"/>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2" name="Rectangle 1000"/>
                        <wps:cNvSpPr>
                          <a:spLocks noChangeArrowheads="1"/>
                        </wps:cNvSpPr>
                        <wps:spPr bwMode="auto">
                          <a:xfrm>
                            <a:off x="3313" y="232"/>
                            <a:ext cx="52" cy="862"/>
                          </a:xfrm>
                          <a:prstGeom prst="rect">
                            <a:avLst/>
                          </a:prstGeom>
                          <a:solidFill>
                            <a:srgbClr val="A9A9A9">
                              <a:alpha val="5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23" name="Rectangle 999"/>
                        <wps:cNvSpPr>
                          <a:spLocks noChangeArrowheads="1"/>
                        </wps:cNvSpPr>
                        <wps:spPr bwMode="auto">
                          <a:xfrm>
                            <a:off x="3313" y="232"/>
                            <a:ext cx="52" cy="862"/>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4" name="Rectangle 998"/>
                        <wps:cNvSpPr>
                          <a:spLocks noChangeArrowheads="1"/>
                        </wps:cNvSpPr>
                        <wps:spPr bwMode="auto">
                          <a:xfrm>
                            <a:off x="3365" y="418"/>
                            <a:ext cx="52" cy="677"/>
                          </a:xfrm>
                          <a:prstGeom prst="rect">
                            <a:avLst/>
                          </a:prstGeom>
                          <a:solidFill>
                            <a:srgbClr val="A9A9A9">
                              <a:alpha val="5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25" name="Rectangle 997"/>
                        <wps:cNvSpPr>
                          <a:spLocks noChangeArrowheads="1"/>
                        </wps:cNvSpPr>
                        <wps:spPr bwMode="auto">
                          <a:xfrm>
                            <a:off x="3365" y="418"/>
                            <a:ext cx="52" cy="677"/>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6" name="Rectangle 996"/>
                        <wps:cNvSpPr>
                          <a:spLocks noChangeArrowheads="1"/>
                        </wps:cNvSpPr>
                        <wps:spPr bwMode="auto">
                          <a:xfrm>
                            <a:off x="3417" y="519"/>
                            <a:ext cx="52" cy="576"/>
                          </a:xfrm>
                          <a:prstGeom prst="rect">
                            <a:avLst/>
                          </a:prstGeom>
                          <a:solidFill>
                            <a:srgbClr val="A9A9A9">
                              <a:alpha val="5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27" name="Rectangle 995"/>
                        <wps:cNvSpPr>
                          <a:spLocks noChangeArrowheads="1"/>
                        </wps:cNvSpPr>
                        <wps:spPr bwMode="auto">
                          <a:xfrm>
                            <a:off x="3417" y="519"/>
                            <a:ext cx="52" cy="576"/>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28" name="Picture 99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3467" y="711"/>
                            <a:ext cx="677" cy="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29" name="Line 993"/>
                        <wps:cNvCnPr>
                          <a:cxnSpLocks noChangeShapeType="1"/>
                        </wps:cNvCnPr>
                        <wps:spPr bwMode="auto">
                          <a:xfrm>
                            <a:off x="2509" y="1128"/>
                            <a:ext cx="1713" cy="0"/>
                          </a:xfrm>
                          <a:prstGeom prst="line">
                            <a:avLst/>
                          </a:prstGeom>
                          <a:noFill/>
                          <a:ln w="1359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30" name="Rectangle 992"/>
                        <wps:cNvSpPr>
                          <a:spLocks noChangeArrowheads="1"/>
                        </wps:cNvSpPr>
                        <wps:spPr bwMode="auto">
                          <a:xfrm>
                            <a:off x="2497" y="-765"/>
                            <a:ext cx="22" cy="1893"/>
                          </a:xfrm>
                          <a:prstGeom prst="rect">
                            <a:avLst/>
                          </a:prstGeom>
                          <a:solidFill>
                            <a:srgbClr val="000000">
                              <a:alpha val="5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31" name="Line 991"/>
                        <wps:cNvCnPr>
                          <a:cxnSpLocks noChangeShapeType="1"/>
                        </wps:cNvCnPr>
                        <wps:spPr bwMode="auto">
                          <a:xfrm>
                            <a:off x="2600" y="1094"/>
                            <a:ext cx="0" cy="0"/>
                          </a:xfrm>
                          <a:prstGeom prst="line">
                            <a:avLst/>
                          </a:prstGeom>
                          <a:noFill/>
                          <a:ln w="13590">
                            <a:solidFill>
                              <a:srgbClr val="FF0000"/>
                            </a:solidFill>
                            <a:prstDash val="solid"/>
                            <a:round/>
                            <a:headEnd/>
                            <a:tailEnd/>
                          </a:ln>
                          <a:extLst>
                            <a:ext uri="{909E8E84-426E-40DD-AFC4-6F175D3DCCD1}">
                              <a14:hiddenFill xmlns:a14="http://schemas.microsoft.com/office/drawing/2010/main">
                                <a:noFill/>
                              </a14:hiddenFill>
                            </a:ext>
                          </a:extLst>
                        </wps:spPr>
                        <wps:bodyPr/>
                      </wps:wsp>
                      <wps:wsp>
                        <wps:cNvPr id="1032" name="Rectangle 990"/>
                        <wps:cNvSpPr>
                          <a:spLocks noChangeArrowheads="1"/>
                        </wps:cNvSpPr>
                        <wps:spPr bwMode="auto">
                          <a:xfrm>
                            <a:off x="2497" y="-765"/>
                            <a:ext cx="22" cy="189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33" name="AutoShape 989"/>
                        <wps:cNvSpPr>
                          <a:spLocks/>
                        </wps:cNvSpPr>
                        <wps:spPr bwMode="auto">
                          <a:xfrm>
                            <a:off x="2453" y="-747"/>
                            <a:ext cx="55" cy="1841"/>
                          </a:xfrm>
                          <a:custGeom>
                            <a:avLst/>
                            <a:gdLst>
                              <a:gd name="T0" fmla="+- 0 2454 2454"/>
                              <a:gd name="T1" fmla="*/ T0 w 55"/>
                              <a:gd name="T2" fmla="+- 0 1094 -746"/>
                              <a:gd name="T3" fmla="*/ 1094 h 1841"/>
                              <a:gd name="T4" fmla="+- 0 2509 2454"/>
                              <a:gd name="T5" fmla="*/ T4 w 55"/>
                              <a:gd name="T6" fmla="+- 0 1094 -746"/>
                              <a:gd name="T7" fmla="*/ 1094 h 1841"/>
                              <a:gd name="T8" fmla="+- 0 2454 2454"/>
                              <a:gd name="T9" fmla="*/ T8 w 55"/>
                              <a:gd name="T10" fmla="+- 0 787 -746"/>
                              <a:gd name="T11" fmla="*/ 787 h 1841"/>
                              <a:gd name="T12" fmla="+- 0 2509 2454"/>
                              <a:gd name="T13" fmla="*/ T12 w 55"/>
                              <a:gd name="T14" fmla="+- 0 787 -746"/>
                              <a:gd name="T15" fmla="*/ 787 h 1841"/>
                              <a:gd name="T16" fmla="+- 0 2454 2454"/>
                              <a:gd name="T17" fmla="*/ T16 w 55"/>
                              <a:gd name="T18" fmla="+- 0 481 -746"/>
                              <a:gd name="T19" fmla="*/ 481 h 1841"/>
                              <a:gd name="T20" fmla="+- 0 2509 2454"/>
                              <a:gd name="T21" fmla="*/ T20 w 55"/>
                              <a:gd name="T22" fmla="+- 0 481 -746"/>
                              <a:gd name="T23" fmla="*/ 481 h 1841"/>
                              <a:gd name="T24" fmla="+- 0 2454 2454"/>
                              <a:gd name="T25" fmla="*/ T24 w 55"/>
                              <a:gd name="T26" fmla="+- 0 174 -746"/>
                              <a:gd name="T27" fmla="*/ 174 h 1841"/>
                              <a:gd name="T28" fmla="+- 0 2509 2454"/>
                              <a:gd name="T29" fmla="*/ T28 w 55"/>
                              <a:gd name="T30" fmla="+- 0 174 -746"/>
                              <a:gd name="T31" fmla="*/ 174 h 1841"/>
                              <a:gd name="T32" fmla="+- 0 2454 2454"/>
                              <a:gd name="T33" fmla="*/ T32 w 55"/>
                              <a:gd name="T34" fmla="+- 0 -133 -746"/>
                              <a:gd name="T35" fmla="*/ -133 h 1841"/>
                              <a:gd name="T36" fmla="+- 0 2509 2454"/>
                              <a:gd name="T37" fmla="*/ T36 w 55"/>
                              <a:gd name="T38" fmla="+- 0 -133 -746"/>
                              <a:gd name="T39" fmla="*/ -133 h 1841"/>
                              <a:gd name="T40" fmla="+- 0 2454 2454"/>
                              <a:gd name="T41" fmla="*/ T40 w 55"/>
                              <a:gd name="T42" fmla="+- 0 -439 -746"/>
                              <a:gd name="T43" fmla="*/ -439 h 1841"/>
                              <a:gd name="T44" fmla="+- 0 2509 2454"/>
                              <a:gd name="T45" fmla="*/ T44 w 55"/>
                              <a:gd name="T46" fmla="+- 0 -439 -746"/>
                              <a:gd name="T47" fmla="*/ -439 h 1841"/>
                              <a:gd name="T48" fmla="+- 0 2454 2454"/>
                              <a:gd name="T49" fmla="*/ T48 w 55"/>
                              <a:gd name="T50" fmla="+- 0 -746 -746"/>
                              <a:gd name="T51" fmla="*/ -746 h 1841"/>
                              <a:gd name="T52" fmla="+- 0 2509 2454"/>
                              <a:gd name="T53" fmla="*/ T52 w 55"/>
                              <a:gd name="T54" fmla="+- 0 -746 -746"/>
                              <a:gd name="T55" fmla="*/ -746 h 18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55" h="1841">
                                <a:moveTo>
                                  <a:pt x="0" y="1840"/>
                                </a:moveTo>
                                <a:lnTo>
                                  <a:pt x="55" y="1840"/>
                                </a:lnTo>
                                <a:moveTo>
                                  <a:pt x="0" y="1533"/>
                                </a:moveTo>
                                <a:lnTo>
                                  <a:pt x="55" y="1533"/>
                                </a:lnTo>
                                <a:moveTo>
                                  <a:pt x="0" y="1227"/>
                                </a:moveTo>
                                <a:lnTo>
                                  <a:pt x="55" y="1227"/>
                                </a:lnTo>
                                <a:moveTo>
                                  <a:pt x="0" y="920"/>
                                </a:moveTo>
                                <a:lnTo>
                                  <a:pt x="55" y="920"/>
                                </a:lnTo>
                                <a:moveTo>
                                  <a:pt x="0" y="613"/>
                                </a:moveTo>
                                <a:lnTo>
                                  <a:pt x="55" y="613"/>
                                </a:lnTo>
                                <a:moveTo>
                                  <a:pt x="0" y="307"/>
                                </a:moveTo>
                                <a:lnTo>
                                  <a:pt x="55" y="307"/>
                                </a:lnTo>
                                <a:moveTo>
                                  <a:pt x="0" y="0"/>
                                </a:moveTo>
                                <a:lnTo>
                                  <a:pt x="55" y="0"/>
                                </a:lnTo>
                              </a:path>
                            </a:pathLst>
                          </a:custGeom>
                          <a:noFill/>
                          <a:ln w="13590">
                            <a:solidFill>
                              <a:srgbClr val="3333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4" name="Text Box 988"/>
                        <wps:cNvSpPr txBox="1">
                          <a:spLocks noChangeArrowheads="1"/>
                        </wps:cNvSpPr>
                        <wps:spPr bwMode="auto">
                          <a:xfrm>
                            <a:off x="2054" y="-765"/>
                            <a:ext cx="2168" cy="1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7A9C4A" w14:textId="77777777" w:rsidR="00C334C5" w:rsidRDefault="00C334C5">
                              <w:pPr>
                                <w:spacing w:line="110" w:lineRule="exact"/>
                                <w:rPr>
                                  <w:rFonts w:ascii="Arial"/>
                                  <w:sz w:val="16"/>
                                </w:rPr>
                              </w:pPr>
                              <w:r>
                                <w:rPr>
                                  <w:rFonts w:ascii="Arial"/>
                                  <w:color w:val="4D4D4D"/>
                                  <w:sz w:val="16"/>
                                </w:rPr>
                                <w:t>1200</w:t>
                              </w:r>
                            </w:p>
                            <w:p w14:paraId="6ECA63EC" w14:textId="77777777" w:rsidR="00C334C5" w:rsidRDefault="00C334C5">
                              <w:pPr>
                                <w:spacing w:before="76"/>
                                <w:rPr>
                                  <w:rFonts w:ascii="Arial" w:hAnsi="Arial"/>
                                  <w:sz w:val="12"/>
                                </w:rPr>
                              </w:pPr>
                              <w:r>
                                <w:rPr>
                                  <w:rFonts w:ascii="Arial" w:hAnsi="Arial"/>
                                  <w:color w:val="4D4D4D"/>
                                  <w:spacing w:val="-1"/>
                                  <w:position w:val="-7"/>
                                  <w:sz w:val="16"/>
                                </w:rPr>
                                <w:t>100</w:t>
                              </w:r>
                              <w:r>
                                <w:rPr>
                                  <w:rFonts w:ascii="Arial" w:hAnsi="Arial"/>
                                  <w:color w:val="4D4D4D"/>
                                  <w:spacing w:val="-78"/>
                                  <w:position w:val="-7"/>
                                  <w:sz w:val="16"/>
                                </w:rPr>
                                <w:t>0</w:t>
                              </w:r>
                              <w:r>
                                <w:rPr>
                                  <w:rFonts w:ascii="Arial" w:hAnsi="Arial"/>
                                  <w:spacing w:val="-1"/>
                                  <w:sz w:val="12"/>
                                </w:rPr>
                                <w:t>O</w:t>
                              </w:r>
                              <w:r>
                                <w:rPr>
                                  <w:rFonts w:ascii="Arial" w:hAnsi="Arial"/>
                                  <w:sz w:val="12"/>
                                </w:rPr>
                                <w:t>bs</w:t>
                              </w:r>
                              <w:r>
                                <w:rPr>
                                  <w:rFonts w:ascii="Arial" w:hAnsi="Arial"/>
                                  <w:spacing w:val="-6"/>
                                  <w:sz w:val="12"/>
                                </w:rPr>
                                <w:t xml:space="preserve"> </w:t>
                              </w:r>
                              <w:r>
                                <w:rPr>
                                  <w:rFonts w:ascii="Symbol" w:hAnsi="Symbol"/>
                                  <w:sz w:val="12"/>
                                </w:rPr>
                                <w:t></w:t>
                              </w:r>
                              <w:r>
                                <w:rPr>
                                  <w:rFonts w:ascii="Times New Roman" w:hAnsi="Times New Roman"/>
                                  <w:spacing w:val="-3"/>
                                  <w:sz w:val="12"/>
                                </w:rPr>
                                <w:t xml:space="preserve"> </w:t>
                              </w:r>
                              <w:r>
                                <w:rPr>
                                  <w:rFonts w:ascii="Symbol" w:hAnsi="Symbol"/>
                                  <w:sz w:val="12"/>
                                </w:rPr>
                                <w:t></w:t>
                              </w:r>
                              <w:r>
                                <w:rPr>
                                  <w:rFonts w:ascii="Times New Roman" w:hAnsi="Times New Roman"/>
                                  <w:spacing w:val="-14"/>
                                  <w:sz w:val="12"/>
                                </w:rPr>
                                <w:t xml:space="preserve"> </w:t>
                              </w:r>
                              <w:r>
                                <w:rPr>
                                  <w:rFonts w:ascii="Arial" w:hAnsi="Arial"/>
                                  <w:spacing w:val="-1"/>
                                  <w:sz w:val="12"/>
                                </w:rPr>
                                <w:t>1.32</w:t>
                              </w:r>
                            </w:p>
                            <w:p w14:paraId="656858E8" w14:textId="77777777" w:rsidR="00C334C5" w:rsidRDefault="00C334C5">
                              <w:pPr>
                                <w:spacing w:before="119"/>
                                <w:ind w:left="89"/>
                                <w:rPr>
                                  <w:rFonts w:ascii="Arial"/>
                                  <w:sz w:val="16"/>
                                </w:rPr>
                              </w:pPr>
                              <w:r>
                                <w:rPr>
                                  <w:rFonts w:ascii="Arial"/>
                                  <w:color w:val="4D4D4D"/>
                                  <w:sz w:val="16"/>
                                </w:rPr>
                                <w:t>800</w:t>
                              </w:r>
                            </w:p>
                            <w:p w14:paraId="6F27A601" w14:textId="77777777" w:rsidR="00C334C5" w:rsidRDefault="00C334C5">
                              <w:pPr>
                                <w:spacing w:before="122"/>
                                <w:ind w:left="89"/>
                                <w:rPr>
                                  <w:rFonts w:ascii="Arial"/>
                                  <w:sz w:val="16"/>
                                </w:rPr>
                              </w:pPr>
                              <w:r>
                                <w:rPr>
                                  <w:rFonts w:ascii="Arial"/>
                                  <w:color w:val="4D4D4D"/>
                                  <w:sz w:val="16"/>
                                </w:rPr>
                                <w:t>600</w:t>
                              </w:r>
                            </w:p>
                            <w:p w14:paraId="5F185984" w14:textId="77777777" w:rsidR="00C334C5" w:rsidRDefault="00C334C5">
                              <w:pPr>
                                <w:spacing w:before="123"/>
                                <w:ind w:left="89"/>
                                <w:rPr>
                                  <w:rFonts w:ascii="Arial"/>
                                  <w:sz w:val="16"/>
                                </w:rPr>
                              </w:pPr>
                              <w:r>
                                <w:rPr>
                                  <w:rFonts w:ascii="Arial"/>
                                  <w:color w:val="4D4D4D"/>
                                  <w:sz w:val="16"/>
                                </w:rPr>
                                <w:t>400</w:t>
                              </w:r>
                            </w:p>
                            <w:p w14:paraId="442EFF2F" w14:textId="77777777" w:rsidR="00C334C5" w:rsidRDefault="00C334C5">
                              <w:pPr>
                                <w:spacing w:before="123"/>
                                <w:ind w:left="89"/>
                                <w:rPr>
                                  <w:rFonts w:ascii="Arial"/>
                                  <w:sz w:val="16"/>
                                </w:rPr>
                              </w:pPr>
                              <w:r>
                                <w:rPr>
                                  <w:rFonts w:ascii="Arial"/>
                                  <w:color w:val="4D4D4D"/>
                                  <w:sz w:val="16"/>
                                </w:rPr>
                                <w:t>200</w:t>
                              </w:r>
                            </w:p>
                            <w:p w14:paraId="5A008CEF" w14:textId="77777777" w:rsidR="00C334C5" w:rsidRDefault="00C334C5">
                              <w:pPr>
                                <w:spacing w:before="123" w:line="137" w:lineRule="exact"/>
                                <w:ind w:left="266"/>
                                <w:rPr>
                                  <w:rFonts w:ascii="Arial"/>
                                  <w:sz w:val="16"/>
                                </w:rPr>
                              </w:pPr>
                              <w:r>
                                <w:rPr>
                                  <w:rFonts w:ascii="Arial"/>
                                  <w:color w:val="4D4D4D"/>
                                  <w:sz w:val="16"/>
                                </w:rPr>
                                <w:t>0</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9FAA2EB" id="Group 987" o:spid="_x0000_s1917" style="position:absolute;left:0;text-align:left;margin-left:102.7pt;margin-top:-38.25pt;width:108.4pt;height:95.2pt;z-index:15776768;mso-position-horizontal-relative:page" coordorigin="2054,-765" coordsize="2168,19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">
                <v:shape id="Freeform 1028" o:spid="_x0000_s1918" style="position:absolute;left:2586;top:1094;width:52;height:2;visibility:visible;mso-wrap-style:square;v-text-anchor:top" coordsize="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" path="m52,l,,52,xe" fillcolor="#a9a9a9" stroked="f">
                  <v:fill opacity="39321f"/>
                  <v:path arrowok="t" o:connecttype="custom" o:connectlocs="52,0;0,0;52,0" o:connectangles="0,0,0"/>
                </v:shape>
                <v:shape id="Freeform 1027" o:spid="_x0000_s1919" style="position:absolute;left:2586;top:1094;width:52;height:2;visibility:visible;mso-wrap-style:square;v-text-anchor:top" coordsize="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" path="m,l52,,,xe" filled="f" strokeweight=".21pt">
                  <v:path arrowok="t" o:connecttype="custom" o:connectlocs="0,0;52,0;0,0" o:connectangles="0,0,0"/>
                </v:shape>
                <v:shape id="Freeform 1026" o:spid="_x0000_s1920" style="position:absolute;left:2638;top:1094;width:52;height:2;visibility:visible;mso-wrap-style:square;v-text-anchor:top" coordsize="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" path="m52,l,,52,xe" fillcolor="#a9a9a9" stroked="f">
                  <v:fill opacity="39321f"/>
                  <v:path arrowok="t" o:connecttype="custom" o:connectlocs="52,0;0,0;52,0" o:connectangles="0,0,0"/>
                </v:shape>
                <v:shape id="Freeform 1025" o:spid="_x0000_s1921" style="position:absolute;left:2638;top:1094;width:52;height:2;visibility:visible;mso-wrap-style:square;v-text-anchor:top" coordsize="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" path="m,l52,,,xe" filled="f" strokeweight=".21pt">
                  <v:path arrowok="t" o:connecttype="custom" o:connectlocs="0,0;52,0;0,0" o:connectangles="0,0,0"/>
                </v:shape>
                <v:rect id="Rectangle 1024" o:spid="_x0000_s1922" style="position:absolute;left:2690;top:1091;width:52;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" fillcolor="#a9a9a9" stroked="f">
                  <v:fill opacity="39321f"/>
                </v:rect>
                <v:rect id="Rectangle 1023" o:spid="_x0000_s1923" style="position:absolute;left:2690;top:1091;width:52;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" filled="f" strokeweight=".21pt"/>
                <v:shape id="Freeform 1022" o:spid="_x0000_s1924" style="position:absolute;left:2742;top:1094;width:52;height:2;visibility:visible;mso-wrap-style:square;v-text-anchor:top" coordsize="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" path="m52,l,,52,xe" fillcolor="#a9a9a9" stroked="f">
                  <v:fill opacity="39321f"/>
                  <v:path arrowok="t" o:connecttype="custom" o:connectlocs="52,0;0,0;52,0" o:connectangles="0,0,0"/>
                </v:shape>
                <v:shape id="Freeform 1021" o:spid="_x0000_s1925" style="position:absolute;left:2742;top:1094;width:52;height:2;visibility:visible;mso-wrap-style:square;v-text-anchor:top" coordsize="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" path="m,l52,,,xe" filled="f" strokeweight=".21pt">
                  <v:path arrowok="t" o:connecttype="custom" o:connectlocs="0,0;52,0;0,0" o:connectangles="0,0,0"/>
                </v:shape>
                <v:rect id="Rectangle 1020" o:spid="_x0000_s1926" style="position:absolute;left:2794;top:1088;width:52;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" fillcolor="#a9a9a9" stroked="f">
                  <v:fill opacity="39321f"/>
                </v:rect>
                <v:rect id="Rectangle 1019" o:spid="_x0000_s1927" style="position:absolute;left:2794;top:1088;width:52;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" filled="f" strokeweight=".21pt"/>
                <v:rect id="Rectangle 1018" o:spid="_x0000_s1928" style="position:absolute;left:2846;top:1062;width:52;height: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" fillcolor="#a9a9a9" stroked="f">
                  <v:fill opacity="39321f"/>
                </v:rect>
                <v:rect id="Rectangle 1017" o:spid="_x0000_s1929" style="position:absolute;left:2846;top:1062;width:52;height: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" filled="f" strokeweight=".21pt"/>
                <v:rect id="Rectangle 1016" o:spid="_x0000_s1930" style="position:absolute;left:2898;top:1000;width:52;height: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" fillcolor="#a9a9a9" stroked="f">
                  <v:fill opacity="39321f"/>
                </v:rect>
                <v:rect id="Rectangle 1015" o:spid="_x0000_s1931" style="position:absolute;left:2898;top:1000;width:52;height: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" filled="f" strokeweight=".21pt"/>
                <v:rect id="Rectangle 1014" o:spid="_x0000_s1932" style="position:absolute;left:2949;top:916;width:52;height: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" fillcolor="#a9a9a9" stroked="f">
                  <v:fill opacity="39321f"/>
                </v:rect>
                <v:rect id="Rectangle 1013" o:spid="_x0000_s1933" style="position:absolute;left:2949;top:916;width:52;height: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" filled="f" strokeweight=".21pt"/>
                <v:rect id="Rectangle 1012" o:spid="_x0000_s1934" style="position:absolute;left:3001;top:807;width:52;height: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" fillcolor="#a9a9a9" stroked="f">
                  <v:fill opacity="39321f"/>
                </v:rect>
                <v:rect id="Rectangle 1011" o:spid="_x0000_s1935" style="position:absolute;left:3001;top:807;width:52;height: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" filled="f" strokeweight=".21pt"/>
                <v:rect id="Rectangle 1010" o:spid="_x0000_s1936" style="position:absolute;left:3053;top:605;width:52;height: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" fillcolor="#a9a9a9" stroked="f">
                  <v:fill opacity="39321f"/>
                </v:rect>
                <v:rect id="Rectangle 1009" o:spid="_x0000_s1937" style="position:absolute;left:3053;top:605;width:52;height: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" filled="f" strokeweight=".21pt"/>
                <v:rect id="Rectangle 1008" o:spid="_x0000_s1938" style="position:absolute;left:3105;top:390;width:52;height: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" fillcolor="#a9a9a9" stroked="f">
                  <v:fill opacity="39321f"/>
                </v:rect>
                <v:rect id="Rectangle 1007" o:spid="_x0000_s1939" style="position:absolute;left:3105;top:390;width:52;height: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" filled="f" strokeweight=".21pt"/>
                <v:rect id="Rectangle 1006" o:spid="_x0000_s1940" style="position:absolute;left:3157;top:246;width:52;height:8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" fillcolor="#a9a9a9" stroked="f">
                  <v:fill opacity="39321f"/>
                </v:rect>
                <v:rect id="Rectangle 1005" o:spid="_x0000_s1941" style="position:absolute;left:3157;top:246;width:52;height:8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" filled="f" strokeweight=".21pt"/>
                <v:rect id="Rectangle 1004" o:spid="_x0000_s1942" style="position:absolute;left:3209;top:75;width:52;height:1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" fillcolor="#a9a9a9" stroked="f">
                  <v:fill opacity="39321f"/>
                </v:rect>
                <v:rect id="Rectangle 1003" o:spid="_x0000_s1943" style="position:absolute;left:3209;top:75;width:52;height:1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" filled="f" strokeweight=".21pt"/>
                <v:rect id="Rectangle 1002" o:spid="_x0000_s1944" style="position:absolute;left:3261;top:52;width:52;height:10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" fillcolor="#a9a9a9" stroked="f">
                  <v:fill opacity="39321f"/>
                </v:rect>
                <v:rect id="Rectangle 1001" o:spid="_x0000_s1945" style="position:absolute;left:3261;top:52;width:52;height:10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" filled="f" strokeweight=".21pt"/>
                <v:rect id="Rectangle 1000" o:spid="_x0000_s1946" style="position:absolute;left:3313;top:232;width:52;height: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" fillcolor="#a9a9a9" stroked="f">
                  <v:fill opacity="39321f"/>
                </v:rect>
                <v:rect id="Rectangle 999" o:spid="_x0000_s1947" style="position:absolute;left:3313;top:232;width:52;height: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" filled="f" strokeweight=".21pt"/>
                <v:rect id="Rectangle 998" o:spid="_x0000_s1948" style="position:absolute;left:3365;top:418;width:52;height:6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" fillcolor="#a9a9a9" stroked="f">
                  <v:fill opacity="39321f"/>
                </v:rect>
                <v:rect id="Rectangle 997" o:spid="_x0000_s1949" style="position:absolute;left:3365;top:418;width:52;height:6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" filled="f" strokeweight=".21pt"/>
                <v:rect id="Rectangle 996" o:spid="_x0000_s1950" style="position:absolute;left:3417;top:519;width:52;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" fillcolor="#a9a9a9" stroked="f">
                  <v:fill opacity="39321f"/>
                </v:rect>
                <v:rect id="Rectangle 995" o:spid="_x0000_s1951" style="position:absolute;left:3417;top:519;width:52;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" filled="f" strokeweight=".21pt"/>
                <v:shape id="Picture 994" o:spid="_x0000_s1952" type="#_x0000_t75" style="position:absolute;left:3467;top:711;width:677;height:3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">
                  <v:imagedata r:id="rId87" o:title=""/>
                </v:shape>
                <v:line id="Line 993" o:spid="_x0000_s1953" style="position:absolute;visibility:visible;mso-wrap-style:square" from="2509,1128" to="4222,11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" strokeweight=".3775mm"/>
                <v:rect id="Rectangle 992" o:spid="_x0000_s1954" style="position:absolute;left:2497;top:-765;width:22;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" fillcolor="black" stroked="f">
                  <v:fill opacity="39321f"/>
                </v:rect>
                <v:line id="Line 991" o:spid="_x0000_s1955" style="position:absolute;visibility:visible;mso-wrap-style:square" from="2600,1094" to="2600,10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" strokecolor="red" strokeweight=".3775mm"/>
                <v:rect id="Rectangle 990" o:spid="_x0000_s1956" style="position:absolute;left:2497;top:-765;width:22;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" fillcolor="black" stroked="f"/>
                <v:shape id="AutoShape 989" o:spid="_x0000_s1957" style="position:absolute;left:2453;top:-747;width:55;height:1841;visibility:visible;mso-wrap-style:square;v-text-anchor:top" coordsize="55,18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" path="m,1840r55,m,1533r55,m,1227r55,m,920r55,m,613r55,m,307r55,m,l55,e" filled="f" strokecolor="#333" strokeweight=".3775mm">
                  <v:path arrowok="t" o:connecttype="custom" o:connectlocs="0,1094;55,1094;0,787;55,787;0,481;55,481;0,174;55,174;0,-133;55,-133;0,-439;55,-439;0,-746;55,-746" o:connectangles="0,0,0,0,0,0,0,0,0,0,0,0,0,0"/>
                </v:shape>
                <v:shape id="Text Box 988" o:spid="_x0000_s1958" type="#_x0000_t202" style="position:absolute;left:2054;top:-765;width:2168;height:19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" filled="f" stroked="f">
                  <v:textbox inset="0,0,0,0">
                    <w:txbxContent>
                      <w:p w14:paraId="047A9C4A" w14:textId="77777777" w:rsidR="00C334C5" w:rsidRDefault="00C334C5">
                        <w:pPr>
                          <w:spacing w:line="110" w:lineRule="exact"/>
                          <w:rPr>
                            <w:rFonts w:ascii="Arial"/>
                            <w:sz w:val="16"/>
                          </w:rPr>
                        </w:pPr>
                        <w:r>
                          <w:rPr>
                            <w:rFonts w:ascii="Arial"/>
                            <w:color w:val="4D4D4D"/>
                            <w:sz w:val="16"/>
                          </w:rPr>
                          <w:t>1200</w:t>
                        </w:r>
                      </w:p>
                      <w:p w14:paraId="6ECA63EC" w14:textId="77777777" w:rsidR="00C334C5" w:rsidRDefault="00C334C5">
                        <w:pPr>
                          <w:spacing w:before="76"/>
                          <w:rPr>
                            <w:rFonts w:ascii="Arial" w:hAnsi="Arial"/>
                            <w:sz w:val="12"/>
                          </w:rPr>
                        </w:pPr>
                        <w:r>
                          <w:rPr>
                            <w:rFonts w:ascii="Arial" w:hAnsi="Arial"/>
                            <w:color w:val="4D4D4D"/>
                            <w:spacing w:val="-1"/>
                            <w:position w:val="-7"/>
                            <w:sz w:val="16"/>
                          </w:rPr>
                          <w:t>100</w:t>
                        </w:r>
                        <w:r>
                          <w:rPr>
                            <w:rFonts w:ascii="Arial" w:hAnsi="Arial"/>
                            <w:color w:val="4D4D4D"/>
                            <w:spacing w:val="-78"/>
                            <w:position w:val="-7"/>
                            <w:sz w:val="16"/>
                          </w:rPr>
                          <w:t>0</w:t>
                        </w:r>
                        <w:r>
                          <w:rPr>
                            <w:rFonts w:ascii="Arial" w:hAnsi="Arial"/>
                            <w:spacing w:val="-1"/>
                            <w:sz w:val="12"/>
                          </w:rPr>
                          <w:t>O</w:t>
                        </w:r>
                        <w:r>
                          <w:rPr>
                            <w:rFonts w:ascii="Arial" w:hAnsi="Arial"/>
                            <w:sz w:val="12"/>
                          </w:rPr>
                          <w:t>bs</w:t>
                        </w:r>
                        <w:r>
                          <w:rPr>
                            <w:rFonts w:ascii="Arial" w:hAnsi="Arial"/>
                            <w:spacing w:val="-6"/>
                            <w:sz w:val="12"/>
                          </w:rPr>
                          <w:t xml:space="preserve"> </w:t>
                        </w:r>
                        <w:r>
                          <w:rPr>
                            <w:rFonts w:ascii="Symbol" w:hAnsi="Symbol"/>
                            <w:sz w:val="12"/>
                          </w:rPr>
                          <w:t></w:t>
                        </w:r>
                        <w:r>
                          <w:rPr>
                            <w:rFonts w:ascii="Times New Roman" w:hAnsi="Times New Roman"/>
                            <w:spacing w:val="-3"/>
                            <w:sz w:val="12"/>
                          </w:rPr>
                          <w:t xml:space="preserve"> </w:t>
                        </w:r>
                        <w:r>
                          <w:rPr>
                            <w:rFonts w:ascii="Symbol" w:hAnsi="Symbol"/>
                            <w:sz w:val="12"/>
                          </w:rPr>
                          <w:t></w:t>
                        </w:r>
                        <w:r>
                          <w:rPr>
                            <w:rFonts w:ascii="Times New Roman" w:hAnsi="Times New Roman"/>
                            <w:spacing w:val="-14"/>
                            <w:sz w:val="12"/>
                          </w:rPr>
                          <w:t xml:space="preserve"> </w:t>
                        </w:r>
                        <w:r>
                          <w:rPr>
                            <w:rFonts w:ascii="Arial" w:hAnsi="Arial"/>
                            <w:spacing w:val="-1"/>
                            <w:sz w:val="12"/>
                          </w:rPr>
                          <w:t>1.32</w:t>
                        </w:r>
                      </w:p>
                      <w:p w14:paraId="656858E8" w14:textId="77777777" w:rsidR="00C334C5" w:rsidRDefault="00C334C5">
                        <w:pPr>
                          <w:spacing w:before="119"/>
                          <w:ind w:left="89"/>
                          <w:rPr>
                            <w:rFonts w:ascii="Arial"/>
                            <w:sz w:val="16"/>
                          </w:rPr>
                        </w:pPr>
                        <w:r>
                          <w:rPr>
                            <w:rFonts w:ascii="Arial"/>
                            <w:color w:val="4D4D4D"/>
                            <w:sz w:val="16"/>
                          </w:rPr>
                          <w:t>800</w:t>
                        </w:r>
                      </w:p>
                      <w:p w14:paraId="6F27A601" w14:textId="77777777" w:rsidR="00C334C5" w:rsidRDefault="00C334C5">
                        <w:pPr>
                          <w:spacing w:before="122"/>
                          <w:ind w:left="89"/>
                          <w:rPr>
                            <w:rFonts w:ascii="Arial"/>
                            <w:sz w:val="16"/>
                          </w:rPr>
                        </w:pPr>
                        <w:r>
                          <w:rPr>
                            <w:rFonts w:ascii="Arial"/>
                            <w:color w:val="4D4D4D"/>
                            <w:sz w:val="16"/>
                          </w:rPr>
                          <w:t>600</w:t>
                        </w:r>
                      </w:p>
                      <w:p w14:paraId="5F185984" w14:textId="77777777" w:rsidR="00C334C5" w:rsidRDefault="00C334C5">
                        <w:pPr>
                          <w:spacing w:before="123"/>
                          <w:ind w:left="89"/>
                          <w:rPr>
                            <w:rFonts w:ascii="Arial"/>
                            <w:sz w:val="16"/>
                          </w:rPr>
                        </w:pPr>
                        <w:r>
                          <w:rPr>
                            <w:rFonts w:ascii="Arial"/>
                            <w:color w:val="4D4D4D"/>
                            <w:sz w:val="16"/>
                          </w:rPr>
                          <w:t>400</w:t>
                        </w:r>
                      </w:p>
                      <w:p w14:paraId="442EFF2F" w14:textId="77777777" w:rsidR="00C334C5" w:rsidRDefault="00C334C5">
                        <w:pPr>
                          <w:spacing w:before="123"/>
                          <w:ind w:left="89"/>
                          <w:rPr>
                            <w:rFonts w:ascii="Arial"/>
                            <w:sz w:val="16"/>
                          </w:rPr>
                        </w:pPr>
                        <w:r>
                          <w:rPr>
                            <w:rFonts w:ascii="Arial"/>
                            <w:color w:val="4D4D4D"/>
                            <w:sz w:val="16"/>
                          </w:rPr>
                          <w:t>200</w:t>
                        </w:r>
                      </w:p>
                      <w:p w14:paraId="5A008CEF" w14:textId="77777777" w:rsidR="00C334C5" w:rsidRDefault="00C334C5">
                        <w:pPr>
                          <w:spacing w:before="123" w:line="137" w:lineRule="exact"/>
                          <w:ind w:left="266"/>
                          <w:rPr>
                            <w:rFonts w:ascii="Arial"/>
                            <w:sz w:val="16"/>
                          </w:rPr>
                        </w:pPr>
                        <w:r>
                          <w:rPr>
                            <w:rFonts w:ascii="Arial"/>
                            <w:color w:val="4D4D4D"/>
                            <w:sz w:val="16"/>
                          </w:rPr>
                          <w:t>0</w:t>
                        </w:r>
                      </w:p>
                    </w:txbxContent>
                  </v:textbox>
                </v:shape>
                <w10:wrap anchorx="page"/>
              </v:group>
            </w:pict>
          </mc:Fallback>
        </mc:AlternateContent>
      </w:r>
      <w:r>
        <w:rPr>
          <w:noProof/>
        </w:rPr>
        <mc:AlternateContent>
          <mc:Choice Requires="wpg">
            <w:drawing>
              <wp:anchor distT="0" distB="0" distL="114300" distR="114300" simplePos="0" relativeHeight="15777792" behindDoc="0" locked="0" layoutInCell="1" allowOverlap="1" wp14:anchorId="2F459C52" wp14:editId="1C8ABB40">
                <wp:simplePos x="0" y="0"/>
                <wp:positionH relativeFrom="page">
                  <wp:posOffset>2856865</wp:posOffset>
                </wp:positionH>
                <wp:positionV relativeFrom="paragraph">
                  <wp:posOffset>-485775</wp:posOffset>
                </wp:positionV>
                <wp:extent cx="1094740" cy="1209040"/>
                <wp:effectExtent l="0" t="0" r="0" b="0"/>
                <wp:wrapNone/>
                <wp:docPr id="969" name="Group 9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94740" cy="1209040"/>
                          <a:chOff x="4499" y="-765"/>
                          <a:chExt cx="1724" cy="1904"/>
                        </a:xfrm>
                      </wpg:grpSpPr>
                      <pic:pic xmlns:pic="http://schemas.openxmlformats.org/drawingml/2006/picture">
                        <pic:nvPicPr>
                          <pic:cNvPr id="970" name="Picture 986"/>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4587" y="730"/>
                            <a:ext cx="574" cy="3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71" name="Rectangle 985"/>
                        <wps:cNvSpPr>
                          <a:spLocks noChangeArrowheads="1"/>
                        </wps:cNvSpPr>
                        <wps:spPr bwMode="auto">
                          <a:xfrm>
                            <a:off x="5158" y="579"/>
                            <a:ext cx="52" cy="516"/>
                          </a:xfrm>
                          <a:prstGeom prst="rect">
                            <a:avLst/>
                          </a:prstGeom>
                          <a:solidFill>
                            <a:srgbClr val="A9A9A9">
                              <a:alpha val="5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2" name="Rectangle 984"/>
                        <wps:cNvSpPr>
                          <a:spLocks noChangeArrowheads="1"/>
                        </wps:cNvSpPr>
                        <wps:spPr bwMode="auto">
                          <a:xfrm>
                            <a:off x="5158" y="579"/>
                            <a:ext cx="52" cy="516"/>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3" name="Rectangle 983"/>
                        <wps:cNvSpPr>
                          <a:spLocks noChangeArrowheads="1"/>
                        </wps:cNvSpPr>
                        <wps:spPr bwMode="auto">
                          <a:xfrm>
                            <a:off x="5210" y="444"/>
                            <a:ext cx="52" cy="651"/>
                          </a:xfrm>
                          <a:prstGeom prst="rect">
                            <a:avLst/>
                          </a:prstGeom>
                          <a:solidFill>
                            <a:srgbClr val="A9A9A9">
                              <a:alpha val="5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4" name="Rectangle 982"/>
                        <wps:cNvSpPr>
                          <a:spLocks noChangeArrowheads="1"/>
                        </wps:cNvSpPr>
                        <wps:spPr bwMode="auto">
                          <a:xfrm>
                            <a:off x="5210" y="444"/>
                            <a:ext cx="52" cy="651"/>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5" name="Rectangle 981"/>
                        <wps:cNvSpPr>
                          <a:spLocks noChangeArrowheads="1"/>
                        </wps:cNvSpPr>
                        <wps:spPr bwMode="auto">
                          <a:xfrm>
                            <a:off x="5262" y="421"/>
                            <a:ext cx="52" cy="674"/>
                          </a:xfrm>
                          <a:prstGeom prst="rect">
                            <a:avLst/>
                          </a:prstGeom>
                          <a:solidFill>
                            <a:srgbClr val="A9A9A9">
                              <a:alpha val="5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6" name="Rectangle 980"/>
                        <wps:cNvSpPr>
                          <a:spLocks noChangeArrowheads="1"/>
                        </wps:cNvSpPr>
                        <wps:spPr bwMode="auto">
                          <a:xfrm>
                            <a:off x="5262" y="421"/>
                            <a:ext cx="52" cy="674"/>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7" name="Rectangle 979"/>
                        <wps:cNvSpPr>
                          <a:spLocks noChangeArrowheads="1"/>
                        </wps:cNvSpPr>
                        <wps:spPr bwMode="auto">
                          <a:xfrm>
                            <a:off x="5314" y="332"/>
                            <a:ext cx="52" cy="763"/>
                          </a:xfrm>
                          <a:prstGeom prst="rect">
                            <a:avLst/>
                          </a:prstGeom>
                          <a:solidFill>
                            <a:srgbClr val="A9A9A9">
                              <a:alpha val="5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8" name="Rectangle 978"/>
                        <wps:cNvSpPr>
                          <a:spLocks noChangeArrowheads="1"/>
                        </wps:cNvSpPr>
                        <wps:spPr bwMode="auto">
                          <a:xfrm>
                            <a:off x="5314" y="332"/>
                            <a:ext cx="52" cy="763"/>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9" name="Rectangle 977"/>
                        <wps:cNvSpPr>
                          <a:spLocks noChangeArrowheads="1"/>
                        </wps:cNvSpPr>
                        <wps:spPr bwMode="auto">
                          <a:xfrm>
                            <a:off x="5366" y="310"/>
                            <a:ext cx="52" cy="784"/>
                          </a:xfrm>
                          <a:prstGeom prst="rect">
                            <a:avLst/>
                          </a:prstGeom>
                          <a:solidFill>
                            <a:srgbClr val="A9A9A9">
                              <a:alpha val="5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0" name="Rectangle 976"/>
                        <wps:cNvSpPr>
                          <a:spLocks noChangeArrowheads="1"/>
                        </wps:cNvSpPr>
                        <wps:spPr bwMode="auto">
                          <a:xfrm>
                            <a:off x="5366" y="310"/>
                            <a:ext cx="52" cy="784"/>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1" name="Rectangle 975"/>
                        <wps:cNvSpPr>
                          <a:spLocks noChangeArrowheads="1"/>
                        </wps:cNvSpPr>
                        <wps:spPr bwMode="auto">
                          <a:xfrm>
                            <a:off x="5418" y="447"/>
                            <a:ext cx="52" cy="648"/>
                          </a:xfrm>
                          <a:prstGeom prst="rect">
                            <a:avLst/>
                          </a:prstGeom>
                          <a:solidFill>
                            <a:srgbClr val="A9A9A9">
                              <a:alpha val="5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2" name="Rectangle 974"/>
                        <wps:cNvSpPr>
                          <a:spLocks noChangeArrowheads="1"/>
                        </wps:cNvSpPr>
                        <wps:spPr bwMode="auto">
                          <a:xfrm>
                            <a:off x="5418" y="447"/>
                            <a:ext cx="52" cy="648"/>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3" name="Rectangle 973"/>
                        <wps:cNvSpPr>
                          <a:spLocks noChangeArrowheads="1"/>
                        </wps:cNvSpPr>
                        <wps:spPr bwMode="auto">
                          <a:xfrm>
                            <a:off x="5470" y="453"/>
                            <a:ext cx="52" cy="642"/>
                          </a:xfrm>
                          <a:prstGeom prst="rect">
                            <a:avLst/>
                          </a:prstGeom>
                          <a:solidFill>
                            <a:srgbClr val="A9A9A9">
                              <a:alpha val="5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4" name="Rectangle 972"/>
                        <wps:cNvSpPr>
                          <a:spLocks noChangeArrowheads="1"/>
                        </wps:cNvSpPr>
                        <wps:spPr bwMode="auto">
                          <a:xfrm>
                            <a:off x="5470" y="453"/>
                            <a:ext cx="52" cy="642"/>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5" name="Rectangle 971"/>
                        <wps:cNvSpPr>
                          <a:spLocks noChangeArrowheads="1"/>
                        </wps:cNvSpPr>
                        <wps:spPr bwMode="auto">
                          <a:xfrm>
                            <a:off x="5522" y="539"/>
                            <a:ext cx="52" cy="556"/>
                          </a:xfrm>
                          <a:prstGeom prst="rect">
                            <a:avLst/>
                          </a:prstGeom>
                          <a:solidFill>
                            <a:srgbClr val="A9A9A9">
                              <a:alpha val="5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6" name="Rectangle 970"/>
                        <wps:cNvSpPr>
                          <a:spLocks noChangeArrowheads="1"/>
                        </wps:cNvSpPr>
                        <wps:spPr bwMode="auto">
                          <a:xfrm>
                            <a:off x="5522" y="539"/>
                            <a:ext cx="52" cy="556"/>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7" name="Rectangle 969"/>
                        <wps:cNvSpPr>
                          <a:spLocks noChangeArrowheads="1"/>
                        </wps:cNvSpPr>
                        <wps:spPr bwMode="auto">
                          <a:xfrm>
                            <a:off x="5573" y="611"/>
                            <a:ext cx="52" cy="484"/>
                          </a:xfrm>
                          <a:prstGeom prst="rect">
                            <a:avLst/>
                          </a:prstGeom>
                          <a:solidFill>
                            <a:srgbClr val="A9A9A9">
                              <a:alpha val="5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8" name="Rectangle 968"/>
                        <wps:cNvSpPr>
                          <a:spLocks noChangeArrowheads="1"/>
                        </wps:cNvSpPr>
                        <wps:spPr bwMode="auto">
                          <a:xfrm>
                            <a:off x="5573" y="611"/>
                            <a:ext cx="52" cy="484"/>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89" name="Picture 967"/>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5623" y="766"/>
                            <a:ext cx="524" cy="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90" name="AutoShape 966"/>
                        <wps:cNvSpPr>
                          <a:spLocks/>
                        </wps:cNvSpPr>
                        <wps:spPr bwMode="auto">
                          <a:xfrm>
                            <a:off x="4509" y="-765"/>
                            <a:ext cx="1713" cy="1893"/>
                          </a:xfrm>
                          <a:custGeom>
                            <a:avLst/>
                            <a:gdLst>
                              <a:gd name="T0" fmla="+- 0 4510 4510"/>
                              <a:gd name="T1" fmla="*/ T0 w 1713"/>
                              <a:gd name="T2" fmla="+- 0 1128 -765"/>
                              <a:gd name="T3" fmla="*/ 1128 h 1893"/>
                              <a:gd name="T4" fmla="+- 0 6223 4510"/>
                              <a:gd name="T5" fmla="*/ T4 w 1713"/>
                              <a:gd name="T6" fmla="+- 0 1128 -765"/>
                              <a:gd name="T7" fmla="*/ 1128 h 1893"/>
                              <a:gd name="T8" fmla="+- 0 4510 4510"/>
                              <a:gd name="T9" fmla="*/ T8 w 1713"/>
                              <a:gd name="T10" fmla="+- 0 1128 -765"/>
                              <a:gd name="T11" fmla="*/ 1128 h 1893"/>
                              <a:gd name="T12" fmla="+- 0 4510 4510"/>
                              <a:gd name="T13" fmla="*/ T12 w 1713"/>
                              <a:gd name="T14" fmla="+- 0 -765 -765"/>
                              <a:gd name="T15" fmla="*/ -765 h 1893"/>
                            </a:gdLst>
                            <a:ahLst/>
                            <a:cxnLst>
                              <a:cxn ang="0">
                                <a:pos x="T1" y="T3"/>
                              </a:cxn>
                              <a:cxn ang="0">
                                <a:pos x="T5" y="T7"/>
                              </a:cxn>
                              <a:cxn ang="0">
                                <a:pos x="T9" y="T11"/>
                              </a:cxn>
                              <a:cxn ang="0">
                                <a:pos x="T13" y="T15"/>
                              </a:cxn>
                            </a:cxnLst>
                            <a:rect l="0" t="0" r="r" b="b"/>
                            <a:pathLst>
                              <a:path w="1713" h="1893">
                                <a:moveTo>
                                  <a:pt x="0" y="1893"/>
                                </a:moveTo>
                                <a:lnTo>
                                  <a:pt x="1713" y="1893"/>
                                </a:lnTo>
                                <a:moveTo>
                                  <a:pt x="0" y="1893"/>
                                </a:moveTo>
                                <a:lnTo>
                                  <a:pt x="0" y="0"/>
                                </a:lnTo>
                              </a:path>
                            </a:pathLst>
                          </a:custGeom>
                          <a:noFill/>
                          <a:ln w="1359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91" name="Line 965"/>
                        <wps:cNvCnPr>
                          <a:cxnSpLocks noChangeShapeType="1"/>
                        </wps:cNvCnPr>
                        <wps:spPr bwMode="auto">
                          <a:xfrm>
                            <a:off x="5251" y="1094"/>
                            <a:ext cx="0" cy="0"/>
                          </a:xfrm>
                          <a:prstGeom prst="line">
                            <a:avLst/>
                          </a:prstGeom>
                          <a:noFill/>
                          <a:ln w="13590">
                            <a:solidFill>
                              <a:srgbClr val="FF0000"/>
                            </a:solidFill>
                            <a:prstDash val="solid"/>
                            <a:round/>
                            <a:headEnd/>
                            <a:tailEnd/>
                          </a:ln>
                          <a:extLst>
                            <a:ext uri="{909E8E84-426E-40DD-AFC4-6F175D3DCCD1}">
                              <a14:hiddenFill xmlns:a14="http://schemas.microsoft.com/office/drawing/2010/main">
                                <a:noFill/>
                              </a14:hiddenFill>
                            </a:ext>
                          </a:extLst>
                        </wps:spPr>
                        <wps:bodyPr/>
                      </wps:wsp>
                      <wps:wsp>
                        <wps:cNvPr id="992" name="Text Box 964"/>
                        <wps:cNvSpPr txBox="1">
                          <a:spLocks noChangeArrowheads="1"/>
                        </wps:cNvSpPr>
                        <wps:spPr bwMode="auto">
                          <a:xfrm>
                            <a:off x="4962" y="-551"/>
                            <a:ext cx="596" cy="1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9ABC47" w14:textId="77777777" w:rsidR="00C334C5" w:rsidRDefault="00C334C5">
                              <w:pPr>
                                <w:spacing w:line="119" w:lineRule="exact"/>
                                <w:rPr>
                                  <w:rFonts w:ascii="Arial" w:hAnsi="Arial"/>
                                  <w:sz w:val="12"/>
                                </w:rPr>
                              </w:pPr>
                              <w:r>
                                <w:rPr>
                                  <w:rFonts w:ascii="Arial" w:hAnsi="Arial"/>
                                  <w:sz w:val="12"/>
                                </w:rPr>
                                <w:t>Obs</w:t>
                              </w:r>
                              <w:r>
                                <w:rPr>
                                  <w:rFonts w:ascii="Arial" w:hAnsi="Arial"/>
                                  <w:spacing w:val="-8"/>
                                  <w:sz w:val="12"/>
                                </w:rPr>
                                <w:t xml:space="preserve"> </w:t>
                              </w:r>
                              <w:r>
                                <w:rPr>
                                  <w:rFonts w:ascii="Symbol" w:hAnsi="Symbol"/>
                                  <w:sz w:val="12"/>
                                </w:rPr>
                                <w:t></w:t>
                              </w:r>
                              <w:r>
                                <w:rPr>
                                  <w:rFonts w:ascii="Times New Roman" w:hAnsi="Times New Roman"/>
                                  <w:spacing w:val="-5"/>
                                  <w:sz w:val="12"/>
                                </w:rPr>
                                <w:t xml:space="preserve"> </w:t>
                              </w:r>
                              <w:r>
                                <w:rPr>
                                  <w:rFonts w:ascii="Arial" w:hAnsi="Arial"/>
                                  <w:sz w:val="12"/>
                                </w:rPr>
                                <w:t>0.04</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F459C52" id="Group 963" o:spid="_x0000_s1959" style="position:absolute;left:0;text-align:left;margin-left:224.95pt;margin-top:-38.25pt;width:86.2pt;height:95.2pt;z-index:15777792;mso-position-horizontal-relative:page" coordorigin="4499,-765" coordsize="1724,19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">
                <v:shape id="Picture 986" o:spid="_x0000_s1960" type="#_x0000_t75" style="position:absolute;left:4587;top:730;width:574;height:3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">
                  <v:imagedata r:id="rId90" o:title=""/>
                </v:shape>
                <v:rect id="Rectangle 985" o:spid="_x0000_s1961" style="position:absolute;left:5158;top:579;width:52;height:5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" fillcolor="#a9a9a9" stroked="f">
                  <v:fill opacity="39321f"/>
                </v:rect>
                <v:rect id="Rectangle 984" o:spid="_x0000_s1962" style="position:absolute;left:5158;top:579;width:52;height:5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" filled="f" strokeweight=".21pt"/>
                <v:rect id="Rectangle 983" o:spid="_x0000_s1963" style="position:absolute;left:5210;top:444;width:52;height: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" fillcolor="#a9a9a9" stroked="f">
                  <v:fill opacity="39321f"/>
                </v:rect>
                <v:rect id="Rectangle 982" o:spid="_x0000_s1964" style="position:absolute;left:5210;top:444;width:52;height: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" filled="f" strokeweight=".21pt"/>
                <v:rect id="Rectangle 981" o:spid="_x0000_s1965" style="position:absolute;left:5262;top:421;width:52;height: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" fillcolor="#a9a9a9" stroked="f">
                  <v:fill opacity="39321f"/>
                </v:rect>
                <v:rect id="Rectangle 980" o:spid="_x0000_s1966" style="position:absolute;left:5262;top:421;width:52;height: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" filled="f" strokeweight=".21pt"/>
                <v:rect id="Rectangle 979" o:spid="_x0000_s1967" style="position:absolute;left:5314;top:332;width:52;height: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" fillcolor="#a9a9a9" stroked="f">
                  <v:fill opacity="39321f"/>
                </v:rect>
                <v:rect id="Rectangle 978" o:spid="_x0000_s1968" style="position:absolute;left:5314;top:332;width:52;height: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" filled="f" strokeweight=".21pt"/>
                <v:rect id="Rectangle 977" o:spid="_x0000_s1969" style="position:absolute;left:5366;top:310;width:52;height: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" fillcolor="#a9a9a9" stroked="f">
                  <v:fill opacity="39321f"/>
                </v:rect>
                <v:rect id="Rectangle 976" o:spid="_x0000_s1970" style="position:absolute;left:5366;top:310;width:52;height: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" filled="f" strokeweight=".21pt"/>
                <v:rect id="Rectangle 975" o:spid="_x0000_s1971" style="position:absolute;left:5418;top:447;width:52;height: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" fillcolor="#a9a9a9" stroked="f">
                  <v:fill opacity="39321f"/>
                </v:rect>
                <v:rect id="Rectangle 974" o:spid="_x0000_s1972" style="position:absolute;left:5418;top:447;width:52;height: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" filled="f" strokeweight=".21pt"/>
                <v:rect id="Rectangle 973" o:spid="_x0000_s1973" style="position:absolute;left:5470;top:453;width:52;height:6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" fillcolor="#a9a9a9" stroked="f">
                  <v:fill opacity="39321f"/>
                </v:rect>
                <v:rect id="Rectangle 972" o:spid="_x0000_s1974" style="position:absolute;left:5470;top:453;width:52;height:6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" filled="f" strokeweight=".21pt"/>
                <v:rect id="Rectangle 971" o:spid="_x0000_s1975" style="position:absolute;left:5522;top:539;width:52;height: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" fillcolor="#a9a9a9" stroked="f">
                  <v:fill opacity="39321f"/>
                </v:rect>
                <v:rect id="Rectangle 970" o:spid="_x0000_s1976" style="position:absolute;left:5522;top:539;width:52;height: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" filled="f" strokeweight=".21pt"/>
                <v:rect id="Rectangle 969" o:spid="_x0000_s1977" style="position:absolute;left:5573;top:611;width:52;height:4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" fillcolor="#a9a9a9" stroked="f">
                  <v:fill opacity="39321f"/>
                </v:rect>
                <v:rect id="Rectangle 968" o:spid="_x0000_s1978" style="position:absolute;left:5573;top:611;width:52;height:4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" filled="f" strokeweight=".21pt"/>
                <v:shape id="Picture 967" o:spid="_x0000_s1979" type="#_x0000_t75" style="position:absolute;left:5623;top:766;width:524;height:3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">
                  <v:imagedata r:id="rId91" o:title=""/>
                </v:shape>
                <v:shape id="AutoShape 966" o:spid="_x0000_s1980" style="position:absolute;left:4509;top:-765;width:1713;height:1893;visibility:visible;mso-wrap-style:square;v-text-anchor:top" coordsize="1713,1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" path="m,1893r1713,m,1893l,e" filled="f" strokeweight=".3775mm">
                  <v:path arrowok="t" o:connecttype="custom" o:connectlocs="0,1128;1713,1128;0,1128;0,-765" o:connectangles="0,0,0,0"/>
                </v:shape>
                <v:line id="Line 965" o:spid="_x0000_s1981" style="position:absolute;visibility:visible;mso-wrap-style:square" from="5251,1094" to="5251,10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" strokecolor="red" strokeweight=".3775mm"/>
                <v:shape id="Text Box 964" o:spid="_x0000_s1982" type="#_x0000_t202" style="position:absolute;left:4962;top:-551;width:596;height:1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" filled="f" stroked="f">
                  <v:textbox inset="0,0,0,0">
                    <w:txbxContent>
                      <w:p w14:paraId="3A9ABC47" w14:textId="77777777" w:rsidR="00C334C5" w:rsidRDefault="00C334C5">
                        <w:pPr>
                          <w:spacing w:line="119" w:lineRule="exact"/>
                          <w:rPr>
                            <w:rFonts w:ascii="Arial" w:hAnsi="Arial"/>
                            <w:sz w:val="12"/>
                          </w:rPr>
                        </w:pPr>
                        <w:r>
                          <w:rPr>
                            <w:rFonts w:ascii="Arial" w:hAnsi="Arial"/>
                            <w:sz w:val="12"/>
                          </w:rPr>
                          <w:t>Obs</w:t>
                        </w:r>
                        <w:r>
                          <w:rPr>
                            <w:rFonts w:ascii="Arial" w:hAnsi="Arial"/>
                            <w:spacing w:val="-8"/>
                            <w:sz w:val="12"/>
                          </w:rPr>
                          <w:t xml:space="preserve"> </w:t>
                        </w:r>
                        <w:r>
                          <w:rPr>
                            <w:rFonts w:ascii="Symbol" w:hAnsi="Symbol"/>
                            <w:sz w:val="12"/>
                          </w:rPr>
                          <w:t></w:t>
                        </w:r>
                        <w:r>
                          <w:rPr>
                            <w:rFonts w:ascii="Times New Roman" w:hAnsi="Times New Roman"/>
                            <w:spacing w:val="-5"/>
                            <w:sz w:val="12"/>
                          </w:rPr>
                          <w:t xml:space="preserve"> </w:t>
                        </w:r>
                        <w:r>
                          <w:rPr>
                            <w:rFonts w:ascii="Arial" w:hAnsi="Arial"/>
                            <w:sz w:val="12"/>
                          </w:rPr>
                          <w:t>0.04</w:t>
                        </w:r>
                      </w:p>
                    </w:txbxContent>
                  </v:textbox>
                </v:shape>
                <w10:wrap anchorx="page"/>
              </v:group>
            </w:pict>
          </mc:Fallback>
        </mc:AlternateContent>
      </w:r>
      <w:r>
        <w:rPr>
          <w:noProof/>
        </w:rPr>
        <mc:AlternateContent>
          <mc:Choice Requires="wpg">
            <w:drawing>
              <wp:anchor distT="0" distB="0" distL="114300" distR="114300" simplePos="0" relativeHeight="15778816" behindDoc="0" locked="0" layoutInCell="1" allowOverlap="1" wp14:anchorId="113E4857" wp14:editId="1D69ED07">
                <wp:simplePos x="0" y="0"/>
                <wp:positionH relativeFrom="page">
                  <wp:posOffset>4127500</wp:posOffset>
                </wp:positionH>
                <wp:positionV relativeFrom="paragraph">
                  <wp:posOffset>-485775</wp:posOffset>
                </wp:positionV>
                <wp:extent cx="1094740" cy="1209040"/>
                <wp:effectExtent l="0" t="0" r="0" b="0"/>
                <wp:wrapNone/>
                <wp:docPr id="922" name="Group 9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94740" cy="1209040"/>
                          <a:chOff x="6500" y="-765"/>
                          <a:chExt cx="1724" cy="1904"/>
                        </a:xfrm>
                      </wpg:grpSpPr>
                      <wps:wsp>
                        <wps:cNvPr id="923" name="Rectangle 962"/>
                        <wps:cNvSpPr>
                          <a:spLocks noChangeArrowheads="1"/>
                        </wps:cNvSpPr>
                        <wps:spPr bwMode="auto">
                          <a:xfrm>
                            <a:off x="6588" y="1091"/>
                            <a:ext cx="52" cy="3"/>
                          </a:xfrm>
                          <a:prstGeom prst="rect">
                            <a:avLst/>
                          </a:prstGeom>
                          <a:solidFill>
                            <a:srgbClr val="A9A9A9">
                              <a:alpha val="5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4" name="Rectangle 961"/>
                        <wps:cNvSpPr>
                          <a:spLocks noChangeArrowheads="1"/>
                        </wps:cNvSpPr>
                        <wps:spPr bwMode="auto">
                          <a:xfrm>
                            <a:off x="6588" y="1091"/>
                            <a:ext cx="52" cy="3"/>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5" name="Rectangle 960"/>
                        <wps:cNvSpPr>
                          <a:spLocks noChangeArrowheads="1"/>
                        </wps:cNvSpPr>
                        <wps:spPr bwMode="auto">
                          <a:xfrm>
                            <a:off x="6640" y="1092"/>
                            <a:ext cx="52" cy="2"/>
                          </a:xfrm>
                          <a:prstGeom prst="rect">
                            <a:avLst/>
                          </a:prstGeom>
                          <a:solidFill>
                            <a:srgbClr val="A9A9A9">
                              <a:alpha val="5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6" name="Rectangle 959"/>
                        <wps:cNvSpPr>
                          <a:spLocks noChangeArrowheads="1"/>
                        </wps:cNvSpPr>
                        <wps:spPr bwMode="auto">
                          <a:xfrm>
                            <a:off x="6640" y="1092"/>
                            <a:ext cx="52" cy="2"/>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7" name="Rectangle 958"/>
                        <wps:cNvSpPr>
                          <a:spLocks noChangeArrowheads="1"/>
                        </wps:cNvSpPr>
                        <wps:spPr bwMode="auto">
                          <a:xfrm>
                            <a:off x="6692" y="1088"/>
                            <a:ext cx="52" cy="7"/>
                          </a:xfrm>
                          <a:prstGeom prst="rect">
                            <a:avLst/>
                          </a:prstGeom>
                          <a:solidFill>
                            <a:srgbClr val="A9A9A9">
                              <a:alpha val="5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8" name="Rectangle 957"/>
                        <wps:cNvSpPr>
                          <a:spLocks noChangeArrowheads="1"/>
                        </wps:cNvSpPr>
                        <wps:spPr bwMode="auto">
                          <a:xfrm>
                            <a:off x="6692" y="1088"/>
                            <a:ext cx="52" cy="7"/>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9" name="Rectangle 956"/>
                        <wps:cNvSpPr>
                          <a:spLocks noChangeArrowheads="1"/>
                        </wps:cNvSpPr>
                        <wps:spPr bwMode="auto">
                          <a:xfrm>
                            <a:off x="6744" y="1092"/>
                            <a:ext cx="52" cy="2"/>
                          </a:xfrm>
                          <a:prstGeom prst="rect">
                            <a:avLst/>
                          </a:prstGeom>
                          <a:solidFill>
                            <a:srgbClr val="A9A9A9">
                              <a:alpha val="5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0" name="Rectangle 955"/>
                        <wps:cNvSpPr>
                          <a:spLocks noChangeArrowheads="1"/>
                        </wps:cNvSpPr>
                        <wps:spPr bwMode="auto">
                          <a:xfrm>
                            <a:off x="6744" y="1092"/>
                            <a:ext cx="52" cy="2"/>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1" name="Rectangle 954"/>
                        <wps:cNvSpPr>
                          <a:spLocks noChangeArrowheads="1"/>
                        </wps:cNvSpPr>
                        <wps:spPr bwMode="auto">
                          <a:xfrm>
                            <a:off x="6796" y="1086"/>
                            <a:ext cx="52" cy="8"/>
                          </a:xfrm>
                          <a:prstGeom prst="rect">
                            <a:avLst/>
                          </a:prstGeom>
                          <a:solidFill>
                            <a:srgbClr val="A9A9A9">
                              <a:alpha val="5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2" name="Rectangle 953"/>
                        <wps:cNvSpPr>
                          <a:spLocks noChangeArrowheads="1"/>
                        </wps:cNvSpPr>
                        <wps:spPr bwMode="auto">
                          <a:xfrm>
                            <a:off x="6796" y="1086"/>
                            <a:ext cx="52" cy="8"/>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3" name="Rectangle 952"/>
                        <wps:cNvSpPr>
                          <a:spLocks noChangeArrowheads="1"/>
                        </wps:cNvSpPr>
                        <wps:spPr bwMode="auto">
                          <a:xfrm>
                            <a:off x="6848" y="1036"/>
                            <a:ext cx="52" cy="59"/>
                          </a:xfrm>
                          <a:prstGeom prst="rect">
                            <a:avLst/>
                          </a:prstGeom>
                          <a:solidFill>
                            <a:srgbClr val="A9A9A9">
                              <a:alpha val="5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4" name="Rectangle 951"/>
                        <wps:cNvSpPr>
                          <a:spLocks noChangeArrowheads="1"/>
                        </wps:cNvSpPr>
                        <wps:spPr bwMode="auto">
                          <a:xfrm>
                            <a:off x="6848" y="1036"/>
                            <a:ext cx="52" cy="59"/>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5" name="Rectangle 950"/>
                        <wps:cNvSpPr>
                          <a:spLocks noChangeArrowheads="1"/>
                        </wps:cNvSpPr>
                        <wps:spPr bwMode="auto">
                          <a:xfrm>
                            <a:off x="6900" y="1043"/>
                            <a:ext cx="52" cy="51"/>
                          </a:xfrm>
                          <a:prstGeom prst="rect">
                            <a:avLst/>
                          </a:prstGeom>
                          <a:solidFill>
                            <a:srgbClr val="A9A9A9">
                              <a:alpha val="5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6" name="Rectangle 949"/>
                        <wps:cNvSpPr>
                          <a:spLocks noChangeArrowheads="1"/>
                        </wps:cNvSpPr>
                        <wps:spPr bwMode="auto">
                          <a:xfrm>
                            <a:off x="6900" y="1043"/>
                            <a:ext cx="52" cy="51"/>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7" name="Rectangle 948"/>
                        <wps:cNvSpPr>
                          <a:spLocks noChangeArrowheads="1"/>
                        </wps:cNvSpPr>
                        <wps:spPr bwMode="auto">
                          <a:xfrm>
                            <a:off x="6951" y="1014"/>
                            <a:ext cx="52" cy="80"/>
                          </a:xfrm>
                          <a:prstGeom prst="rect">
                            <a:avLst/>
                          </a:prstGeom>
                          <a:solidFill>
                            <a:srgbClr val="A9A9A9">
                              <a:alpha val="5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8" name="Rectangle 947"/>
                        <wps:cNvSpPr>
                          <a:spLocks noChangeArrowheads="1"/>
                        </wps:cNvSpPr>
                        <wps:spPr bwMode="auto">
                          <a:xfrm>
                            <a:off x="6951" y="1014"/>
                            <a:ext cx="52" cy="80"/>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9" name="Rectangle 946"/>
                        <wps:cNvSpPr>
                          <a:spLocks noChangeArrowheads="1"/>
                        </wps:cNvSpPr>
                        <wps:spPr bwMode="auto">
                          <a:xfrm>
                            <a:off x="7003" y="916"/>
                            <a:ext cx="52" cy="178"/>
                          </a:xfrm>
                          <a:prstGeom prst="rect">
                            <a:avLst/>
                          </a:prstGeom>
                          <a:solidFill>
                            <a:srgbClr val="A9A9A9">
                              <a:alpha val="5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0" name="Rectangle 945"/>
                        <wps:cNvSpPr>
                          <a:spLocks noChangeArrowheads="1"/>
                        </wps:cNvSpPr>
                        <wps:spPr bwMode="auto">
                          <a:xfrm>
                            <a:off x="7003" y="916"/>
                            <a:ext cx="52" cy="178"/>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1" name="Rectangle 944"/>
                        <wps:cNvSpPr>
                          <a:spLocks noChangeArrowheads="1"/>
                        </wps:cNvSpPr>
                        <wps:spPr bwMode="auto">
                          <a:xfrm>
                            <a:off x="7055" y="835"/>
                            <a:ext cx="52" cy="260"/>
                          </a:xfrm>
                          <a:prstGeom prst="rect">
                            <a:avLst/>
                          </a:prstGeom>
                          <a:solidFill>
                            <a:srgbClr val="A9A9A9">
                              <a:alpha val="5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2" name="Rectangle 943"/>
                        <wps:cNvSpPr>
                          <a:spLocks noChangeArrowheads="1"/>
                        </wps:cNvSpPr>
                        <wps:spPr bwMode="auto">
                          <a:xfrm>
                            <a:off x="7055" y="835"/>
                            <a:ext cx="52" cy="260"/>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3" name="Rectangle 942"/>
                        <wps:cNvSpPr>
                          <a:spLocks noChangeArrowheads="1"/>
                        </wps:cNvSpPr>
                        <wps:spPr bwMode="auto">
                          <a:xfrm>
                            <a:off x="7107" y="364"/>
                            <a:ext cx="52" cy="731"/>
                          </a:xfrm>
                          <a:prstGeom prst="rect">
                            <a:avLst/>
                          </a:prstGeom>
                          <a:solidFill>
                            <a:srgbClr val="A9A9A9">
                              <a:alpha val="5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4" name="Rectangle 941"/>
                        <wps:cNvSpPr>
                          <a:spLocks noChangeArrowheads="1"/>
                        </wps:cNvSpPr>
                        <wps:spPr bwMode="auto">
                          <a:xfrm>
                            <a:off x="7107" y="364"/>
                            <a:ext cx="52" cy="731"/>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5" name="Rectangle 940"/>
                        <wps:cNvSpPr>
                          <a:spLocks noChangeArrowheads="1"/>
                        </wps:cNvSpPr>
                        <wps:spPr bwMode="auto">
                          <a:xfrm>
                            <a:off x="7159" y="608"/>
                            <a:ext cx="52" cy="487"/>
                          </a:xfrm>
                          <a:prstGeom prst="rect">
                            <a:avLst/>
                          </a:prstGeom>
                          <a:solidFill>
                            <a:srgbClr val="A9A9A9">
                              <a:alpha val="5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6" name="Rectangle 939"/>
                        <wps:cNvSpPr>
                          <a:spLocks noChangeArrowheads="1"/>
                        </wps:cNvSpPr>
                        <wps:spPr bwMode="auto">
                          <a:xfrm>
                            <a:off x="7159" y="608"/>
                            <a:ext cx="52" cy="487"/>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7" name="Rectangle 938"/>
                        <wps:cNvSpPr>
                          <a:spLocks noChangeArrowheads="1"/>
                        </wps:cNvSpPr>
                        <wps:spPr bwMode="auto">
                          <a:xfrm>
                            <a:off x="7211" y="569"/>
                            <a:ext cx="52" cy="525"/>
                          </a:xfrm>
                          <a:prstGeom prst="rect">
                            <a:avLst/>
                          </a:prstGeom>
                          <a:solidFill>
                            <a:srgbClr val="A9A9A9">
                              <a:alpha val="5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8" name="Rectangle 937"/>
                        <wps:cNvSpPr>
                          <a:spLocks noChangeArrowheads="1"/>
                        </wps:cNvSpPr>
                        <wps:spPr bwMode="auto">
                          <a:xfrm>
                            <a:off x="7211" y="569"/>
                            <a:ext cx="52" cy="525"/>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9" name="Rectangle 936"/>
                        <wps:cNvSpPr>
                          <a:spLocks noChangeArrowheads="1"/>
                        </wps:cNvSpPr>
                        <wps:spPr bwMode="auto">
                          <a:xfrm>
                            <a:off x="7263" y="506"/>
                            <a:ext cx="52" cy="588"/>
                          </a:xfrm>
                          <a:prstGeom prst="rect">
                            <a:avLst/>
                          </a:prstGeom>
                          <a:solidFill>
                            <a:srgbClr val="A9A9A9">
                              <a:alpha val="5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0" name="Rectangle 935"/>
                        <wps:cNvSpPr>
                          <a:spLocks noChangeArrowheads="1"/>
                        </wps:cNvSpPr>
                        <wps:spPr bwMode="auto">
                          <a:xfrm>
                            <a:off x="7263" y="506"/>
                            <a:ext cx="52" cy="588"/>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1" name="Rectangle 934"/>
                        <wps:cNvSpPr>
                          <a:spLocks noChangeArrowheads="1"/>
                        </wps:cNvSpPr>
                        <wps:spPr bwMode="auto">
                          <a:xfrm>
                            <a:off x="7315" y="411"/>
                            <a:ext cx="52" cy="683"/>
                          </a:xfrm>
                          <a:prstGeom prst="rect">
                            <a:avLst/>
                          </a:prstGeom>
                          <a:solidFill>
                            <a:srgbClr val="A9A9A9">
                              <a:alpha val="5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2" name="Rectangle 933"/>
                        <wps:cNvSpPr>
                          <a:spLocks noChangeArrowheads="1"/>
                        </wps:cNvSpPr>
                        <wps:spPr bwMode="auto">
                          <a:xfrm>
                            <a:off x="7315" y="411"/>
                            <a:ext cx="52" cy="683"/>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3" name="Rectangle 932"/>
                        <wps:cNvSpPr>
                          <a:spLocks noChangeArrowheads="1"/>
                        </wps:cNvSpPr>
                        <wps:spPr bwMode="auto">
                          <a:xfrm>
                            <a:off x="7367" y="-204"/>
                            <a:ext cx="52" cy="1298"/>
                          </a:xfrm>
                          <a:prstGeom prst="rect">
                            <a:avLst/>
                          </a:prstGeom>
                          <a:solidFill>
                            <a:srgbClr val="A9A9A9">
                              <a:alpha val="5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4" name="Rectangle 931"/>
                        <wps:cNvSpPr>
                          <a:spLocks noChangeArrowheads="1"/>
                        </wps:cNvSpPr>
                        <wps:spPr bwMode="auto">
                          <a:xfrm>
                            <a:off x="7367" y="-204"/>
                            <a:ext cx="52" cy="1298"/>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5" name="Rectangle 930"/>
                        <wps:cNvSpPr>
                          <a:spLocks noChangeArrowheads="1"/>
                        </wps:cNvSpPr>
                        <wps:spPr bwMode="auto">
                          <a:xfrm>
                            <a:off x="7419" y="506"/>
                            <a:ext cx="52" cy="588"/>
                          </a:xfrm>
                          <a:prstGeom prst="rect">
                            <a:avLst/>
                          </a:prstGeom>
                          <a:solidFill>
                            <a:srgbClr val="A9A9A9">
                              <a:alpha val="5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6" name="Rectangle 929"/>
                        <wps:cNvSpPr>
                          <a:spLocks noChangeArrowheads="1"/>
                        </wps:cNvSpPr>
                        <wps:spPr bwMode="auto">
                          <a:xfrm>
                            <a:off x="7419" y="506"/>
                            <a:ext cx="52" cy="588"/>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7" name="Rectangle 928"/>
                        <wps:cNvSpPr>
                          <a:spLocks noChangeArrowheads="1"/>
                        </wps:cNvSpPr>
                        <wps:spPr bwMode="auto">
                          <a:xfrm>
                            <a:off x="7471" y="566"/>
                            <a:ext cx="52" cy="528"/>
                          </a:xfrm>
                          <a:prstGeom prst="rect">
                            <a:avLst/>
                          </a:prstGeom>
                          <a:solidFill>
                            <a:srgbClr val="A9A9A9">
                              <a:alpha val="5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8" name="Rectangle 927"/>
                        <wps:cNvSpPr>
                          <a:spLocks noChangeArrowheads="1"/>
                        </wps:cNvSpPr>
                        <wps:spPr bwMode="auto">
                          <a:xfrm>
                            <a:off x="7471" y="566"/>
                            <a:ext cx="52" cy="528"/>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9" name="Rectangle 926"/>
                        <wps:cNvSpPr>
                          <a:spLocks noChangeArrowheads="1"/>
                        </wps:cNvSpPr>
                        <wps:spPr bwMode="auto">
                          <a:xfrm>
                            <a:off x="7522" y="674"/>
                            <a:ext cx="52" cy="421"/>
                          </a:xfrm>
                          <a:prstGeom prst="rect">
                            <a:avLst/>
                          </a:prstGeom>
                          <a:solidFill>
                            <a:srgbClr val="A9A9A9">
                              <a:alpha val="5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0" name="Rectangle 925"/>
                        <wps:cNvSpPr>
                          <a:spLocks noChangeArrowheads="1"/>
                        </wps:cNvSpPr>
                        <wps:spPr bwMode="auto">
                          <a:xfrm>
                            <a:off x="7522" y="674"/>
                            <a:ext cx="52" cy="421"/>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1" name="Rectangle 924"/>
                        <wps:cNvSpPr>
                          <a:spLocks noChangeArrowheads="1"/>
                        </wps:cNvSpPr>
                        <wps:spPr bwMode="auto">
                          <a:xfrm>
                            <a:off x="7574" y="721"/>
                            <a:ext cx="52" cy="373"/>
                          </a:xfrm>
                          <a:prstGeom prst="rect">
                            <a:avLst/>
                          </a:prstGeom>
                          <a:solidFill>
                            <a:srgbClr val="A9A9A9">
                              <a:alpha val="5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2" name="Rectangle 923"/>
                        <wps:cNvSpPr>
                          <a:spLocks noChangeArrowheads="1"/>
                        </wps:cNvSpPr>
                        <wps:spPr bwMode="auto">
                          <a:xfrm>
                            <a:off x="7574" y="721"/>
                            <a:ext cx="52" cy="373"/>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3" name="Rectangle 922"/>
                        <wps:cNvSpPr>
                          <a:spLocks noChangeArrowheads="1"/>
                        </wps:cNvSpPr>
                        <wps:spPr bwMode="auto">
                          <a:xfrm>
                            <a:off x="7626" y="625"/>
                            <a:ext cx="52" cy="470"/>
                          </a:xfrm>
                          <a:prstGeom prst="rect">
                            <a:avLst/>
                          </a:prstGeom>
                          <a:solidFill>
                            <a:srgbClr val="A9A9A9">
                              <a:alpha val="5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4" name="Rectangle 921"/>
                        <wps:cNvSpPr>
                          <a:spLocks noChangeArrowheads="1"/>
                        </wps:cNvSpPr>
                        <wps:spPr bwMode="auto">
                          <a:xfrm>
                            <a:off x="7626" y="625"/>
                            <a:ext cx="52" cy="470"/>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65" name="Picture 920"/>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7676" y="964"/>
                            <a:ext cx="472" cy="1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66" name="AutoShape 919"/>
                        <wps:cNvSpPr>
                          <a:spLocks/>
                        </wps:cNvSpPr>
                        <wps:spPr bwMode="auto">
                          <a:xfrm>
                            <a:off x="6510" y="-765"/>
                            <a:ext cx="1714" cy="1893"/>
                          </a:xfrm>
                          <a:custGeom>
                            <a:avLst/>
                            <a:gdLst>
                              <a:gd name="T0" fmla="+- 0 6511 6511"/>
                              <a:gd name="T1" fmla="*/ T0 w 1714"/>
                              <a:gd name="T2" fmla="+- 0 1128 -765"/>
                              <a:gd name="T3" fmla="*/ 1128 h 1893"/>
                              <a:gd name="T4" fmla="+- 0 8224 6511"/>
                              <a:gd name="T5" fmla="*/ T4 w 1714"/>
                              <a:gd name="T6" fmla="+- 0 1128 -765"/>
                              <a:gd name="T7" fmla="*/ 1128 h 1893"/>
                              <a:gd name="T8" fmla="+- 0 6511 6511"/>
                              <a:gd name="T9" fmla="*/ T8 w 1714"/>
                              <a:gd name="T10" fmla="+- 0 1128 -765"/>
                              <a:gd name="T11" fmla="*/ 1128 h 1893"/>
                              <a:gd name="T12" fmla="+- 0 6511 6511"/>
                              <a:gd name="T13" fmla="*/ T12 w 1714"/>
                              <a:gd name="T14" fmla="+- 0 -765 -765"/>
                              <a:gd name="T15" fmla="*/ -765 h 1893"/>
                            </a:gdLst>
                            <a:ahLst/>
                            <a:cxnLst>
                              <a:cxn ang="0">
                                <a:pos x="T1" y="T3"/>
                              </a:cxn>
                              <a:cxn ang="0">
                                <a:pos x="T5" y="T7"/>
                              </a:cxn>
                              <a:cxn ang="0">
                                <a:pos x="T9" y="T11"/>
                              </a:cxn>
                              <a:cxn ang="0">
                                <a:pos x="T13" y="T15"/>
                              </a:cxn>
                            </a:cxnLst>
                            <a:rect l="0" t="0" r="r" b="b"/>
                            <a:pathLst>
                              <a:path w="1714" h="1893">
                                <a:moveTo>
                                  <a:pt x="0" y="1893"/>
                                </a:moveTo>
                                <a:lnTo>
                                  <a:pt x="1713" y="1893"/>
                                </a:lnTo>
                                <a:moveTo>
                                  <a:pt x="0" y="1893"/>
                                </a:moveTo>
                                <a:lnTo>
                                  <a:pt x="0" y="0"/>
                                </a:lnTo>
                              </a:path>
                            </a:pathLst>
                          </a:custGeom>
                          <a:noFill/>
                          <a:ln w="1359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7" name="Line 918"/>
                        <wps:cNvCnPr>
                          <a:cxnSpLocks noChangeShapeType="1"/>
                        </wps:cNvCnPr>
                        <wps:spPr bwMode="auto">
                          <a:xfrm>
                            <a:off x="6984" y="1094"/>
                            <a:ext cx="0" cy="0"/>
                          </a:xfrm>
                          <a:prstGeom prst="line">
                            <a:avLst/>
                          </a:prstGeom>
                          <a:noFill/>
                          <a:ln w="13590">
                            <a:solidFill>
                              <a:srgbClr val="FF0000"/>
                            </a:solidFill>
                            <a:prstDash val="solid"/>
                            <a:round/>
                            <a:headEnd/>
                            <a:tailEnd/>
                          </a:ln>
                          <a:extLst>
                            <a:ext uri="{909E8E84-426E-40DD-AFC4-6F175D3DCCD1}">
                              <a14:hiddenFill xmlns:a14="http://schemas.microsoft.com/office/drawing/2010/main">
                                <a:noFill/>
                              </a14:hiddenFill>
                            </a:ext>
                          </a:extLst>
                        </wps:spPr>
                        <wps:bodyPr/>
                      </wps:wsp>
                      <wps:wsp>
                        <wps:cNvPr id="968" name="Text Box 917"/>
                        <wps:cNvSpPr txBox="1">
                          <a:spLocks noChangeArrowheads="1"/>
                        </wps:cNvSpPr>
                        <wps:spPr bwMode="auto">
                          <a:xfrm>
                            <a:off x="6705" y="-551"/>
                            <a:ext cx="578" cy="1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CAC875" w14:textId="77777777" w:rsidR="00C334C5" w:rsidRDefault="00C334C5">
                              <w:pPr>
                                <w:spacing w:line="119" w:lineRule="exact"/>
                                <w:rPr>
                                  <w:rFonts w:ascii="Arial" w:hAnsi="Arial"/>
                                  <w:sz w:val="12"/>
                                </w:rPr>
                              </w:pPr>
                              <w:r>
                                <w:rPr>
                                  <w:rFonts w:ascii="Arial" w:hAnsi="Arial"/>
                                  <w:spacing w:val="-1"/>
                                  <w:sz w:val="12"/>
                                </w:rPr>
                                <w:t>Obs</w:t>
                              </w:r>
                              <w:r>
                                <w:rPr>
                                  <w:rFonts w:ascii="Arial" w:hAnsi="Arial"/>
                                  <w:spacing w:val="-6"/>
                                  <w:sz w:val="12"/>
                                </w:rPr>
                                <w:t xml:space="preserve"> </w:t>
                              </w:r>
                              <w:r>
                                <w:rPr>
                                  <w:rFonts w:ascii="Symbol" w:hAnsi="Symbol"/>
                                  <w:sz w:val="12"/>
                                </w:rPr>
                                <w:t></w:t>
                              </w:r>
                              <w:r>
                                <w:rPr>
                                  <w:rFonts w:ascii="Times New Roman" w:hAnsi="Times New Roman"/>
                                  <w:spacing w:val="-3"/>
                                  <w:sz w:val="12"/>
                                </w:rPr>
                                <w:t xml:space="preserve"> </w:t>
                              </w:r>
                              <w:r>
                                <w:rPr>
                                  <w:rFonts w:ascii="Symbol" w:hAnsi="Symbol"/>
                                  <w:sz w:val="12"/>
                                </w:rPr>
                                <w:t></w:t>
                              </w:r>
                              <w:r>
                                <w:rPr>
                                  <w:rFonts w:ascii="Times New Roman" w:hAnsi="Times New Roman"/>
                                  <w:spacing w:val="-14"/>
                                  <w:sz w:val="12"/>
                                </w:rPr>
                                <w:t xml:space="preserve"> </w:t>
                              </w:r>
                              <w:r>
                                <w:rPr>
                                  <w:rFonts w:ascii="Arial" w:hAnsi="Arial"/>
                                  <w:sz w:val="12"/>
                                </w:rPr>
                                <w:t>24</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3E4857" id="Group 916" o:spid="_x0000_s1983" style="position:absolute;left:0;text-align:left;margin-left:325pt;margin-top:-38.25pt;width:86.2pt;height:95.2pt;z-index:15778816;mso-position-horizontal-relative:page" coordorigin="6500,-765" coordsize="1724,19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">
                <v:rect id="Rectangle 962" o:spid="_x0000_s1984" style="position:absolute;left:6588;top:1091;width:52;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" fillcolor="#a9a9a9" stroked="f">
                  <v:fill opacity="39321f"/>
                </v:rect>
                <v:rect id="Rectangle 961" o:spid="_x0000_s1985" style="position:absolute;left:6588;top:1091;width:52;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" filled="f" strokeweight=".21pt"/>
                <v:rect id="Rectangle 960" o:spid="_x0000_s1986" style="position:absolute;left:6640;top:1092;width:52;height: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" fillcolor="#a9a9a9" stroked="f">
                  <v:fill opacity="39321f"/>
                </v:rect>
                <v:rect id="Rectangle 959" o:spid="_x0000_s1987" style="position:absolute;left:6640;top:1092;width:52;height: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" filled="f" strokeweight=".21pt"/>
                <v:rect id="Rectangle 958" o:spid="_x0000_s1988" style="position:absolute;left:6692;top:1088;width:52;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" fillcolor="#a9a9a9" stroked="f">
                  <v:fill opacity="39321f"/>
                </v:rect>
                <v:rect id="Rectangle 957" o:spid="_x0000_s1989" style="position:absolute;left:6692;top:1088;width:52;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" filled="f" strokeweight=".21pt"/>
                <v:rect id="Rectangle 956" o:spid="_x0000_s1990" style="position:absolute;left:6744;top:1092;width:52;height: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" fillcolor="#a9a9a9" stroked="f">
                  <v:fill opacity="39321f"/>
                </v:rect>
                <v:rect id="Rectangle 955" o:spid="_x0000_s1991" style="position:absolute;left:6744;top:1092;width:52;height: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" filled="f" strokeweight=".21pt"/>
                <v:rect id="Rectangle 954" o:spid="_x0000_s1992" style="position:absolute;left:6796;top:1086;width:52;height: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" fillcolor="#a9a9a9" stroked="f">
                  <v:fill opacity="39321f"/>
                </v:rect>
                <v:rect id="Rectangle 953" o:spid="_x0000_s1993" style="position:absolute;left:6796;top:1086;width:52;height: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" filled="f" strokeweight=".21pt"/>
                <v:rect id="Rectangle 952" o:spid="_x0000_s1994" style="position:absolute;left:6848;top:1036;width:52;height: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" fillcolor="#a9a9a9" stroked="f">
                  <v:fill opacity="39321f"/>
                </v:rect>
                <v:rect id="Rectangle 951" o:spid="_x0000_s1995" style="position:absolute;left:6848;top:1036;width:52;height: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" filled="f" strokeweight=".21pt"/>
                <v:rect id="Rectangle 950" o:spid="_x0000_s1996" style="position:absolute;left:6900;top:1043;width:52;height: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" fillcolor="#a9a9a9" stroked="f">
                  <v:fill opacity="39321f"/>
                </v:rect>
                <v:rect id="Rectangle 949" o:spid="_x0000_s1997" style="position:absolute;left:6900;top:1043;width:52;height: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" filled="f" strokeweight=".21pt"/>
                <v:rect id="Rectangle 948" o:spid="_x0000_s1998" style="position:absolute;left:6951;top:1014;width:52;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" fillcolor="#a9a9a9" stroked="f">
                  <v:fill opacity="39321f"/>
                </v:rect>
                <v:rect id="Rectangle 947" o:spid="_x0000_s1999" style="position:absolute;left:6951;top:1014;width:52;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" filled="f" strokeweight=".21pt"/>
                <v:rect id="Rectangle 946" o:spid="_x0000_s2000" style="position:absolute;left:7003;top:916;width:52;height: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" fillcolor="#a9a9a9" stroked="f">
                  <v:fill opacity="39321f"/>
                </v:rect>
                <v:rect id="Rectangle 945" o:spid="_x0000_s2001" style="position:absolute;left:7003;top:916;width:52;height: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" filled="f" strokeweight=".21pt"/>
                <v:rect id="Rectangle 944" o:spid="_x0000_s2002" style="position:absolute;left:7055;top:835;width:52;height: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" fillcolor="#a9a9a9" stroked="f">
                  <v:fill opacity="39321f"/>
                </v:rect>
                <v:rect id="Rectangle 943" o:spid="_x0000_s2003" style="position:absolute;left:7055;top:835;width:52;height: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" filled="f" strokeweight=".21pt"/>
                <v:rect id="Rectangle 942" o:spid="_x0000_s2004" style="position:absolute;left:7107;top:364;width:52;height: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" fillcolor="#a9a9a9" stroked="f">
                  <v:fill opacity="39321f"/>
                </v:rect>
                <v:rect id="Rectangle 941" o:spid="_x0000_s2005" style="position:absolute;left:7107;top:364;width:52;height: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" filled="f" strokeweight=".21pt"/>
                <v:rect id="Rectangle 940" o:spid="_x0000_s2006" style="position:absolute;left:7159;top:608;width:52;height: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" fillcolor="#a9a9a9" stroked="f">
                  <v:fill opacity="39321f"/>
                </v:rect>
                <v:rect id="Rectangle 939" o:spid="_x0000_s2007" style="position:absolute;left:7159;top:608;width:52;height: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" filled="f" strokeweight=".21pt"/>
                <v:rect id="Rectangle 938" o:spid="_x0000_s2008" style="position:absolute;left:7211;top:569;width:52;height: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" fillcolor="#a9a9a9" stroked="f">
                  <v:fill opacity="39321f"/>
                </v:rect>
                <v:rect id="Rectangle 937" o:spid="_x0000_s2009" style="position:absolute;left:7211;top:569;width:52;height: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" filled="f" strokeweight=".21pt"/>
                <v:rect id="Rectangle 936" o:spid="_x0000_s2010" style="position:absolute;left:7263;top:506;width:52;height: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" fillcolor="#a9a9a9" stroked="f">
                  <v:fill opacity="39321f"/>
                </v:rect>
                <v:rect id="Rectangle 935" o:spid="_x0000_s2011" style="position:absolute;left:7263;top:506;width:52;height: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" filled="f" strokeweight=".21pt"/>
                <v:rect id="Rectangle 934" o:spid="_x0000_s2012" style="position:absolute;left:7315;top:411;width:52;height: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" fillcolor="#a9a9a9" stroked="f">
                  <v:fill opacity="39321f"/>
                </v:rect>
                <v:rect id="Rectangle 933" o:spid="_x0000_s2013" style="position:absolute;left:7315;top:411;width:52;height: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" filled="f" strokeweight=".21pt"/>
                <v:rect id="Rectangle 932" o:spid="_x0000_s2014" style="position:absolute;left:7367;top:-204;width:52;height:12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" fillcolor="#a9a9a9" stroked="f">
                  <v:fill opacity="39321f"/>
                </v:rect>
                <v:rect id="Rectangle 931" o:spid="_x0000_s2015" style="position:absolute;left:7367;top:-204;width:52;height:12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" filled="f" strokeweight=".21pt"/>
                <v:rect id="Rectangle 930" o:spid="_x0000_s2016" style="position:absolute;left:7419;top:506;width:52;height: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" fillcolor="#a9a9a9" stroked="f">
                  <v:fill opacity="39321f"/>
                </v:rect>
                <v:rect id="Rectangle 929" o:spid="_x0000_s2017" style="position:absolute;left:7419;top:506;width:52;height: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" filled="f" strokeweight=".21pt"/>
                <v:rect id="Rectangle 928" o:spid="_x0000_s2018" style="position:absolute;left:7471;top:566;width:52;height: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" fillcolor="#a9a9a9" stroked="f">
                  <v:fill opacity="39321f"/>
                </v:rect>
                <v:rect id="Rectangle 927" o:spid="_x0000_s2019" style="position:absolute;left:7471;top:566;width:52;height: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" filled="f" strokeweight=".21pt"/>
                <v:rect id="Rectangle 926" o:spid="_x0000_s2020" style="position:absolute;left:7522;top:674;width:52;height:4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" fillcolor="#a9a9a9" stroked="f">
                  <v:fill opacity="39321f"/>
                </v:rect>
                <v:rect id="Rectangle 925" o:spid="_x0000_s2021" style="position:absolute;left:7522;top:674;width:52;height:4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" filled="f" strokeweight=".21pt"/>
                <v:rect id="Rectangle 924" o:spid="_x0000_s2022" style="position:absolute;left:7574;top:721;width:52;height: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" fillcolor="#a9a9a9" stroked="f">
                  <v:fill opacity="39321f"/>
                </v:rect>
                <v:rect id="Rectangle 923" o:spid="_x0000_s2023" style="position:absolute;left:7574;top:721;width:52;height: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" filled="f" strokeweight=".21pt"/>
                <v:rect id="Rectangle 922" o:spid="_x0000_s2024" style="position:absolute;left:7626;top:625;width:52;height: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" fillcolor="#a9a9a9" stroked="f">
                  <v:fill opacity="39321f"/>
                </v:rect>
                <v:rect id="Rectangle 921" o:spid="_x0000_s2025" style="position:absolute;left:7626;top:625;width:52;height: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" filled="f" strokeweight=".21pt"/>
                <v:shape id="Picture 920" o:spid="_x0000_s2026" type="#_x0000_t75" style="position:absolute;left:7676;top:964;width:472;height:1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">
                  <v:imagedata r:id="rId93" o:title=""/>
                </v:shape>
                <v:shape id="AutoShape 919" o:spid="_x0000_s2027" style="position:absolute;left:6510;top:-765;width:1714;height:1893;visibility:visible;mso-wrap-style:square;v-text-anchor:top" coordsize="1714,1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" path="m,1893r1713,m,1893l,e" filled="f" strokeweight=".3775mm">
                  <v:path arrowok="t" o:connecttype="custom" o:connectlocs="0,1128;1713,1128;0,1128;0,-765" o:connectangles="0,0,0,0"/>
                </v:shape>
                <v:line id="Line 918" o:spid="_x0000_s2028" style="position:absolute;visibility:visible;mso-wrap-style:square" from="6984,1094" to="6984,10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" strokecolor="red" strokeweight=".3775mm"/>
                <v:shape id="Text Box 917" o:spid="_x0000_s2029" type="#_x0000_t202" style="position:absolute;left:6705;top:-551;width:578;height:1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" filled="f" stroked="f">
                  <v:textbox inset="0,0,0,0">
                    <w:txbxContent>
                      <w:p w14:paraId="6FCAC875" w14:textId="77777777" w:rsidR="00C334C5" w:rsidRDefault="00C334C5">
                        <w:pPr>
                          <w:spacing w:line="119" w:lineRule="exact"/>
                          <w:rPr>
                            <w:rFonts w:ascii="Arial" w:hAnsi="Arial"/>
                            <w:sz w:val="12"/>
                          </w:rPr>
                        </w:pPr>
                        <w:r>
                          <w:rPr>
                            <w:rFonts w:ascii="Arial" w:hAnsi="Arial"/>
                            <w:spacing w:val="-1"/>
                            <w:sz w:val="12"/>
                          </w:rPr>
                          <w:t>Obs</w:t>
                        </w:r>
                        <w:r>
                          <w:rPr>
                            <w:rFonts w:ascii="Arial" w:hAnsi="Arial"/>
                            <w:spacing w:val="-6"/>
                            <w:sz w:val="12"/>
                          </w:rPr>
                          <w:t xml:space="preserve"> </w:t>
                        </w:r>
                        <w:r>
                          <w:rPr>
                            <w:rFonts w:ascii="Symbol" w:hAnsi="Symbol"/>
                            <w:sz w:val="12"/>
                          </w:rPr>
                          <w:t></w:t>
                        </w:r>
                        <w:r>
                          <w:rPr>
                            <w:rFonts w:ascii="Times New Roman" w:hAnsi="Times New Roman"/>
                            <w:spacing w:val="-3"/>
                            <w:sz w:val="12"/>
                          </w:rPr>
                          <w:t xml:space="preserve"> </w:t>
                        </w:r>
                        <w:r>
                          <w:rPr>
                            <w:rFonts w:ascii="Symbol" w:hAnsi="Symbol"/>
                            <w:sz w:val="12"/>
                          </w:rPr>
                          <w:t></w:t>
                        </w:r>
                        <w:r>
                          <w:rPr>
                            <w:rFonts w:ascii="Times New Roman" w:hAnsi="Times New Roman"/>
                            <w:spacing w:val="-14"/>
                            <w:sz w:val="12"/>
                          </w:rPr>
                          <w:t xml:space="preserve"> </w:t>
                        </w:r>
                        <w:r>
                          <w:rPr>
                            <w:rFonts w:ascii="Arial" w:hAnsi="Arial"/>
                            <w:sz w:val="12"/>
                          </w:rPr>
                          <w:t>24</w:t>
                        </w:r>
                      </w:p>
                    </w:txbxContent>
                  </v:textbox>
                </v:shape>
                <w10:wrap anchorx="page"/>
              </v:group>
            </w:pict>
          </mc:Fallback>
        </mc:AlternateContent>
      </w:r>
      <w:r w:rsidR="00DC0BFC">
        <w:rPr>
          <w:rFonts w:ascii="Arial"/>
          <w:sz w:val="20"/>
        </w:rPr>
        <w:t>all</w:t>
      </w:r>
      <w:r w:rsidR="00DC0BFC">
        <w:rPr>
          <w:rFonts w:ascii="Arial"/>
          <w:spacing w:val="-2"/>
          <w:sz w:val="20"/>
        </w:rPr>
        <w:t xml:space="preserve"> </w:t>
      </w:r>
      <w:r w:rsidR="00DC0BFC">
        <w:rPr>
          <w:rFonts w:ascii="Arial"/>
          <w:sz w:val="20"/>
        </w:rPr>
        <w:t>countries</w:t>
      </w:r>
    </w:p>
    <w:p w14:paraId="5528707E" w14:textId="77777777" w:rsidR="00BB4C49" w:rsidRDefault="00BB4C49">
      <w:pPr>
        <w:pStyle w:val="BodyText"/>
        <w:rPr>
          <w:rFonts w:ascii="Arial"/>
          <w:sz w:val="20"/>
        </w:rPr>
      </w:pPr>
    </w:p>
    <w:p w14:paraId="0B7083AB" w14:textId="77777777" w:rsidR="00BB4C49" w:rsidRDefault="00BB4C49">
      <w:pPr>
        <w:pStyle w:val="BodyText"/>
        <w:rPr>
          <w:rFonts w:ascii="Arial"/>
          <w:sz w:val="20"/>
        </w:rPr>
      </w:pPr>
    </w:p>
    <w:p w14:paraId="7677EE31" w14:textId="77777777" w:rsidR="00BB4C49" w:rsidRDefault="00BB4C49">
      <w:pPr>
        <w:pStyle w:val="BodyText"/>
        <w:rPr>
          <w:rFonts w:ascii="Arial"/>
          <w:sz w:val="20"/>
        </w:rPr>
      </w:pPr>
    </w:p>
    <w:p w14:paraId="71F9BB0B" w14:textId="77777777" w:rsidR="00BB4C49" w:rsidRDefault="00BB4C49">
      <w:pPr>
        <w:pStyle w:val="BodyText"/>
        <w:spacing w:before="3"/>
        <w:rPr>
          <w:rFonts w:ascii="Arial"/>
          <w:sz w:val="25"/>
        </w:rPr>
      </w:pPr>
    </w:p>
    <w:p w14:paraId="14898EE8" w14:textId="77777777" w:rsidR="00BB4C49" w:rsidRDefault="00BB4C49">
      <w:pPr>
        <w:rPr>
          <w:rFonts w:ascii="Arial"/>
          <w:sz w:val="25"/>
        </w:rPr>
        <w:sectPr w:rsidR="00BB4C49">
          <w:headerReference w:type="default" r:id="rId94"/>
          <w:pgSz w:w="12240" w:h="15840"/>
          <w:pgMar w:top="1320" w:right="1240" w:bottom="280" w:left="940" w:header="649" w:footer="0" w:gutter="0"/>
          <w:pgNumType w:start="37"/>
          <w:cols w:space="720"/>
        </w:sectPr>
      </w:pPr>
    </w:p>
    <w:p w14:paraId="7C3C2222" w14:textId="77777777" w:rsidR="00BB4C49" w:rsidRDefault="00144D41">
      <w:pPr>
        <w:tabs>
          <w:tab w:val="left" w:pos="3584"/>
        </w:tabs>
        <w:spacing w:before="64"/>
        <w:ind w:left="1584"/>
        <w:rPr>
          <w:rFonts w:ascii="Arial"/>
          <w:b/>
        </w:rPr>
      </w:pPr>
      <w:r>
        <w:rPr>
          <w:noProof/>
        </w:rPr>
        <mc:AlternateContent>
          <mc:Choice Requires="wps">
            <w:drawing>
              <wp:anchor distT="0" distB="0" distL="114300" distR="114300" simplePos="0" relativeHeight="15779840" behindDoc="0" locked="0" layoutInCell="1" allowOverlap="1" wp14:anchorId="03B6DA99" wp14:editId="18ECC3C6">
                <wp:simplePos x="0" y="0"/>
                <wp:positionH relativeFrom="page">
                  <wp:posOffset>1130935</wp:posOffset>
                </wp:positionH>
                <wp:positionV relativeFrom="paragraph">
                  <wp:posOffset>-223520</wp:posOffset>
                </wp:positionV>
                <wp:extent cx="152400" cy="626110"/>
                <wp:effectExtent l="0" t="0" r="0" b="0"/>
                <wp:wrapNone/>
                <wp:docPr id="921" name="Text Box 9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 cy="626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4EB886" w14:textId="77777777" w:rsidR="00C334C5" w:rsidRDefault="00C334C5">
                            <w:pPr>
                              <w:spacing w:line="216" w:lineRule="exact"/>
                              <w:ind w:left="20"/>
                              <w:rPr>
                                <w:rFonts w:ascii="Arial"/>
                                <w:sz w:val="20"/>
                              </w:rPr>
                            </w:pPr>
                            <w:r>
                              <w:rPr>
                                <w:rFonts w:ascii="Arial"/>
                                <w:sz w:val="20"/>
                              </w:rPr>
                              <w:t>Frequency</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B6DA99" id="Text Box 915" o:spid="_x0000_s2030" type="#_x0000_t202" style="position:absolute;left:0;text-align:left;margin-left:89.05pt;margin-top:-17.6pt;width:12pt;height:49.3pt;z-index:157798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" filled="f" stroked="f">
                <v:textbox style="layout-flow:vertical;mso-layout-flow-alt:bottom-to-top" inset="0,0,0,0">
                  <w:txbxContent>
                    <w:p w14:paraId="2F4EB886" w14:textId="77777777" w:rsidR="00C334C5" w:rsidRDefault="00C334C5">
                      <w:pPr>
                        <w:spacing w:line="216" w:lineRule="exact"/>
                        <w:ind w:left="20"/>
                        <w:rPr>
                          <w:rFonts w:ascii="Arial"/>
                          <w:sz w:val="20"/>
                        </w:rPr>
                      </w:pPr>
                      <w:r>
                        <w:rPr>
                          <w:rFonts w:ascii="Arial"/>
                          <w:sz w:val="20"/>
                        </w:rPr>
                        <w:t>Frequency</w:t>
                      </w:r>
                    </w:p>
                  </w:txbxContent>
                </v:textbox>
                <w10:wrap anchorx="page"/>
              </v:shape>
            </w:pict>
          </mc:Fallback>
        </mc:AlternateContent>
      </w:r>
      <w:r w:rsidR="00DC0BFC">
        <w:rPr>
          <w:rFonts w:ascii="Arial"/>
          <w:b/>
        </w:rPr>
        <w:t>D</w:t>
      </w:r>
      <w:r w:rsidR="00DC0BFC">
        <w:rPr>
          <w:rFonts w:ascii="Arial"/>
          <w:b/>
        </w:rPr>
        <w:tab/>
        <w:t>E</w:t>
      </w:r>
    </w:p>
    <w:p w14:paraId="29F679F9" w14:textId="77777777" w:rsidR="00BB4C49" w:rsidRDefault="00144D41">
      <w:pPr>
        <w:spacing w:before="37"/>
        <w:ind w:right="2299"/>
        <w:jc w:val="right"/>
        <w:rPr>
          <w:rFonts w:ascii="Arial"/>
          <w:sz w:val="16"/>
        </w:rPr>
      </w:pPr>
      <w:r>
        <w:rPr>
          <w:noProof/>
        </w:rPr>
        <mc:AlternateContent>
          <mc:Choice Requires="wpg">
            <w:drawing>
              <wp:anchor distT="0" distB="0" distL="114300" distR="114300" simplePos="0" relativeHeight="15777280" behindDoc="0" locked="0" layoutInCell="1" allowOverlap="1" wp14:anchorId="4E1F5281" wp14:editId="22ACF4F5">
                <wp:simplePos x="0" y="0"/>
                <wp:positionH relativeFrom="page">
                  <wp:posOffset>1558290</wp:posOffset>
                </wp:positionH>
                <wp:positionV relativeFrom="paragraph">
                  <wp:posOffset>70485</wp:posOffset>
                </wp:positionV>
                <wp:extent cx="1122680" cy="1236980"/>
                <wp:effectExtent l="0" t="0" r="0" b="0"/>
                <wp:wrapNone/>
                <wp:docPr id="876" name="Group 8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22680" cy="1236980"/>
                          <a:chOff x="2454" y="111"/>
                          <a:chExt cx="1768" cy="1948"/>
                        </a:xfrm>
                      </wpg:grpSpPr>
                      <wps:wsp>
                        <wps:cNvPr id="877" name="Rectangle 914"/>
                        <wps:cNvSpPr>
                          <a:spLocks noChangeArrowheads="1"/>
                        </wps:cNvSpPr>
                        <wps:spPr bwMode="auto">
                          <a:xfrm>
                            <a:off x="2586" y="1965"/>
                            <a:ext cx="52" cy="5"/>
                          </a:xfrm>
                          <a:prstGeom prst="rect">
                            <a:avLst/>
                          </a:prstGeom>
                          <a:solidFill>
                            <a:srgbClr val="A9A9A9">
                              <a:alpha val="5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8" name="Rectangle 913"/>
                        <wps:cNvSpPr>
                          <a:spLocks noChangeArrowheads="1"/>
                        </wps:cNvSpPr>
                        <wps:spPr bwMode="auto">
                          <a:xfrm>
                            <a:off x="2586" y="1965"/>
                            <a:ext cx="52" cy="5"/>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79" name="Rectangle 912"/>
                        <wps:cNvSpPr>
                          <a:spLocks noChangeArrowheads="1"/>
                        </wps:cNvSpPr>
                        <wps:spPr bwMode="auto">
                          <a:xfrm>
                            <a:off x="2638" y="1968"/>
                            <a:ext cx="52" cy="2"/>
                          </a:xfrm>
                          <a:prstGeom prst="rect">
                            <a:avLst/>
                          </a:prstGeom>
                          <a:solidFill>
                            <a:srgbClr val="A9A9A9">
                              <a:alpha val="5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0" name="Rectangle 911"/>
                        <wps:cNvSpPr>
                          <a:spLocks noChangeArrowheads="1"/>
                        </wps:cNvSpPr>
                        <wps:spPr bwMode="auto">
                          <a:xfrm>
                            <a:off x="2638" y="1968"/>
                            <a:ext cx="52" cy="2"/>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81" name="Rectangle 910"/>
                        <wps:cNvSpPr>
                          <a:spLocks noChangeArrowheads="1"/>
                        </wps:cNvSpPr>
                        <wps:spPr bwMode="auto">
                          <a:xfrm>
                            <a:off x="2690" y="1953"/>
                            <a:ext cx="52" cy="17"/>
                          </a:xfrm>
                          <a:prstGeom prst="rect">
                            <a:avLst/>
                          </a:prstGeom>
                          <a:solidFill>
                            <a:srgbClr val="A9A9A9">
                              <a:alpha val="5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2" name="Rectangle 909"/>
                        <wps:cNvSpPr>
                          <a:spLocks noChangeArrowheads="1"/>
                        </wps:cNvSpPr>
                        <wps:spPr bwMode="auto">
                          <a:xfrm>
                            <a:off x="2690" y="1953"/>
                            <a:ext cx="52" cy="17"/>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83" name="Rectangle 908"/>
                        <wps:cNvSpPr>
                          <a:spLocks noChangeArrowheads="1"/>
                        </wps:cNvSpPr>
                        <wps:spPr bwMode="auto">
                          <a:xfrm>
                            <a:off x="2742" y="1933"/>
                            <a:ext cx="52" cy="37"/>
                          </a:xfrm>
                          <a:prstGeom prst="rect">
                            <a:avLst/>
                          </a:prstGeom>
                          <a:solidFill>
                            <a:srgbClr val="A9A9A9">
                              <a:alpha val="5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4" name="Rectangle 907"/>
                        <wps:cNvSpPr>
                          <a:spLocks noChangeArrowheads="1"/>
                        </wps:cNvSpPr>
                        <wps:spPr bwMode="auto">
                          <a:xfrm>
                            <a:off x="2742" y="1933"/>
                            <a:ext cx="52" cy="37"/>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85" name="Rectangle 906"/>
                        <wps:cNvSpPr>
                          <a:spLocks noChangeArrowheads="1"/>
                        </wps:cNvSpPr>
                        <wps:spPr bwMode="auto">
                          <a:xfrm>
                            <a:off x="2794" y="1908"/>
                            <a:ext cx="52" cy="62"/>
                          </a:xfrm>
                          <a:prstGeom prst="rect">
                            <a:avLst/>
                          </a:prstGeom>
                          <a:solidFill>
                            <a:srgbClr val="A9A9A9">
                              <a:alpha val="5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6" name="Rectangle 905"/>
                        <wps:cNvSpPr>
                          <a:spLocks noChangeArrowheads="1"/>
                        </wps:cNvSpPr>
                        <wps:spPr bwMode="auto">
                          <a:xfrm>
                            <a:off x="2794" y="1908"/>
                            <a:ext cx="52" cy="62"/>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87" name="Rectangle 904"/>
                        <wps:cNvSpPr>
                          <a:spLocks noChangeArrowheads="1"/>
                        </wps:cNvSpPr>
                        <wps:spPr bwMode="auto">
                          <a:xfrm>
                            <a:off x="2846" y="1867"/>
                            <a:ext cx="52" cy="103"/>
                          </a:xfrm>
                          <a:prstGeom prst="rect">
                            <a:avLst/>
                          </a:prstGeom>
                          <a:solidFill>
                            <a:srgbClr val="A9A9A9">
                              <a:alpha val="5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8" name="Rectangle 903"/>
                        <wps:cNvSpPr>
                          <a:spLocks noChangeArrowheads="1"/>
                        </wps:cNvSpPr>
                        <wps:spPr bwMode="auto">
                          <a:xfrm>
                            <a:off x="2846" y="1867"/>
                            <a:ext cx="52" cy="103"/>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89" name="Rectangle 902"/>
                        <wps:cNvSpPr>
                          <a:spLocks noChangeArrowheads="1"/>
                        </wps:cNvSpPr>
                        <wps:spPr bwMode="auto">
                          <a:xfrm>
                            <a:off x="2898" y="1811"/>
                            <a:ext cx="52" cy="158"/>
                          </a:xfrm>
                          <a:prstGeom prst="rect">
                            <a:avLst/>
                          </a:prstGeom>
                          <a:solidFill>
                            <a:srgbClr val="A9A9A9">
                              <a:alpha val="5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0" name="Rectangle 901"/>
                        <wps:cNvSpPr>
                          <a:spLocks noChangeArrowheads="1"/>
                        </wps:cNvSpPr>
                        <wps:spPr bwMode="auto">
                          <a:xfrm>
                            <a:off x="2898" y="1811"/>
                            <a:ext cx="52" cy="158"/>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91" name="Rectangle 900"/>
                        <wps:cNvSpPr>
                          <a:spLocks noChangeArrowheads="1"/>
                        </wps:cNvSpPr>
                        <wps:spPr bwMode="auto">
                          <a:xfrm>
                            <a:off x="2949" y="1749"/>
                            <a:ext cx="52" cy="221"/>
                          </a:xfrm>
                          <a:prstGeom prst="rect">
                            <a:avLst/>
                          </a:prstGeom>
                          <a:solidFill>
                            <a:srgbClr val="A9A9A9">
                              <a:alpha val="5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2" name="Rectangle 899"/>
                        <wps:cNvSpPr>
                          <a:spLocks noChangeArrowheads="1"/>
                        </wps:cNvSpPr>
                        <wps:spPr bwMode="auto">
                          <a:xfrm>
                            <a:off x="2949" y="1749"/>
                            <a:ext cx="52" cy="221"/>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93" name="Rectangle 898"/>
                        <wps:cNvSpPr>
                          <a:spLocks noChangeArrowheads="1"/>
                        </wps:cNvSpPr>
                        <wps:spPr bwMode="auto">
                          <a:xfrm>
                            <a:off x="3001" y="1666"/>
                            <a:ext cx="52" cy="304"/>
                          </a:xfrm>
                          <a:prstGeom prst="rect">
                            <a:avLst/>
                          </a:prstGeom>
                          <a:solidFill>
                            <a:srgbClr val="A9A9A9">
                              <a:alpha val="5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4" name="Rectangle 897"/>
                        <wps:cNvSpPr>
                          <a:spLocks noChangeArrowheads="1"/>
                        </wps:cNvSpPr>
                        <wps:spPr bwMode="auto">
                          <a:xfrm>
                            <a:off x="3001" y="1666"/>
                            <a:ext cx="52" cy="304"/>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95" name="Rectangle 896"/>
                        <wps:cNvSpPr>
                          <a:spLocks noChangeArrowheads="1"/>
                        </wps:cNvSpPr>
                        <wps:spPr bwMode="auto">
                          <a:xfrm>
                            <a:off x="3053" y="1503"/>
                            <a:ext cx="52" cy="467"/>
                          </a:xfrm>
                          <a:prstGeom prst="rect">
                            <a:avLst/>
                          </a:prstGeom>
                          <a:solidFill>
                            <a:srgbClr val="A9A9A9">
                              <a:alpha val="5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6" name="Rectangle 895"/>
                        <wps:cNvSpPr>
                          <a:spLocks noChangeArrowheads="1"/>
                        </wps:cNvSpPr>
                        <wps:spPr bwMode="auto">
                          <a:xfrm>
                            <a:off x="3053" y="1503"/>
                            <a:ext cx="52" cy="467"/>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97" name="Rectangle 894"/>
                        <wps:cNvSpPr>
                          <a:spLocks noChangeArrowheads="1"/>
                        </wps:cNvSpPr>
                        <wps:spPr bwMode="auto">
                          <a:xfrm>
                            <a:off x="3105" y="1469"/>
                            <a:ext cx="52" cy="501"/>
                          </a:xfrm>
                          <a:prstGeom prst="rect">
                            <a:avLst/>
                          </a:prstGeom>
                          <a:solidFill>
                            <a:srgbClr val="A9A9A9">
                              <a:alpha val="5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8" name="Rectangle 893"/>
                        <wps:cNvSpPr>
                          <a:spLocks noChangeArrowheads="1"/>
                        </wps:cNvSpPr>
                        <wps:spPr bwMode="auto">
                          <a:xfrm>
                            <a:off x="3105" y="1469"/>
                            <a:ext cx="52" cy="501"/>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99" name="Rectangle 892"/>
                        <wps:cNvSpPr>
                          <a:spLocks noChangeArrowheads="1"/>
                        </wps:cNvSpPr>
                        <wps:spPr bwMode="auto">
                          <a:xfrm>
                            <a:off x="3157" y="1388"/>
                            <a:ext cx="52" cy="582"/>
                          </a:xfrm>
                          <a:prstGeom prst="rect">
                            <a:avLst/>
                          </a:prstGeom>
                          <a:solidFill>
                            <a:srgbClr val="A9A9A9">
                              <a:alpha val="5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0" name="Rectangle 891"/>
                        <wps:cNvSpPr>
                          <a:spLocks noChangeArrowheads="1"/>
                        </wps:cNvSpPr>
                        <wps:spPr bwMode="auto">
                          <a:xfrm>
                            <a:off x="3157" y="1388"/>
                            <a:ext cx="52" cy="582"/>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1" name="Rectangle 890"/>
                        <wps:cNvSpPr>
                          <a:spLocks noChangeArrowheads="1"/>
                        </wps:cNvSpPr>
                        <wps:spPr bwMode="auto">
                          <a:xfrm>
                            <a:off x="3209" y="1319"/>
                            <a:ext cx="52" cy="651"/>
                          </a:xfrm>
                          <a:prstGeom prst="rect">
                            <a:avLst/>
                          </a:prstGeom>
                          <a:solidFill>
                            <a:srgbClr val="A9A9A9">
                              <a:alpha val="5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2" name="Rectangle 889"/>
                        <wps:cNvSpPr>
                          <a:spLocks noChangeArrowheads="1"/>
                        </wps:cNvSpPr>
                        <wps:spPr bwMode="auto">
                          <a:xfrm>
                            <a:off x="3209" y="1319"/>
                            <a:ext cx="52" cy="651"/>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3" name="Rectangle 888"/>
                        <wps:cNvSpPr>
                          <a:spLocks noChangeArrowheads="1"/>
                        </wps:cNvSpPr>
                        <wps:spPr bwMode="auto">
                          <a:xfrm>
                            <a:off x="3261" y="1252"/>
                            <a:ext cx="52" cy="718"/>
                          </a:xfrm>
                          <a:prstGeom prst="rect">
                            <a:avLst/>
                          </a:prstGeom>
                          <a:solidFill>
                            <a:srgbClr val="A9A9A9">
                              <a:alpha val="5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4" name="Rectangle 887"/>
                        <wps:cNvSpPr>
                          <a:spLocks noChangeArrowheads="1"/>
                        </wps:cNvSpPr>
                        <wps:spPr bwMode="auto">
                          <a:xfrm>
                            <a:off x="3261" y="1252"/>
                            <a:ext cx="52" cy="718"/>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5" name="Rectangle 886"/>
                        <wps:cNvSpPr>
                          <a:spLocks noChangeArrowheads="1"/>
                        </wps:cNvSpPr>
                        <wps:spPr bwMode="auto">
                          <a:xfrm>
                            <a:off x="3313" y="1272"/>
                            <a:ext cx="52" cy="698"/>
                          </a:xfrm>
                          <a:prstGeom prst="rect">
                            <a:avLst/>
                          </a:prstGeom>
                          <a:solidFill>
                            <a:srgbClr val="A9A9A9">
                              <a:alpha val="5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6" name="Rectangle 885"/>
                        <wps:cNvSpPr>
                          <a:spLocks noChangeArrowheads="1"/>
                        </wps:cNvSpPr>
                        <wps:spPr bwMode="auto">
                          <a:xfrm>
                            <a:off x="3313" y="1272"/>
                            <a:ext cx="52" cy="698"/>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7" name="Rectangle 884"/>
                        <wps:cNvSpPr>
                          <a:spLocks noChangeArrowheads="1"/>
                        </wps:cNvSpPr>
                        <wps:spPr bwMode="auto">
                          <a:xfrm>
                            <a:off x="3365" y="1336"/>
                            <a:ext cx="52" cy="634"/>
                          </a:xfrm>
                          <a:prstGeom prst="rect">
                            <a:avLst/>
                          </a:prstGeom>
                          <a:solidFill>
                            <a:srgbClr val="A9A9A9">
                              <a:alpha val="5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8" name="Rectangle 883"/>
                        <wps:cNvSpPr>
                          <a:spLocks noChangeArrowheads="1"/>
                        </wps:cNvSpPr>
                        <wps:spPr bwMode="auto">
                          <a:xfrm>
                            <a:off x="3365" y="1336"/>
                            <a:ext cx="52" cy="634"/>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9" name="Rectangle 882"/>
                        <wps:cNvSpPr>
                          <a:spLocks noChangeArrowheads="1"/>
                        </wps:cNvSpPr>
                        <wps:spPr bwMode="auto">
                          <a:xfrm>
                            <a:off x="3417" y="1335"/>
                            <a:ext cx="52" cy="635"/>
                          </a:xfrm>
                          <a:prstGeom prst="rect">
                            <a:avLst/>
                          </a:prstGeom>
                          <a:solidFill>
                            <a:srgbClr val="A9A9A9">
                              <a:alpha val="5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0" name="Rectangle 881"/>
                        <wps:cNvSpPr>
                          <a:spLocks noChangeArrowheads="1"/>
                        </wps:cNvSpPr>
                        <wps:spPr bwMode="auto">
                          <a:xfrm>
                            <a:off x="3417" y="1335"/>
                            <a:ext cx="52" cy="635"/>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1" name="Rectangle 880"/>
                        <wps:cNvSpPr>
                          <a:spLocks noChangeArrowheads="1"/>
                        </wps:cNvSpPr>
                        <wps:spPr bwMode="auto">
                          <a:xfrm>
                            <a:off x="3469" y="1454"/>
                            <a:ext cx="52" cy="516"/>
                          </a:xfrm>
                          <a:prstGeom prst="rect">
                            <a:avLst/>
                          </a:prstGeom>
                          <a:solidFill>
                            <a:srgbClr val="A9A9A9">
                              <a:alpha val="5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2" name="Rectangle 879"/>
                        <wps:cNvSpPr>
                          <a:spLocks noChangeArrowheads="1"/>
                        </wps:cNvSpPr>
                        <wps:spPr bwMode="auto">
                          <a:xfrm>
                            <a:off x="3469" y="1454"/>
                            <a:ext cx="52" cy="516"/>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13" name="Picture 878"/>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3518" y="1576"/>
                            <a:ext cx="628" cy="3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14" name="Freeform 877"/>
                        <wps:cNvSpPr>
                          <a:spLocks/>
                        </wps:cNvSpPr>
                        <wps:spPr bwMode="auto">
                          <a:xfrm>
                            <a:off x="2497" y="111"/>
                            <a:ext cx="1724" cy="1904"/>
                          </a:xfrm>
                          <a:custGeom>
                            <a:avLst/>
                            <a:gdLst>
                              <a:gd name="T0" fmla="+- 0 4222 2498"/>
                              <a:gd name="T1" fmla="*/ T0 w 1724"/>
                              <a:gd name="T2" fmla="+- 0 1993 111"/>
                              <a:gd name="T3" fmla="*/ 1993 h 1904"/>
                              <a:gd name="T4" fmla="+- 0 2519 2498"/>
                              <a:gd name="T5" fmla="*/ T4 w 1724"/>
                              <a:gd name="T6" fmla="+- 0 1993 111"/>
                              <a:gd name="T7" fmla="*/ 1993 h 1904"/>
                              <a:gd name="T8" fmla="+- 0 2519 2498"/>
                              <a:gd name="T9" fmla="*/ T8 w 1724"/>
                              <a:gd name="T10" fmla="+- 0 111 111"/>
                              <a:gd name="T11" fmla="*/ 111 h 1904"/>
                              <a:gd name="T12" fmla="+- 0 2498 2498"/>
                              <a:gd name="T13" fmla="*/ T12 w 1724"/>
                              <a:gd name="T14" fmla="+- 0 111 111"/>
                              <a:gd name="T15" fmla="*/ 111 h 1904"/>
                              <a:gd name="T16" fmla="+- 0 2498 2498"/>
                              <a:gd name="T17" fmla="*/ T16 w 1724"/>
                              <a:gd name="T18" fmla="+- 0 2004 111"/>
                              <a:gd name="T19" fmla="*/ 2004 h 1904"/>
                              <a:gd name="T20" fmla="+- 0 2509 2498"/>
                              <a:gd name="T21" fmla="*/ T20 w 1724"/>
                              <a:gd name="T22" fmla="+- 0 2004 111"/>
                              <a:gd name="T23" fmla="*/ 2004 h 1904"/>
                              <a:gd name="T24" fmla="+- 0 2509 2498"/>
                              <a:gd name="T25" fmla="*/ T24 w 1724"/>
                              <a:gd name="T26" fmla="+- 0 2014 111"/>
                              <a:gd name="T27" fmla="*/ 2014 h 1904"/>
                              <a:gd name="T28" fmla="+- 0 4222 2498"/>
                              <a:gd name="T29" fmla="*/ T28 w 1724"/>
                              <a:gd name="T30" fmla="+- 0 2014 111"/>
                              <a:gd name="T31" fmla="*/ 2014 h 1904"/>
                              <a:gd name="T32" fmla="+- 0 4222 2498"/>
                              <a:gd name="T33" fmla="*/ T32 w 1724"/>
                              <a:gd name="T34" fmla="+- 0 1993 111"/>
                              <a:gd name="T35" fmla="*/ 1993 h 19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724" h="1904">
                                <a:moveTo>
                                  <a:pt x="1724" y="1882"/>
                                </a:moveTo>
                                <a:lnTo>
                                  <a:pt x="21" y="1882"/>
                                </a:lnTo>
                                <a:lnTo>
                                  <a:pt x="21" y="0"/>
                                </a:lnTo>
                                <a:lnTo>
                                  <a:pt x="0" y="0"/>
                                </a:lnTo>
                                <a:lnTo>
                                  <a:pt x="0" y="1893"/>
                                </a:lnTo>
                                <a:lnTo>
                                  <a:pt x="11" y="1893"/>
                                </a:lnTo>
                                <a:lnTo>
                                  <a:pt x="11" y="1903"/>
                                </a:lnTo>
                                <a:lnTo>
                                  <a:pt x="1724" y="1903"/>
                                </a:lnTo>
                                <a:lnTo>
                                  <a:pt x="1724" y="1882"/>
                                </a:lnTo>
                                <a:close/>
                              </a:path>
                            </a:pathLst>
                          </a:custGeom>
                          <a:solidFill>
                            <a:srgbClr val="000000">
                              <a:alpha val="5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5" name="Line 876"/>
                        <wps:cNvCnPr>
                          <a:cxnSpLocks noChangeShapeType="1"/>
                        </wps:cNvCnPr>
                        <wps:spPr bwMode="auto">
                          <a:xfrm>
                            <a:off x="3070" y="1970"/>
                            <a:ext cx="0" cy="0"/>
                          </a:xfrm>
                          <a:prstGeom prst="line">
                            <a:avLst/>
                          </a:prstGeom>
                          <a:noFill/>
                          <a:ln w="13590">
                            <a:solidFill>
                              <a:srgbClr val="FF0000"/>
                            </a:solidFill>
                            <a:prstDash val="solid"/>
                            <a:round/>
                            <a:headEnd/>
                            <a:tailEnd/>
                          </a:ln>
                          <a:extLst>
                            <a:ext uri="{909E8E84-426E-40DD-AFC4-6F175D3DCCD1}">
                              <a14:hiddenFill xmlns:a14="http://schemas.microsoft.com/office/drawing/2010/main">
                                <a:noFill/>
                              </a14:hiddenFill>
                            </a:ext>
                          </a:extLst>
                        </wps:spPr>
                        <wps:bodyPr/>
                      </wps:wsp>
                      <wps:wsp>
                        <wps:cNvPr id="916" name="Rectangle 875"/>
                        <wps:cNvSpPr>
                          <a:spLocks noChangeArrowheads="1"/>
                        </wps:cNvSpPr>
                        <wps:spPr bwMode="auto">
                          <a:xfrm>
                            <a:off x="2508" y="1993"/>
                            <a:ext cx="1714" cy="2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7" name="AutoShape 874"/>
                        <wps:cNvSpPr>
                          <a:spLocks/>
                        </wps:cNvSpPr>
                        <wps:spPr bwMode="auto">
                          <a:xfrm>
                            <a:off x="2872" y="2003"/>
                            <a:ext cx="1239" cy="55"/>
                          </a:xfrm>
                          <a:custGeom>
                            <a:avLst/>
                            <a:gdLst>
                              <a:gd name="T0" fmla="+- 0 2872 2872"/>
                              <a:gd name="T1" fmla="*/ T0 w 1239"/>
                              <a:gd name="T2" fmla="+- 0 2059 2004"/>
                              <a:gd name="T3" fmla="*/ 2059 h 55"/>
                              <a:gd name="T4" fmla="+- 0 2872 2872"/>
                              <a:gd name="T5" fmla="*/ T4 w 1239"/>
                              <a:gd name="T6" fmla="+- 0 2004 2004"/>
                              <a:gd name="T7" fmla="*/ 2004 h 55"/>
                              <a:gd name="T8" fmla="+- 0 3285 2872"/>
                              <a:gd name="T9" fmla="*/ T8 w 1239"/>
                              <a:gd name="T10" fmla="+- 0 2059 2004"/>
                              <a:gd name="T11" fmla="*/ 2059 h 55"/>
                              <a:gd name="T12" fmla="+- 0 3285 2872"/>
                              <a:gd name="T13" fmla="*/ T12 w 1239"/>
                              <a:gd name="T14" fmla="+- 0 2004 2004"/>
                              <a:gd name="T15" fmla="*/ 2004 h 55"/>
                              <a:gd name="T16" fmla="+- 0 3698 2872"/>
                              <a:gd name="T17" fmla="*/ T16 w 1239"/>
                              <a:gd name="T18" fmla="+- 0 2059 2004"/>
                              <a:gd name="T19" fmla="*/ 2059 h 55"/>
                              <a:gd name="T20" fmla="+- 0 3698 2872"/>
                              <a:gd name="T21" fmla="*/ T20 w 1239"/>
                              <a:gd name="T22" fmla="+- 0 2004 2004"/>
                              <a:gd name="T23" fmla="*/ 2004 h 55"/>
                              <a:gd name="T24" fmla="+- 0 4111 2872"/>
                              <a:gd name="T25" fmla="*/ T24 w 1239"/>
                              <a:gd name="T26" fmla="+- 0 2059 2004"/>
                              <a:gd name="T27" fmla="*/ 2059 h 55"/>
                              <a:gd name="T28" fmla="+- 0 4111 2872"/>
                              <a:gd name="T29" fmla="*/ T28 w 1239"/>
                              <a:gd name="T30" fmla="+- 0 2004 2004"/>
                              <a:gd name="T31" fmla="*/ 2004 h 5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239" h="55">
                                <a:moveTo>
                                  <a:pt x="0" y="55"/>
                                </a:moveTo>
                                <a:lnTo>
                                  <a:pt x="0" y="0"/>
                                </a:lnTo>
                                <a:moveTo>
                                  <a:pt x="413" y="55"/>
                                </a:moveTo>
                                <a:lnTo>
                                  <a:pt x="413" y="0"/>
                                </a:lnTo>
                                <a:moveTo>
                                  <a:pt x="826" y="55"/>
                                </a:moveTo>
                                <a:lnTo>
                                  <a:pt x="826" y="0"/>
                                </a:lnTo>
                                <a:moveTo>
                                  <a:pt x="1239" y="55"/>
                                </a:moveTo>
                                <a:lnTo>
                                  <a:pt x="1239" y="0"/>
                                </a:lnTo>
                              </a:path>
                            </a:pathLst>
                          </a:custGeom>
                          <a:noFill/>
                          <a:ln w="13590">
                            <a:solidFill>
                              <a:srgbClr val="3333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8" name="Rectangle 873"/>
                        <wps:cNvSpPr>
                          <a:spLocks noChangeArrowheads="1"/>
                        </wps:cNvSpPr>
                        <wps:spPr bwMode="auto">
                          <a:xfrm>
                            <a:off x="2497" y="111"/>
                            <a:ext cx="22" cy="189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9" name="AutoShape 872"/>
                        <wps:cNvSpPr>
                          <a:spLocks/>
                        </wps:cNvSpPr>
                        <wps:spPr bwMode="auto">
                          <a:xfrm>
                            <a:off x="2453" y="129"/>
                            <a:ext cx="55" cy="1841"/>
                          </a:xfrm>
                          <a:custGeom>
                            <a:avLst/>
                            <a:gdLst>
                              <a:gd name="T0" fmla="+- 0 2454 2454"/>
                              <a:gd name="T1" fmla="*/ T0 w 55"/>
                              <a:gd name="T2" fmla="+- 0 1970 130"/>
                              <a:gd name="T3" fmla="*/ 1970 h 1841"/>
                              <a:gd name="T4" fmla="+- 0 2509 2454"/>
                              <a:gd name="T5" fmla="*/ T4 w 55"/>
                              <a:gd name="T6" fmla="+- 0 1970 130"/>
                              <a:gd name="T7" fmla="*/ 1970 h 1841"/>
                              <a:gd name="T8" fmla="+- 0 2454 2454"/>
                              <a:gd name="T9" fmla="*/ T8 w 55"/>
                              <a:gd name="T10" fmla="+- 0 1663 130"/>
                              <a:gd name="T11" fmla="*/ 1663 h 1841"/>
                              <a:gd name="T12" fmla="+- 0 2509 2454"/>
                              <a:gd name="T13" fmla="*/ T12 w 55"/>
                              <a:gd name="T14" fmla="+- 0 1663 130"/>
                              <a:gd name="T15" fmla="*/ 1663 h 1841"/>
                              <a:gd name="T16" fmla="+- 0 2454 2454"/>
                              <a:gd name="T17" fmla="*/ T16 w 55"/>
                              <a:gd name="T18" fmla="+- 0 1357 130"/>
                              <a:gd name="T19" fmla="*/ 1357 h 1841"/>
                              <a:gd name="T20" fmla="+- 0 2509 2454"/>
                              <a:gd name="T21" fmla="*/ T20 w 55"/>
                              <a:gd name="T22" fmla="+- 0 1357 130"/>
                              <a:gd name="T23" fmla="*/ 1357 h 1841"/>
                              <a:gd name="T24" fmla="+- 0 2454 2454"/>
                              <a:gd name="T25" fmla="*/ T24 w 55"/>
                              <a:gd name="T26" fmla="+- 0 1050 130"/>
                              <a:gd name="T27" fmla="*/ 1050 h 1841"/>
                              <a:gd name="T28" fmla="+- 0 2509 2454"/>
                              <a:gd name="T29" fmla="*/ T28 w 55"/>
                              <a:gd name="T30" fmla="+- 0 1050 130"/>
                              <a:gd name="T31" fmla="*/ 1050 h 1841"/>
                              <a:gd name="T32" fmla="+- 0 2454 2454"/>
                              <a:gd name="T33" fmla="*/ T32 w 55"/>
                              <a:gd name="T34" fmla="+- 0 743 130"/>
                              <a:gd name="T35" fmla="*/ 743 h 1841"/>
                              <a:gd name="T36" fmla="+- 0 2509 2454"/>
                              <a:gd name="T37" fmla="*/ T36 w 55"/>
                              <a:gd name="T38" fmla="+- 0 743 130"/>
                              <a:gd name="T39" fmla="*/ 743 h 1841"/>
                              <a:gd name="T40" fmla="+- 0 2454 2454"/>
                              <a:gd name="T41" fmla="*/ T40 w 55"/>
                              <a:gd name="T42" fmla="+- 0 436 130"/>
                              <a:gd name="T43" fmla="*/ 436 h 1841"/>
                              <a:gd name="T44" fmla="+- 0 2509 2454"/>
                              <a:gd name="T45" fmla="*/ T44 w 55"/>
                              <a:gd name="T46" fmla="+- 0 436 130"/>
                              <a:gd name="T47" fmla="*/ 436 h 1841"/>
                              <a:gd name="T48" fmla="+- 0 2454 2454"/>
                              <a:gd name="T49" fmla="*/ T48 w 55"/>
                              <a:gd name="T50" fmla="+- 0 130 130"/>
                              <a:gd name="T51" fmla="*/ 130 h 1841"/>
                              <a:gd name="T52" fmla="+- 0 2509 2454"/>
                              <a:gd name="T53" fmla="*/ T52 w 55"/>
                              <a:gd name="T54" fmla="+- 0 130 130"/>
                              <a:gd name="T55" fmla="*/ 130 h 18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55" h="1841">
                                <a:moveTo>
                                  <a:pt x="0" y="1840"/>
                                </a:moveTo>
                                <a:lnTo>
                                  <a:pt x="55" y="1840"/>
                                </a:lnTo>
                                <a:moveTo>
                                  <a:pt x="0" y="1533"/>
                                </a:moveTo>
                                <a:lnTo>
                                  <a:pt x="55" y="1533"/>
                                </a:lnTo>
                                <a:moveTo>
                                  <a:pt x="0" y="1227"/>
                                </a:moveTo>
                                <a:lnTo>
                                  <a:pt x="55" y="1227"/>
                                </a:lnTo>
                                <a:moveTo>
                                  <a:pt x="0" y="920"/>
                                </a:moveTo>
                                <a:lnTo>
                                  <a:pt x="55" y="920"/>
                                </a:lnTo>
                                <a:moveTo>
                                  <a:pt x="0" y="613"/>
                                </a:moveTo>
                                <a:lnTo>
                                  <a:pt x="55" y="613"/>
                                </a:lnTo>
                                <a:moveTo>
                                  <a:pt x="0" y="306"/>
                                </a:moveTo>
                                <a:lnTo>
                                  <a:pt x="55" y="306"/>
                                </a:lnTo>
                                <a:moveTo>
                                  <a:pt x="0" y="0"/>
                                </a:moveTo>
                                <a:lnTo>
                                  <a:pt x="55" y="0"/>
                                </a:lnTo>
                              </a:path>
                            </a:pathLst>
                          </a:custGeom>
                          <a:noFill/>
                          <a:ln w="13590">
                            <a:solidFill>
                              <a:srgbClr val="3333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0" name="Text Box 871"/>
                        <wps:cNvSpPr txBox="1">
                          <a:spLocks noChangeArrowheads="1"/>
                        </wps:cNvSpPr>
                        <wps:spPr bwMode="auto">
                          <a:xfrm>
                            <a:off x="2782" y="325"/>
                            <a:ext cx="596" cy="1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FE3CEF" w14:textId="77777777" w:rsidR="00C334C5" w:rsidRDefault="00C334C5">
                              <w:pPr>
                                <w:spacing w:line="119" w:lineRule="exact"/>
                                <w:rPr>
                                  <w:rFonts w:ascii="Arial" w:hAnsi="Arial"/>
                                  <w:sz w:val="12"/>
                                </w:rPr>
                              </w:pPr>
                              <w:r>
                                <w:rPr>
                                  <w:rFonts w:ascii="Arial" w:hAnsi="Arial"/>
                                  <w:sz w:val="12"/>
                                </w:rPr>
                                <w:t>Obs</w:t>
                              </w:r>
                              <w:r>
                                <w:rPr>
                                  <w:rFonts w:ascii="Arial" w:hAnsi="Arial"/>
                                  <w:spacing w:val="-8"/>
                                  <w:sz w:val="12"/>
                                </w:rPr>
                                <w:t xml:space="preserve"> </w:t>
                              </w:r>
                              <w:r>
                                <w:rPr>
                                  <w:rFonts w:ascii="Symbol" w:hAnsi="Symbol"/>
                                  <w:sz w:val="12"/>
                                </w:rPr>
                                <w:t></w:t>
                              </w:r>
                              <w:r>
                                <w:rPr>
                                  <w:rFonts w:ascii="Times New Roman" w:hAnsi="Times New Roman"/>
                                  <w:spacing w:val="-4"/>
                                  <w:sz w:val="12"/>
                                </w:rPr>
                                <w:t xml:space="preserve"> </w:t>
                              </w:r>
                              <w:r>
                                <w:rPr>
                                  <w:rFonts w:ascii="Arial" w:hAnsi="Arial"/>
                                  <w:sz w:val="12"/>
                                </w:rPr>
                                <w:t>0.96</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E1F5281" id="Group 870" o:spid="_x0000_s2031" style="position:absolute;left:0;text-align:left;margin-left:122.7pt;margin-top:5.55pt;width:88.4pt;height:97.4pt;z-index:15777280;mso-position-horizontal-relative:page" coordorigin="2454,111" coordsize="1768,19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">
                <v:rect id="Rectangle 914" o:spid="_x0000_s2032" style="position:absolute;left:2586;top:1965;width:52;height: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" fillcolor="#a9a9a9" stroked="f">
                  <v:fill opacity="39321f"/>
                </v:rect>
                <v:rect id="Rectangle 913" o:spid="_x0000_s2033" style="position:absolute;left:2586;top:1965;width:52;height: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" filled="f" strokeweight=".21pt"/>
                <v:rect id="Rectangle 912" o:spid="_x0000_s2034" style="position:absolute;left:2638;top:1968;width:52;height: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" fillcolor="#a9a9a9" stroked="f">
                  <v:fill opacity="39321f"/>
                </v:rect>
                <v:rect id="Rectangle 911" o:spid="_x0000_s2035" style="position:absolute;left:2638;top:1968;width:52;height: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" filled="f" strokeweight=".21pt"/>
                <v:rect id="Rectangle 910" o:spid="_x0000_s2036" style="position:absolute;left:2690;top:1953;width:52;height: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" fillcolor="#a9a9a9" stroked="f">
                  <v:fill opacity="39321f"/>
                </v:rect>
                <v:rect id="Rectangle 909" o:spid="_x0000_s2037" style="position:absolute;left:2690;top:1953;width:52;height: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" filled="f" strokeweight=".21pt"/>
                <v:rect id="Rectangle 908" o:spid="_x0000_s2038" style="position:absolute;left:2742;top:1933;width:52;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" fillcolor="#a9a9a9" stroked="f">
                  <v:fill opacity="39321f"/>
                </v:rect>
                <v:rect id="Rectangle 907" o:spid="_x0000_s2039" style="position:absolute;left:2742;top:1933;width:52;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" filled="f" strokeweight=".21pt"/>
                <v:rect id="Rectangle 906" o:spid="_x0000_s2040" style="position:absolute;left:2794;top:1908;width:52;height: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" fillcolor="#a9a9a9" stroked="f">
                  <v:fill opacity="39321f"/>
                </v:rect>
                <v:rect id="Rectangle 905" o:spid="_x0000_s2041" style="position:absolute;left:2794;top:1908;width:52;height: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" filled="f" strokeweight=".21pt"/>
                <v:rect id="Rectangle 904" o:spid="_x0000_s2042" style="position:absolute;left:2846;top:1867;width:52;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" fillcolor="#a9a9a9" stroked="f">
                  <v:fill opacity="39321f"/>
                </v:rect>
                <v:rect id="Rectangle 903" o:spid="_x0000_s2043" style="position:absolute;left:2846;top:1867;width:52;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" filled="f" strokeweight=".21pt"/>
                <v:rect id="Rectangle 902" o:spid="_x0000_s2044" style="position:absolute;left:2898;top:1811;width:52;height:1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" fillcolor="#a9a9a9" stroked="f">
                  <v:fill opacity="39321f"/>
                </v:rect>
                <v:rect id="Rectangle 901" o:spid="_x0000_s2045" style="position:absolute;left:2898;top:1811;width:52;height:1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" filled="f" strokeweight=".21pt"/>
                <v:rect id="Rectangle 900" o:spid="_x0000_s2046" style="position:absolute;left:2949;top:1749;width:52;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" fillcolor="#a9a9a9" stroked="f">
                  <v:fill opacity="39321f"/>
                </v:rect>
                <v:rect id="Rectangle 899" o:spid="_x0000_s2047" style="position:absolute;left:2949;top:1749;width:52;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" filled="f" strokeweight=".21pt"/>
                <v:rect id="Rectangle 898" o:spid="_x0000_s2048" style="position:absolute;left:3001;top:1666;width:52;height:3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" fillcolor="#a9a9a9" stroked="f">
                  <v:fill opacity="39321f"/>
                </v:rect>
                <v:rect id="Rectangle 897" o:spid="_x0000_s2049" style="position:absolute;left:3001;top:1666;width:52;height:3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" filled="f" strokeweight=".21pt"/>
                <v:rect id="Rectangle 896" o:spid="_x0000_s2050" style="position:absolute;left:3053;top:1503;width:52;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" fillcolor="#a9a9a9" stroked="f">
                  <v:fill opacity="39321f"/>
                </v:rect>
                <v:rect id="Rectangle 895" o:spid="_x0000_s2051" style="position:absolute;left:3053;top:1503;width:52;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" filled="f" strokeweight=".21pt"/>
                <v:rect id="Rectangle 894" o:spid="_x0000_s2052" style="position:absolute;left:3105;top:1469;width:52;height:5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" fillcolor="#a9a9a9" stroked="f">
                  <v:fill opacity="39321f"/>
                </v:rect>
                <v:rect id="Rectangle 893" o:spid="_x0000_s2053" style="position:absolute;left:3105;top:1469;width:52;height:5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" filled="f" strokeweight=".21pt"/>
                <v:rect id="Rectangle 892" o:spid="_x0000_s2054" style="position:absolute;left:3157;top:1388;width:52;height: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" fillcolor="#a9a9a9" stroked="f">
                  <v:fill opacity="39321f"/>
                </v:rect>
                <v:rect id="Rectangle 891" o:spid="_x0000_s2055" style="position:absolute;left:3157;top:1388;width:52;height: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" filled="f" strokeweight=".21pt"/>
                <v:rect id="Rectangle 890" o:spid="_x0000_s2056" style="position:absolute;left:3209;top:1319;width:52;height: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" fillcolor="#a9a9a9" stroked="f">
                  <v:fill opacity="39321f"/>
                </v:rect>
                <v:rect id="Rectangle 889" o:spid="_x0000_s2057" style="position:absolute;left:3209;top:1319;width:52;height: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" filled="f" strokeweight=".21pt"/>
                <v:rect id="Rectangle 888" o:spid="_x0000_s2058" style="position:absolute;left:3261;top:1252;width:52;height: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" fillcolor="#a9a9a9" stroked="f">
                  <v:fill opacity="39321f"/>
                </v:rect>
                <v:rect id="Rectangle 887" o:spid="_x0000_s2059" style="position:absolute;left:3261;top:1252;width:52;height: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" filled="f" strokeweight=".21pt"/>
                <v:rect id="Rectangle 886" o:spid="_x0000_s2060" style="position:absolute;left:3313;top:1272;width:52;height: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" fillcolor="#a9a9a9" stroked="f">
                  <v:fill opacity="39321f"/>
                </v:rect>
                <v:rect id="Rectangle 885" o:spid="_x0000_s2061" style="position:absolute;left:3313;top:1272;width:52;height: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" filled="f" strokeweight=".21pt"/>
                <v:rect id="Rectangle 884" o:spid="_x0000_s2062" style="position:absolute;left:3365;top:1336;width:52;height: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" fillcolor="#a9a9a9" stroked="f">
                  <v:fill opacity="39321f"/>
                </v:rect>
                <v:rect id="Rectangle 883" o:spid="_x0000_s2063" style="position:absolute;left:3365;top:1336;width:52;height: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" filled="f" strokeweight=".21pt"/>
                <v:rect id="Rectangle 882" o:spid="_x0000_s2064" style="position:absolute;left:3417;top:1335;width:52;height:6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" fillcolor="#a9a9a9" stroked="f">
                  <v:fill opacity="39321f"/>
                </v:rect>
                <v:rect id="Rectangle 881" o:spid="_x0000_s2065" style="position:absolute;left:3417;top:1335;width:52;height:6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" filled="f" strokeweight=".21pt"/>
                <v:rect id="Rectangle 880" o:spid="_x0000_s2066" style="position:absolute;left:3469;top:1454;width:52;height:5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" fillcolor="#a9a9a9" stroked="f">
                  <v:fill opacity="39321f"/>
                </v:rect>
                <v:rect id="Rectangle 879" o:spid="_x0000_s2067" style="position:absolute;left:3469;top:1454;width:52;height:5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" filled="f" strokeweight=".21pt"/>
                <v:shape id="Picture 878" o:spid="_x0000_s2068" type="#_x0000_t75" style="position:absolute;left:3518;top:1576;width:628;height: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">
                  <v:imagedata r:id="rId96" o:title=""/>
                </v:shape>
                <v:shape id="Freeform 877" o:spid="_x0000_s2069" style="position:absolute;left:2497;top:111;width:1724;height:1904;visibility:visible;mso-wrap-style:square;v-text-anchor:top" coordsize="1724,1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" path="m1724,1882r-1703,l21,,,,,1893r11,l11,1903r1713,l1724,1882xe" fillcolor="black" stroked="f">
                  <v:fill opacity="39321f"/>
                  <v:path arrowok="t" o:connecttype="custom" o:connectlocs="1724,1993;21,1993;21,111;0,111;0,2004;11,2004;11,2014;1724,2014;1724,1993" o:connectangles="0,0,0,0,0,0,0,0,0"/>
                </v:shape>
                <v:line id="Line 876" o:spid="_x0000_s2070" style="position:absolute;visibility:visible;mso-wrap-style:square" from="3070,1970" to="3070,19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" strokecolor="red" strokeweight=".3775mm"/>
                <v:rect id="Rectangle 875" o:spid="_x0000_s2071" style="position:absolute;left:2508;top:1993;width:1714;height: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" fillcolor="black" stroked="f"/>
                <v:shape id="AutoShape 874" o:spid="_x0000_s2072" style="position:absolute;left:2872;top:2003;width:1239;height:55;visibility:visible;mso-wrap-style:square;v-text-anchor:top" coordsize="123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" path="m,55l,m413,55l413,m826,55l826,t413,55l1239,e" filled="f" strokecolor="#333" strokeweight=".3775mm">
                  <v:path arrowok="t" o:connecttype="custom" o:connectlocs="0,2059;0,2004;413,2059;413,2004;826,2059;826,2004;1239,2059;1239,2004" o:connectangles="0,0,0,0,0,0,0,0"/>
                </v:shape>
                <v:rect id="Rectangle 873" o:spid="_x0000_s2073" style="position:absolute;left:2497;top:111;width:22;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" fillcolor="black" stroked="f"/>
                <v:shape id="AutoShape 872" o:spid="_x0000_s2074" style="position:absolute;left:2453;top:129;width:55;height:1841;visibility:visible;mso-wrap-style:square;v-text-anchor:top" coordsize="55,18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" path="m,1840r55,m,1533r55,m,1227r55,m,920r55,m,613r55,m,306r55,m,l55,e" filled="f" strokecolor="#333" strokeweight=".3775mm">
                  <v:path arrowok="t" o:connecttype="custom" o:connectlocs="0,1970;55,1970;0,1663;55,1663;0,1357;55,1357;0,1050;55,1050;0,743;55,743;0,436;55,436;0,130;55,130" o:connectangles="0,0,0,0,0,0,0,0,0,0,0,0,0,0"/>
                </v:shape>
                <v:shape id="Text Box 871" o:spid="_x0000_s2075" type="#_x0000_t202" style="position:absolute;left:2782;top:325;width:596;height:1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" filled="f" stroked="f">
                  <v:textbox inset="0,0,0,0">
                    <w:txbxContent>
                      <w:p w14:paraId="5FFE3CEF" w14:textId="77777777" w:rsidR="00C334C5" w:rsidRDefault="00C334C5">
                        <w:pPr>
                          <w:spacing w:line="119" w:lineRule="exact"/>
                          <w:rPr>
                            <w:rFonts w:ascii="Arial" w:hAnsi="Arial"/>
                            <w:sz w:val="12"/>
                          </w:rPr>
                        </w:pPr>
                        <w:r>
                          <w:rPr>
                            <w:rFonts w:ascii="Arial" w:hAnsi="Arial"/>
                            <w:sz w:val="12"/>
                          </w:rPr>
                          <w:t>Obs</w:t>
                        </w:r>
                        <w:r>
                          <w:rPr>
                            <w:rFonts w:ascii="Arial" w:hAnsi="Arial"/>
                            <w:spacing w:val="-8"/>
                            <w:sz w:val="12"/>
                          </w:rPr>
                          <w:t xml:space="preserve"> </w:t>
                        </w:r>
                        <w:r>
                          <w:rPr>
                            <w:rFonts w:ascii="Symbol" w:hAnsi="Symbol"/>
                            <w:sz w:val="12"/>
                          </w:rPr>
                          <w:t></w:t>
                        </w:r>
                        <w:r>
                          <w:rPr>
                            <w:rFonts w:ascii="Times New Roman" w:hAnsi="Times New Roman"/>
                            <w:spacing w:val="-4"/>
                            <w:sz w:val="12"/>
                          </w:rPr>
                          <w:t xml:space="preserve"> </w:t>
                        </w:r>
                        <w:r>
                          <w:rPr>
                            <w:rFonts w:ascii="Arial" w:hAnsi="Arial"/>
                            <w:sz w:val="12"/>
                          </w:rPr>
                          <w:t>0.96</w:t>
                        </w:r>
                      </w:p>
                    </w:txbxContent>
                  </v:textbox>
                </v:shape>
                <w10:wrap anchorx="page"/>
              </v:group>
            </w:pict>
          </mc:Fallback>
        </mc:AlternateContent>
      </w:r>
      <w:r>
        <w:rPr>
          <w:noProof/>
        </w:rPr>
        <mc:AlternateContent>
          <mc:Choice Requires="wpg">
            <w:drawing>
              <wp:anchor distT="0" distB="0" distL="114300" distR="114300" simplePos="0" relativeHeight="15778304" behindDoc="0" locked="0" layoutInCell="1" allowOverlap="1" wp14:anchorId="603E2987" wp14:editId="4BCC07AB">
                <wp:simplePos x="0" y="0"/>
                <wp:positionH relativeFrom="page">
                  <wp:posOffset>2856865</wp:posOffset>
                </wp:positionH>
                <wp:positionV relativeFrom="paragraph">
                  <wp:posOffset>70485</wp:posOffset>
                </wp:positionV>
                <wp:extent cx="1094740" cy="1236980"/>
                <wp:effectExtent l="0" t="0" r="0" b="0"/>
                <wp:wrapNone/>
                <wp:docPr id="850" name="Group 8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94740" cy="1236980"/>
                          <a:chOff x="4499" y="111"/>
                          <a:chExt cx="1724" cy="1948"/>
                        </a:xfrm>
                      </wpg:grpSpPr>
                      <pic:pic xmlns:pic="http://schemas.openxmlformats.org/drawingml/2006/picture">
                        <pic:nvPicPr>
                          <pic:cNvPr id="851" name="Picture 869"/>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4585" y="1572"/>
                            <a:ext cx="574" cy="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52" name="Rectangle 868"/>
                        <wps:cNvSpPr>
                          <a:spLocks noChangeArrowheads="1"/>
                        </wps:cNvSpPr>
                        <wps:spPr bwMode="auto">
                          <a:xfrm>
                            <a:off x="5106" y="1572"/>
                            <a:ext cx="52" cy="398"/>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3" name="Rectangle 867"/>
                        <wps:cNvSpPr>
                          <a:spLocks noChangeArrowheads="1"/>
                        </wps:cNvSpPr>
                        <wps:spPr bwMode="auto">
                          <a:xfrm>
                            <a:off x="5158" y="1437"/>
                            <a:ext cx="52" cy="533"/>
                          </a:xfrm>
                          <a:prstGeom prst="rect">
                            <a:avLst/>
                          </a:prstGeom>
                          <a:solidFill>
                            <a:srgbClr val="A9A9A9">
                              <a:alpha val="5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4" name="Rectangle 866"/>
                        <wps:cNvSpPr>
                          <a:spLocks noChangeArrowheads="1"/>
                        </wps:cNvSpPr>
                        <wps:spPr bwMode="auto">
                          <a:xfrm>
                            <a:off x="5158" y="1437"/>
                            <a:ext cx="52" cy="533"/>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5" name="Rectangle 865"/>
                        <wps:cNvSpPr>
                          <a:spLocks noChangeArrowheads="1"/>
                        </wps:cNvSpPr>
                        <wps:spPr bwMode="auto">
                          <a:xfrm>
                            <a:off x="5210" y="1312"/>
                            <a:ext cx="52" cy="658"/>
                          </a:xfrm>
                          <a:prstGeom prst="rect">
                            <a:avLst/>
                          </a:prstGeom>
                          <a:solidFill>
                            <a:srgbClr val="A9A9A9">
                              <a:alpha val="5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6" name="Rectangle 864"/>
                        <wps:cNvSpPr>
                          <a:spLocks noChangeArrowheads="1"/>
                        </wps:cNvSpPr>
                        <wps:spPr bwMode="auto">
                          <a:xfrm>
                            <a:off x="5210" y="1312"/>
                            <a:ext cx="52" cy="658"/>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7" name="Rectangle 863"/>
                        <wps:cNvSpPr>
                          <a:spLocks noChangeArrowheads="1"/>
                        </wps:cNvSpPr>
                        <wps:spPr bwMode="auto">
                          <a:xfrm>
                            <a:off x="5262" y="1216"/>
                            <a:ext cx="52" cy="754"/>
                          </a:xfrm>
                          <a:prstGeom prst="rect">
                            <a:avLst/>
                          </a:prstGeom>
                          <a:solidFill>
                            <a:srgbClr val="A9A9A9">
                              <a:alpha val="5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8" name="Rectangle 862"/>
                        <wps:cNvSpPr>
                          <a:spLocks noChangeArrowheads="1"/>
                        </wps:cNvSpPr>
                        <wps:spPr bwMode="auto">
                          <a:xfrm>
                            <a:off x="5262" y="1216"/>
                            <a:ext cx="52" cy="754"/>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9" name="Rectangle 861"/>
                        <wps:cNvSpPr>
                          <a:spLocks noChangeArrowheads="1"/>
                        </wps:cNvSpPr>
                        <wps:spPr bwMode="auto">
                          <a:xfrm>
                            <a:off x="5314" y="1163"/>
                            <a:ext cx="52" cy="807"/>
                          </a:xfrm>
                          <a:prstGeom prst="rect">
                            <a:avLst/>
                          </a:prstGeom>
                          <a:solidFill>
                            <a:srgbClr val="A9A9A9">
                              <a:alpha val="5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0" name="Rectangle 860"/>
                        <wps:cNvSpPr>
                          <a:spLocks noChangeArrowheads="1"/>
                        </wps:cNvSpPr>
                        <wps:spPr bwMode="auto">
                          <a:xfrm>
                            <a:off x="5314" y="1163"/>
                            <a:ext cx="52" cy="807"/>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61" name="Rectangle 859"/>
                        <wps:cNvSpPr>
                          <a:spLocks noChangeArrowheads="1"/>
                        </wps:cNvSpPr>
                        <wps:spPr bwMode="auto">
                          <a:xfrm>
                            <a:off x="5366" y="1201"/>
                            <a:ext cx="52" cy="769"/>
                          </a:xfrm>
                          <a:prstGeom prst="rect">
                            <a:avLst/>
                          </a:prstGeom>
                          <a:solidFill>
                            <a:srgbClr val="A9A9A9">
                              <a:alpha val="5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2" name="Rectangle 858"/>
                        <wps:cNvSpPr>
                          <a:spLocks noChangeArrowheads="1"/>
                        </wps:cNvSpPr>
                        <wps:spPr bwMode="auto">
                          <a:xfrm>
                            <a:off x="5366" y="1201"/>
                            <a:ext cx="52" cy="769"/>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63" name="Rectangle 857"/>
                        <wps:cNvSpPr>
                          <a:spLocks noChangeArrowheads="1"/>
                        </wps:cNvSpPr>
                        <wps:spPr bwMode="auto">
                          <a:xfrm>
                            <a:off x="5418" y="1167"/>
                            <a:ext cx="52" cy="803"/>
                          </a:xfrm>
                          <a:prstGeom prst="rect">
                            <a:avLst/>
                          </a:prstGeom>
                          <a:solidFill>
                            <a:srgbClr val="A9A9A9">
                              <a:alpha val="5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4" name="Rectangle 856"/>
                        <wps:cNvSpPr>
                          <a:spLocks noChangeArrowheads="1"/>
                        </wps:cNvSpPr>
                        <wps:spPr bwMode="auto">
                          <a:xfrm>
                            <a:off x="5418" y="1167"/>
                            <a:ext cx="52" cy="803"/>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65" name="Rectangle 855"/>
                        <wps:cNvSpPr>
                          <a:spLocks noChangeArrowheads="1"/>
                        </wps:cNvSpPr>
                        <wps:spPr bwMode="auto">
                          <a:xfrm>
                            <a:off x="5470" y="1385"/>
                            <a:ext cx="52" cy="585"/>
                          </a:xfrm>
                          <a:prstGeom prst="rect">
                            <a:avLst/>
                          </a:prstGeom>
                          <a:solidFill>
                            <a:srgbClr val="A9A9A9">
                              <a:alpha val="5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6" name="Rectangle 854"/>
                        <wps:cNvSpPr>
                          <a:spLocks noChangeArrowheads="1"/>
                        </wps:cNvSpPr>
                        <wps:spPr bwMode="auto">
                          <a:xfrm>
                            <a:off x="5470" y="1385"/>
                            <a:ext cx="52" cy="585"/>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67" name="Rectangle 853"/>
                        <wps:cNvSpPr>
                          <a:spLocks noChangeArrowheads="1"/>
                        </wps:cNvSpPr>
                        <wps:spPr bwMode="auto">
                          <a:xfrm>
                            <a:off x="5522" y="1436"/>
                            <a:ext cx="52" cy="534"/>
                          </a:xfrm>
                          <a:prstGeom prst="rect">
                            <a:avLst/>
                          </a:prstGeom>
                          <a:solidFill>
                            <a:srgbClr val="A9A9A9">
                              <a:alpha val="5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8" name="Rectangle 852"/>
                        <wps:cNvSpPr>
                          <a:spLocks noChangeArrowheads="1"/>
                        </wps:cNvSpPr>
                        <wps:spPr bwMode="auto">
                          <a:xfrm>
                            <a:off x="5522" y="1436"/>
                            <a:ext cx="52" cy="534"/>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69" name="Picture 85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5571" y="1599"/>
                            <a:ext cx="576" cy="3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70" name="Rectangle 850"/>
                        <wps:cNvSpPr>
                          <a:spLocks noChangeArrowheads="1"/>
                        </wps:cNvSpPr>
                        <wps:spPr bwMode="auto">
                          <a:xfrm>
                            <a:off x="4509" y="1993"/>
                            <a:ext cx="1713" cy="22"/>
                          </a:xfrm>
                          <a:prstGeom prst="rect">
                            <a:avLst/>
                          </a:prstGeom>
                          <a:solidFill>
                            <a:srgbClr val="000000">
                              <a:alpha val="5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1" name="Line 849"/>
                        <wps:cNvCnPr>
                          <a:cxnSpLocks noChangeShapeType="1"/>
                        </wps:cNvCnPr>
                        <wps:spPr bwMode="auto">
                          <a:xfrm>
                            <a:off x="4510" y="2004"/>
                            <a:ext cx="0" cy="0"/>
                          </a:xfrm>
                          <a:prstGeom prst="line">
                            <a:avLst/>
                          </a:prstGeom>
                          <a:noFill/>
                          <a:ln w="1359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72" name="Line 848"/>
                        <wps:cNvCnPr>
                          <a:cxnSpLocks noChangeShapeType="1"/>
                        </wps:cNvCnPr>
                        <wps:spPr bwMode="auto">
                          <a:xfrm>
                            <a:off x="5449" y="1970"/>
                            <a:ext cx="0" cy="0"/>
                          </a:xfrm>
                          <a:prstGeom prst="line">
                            <a:avLst/>
                          </a:prstGeom>
                          <a:noFill/>
                          <a:ln w="13590">
                            <a:solidFill>
                              <a:srgbClr val="FF0000"/>
                            </a:solidFill>
                            <a:prstDash val="solid"/>
                            <a:round/>
                            <a:headEnd/>
                            <a:tailEnd/>
                          </a:ln>
                          <a:extLst>
                            <a:ext uri="{909E8E84-426E-40DD-AFC4-6F175D3DCCD1}">
                              <a14:hiddenFill xmlns:a14="http://schemas.microsoft.com/office/drawing/2010/main">
                                <a:noFill/>
                              </a14:hiddenFill>
                            </a:ext>
                          </a:extLst>
                        </wps:spPr>
                        <wps:bodyPr/>
                      </wps:wsp>
                      <wps:wsp>
                        <wps:cNvPr id="873" name="Rectangle 847"/>
                        <wps:cNvSpPr>
                          <a:spLocks noChangeArrowheads="1"/>
                        </wps:cNvSpPr>
                        <wps:spPr bwMode="auto">
                          <a:xfrm>
                            <a:off x="4509" y="1993"/>
                            <a:ext cx="1713" cy="2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4" name="AutoShape 846"/>
                        <wps:cNvSpPr>
                          <a:spLocks/>
                        </wps:cNvSpPr>
                        <wps:spPr bwMode="auto">
                          <a:xfrm>
                            <a:off x="4854" y="2003"/>
                            <a:ext cx="1190" cy="55"/>
                          </a:xfrm>
                          <a:custGeom>
                            <a:avLst/>
                            <a:gdLst>
                              <a:gd name="T0" fmla="+- 0 4854 4854"/>
                              <a:gd name="T1" fmla="*/ T0 w 1190"/>
                              <a:gd name="T2" fmla="+- 0 2059 2004"/>
                              <a:gd name="T3" fmla="*/ 2059 h 55"/>
                              <a:gd name="T4" fmla="+- 0 4854 4854"/>
                              <a:gd name="T5" fmla="*/ T4 w 1190"/>
                              <a:gd name="T6" fmla="+- 0 2004 2004"/>
                              <a:gd name="T7" fmla="*/ 2004 h 55"/>
                              <a:gd name="T8" fmla="+- 0 5251 4854"/>
                              <a:gd name="T9" fmla="*/ T8 w 1190"/>
                              <a:gd name="T10" fmla="+- 0 2059 2004"/>
                              <a:gd name="T11" fmla="*/ 2059 h 55"/>
                              <a:gd name="T12" fmla="+- 0 5251 4854"/>
                              <a:gd name="T13" fmla="*/ T12 w 1190"/>
                              <a:gd name="T14" fmla="+- 0 2004 2004"/>
                              <a:gd name="T15" fmla="*/ 2004 h 55"/>
                              <a:gd name="T16" fmla="+- 0 5647 4854"/>
                              <a:gd name="T17" fmla="*/ T16 w 1190"/>
                              <a:gd name="T18" fmla="+- 0 2059 2004"/>
                              <a:gd name="T19" fmla="*/ 2059 h 55"/>
                              <a:gd name="T20" fmla="+- 0 5647 4854"/>
                              <a:gd name="T21" fmla="*/ T20 w 1190"/>
                              <a:gd name="T22" fmla="+- 0 2004 2004"/>
                              <a:gd name="T23" fmla="*/ 2004 h 55"/>
                              <a:gd name="T24" fmla="+- 0 6043 4854"/>
                              <a:gd name="T25" fmla="*/ T24 w 1190"/>
                              <a:gd name="T26" fmla="+- 0 2059 2004"/>
                              <a:gd name="T27" fmla="*/ 2059 h 55"/>
                              <a:gd name="T28" fmla="+- 0 6043 4854"/>
                              <a:gd name="T29" fmla="*/ T28 w 1190"/>
                              <a:gd name="T30" fmla="+- 0 2004 2004"/>
                              <a:gd name="T31" fmla="*/ 2004 h 5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190" h="55">
                                <a:moveTo>
                                  <a:pt x="0" y="55"/>
                                </a:moveTo>
                                <a:lnTo>
                                  <a:pt x="0" y="0"/>
                                </a:lnTo>
                                <a:moveTo>
                                  <a:pt x="397" y="55"/>
                                </a:moveTo>
                                <a:lnTo>
                                  <a:pt x="397" y="0"/>
                                </a:lnTo>
                                <a:moveTo>
                                  <a:pt x="793" y="55"/>
                                </a:moveTo>
                                <a:lnTo>
                                  <a:pt x="793" y="0"/>
                                </a:lnTo>
                                <a:moveTo>
                                  <a:pt x="1189" y="55"/>
                                </a:moveTo>
                                <a:lnTo>
                                  <a:pt x="1189" y="0"/>
                                </a:lnTo>
                              </a:path>
                            </a:pathLst>
                          </a:custGeom>
                          <a:noFill/>
                          <a:ln w="13590">
                            <a:solidFill>
                              <a:srgbClr val="3333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75" name="Text Box 845"/>
                        <wps:cNvSpPr txBox="1">
                          <a:spLocks noChangeArrowheads="1"/>
                        </wps:cNvSpPr>
                        <wps:spPr bwMode="auto">
                          <a:xfrm>
                            <a:off x="5161" y="325"/>
                            <a:ext cx="595" cy="1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E22A78" w14:textId="77777777" w:rsidR="00C334C5" w:rsidRDefault="00C334C5">
                              <w:pPr>
                                <w:spacing w:line="119" w:lineRule="exact"/>
                                <w:rPr>
                                  <w:rFonts w:ascii="Arial" w:hAnsi="Arial"/>
                                  <w:sz w:val="12"/>
                                </w:rPr>
                              </w:pPr>
                              <w:r>
                                <w:rPr>
                                  <w:rFonts w:ascii="Arial" w:hAnsi="Arial"/>
                                  <w:sz w:val="12"/>
                                </w:rPr>
                                <w:t>Obs</w:t>
                              </w:r>
                              <w:r>
                                <w:rPr>
                                  <w:rFonts w:ascii="Arial" w:hAnsi="Arial"/>
                                  <w:spacing w:val="-8"/>
                                  <w:sz w:val="12"/>
                                </w:rPr>
                                <w:t xml:space="preserve"> </w:t>
                              </w:r>
                              <w:r>
                                <w:rPr>
                                  <w:rFonts w:ascii="Symbol" w:hAnsi="Symbol"/>
                                  <w:sz w:val="12"/>
                                </w:rPr>
                                <w:t></w:t>
                              </w:r>
                              <w:r>
                                <w:rPr>
                                  <w:rFonts w:ascii="Times New Roman" w:hAnsi="Times New Roman"/>
                                  <w:spacing w:val="-5"/>
                                  <w:sz w:val="12"/>
                                </w:rPr>
                                <w:t xml:space="preserve"> </w:t>
                              </w:r>
                              <w:r>
                                <w:rPr>
                                  <w:rFonts w:ascii="Arial" w:hAnsi="Arial"/>
                                  <w:sz w:val="12"/>
                                </w:rPr>
                                <w:t>0.05</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03E2987" id="Group 844" o:spid="_x0000_s2076" style="position:absolute;left:0;text-align:left;margin-left:224.95pt;margin-top:5.55pt;width:86.2pt;height:97.4pt;z-index:15778304;mso-position-horizontal-relative:page" coordorigin="4499,111" coordsize="1724,19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">
                <v:shape id="Picture 869" o:spid="_x0000_s2077" type="#_x0000_t75" style="position:absolute;left:4585;top:1572;width:574;height: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">
                  <v:imagedata r:id="rId99" o:title=""/>
                </v:shape>
                <v:rect id="Rectangle 868" o:spid="_x0000_s2078" style="position:absolute;left:5106;top:1572;width:52;height:3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" filled="f" strokeweight=".21pt"/>
                <v:rect id="Rectangle 867" o:spid="_x0000_s2079" style="position:absolute;left:5158;top:1437;width:52;height: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" fillcolor="#a9a9a9" stroked="f">
                  <v:fill opacity="39321f"/>
                </v:rect>
                <v:rect id="Rectangle 866" o:spid="_x0000_s2080" style="position:absolute;left:5158;top:1437;width:52;height: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" filled="f" strokeweight=".21pt"/>
                <v:rect id="Rectangle 865" o:spid="_x0000_s2081" style="position:absolute;left:5210;top:1312;width:52;height:6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" fillcolor="#a9a9a9" stroked="f">
                  <v:fill opacity="39321f"/>
                </v:rect>
                <v:rect id="Rectangle 864" o:spid="_x0000_s2082" style="position:absolute;left:5210;top:1312;width:52;height:6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" filled="f" strokeweight=".21pt"/>
                <v:rect id="Rectangle 863" o:spid="_x0000_s2083" style="position:absolute;left:5262;top:1216;width:52;height:7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" fillcolor="#a9a9a9" stroked="f">
                  <v:fill opacity="39321f"/>
                </v:rect>
                <v:rect id="Rectangle 862" o:spid="_x0000_s2084" style="position:absolute;left:5262;top:1216;width:52;height:7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" filled="f" strokeweight=".21pt"/>
                <v:rect id="Rectangle 861" o:spid="_x0000_s2085" style="position:absolute;left:5314;top:1163;width:52;height:8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" fillcolor="#a9a9a9" stroked="f">
                  <v:fill opacity="39321f"/>
                </v:rect>
                <v:rect id="Rectangle 860" o:spid="_x0000_s2086" style="position:absolute;left:5314;top:1163;width:52;height:8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" filled="f" strokeweight=".21pt"/>
                <v:rect id="Rectangle 859" o:spid="_x0000_s2087" style="position:absolute;left:5366;top:1201;width:52;height:7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" fillcolor="#a9a9a9" stroked="f">
                  <v:fill opacity="39321f"/>
                </v:rect>
                <v:rect id="Rectangle 858" o:spid="_x0000_s2088" style="position:absolute;left:5366;top:1201;width:52;height:7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" filled="f" strokeweight=".21pt"/>
                <v:rect id="Rectangle 857" o:spid="_x0000_s2089" style="position:absolute;left:5418;top:1167;width:52;height: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" fillcolor="#a9a9a9" stroked="f">
                  <v:fill opacity="39321f"/>
                </v:rect>
                <v:rect id="Rectangle 856" o:spid="_x0000_s2090" style="position:absolute;left:5418;top:1167;width:52;height: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" filled="f" strokeweight=".21pt"/>
                <v:rect id="Rectangle 855" o:spid="_x0000_s2091" style="position:absolute;left:5470;top:1385;width:52;height: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" fillcolor="#a9a9a9" stroked="f">
                  <v:fill opacity="39321f"/>
                </v:rect>
                <v:rect id="Rectangle 854" o:spid="_x0000_s2092" style="position:absolute;left:5470;top:1385;width:52;height: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" filled="f" strokeweight=".21pt"/>
                <v:rect id="Rectangle 853" o:spid="_x0000_s2093" style="position:absolute;left:5522;top:1436;width:52;height: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" fillcolor="#a9a9a9" stroked="f">
                  <v:fill opacity="39321f"/>
                </v:rect>
                <v:rect id="Rectangle 852" o:spid="_x0000_s2094" style="position:absolute;left:5522;top:1436;width:52;height: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" filled="f" strokeweight=".21pt"/>
                <v:shape id="Picture 851" o:spid="_x0000_s2095" type="#_x0000_t75" style="position:absolute;left:5571;top:1599;width:576;height:3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">
                  <v:imagedata r:id="rId100" o:title=""/>
                </v:shape>
                <v:rect id="Rectangle 850" o:spid="_x0000_s2096" style="position:absolute;left:4509;top:1993;width:1713;height: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" fillcolor="black" stroked="f">
                  <v:fill opacity="39321f"/>
                </v:rect>
                <v:line id="Line 849" o:spid="_x0000_s2097" style="position:absolute;visibility:visible;mso-wrap-style:square" from="4510,2004" to="4510,2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" strokeweight=".3775mm"/>
                <v:line id="Line 848" o:spid="_x0000_s2098" style="position:absolute;visibility:visible;mso-wrap-style:square" from="5449,1970" to="5449,19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" strokecolor="red" strokeweight=".3775mm"/>
                <v:rect id="Rectangle 847" o:spid="_x0000_s2099" style="position:absolute;left:4509;top:1993;width:1713;height: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" fillcolor="black" stroked="f"/>
                <v:shape id="AutoShape 846" o:spid="_x0000_s2100" style="position:absolute;left:4854;top:2003;width:1190;height:55;visibility:visible;mso-wrap-style:square;v-text-anchor:top" coordsize="119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" path="m,55l,m397,55l397,m793,55l793,t396,55l1189,e" filled="f" strokecolor="#333" strokeweight=".3775mm">
                  <v:path arrowok="t" o:connecttype="custom" o:connectlocs="0,2059;0,2004;397,2059;397,2004;793,2059;793,2004;1189,2059;1189,2004" o:connectangles="0,0,0,0,0,0,0,0"/>
                </v:shape>
                <v:shape id="Text Box 845" o:spid="_x0000_s2101" type="#_x0000_t202" style="position:absolute;left:5161;top:325;width:595;height:1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" filled="f" stroked="f">
                  <v:textbox inset="0,0,0,0">
                    <w:txbxContent>
                      <w:p w14:paraId="09E22A78" w14:textId="77777777" w:rsidR="00C334C5" w:rsidRDefault="00C334C5">
                        <w:pPr>
                          <w:spacing w:line="119" w:lineRule="exact"/>
                          <w:rPr>
                            <w:rFonts w:ascii="Arial" w:hAnsi="Arial"/>
                            <w:sz w:val="12"/>
                          </w:rPr>
                        </w:pPr>
                        <w:r>
                          <w:rPr>
                            <w:rFonts w:ascii="Arial" w:hAnsi="Arial"/>
                            <w:sz w:val="12"/>
                          </w:rPr>
                          <w:t>Obs</w:t>
                        </w:r>
                        <w:r>
                          <w:rPr>
                            <w:rFonts w:ascii="Arial" w:hAnsi="Arial"/>
                            <w:spacing w:val="-8"/>
                            <w:sz w:val="12"/>
                          </w:rPr>
                          <w:t xml:space="preserve"> </w:t>
                        </w:r>
                        <w:r>
                          <w:rPr>
                            <w:rFonts w:ascii="Symbol" w:hAnsi="Symbol"/>
                            <w:sz w:val="12"/>
                          </w:rPr>
                          <w:t></w:t>
                        </w:r>
                        <w:r>
                          <w:rPr>
                            <w:rFonts w:ascii="Times New Roman" w:hAnsi="Times New Roman"/>
                            <w:spacing w:val="-5"/>
                            <w:sz w:val="12"/>
                          </w:rPr>
                          <w:t xml:space="preserve"> </w:t>
                        </w:r>
                        <w:r>
                          <w:rPr>
                            <w:rFonts w:ascii="Arial" w:hAnsi="Arial"/>
                            <w:sz w:val="12"/>
                          </w:rPr>
                          <w:t>0.05</w:t>
                        </w:r>
                      </w:p>
                    </w:txbxContent>
                  </v:textbox>
                </v:shape>
                <w10:wrap anchorx="page"/>
              </v:group>
            </w:pict>
          </mc:Fallback>
        </mc:AlternateContent>
      </w:r>
      <w:r w:rsidR="00DC0BFC">
        <w:rPr>
          <w:rFonts w:ascii="Arial"/>
          <w:color w:val="4D4D4D"/>
          <w:sz w:val="16"/>
        </w:rPr>
        <w:t>1200</w:t>
      </w:r>
    </w:p>
    <w:p w14:paraId="6FB2169A" w14:textId="77777777" w:rsidR="00BB4C49" w:rsidRDefault="00DC0BFC">
      <w:pPr>
        <w:spacing w:before="123"/>
        <w:ind w:right="2299"/>
        <w:jc w:val="right"/>
        <w:rPr>
          <w:rFonts w:ascii="Arial"/>
          <w:sz w:val="16"/>
        </w:rPr>
      </w:pPr>
      <w:r>
        <w:rPr>
          <w:rFonts w:ascii="Arial"/>
          <w:color w:val="4D4D4D"/>
          <w:sz w:val="16"/>
        </w:rPr>
        <w:t>1000</w:t>
      </w:r>
    </w:p>
    <w:p w14:paraId="1E1A0749" w14:textId="77777777" w:rsidR="00BB4C49" w:rsidRDefault="00DC0BFC">
      <w:pPr>
        <w:spacing w:before="122"/>
        <w:ind w:right="2298"/>
        <w:jc w:val="right"/>
        <w:rPr>
          <w:rFonts w:ascii="Arial"/>
          <w:sz w:val="16"/>
        </w:rPr>
      </w:pPr>
      <w:r>
        <w:rPr>
          <w:rFonts w:ascii="Arial"/>
          <w:color w:val="4D4D4D"/>
          <w:sz w:val="16"/>
        </w:rPr>
        <w:t>800</w:t>
      </w:r>
    </w:p>
    <w:p w14:paraId="67964060" w14:textId="77777777" w:rsidR="00BB4C49" w:rsidRDefault="00DC0BFC">
      <w:pPr>
        <w:spacing w:before="123"/>
        <w:ind w:right="2298"/>
        <w:jc w:val="right"/>
        <w:rPr>
          <w:rFonts w:ascii="Arial"/>
          <w:sz w:val="16"/>
        </w:rPr>
      </w:pPr>
      <w:r>
        <w:rPr>
          <w:rFonts w:ascii="Arial"/>
          <w:color w:val="4D4D4D"/>
          <w:sz w:val="16"/>
        </w:rPr>
        <w:t>600</w:t>
      </w:r>
    </w:p>
    <w:p w14:paraId="0A30A04F" w14:textId="77777777" w:rsidR="00BB4C49" w:rsidRDefault="00DC0BFC">
      <w:pPr>
        <w:spacing w:before="123"/>
        <w:ind w:right="2298"/>
        <w:jc w:val="right"/>
        <w:rPr>
          <w:rFonts w:ascii="Arial"/>
          <w:sz w:val="16"/>
        </w:rPr>
      </w:pPr>
      <w:r>
        <w:rPr>
          <w:rFonts w:ascii="Arial"/>
          <w:color w:val="4D4D4D"/>
          <w:sz w:val="16"/>
        </w:rPr>
        <w:t>400</w:t>
      </w:r>
    </w:p>
    <w:p w14:paraId="0682ACBA" w14:textId="77777777" w:rsidR="00BB4C49" w:rsidRDefault="00DC0BFC">
      <w:pPr>
        <w:spacing w:before="123"/>
        <w:ind w:right="2298"/>
        <w:jc w:val="right"/>
        <w:rPr>
          <w:rFonts w:ascii="Arial"/>
          <w:sz w:val="16"/>
        </w:rPr>
      </w:pPr>
      <w:r>
        <w:rPr>
          <w:rFonts w:ascii="Arial"/>
          <w:color w:val="4D4D4D"/>
          <w:sz w:val="16"/>
        </w:rPr>
        <w:t>200</w:t>
      </w:r>
    </w:p>
    <w:p w14:paraId="5E290D9F" w14:textId="77777777" w:rsidR="00BB4C49" w:rsidRDefault="00DC0BFC">
      <w:pPr>
        <w:spacing w:before="122"/>
        <w:ind w:right="2299"/>
        <w:jc w:val="right"/>
        <w:rPr>
          <w:rFonts w:ascii="Arial"/>
          <w:sz w:val="16"/>
        </w:rPr>
      </w:pPr>
      <w:r>
        <w:rPr>
          <w:rFonts w:ascii="Arial"/>
          <w:color w:val="4D4D4D"/>
          <w:sz w:val="16"/>
        </w:rPr>
        <w:t>0</w:t>
      </w:r>
    </w:p>
    <w:p w14:paraId="67FC737C" w14:textId="77777777" w:rsidR="00BB4C49" w:rsidRDefault="00DC0BFC">
      <w:pPr>
        <w:spacing w:before="64"/>
        <w:ind w:left="1114"/>
        <w:rPr>
          <w:rFonts w:ascii="Arial"/>
          <w:b/>
        </w:rPr>
      </w:pPr>
      <w:r>
        <w:br w:type="column"/>
      </w:r>
      <w:r>
        <w:rPr>
          <w:rFonts w:ascii="Arial"/>
          <w:b/>
        </w:rPr>
        <w:t>F</w:t>
      </w:r>
    </w:p>
    <w:p w14:paraId="5AE75D5F" w14:textId="77777777" w:rsidR="00BB4C49" w:rsidRDefault="00BB4C49">
      <w:pPr>
        <w:pStyle w:val="BodyText"/>
        <w:rPr>
          <w:rFonts w:ascii="Arial"/>
          <w:b/>
          <w:sz w:val="22"/>
        </w:rPr>
      </w:pPr>
    </w:p>
    <w:p w14:paraId="78F5F2FB" w14:textId="77777777" w:rsidR="00BB4C49" w:rsidRDefault="00BB4C49">
      <w:pPr>
        <w:pStyle w:val="BodyText"/>
        <w:rPr>
          <w:rFonts w:ascii="Arial"/>
          <w:b/>
          <w:sz w:val="22"/>
        </w:rPr>
      </w:pPr>
    </w:p>
    <w:p w14:paraId="0E776F7D" w14:textId="77777777" w:rsidR="00BB4C49" w:rsidRDefault="00BB4C49">
      <w:pPr>
        <w:pStyle w:val="BodyText"/>
        <w:rPr>
          <w:rFonts w:ascii="Arial"/>
          <w:b/>
          <w:sz w:val="22"/>
        </w:rPr>
      </w:pPr>
    </w:p>
    <w:p w14:paraId="16FCBBE5" w14:textId="77777777" w:rsidR="00BB4C49" w:rsidRDefault="00144D41">
      <w:pPr>
        <w:spacing w:before="183"/>
        <w:ind w:left="2813"/>
        <w:rPr>
          <w:rFonts w:ascii="Arial"/>
          <w:sz w:val="20"/>
        </w:rPr>
      </w:pPr>
      <w:r>
        <w:rPr>
          <w:noProof/>
        </w:rPr>
        <mc:AlternateContent>
          <mc:Choice Requires="wpg">
            <w:drawing>
              <wp:anchor distT="0" distB="0" distL="114300" distR="114300" simplePos="0" relativeHeight="15779328" behindDoc="0" locked="0" layoutInCell="1" allowOverlap="1" wp14:anchorId="6D4F0CFA" wp14:editId="0CB1B534">
                <wp:simplePos x="0" y="0"/>
                <wp:positionH relativeFrom="page">
                  <wp:posOffset>4127500</wp:posOffset>
                </wp:positionH>
                <wp:positionV relativeFrom="paragraph">
                  <wp:posOffset>-411480</wp:posOffset>
                </wp:positionV>
                <wp:extent cx="1094740" cy="1236980"/>
                <wp:effectExtent l="0" t="0" r="0" b="0"/>
                <wp:wrapNone/>
                <wp:docPr id="803" name="Group 7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94740" cy="1236980"/>
                          <a:chOff x="6500" y="-648"/>
                          <a:chExt cx="1724" cy="1948"/>
                        </a:xfrm>
                      </wpg:grpSpPr>
                      <wps:wsp>
                        <wps:cNvPr id="804" name="Freeform 843"/>
                        <wps:cNvSpPr>
                          <a:spLocks/>
                        </wps:cNvSpPr>
                        <wps:spPr bwMode="auto">
                          <a:xfrm>
                            <a:off x="6588" y="1211"/>
                            <a:ext cx="52" cy="2"/>
                          </a:xfrm>
                          <a:custGeom>
                            <a:avLst/>
                            <a:gdLst>
                              <a:gd name="T0" fmla="+- 0 6641 6589"/>
                              <a:gd name="T1" fmla="*/ T0 w 52"/>
                              <a:gd name="T2" fmla="+- 0 6589 6589"/>
                              <a:gd name="T3" fmla="*/ T2 w 52"/>
                              <a:gd name="T4" fmla="+- 0 6641 6589"/>
                              <a:gd name="T5" fmla="*/ T4 w 52"/>
                            </a:gdLst>
                            <a:ahLst/>
                            <a:cxnLst>
                              <a:cxn ang="0">
                                <a:pos x="T1" y="0"/>
                              </a:cxn>
                              <a:cxn ang="0">
                                <a:pos x="T3" y="0"/>
                              </a:cxn>
                              <a:cxn ang="0">
                                <a:pos x="T5" y="0"/>
                              </a:cxn>
                            </a:cxnLst>
                            <a:rect l="0" t="0" r="r" b="b"/>
                            <a:pathLst>
                              <a:path w="52">
                                <a:moveTo>
                                  <a:pt x="52" y="0"/>
                                </a:moveTo>
                                <a:lnTo>
                                  <a:pt x="0" y="0"/>
                                </a:lnTo>
                                <a:lnTo>
                                  <a:pt x="52" y="0"/>
                                </a:lnTo>
                                <a:close/>
                              </a:path>
                            </a:pathLst>
                          </a:custGeom>
                          <a:solidFill>
                            <a:srgbClr val="A9A9A9">
                              <a:alpha val="5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5" name="Freeform 842"/>
                        <wps:cNvSpPr>
                          <a:spLocks/>
                        </wps:cNvSpPr>
                        <wps:spPr bwMode="auto">
                          <a:xfrm>
                            <a:off x="6588" y="1211"/>
                            <a:ext cx="52" cy="2"/>
                          </a:xfrm>
                          <a:custGeom>
                            <a:avLst/>
                            <a:gdLst>
                              <a:gd name="T0" fmla="+- 0 6589 6589"/>
                              <a:gd name="T1" fmla="*/ T0 w 52"/>
                              <a:gd name="T2" fmla="+- 0 6641 6589"/>
                              <a:gd name="T3" fmla="*/ T2 w 52"/>
                              <a:gd name="T4" fmla="+- 0 6589 6589"/>
                              <a:gd name="T5" fmla="*/ T4 w 52"/>
                            </a:gdLst>
                            <a:ahLst/>
                            <a:cxnLst>
                              <a:cxn ang="0">
                                <a:pos x="T1" y="0"/>
                              </a:cxn>
                              <a:cxn ang="0">
                                <a:pos x="T3" y="0"/>
                              </a:cxn>
                              <a:cxn ang="0">
                                <a:pos x="T5" y="0"/>
                              </a:cxn>
                            </a:cxnLst>
                            <a:rect l="0" t="0" r="r" b="b"/>
                            <a:pathLst>
                              <a:path w="52">
                                <a:moveTo>
                                  <a:pt x="0" y="0"/>
                                </a:moveTo>
                                <a:lnTo>
                                  <a:pt x="52"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6" name="Freeform 841"/>
                        <wps:cNvSpPr>
                          <a:spLocks/>
                        </wps:cNvSpPr>
                        <wps:spPr bwMode="auto">
                          <a:xfrm>
                            <a:off x="6640" y="1211"/>
                            <a:ext cx="52" cy="2"/>
                          </a:xfrm>
                          <a:custGeom>
                            <a:avLst/>
                            <a:gdLst>
                              <a:gd name="T0" fmla="+- 0 6692 6640"/>
                              <a:gd name="T1" fmla="*/ T0 w 52"/>
                              <a:gd name="T2" fmla="+- 0 6640 6640"/>
                              <a:gd name="T3" fmla="*/ T2 w 52"/>
                              <a:gd name="T4" fmla="+- 0 6692 6640"/>
                              <a:gd name="T5" fmla="*/ T4 w 52"/>
                            </a:gdLst>
                            <a:ahLst/>
                            <a:cxnLst>
                              <a:cxn ang="0">
                                <a:pos x="T1" y="0"/>
                              </a:cxn>
                              <a:cxn ang="0">
                                <a:pos x="T3" y="0"/>
                              </a:cxn>
                              <a:cxn ang="0">
                                <a:pos x="T5" y="0"/>
                              </a:cxn>
                            </a:cxnLst>
                            <a:rect l="0" t="0" r="r" b="b"/>
                            <a:pathLst>
                              <a:path w="52">
                                <a:moveTo>
                                  <a:pt x="52" y="0"/>
                                </a:moveTo>
                                <a:lnTo>
                                  <a:pt x="0" y="0"/>
                                </a:lnTo>
                                <a:lnTo>
                                  <a:pt x="52" y="0"/>
                                </a:lnTo>
                                <a:close/>
                              </a:path>
                            </a:pathLst>
                          </a:custGeom>
                          <a:solidFill>
                            <a:srgbClr val="A9A9A9">
                              <a:alpha val="5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7" name="Freeform 840"/>
                        <wps:cNvSpPr>
                          <a:spLocks/>
                        </wps:cNvSpPr>
                        <wps:spPr bwMode="auto">
                          <a:xfrm>
                            <a:off x="6640" y="1211"/>
                            <a:ext cx="52" cy="2"/>
                          </a:xfrm>
                          <a:custGeom>
                            <a:avLst/>
                            <a:gdLst>
                              <a:gd name="T0" fmla="+- 0 6640 6640"/>
                              <a:gd name="T1" fmla="*/ T0 w 52"/>
                              <a:gd name="T2" fmla="+- 0 6692 6640"/>
                              <a:gd name="T3" fmla="*/ T2 w 52"/>
                              <a:gd name="T4" fmla="+- 0 6640 6640"/>
                              <a:gd name="T5" fmla="*/ T4 w 52"/>
                            </a:gdLst>
                            <a:ahLst/>
                            <a:cxnLst>
                              <a:cxn ang="0">
                                <a:pos x="T1" y="0"/>
                              </a:cxn>
                              <a:cxn ang="0">
                                <a:pos x="T3" y="0"/>
                              </a:cxn>
                              <a:cxn ang="0">
                                <a:pos x="T5" y="0"/>
                              </a:cxn>
                            </a:cxnLst>
                            <a:rect l="0" t="0" r="r" b="b"/>
                            <a:pathLst>
                              <a:path w="52">
                                <a:moveTo>
                                  <a:pt x="0" y="0"/>
                                </a:moveTo>
                                <a:lnTo>
                                  <a:pt x="52"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8" name="Freeform 839"/>
                        <wps:cNvSpPr>
                          <a:spLocks/>
                        </wps:cNvSpPr>
                        <wps:spPr bwMode="auto">
                          <a:xfrm>
                            <a:off x="6692" y="1211"/>
                            <a:ext cx="52" cy="2"/>
                          </a:xfrm>
                          <a:custGeom>
                            <a:avLst/>
                            <a:gdLst>
                              <a:gd name="T0" fmla="+- 0 6744 6692"/>
                              <a:gd name="T1" fmla="*/ T0 w 52"/>
                              <a:gd name="T2" fmla="+- 0 6692 6692"/>
                              <a:gd name="T3" fmla="*/ T2 w 52"/>
                              <a:gd name="T4" fmla="+- 0 6744 6692"/>
                              <a:gd name="T5" fmla="*/ T4 w 52"/>
                            </a:gdLst>
                            <a:ahLst/>
                            <a:cxnLst>
                              <a:cxn ang="0">
                                <a:pos x="T1" y="0"/>
                              </a:cxn>
                              <a:cxn ang="0">
                                <a:pos x="T3" y="0"/>
                              </a:cxn>
                              <a:cxn ang="0">
                                <a:pos x="T5" y="0"/>
                              </a:cxn>
                            </a:cxnLst>
                            <a:rect l="0" t="0" r="r" b="b"/>
                            <a:pathLst>
                              <a:path w="52">
                                <a:moveTo>
                                  <a:pt x="52" y="0"/>
                                </a:moveTo>
                                <a:lnTo>
                                  <a:pt x="0" y="0"/>
                                </a:lnTo>
                                <a:lnTo>
                                  <a:pt x="52" y="0"/>
                                </a:lnTo>
                                <a:close/>
                              </a:path>
                            </a:pathLst>
                          </a:custGeom>
                          <a:solidFill>
                            <a:srgbClr val="A9A9A9">
                              <a:alpha val="5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9" name="Freeform 838"/>
                        <wps:cNvSpPr>
                          <a:spLocks/>
                        </wps:cNvSpPr>
                        <wps:spPr bwMode="auto">
                          <a:xfrm>
                            <a:off x="6692" y="1211"/>
                            <a:ext cx="52" cy="2"/>
                          </a:xfrm>
                          <a:custGeom>
                            <a:avLst/>
                            <a:gdLst>
                              <a:gd name="T0" fmla="+- 0 6692 6692"/>
                              <a:gd name="T1" fmla="*/ T0 w 52"/>
                              <a:gd name="T2" fmla="+- 0 6744 6692"/>
                              <a:gd name="T3" fmla="*/ T2 w 52"/>
                              <a:gd name="T4" fmla="+- 0 6692 6692"/>
                              <a:gd name="T5" fmla="*/ T4 w 52"/>
                            </a:gdLst>
                            <a:ahLst/>
                            <a:cxnLst>
                              <a:cxn ang="0">
                                <a:pos x="T1" y="0"/>
                              </a:cxn>
                              <a:cxn ang="0">
                                <a:pos x="T3" y="0"/>
                              </a:cxn>
                              <a:cxn ang="0">
                                <a:pos x="T5" y="0"/>
                              </a:cxn>
                            </a:cxnLst>
                            <a:rect l="0" t="0" r="r" b="b"/>
                            <a:pathLst>
                              <a:path w="52">
                                <a:moveTo>
                                  <a:pt x="0" y="0"/>
                                </a:moveTo>
                                <a:lnTo>
                                  <a:pt x="52"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0" name="Rectangle 837"/>
                        <wps:cNvSpPr>
                          <a:spLocks noChangeArrowheads="1"/>
                        </wps:cNvSpPr>
                        <wps:spPr bwMode="auto">
                          <a:xfrm>
                            <a:off x="6744" y="1206"/>
                            <a:ext cx="52" cy="5"/>
                          </a:xfrm>
                          <a:prstGeom prst="rect">
                            <a:avLst/>
                          </a:prstGeom>
                          <a:solidFill>
                            <a:srgbClr val="A9A9A9">
                              <a:alpha val="5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1" name="Rectangle 836"/>
                        <wps:cNvSpPr>
                          <a:spLocks noChangeArrowheads="1"/>
                        </wps:cNvSpPr>
                        <wps:spPr bwMode="auto">
                          <a:xfrm>
                            <a:off x="6744" y="1206"/>
                            <a:ext cx="52" cy="5"/>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2" name="Rectangle 835"/>
                        <wps:cNvSpPr>
                          <a:spLocks noChangeArrowheads="1"/>
                        </wps:cNvSpPr>
                        <wps:spPr bwMode="auto">
                          <a:xfrm>
                            <a:off x="6796" y="1203"/>
                            <a:ext cx="52" cy="8"/>
                          </a:xfrm>
                          <a:prstGeom prst="rect">
                            <a:avLst/>
                          </a:prstGeom>
                          <a:solidFill>
                            <a:srgbClr val="A9A9A9">
                              <a:alpha val="5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3" name="Rectangle 834"/>
                        <wps:cNvSpPr>
                          <a:spLocks noChangeArrowheads="1"/>
                        </wps:cNvSpPr>
                        <wps:spPr bwMode="auto">
                          <a:xfrm>
                            <a:off x="6796" y="1203"/>
                            <a:ext cx="52" cy="8"/>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4" name="Rectangle 833"/>
                        <wps:cNvSpPr>
                          <a:spLocks noChangeArrowheads="1"/>
                        </wps:cNvSpPr>
                        <wps:spPr bwMode="auto">
                          <a:xfrm>
                            <a:off x="6848" y="1177"/>
                            <a:ext cx="52" cy="34"/>
                          </a:xfrm>
                          <a:prstGeom prst="rect">
                            <a:avLst/>
                          </a:prstGeom>
                          <a:solidFill>
                            <a:srgbClr val="A9A9A9">
                              <a:alpha val="5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5" name="Rectangle 832"/>
                        <wps:cNvSpPr>
                          <a:spLocks noChangeArrowheads="1"/>
                        </wps:cNvSpPr>
                        <wps:spPr bwMode="auto">
                          <a:xfrm>
                            <a:off x="6848" y="1177"/>
                            <a:ext cx="52" cy="34"/>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6" name="Rectangle 831"/>
                        <wps:cNvSpPr>
                          <a:spLocks noChangeArrowheads="1"/>
                        </wps:cNvSpPr>
                        <wps:spPr bwMode="auto">
                          <a:xfrm>
                            <a:off x="6900" y="1151"/>
                            <a:ext cx="52" cy="60"/>
                          </a:xfrm>
                          <a:prstGeom prst="rect">
                            <a:avLst/>
                          </a:prstGeom>
                          <a:solidFill>
                            <a:srgbClr val="A9A9A9">
                              <a:alpha val="5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7" name="Rectangle 830"/>
                        <wps:cNvSpPr>
                          <a:spLocks noChangeArrowheads="1"/>
                        </wps:cNvSpPr>
                        <wps:spPr bwMode="auto">
                          <a:xfrm>
                            <a:off x="6900" y="1151"/>
                            <a:ext cx="52" cy="60"/>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8" name="Rectangle 829"/>
                        <wps:cNvSpPr>
                          <a:spLocks noChangeArrowheads="1"/>
                        </wps:cNvSpPr>
                        <wps:spPr bwMode="auto">
                          <a:xfrm>
                            <a:off x="6951" y="1125"/>
                            <a:ext cx="52" cy="86"/>
                          </a:xfrm>
                          <a:prstGeom prst="rect">
                            <a:avLst/>
                          </a:prstGeom>
                          <a:solidFill>
                            <a:srgbClr val="A9A9A9">
                              <a:alpha val="5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9" name="Rectangle 828"/>
                        <wps:cNvSpPr>
                          <a:spLocks noChangeArrowheads="1"/>
                        </wps:cNvSpPr>
                        <wps:spPr bwMode="auto">
                          <a:xfrm>
                            <a:off x="6951" y="1125"/>
                            <a:ext cx="52" cy="86"/>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0" name="Rectangle 827"/>
                        <wps:cNvSpPr>
                          <a:spLocks noChangeArrowheads="1"/>
                        </wps:cNvSpPr>
                        <wps:spPr bwMode="auto">
                          <a:xfrm>
                            <a:off x="7003" y="1076"/>
                            <a:ext cx="52" cy="135"/>
                          </a:xfrm>
                          <a:prstGeom prst="rect">
                            <a:avLst/>
                          </a:prstGeom>
                          <a:solidFill>
                            <a:srgbClr val="A9A9A9">
                              <a:alpha val="5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1" name="Rectangle 826"/>
                        <wps:cNvSpPr>
                          <a:spLocks noChangeArrowheads="1"/>
                        </wps:cNvSpPr>
                        <wps:spPr bwMode="auto">
                          <a:xfrm>
                            <a:off x="7003" y="1076"/>
                            <a:ext cx="52" cy="135"/>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2" name="Rectangle 825"/>
                        <wps:cNvSpPr>
                          <a:spLocks noChangeArrowheads="1"/>
                        </wps:cNvSpPr>
                        <wps:spPr bwMode="auto">
                          <a:xfrm>
                            <a:off x="7055" y="985"/>
                            <a:ext cx="52" cy="226"/>
                          </a:xfrm>
                          <a:prstGeom prst="rect">
                            <a:avLst/>
                          </a:prstGeom>
                          <a:solidFill>
                            <a:srgbClr val="A9A9A9">
                              <a:alpha val="5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3" name="Rectangle 824"/>
                        <wps:cNvSpPr>
                          <a:spLocks noChangeArrowheads="1"/>
                        </wps:cNvSpPr>
                        <wps:spPr bwMode="auto">
                          <a:xfrm>
                            <a:off x="7055" y="985"/>
                            <a:ext cx="52" cy="226"/>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4" name="Rectangle 823"/>
                        <wps:cNvSpPr>
                          <a:spLocks noChangeArrowheads="1"/>
                        </wps:cNvSpPr>
                        <wps:spPr bwMode="auto">
                          <a:xfrm>
                            <a:off x="7107" y="545"/>
                            <a:ext cx="52" cy="666"/>
                          </a:xfrm>
                          <a:prstGeom prst="rect">
                            <a:avLst/>
                          </a:prstGeom>
                          <a:solidFill>
                            <a:srgbClr val="A9A9A9">
                              <a:alpha val="5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5" name="Rectangle 822"/>
                        <wps:cNvSpPr>
                          <a:spLocks noChangeArrowheads="1"/>
                        </wps:cNvSpPr>
                        <wps:spPr bwMode="auto">
                          <a:xfrm>
                            <a:off x="7107" y="545"/>
                            <a:ext cx="52" cy="666"/>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6" name="Rectangle 821"/>
                        <wps:cNvSpPr>
                          <a:spLocks noChangeArrowheads="1"/>
                        </wps:cNvSpPr>
                        <wps:spPr bwMode="auto">
                          <a:xfrm>
                            <a:off x="7159" y="671"/>
                            <a:ext cx="52" cy="540"/>
                          </a:xfrm>
                          <a:prstGeom prst="rect">
                            <a:avLst/>
                          </a:prstGeom>
                          <a:solidFill>
                            <a:srgbClr val="A9A9A9">
                              <a:alpha val="5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7" name="Rectangle 820"/>
                        <wps:cNvSpPr>
                          <a:spLocks noChangeArrowheads="1"/>
                        </wps:cNvSpPr>
                        <wps:spPr bwMode="auto">
                          <a:xfrm>
                            <a:off x="7159" y="671"/>
                            <a:ext cx="52" cy="540"/>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8" name="Rectangle 819"/>
                        <wps:cNvSpPr>
                          <a:spLocks noChangeArrowheads="1"/>
                        </wps:cNvSpPr>
                        <wps:spPr bwMode="auto">
                          <a:xfrm>
                            <a:off x="7211" y="597"/>
                            <a:ext cx="52" cy="614"/>
                          </a:xfrm>
                          <a:prstGeom prst="rect">
                            <a:avLst/>
                          </a:prstGeom>
                          <a:solidFill>
                            <a:srgbClr val="A9A9A9">
                              <a:alpha val="5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9" name="Rectangle 818"/>
                        <wps:cNvSpPr>
                          <a:spLocks noChangeArrowheads="1"/>
                        </wps:cNvSpPr>
                        <wps:spPr bwMode="auto">
                          <a:xfrm>
                            <a:off x="7211" y="597"/>
                            <a:ext cx="52" cy="614"/>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0" name="Rectangle 817"/>
                        <wps:cNvSpPr>
                          <a:spLocks noChangeArrowheads="1"/>
                        </wps:cNvSpPr>
                        <wps:spPr bwMode="auto">
                          <a:xfrm>
                            <a:off x="7263" y="530"/>
                            <a:ext cx="52" cy="681"/>
                          </a:xfrm>
                          <a:prstGeom prst="rect">
                            <a:avLst/>
                          </a:prstGeom>
                          <a:solidFill>
                            <a:srgbClr val="A9A9A9">
                              <a:alpha val="5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1" name="Rectangle 816"/>
                        <wps:cNvSpPr>
                          <a:spLocks noChangeArrowheads="1"/>
                        </wps:cNvSpPr>
                        <wps:spPr bwMode="auto">
                          <a:xfrm>
                            <a:off x="7263" y="530"/>
                            <a:ext cx="52" cy="681"/>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2" name="Rectangle 815"/>
                        <wps:cNvSpPr>
                          <a:spLocks noChangeArrowheads="1"/>
                        </wps:cNvSpPr>
                        <wps:spPr bwMode="auto">
                          <a:xfrm>
                            <a:off x="7315" y="493"/>
                            <a:ext cx="52" cy="718"/>
                          </a:xfrm>
                          <a:prstGeom prst="rect">
                            <a:avLst/>
                          </a:prstGeom>
                          <a:solidFill>
                            <a:srgbClr val="A9A9A9">
                              <a:alpha val="5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3" name="Rectangle 814"/>
                        <wps:cNvSpPr>
                          <a:spLocks noChangeArrowheads="1"/>
                        </wps:cNvSpPr>
                        <wps:spPr bwMode="auto">
                          <a:xfrm>
                            <a:off x="7315" y="493"/>
                            <a:ext cx="52" cy="718"/>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4" name="Rectangle 813"/>
                        <wps:cNvSpPr>
                          <a:spLocks noChangeArrowheads="1"/>
                        </wps:cNvSpPr>
                        <wps:spPr bwMode="auto">
                          <a:xfrm>
                            <a:off x="7367" y="-228"/>
                            <a:ext cx="52" cy="1439"/>
                          </a:xfrm>
                          <a:prstGeom prst="rect">
                            <a:avLst/>
                          </a:prstGeom>
                          <a:solidFill>
                            <a:srgbClr val="A9A9A9">
                              <a:alpha val="5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5" name="Rectangle 812"/>
                        <wps:cNvSpPr>
                          <a:spLocks noChangeArrowheads="1"/>
                        </wps:cNvSpPr>
                        <wps:spPr bwMode="auto">
                          <a:xfrm>
                            <a:off x="7367" y="-228"/>
                            <a:ext cx="52" cy="1439"/>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6" name="Rectangle 811"/>
                        <wps:cNvSpPr>
                          <a:spLocks noChangeArrowheads="1"/>
                        </wps:cNvSpPr>
                        <wps:spPr bwMode="auto">
                          <a:xfrm>
                            <a:off x="7419" y="657"/>
                            <a:ext cx="52" cy="554"/>
                          </a:xfrm>
                          <a:prstGeom prst="rect">
                            <a:avLst/>
                          </a:prstGeom>
                          <a:solidFill>
                            <a:srgbClr val="A9A9A9">
                              <a:alpha val="5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7" name="Rectangle 810"/>
                        <wps:cNvSpPr>
                          <a:spLocks noChangeArrowheads="1"/>
                        </wps:cNvSpPr>
                        <wps:spPr bwMode="auto">
                          <a:xfrm>
                            <a:off x="7419" y="657"/>
                            <a:ext cx="52" cy="554"/>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8" name="Rectangle 809"/>
                        <wps:cNvSpPr>
                          <a:spLocks noChangeArrowheads="1"/>
                        </wps:cNvSpPr>
                        <wps:spPr bwMode="auto">
                          <a:xfrm>
                            <a:off x="7471" y="689"/>
                            <a:ext cx="52" cy="522"/>
                          </a:xfrm>
                          <a:prstGeom prst="rect">
                            <a:avLst/>
                          </a:prstGeom>
                          <a:solidFill>
                            <a:srgbClr val="A9A9A9">
                              <a:alpha val="5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9" name="Rectangle 808"/>
                        <wps:cNvSpPr>
                          <a:spLocks noChangeArrowheads="1"/>
                        </wps:cNvSpPr>
                        <wps:spPr bwMode="auto">
                          <a:xfrm>
                            <a:off x="7471" y="689"/>
                            <a:ext cx="52" cy="522"/>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40" name="Picture 807"/>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7520" y="814"/>
                            <a:ext cx="109" cy="3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41" name="Rectangle 806"/>
                        <wps:cNvSpPr>
                          <a:spLocks noChangeArrowheads="1"/>
                        </wps:cNvSpPr>
                        <wps:spPr bwMode="auto">
                          <a:xfrm>
                            <a:off x="7626" y="781"/>
                            <a:ext cx="52" cy="430"/>
                          </a:xfrm>
                          <a:prstGeom prst="rect">
                            <a:avLst/>
                          </a:prstGeom>
                          <a:solidFill>
                            <a:srgbClr val="A9A9A9">
                              <a:alpha val="5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2" name="Rectangle 805"/>
                        <wps:cNvSpPr>
                          <a:spLocks noChangeArrowheads="1"/>
                        </wps:cNvSpPr>
                        <wps:spPr bwMode="auto">
                          <a:xfrm>
                            <a:off x="7626" y="781"/>
                            <a:ext cx="52" cy="430"/>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43" name="Picture 804"/>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7676" y="1100"/>
                            <a:ext cx="470" cy="1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44" name="Rectangle 803"/>
                        <wps:cNvSpPr>
                          <a:spLocks noChangeArrowheads="1"/>
                        </wps:cNvSpPr>
                        <wps:spPr bwMode="auto">
                          <a:xfrm>
                            <a:off x="6510" y="1234"/>
                            <a:ext cx="1714" cy="22"/>
                          </a:xfrm>
                          <a:prstGeom prst="rect">
                            <a:avLst/>
                          </a:prstGeom>
                          <a:solidFill>
                            <a:srgbClr val="000000">
                              <a:alpha val="5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5" name="Line 802"/>
                        <wps:cNvCnPr>
                          <a:cxnSpLocks noChangeShapeType="1"/>
                        </wps:cNvCnPr>
                        <wps:spPr bwMode="auto">
                          <a:xfrm>
                            <a:off x="6511" y="1245"/>
                            <a:ext cx="0" cy="0"/>
                          </a:xfrm>
                          <a:prstGeom prst="line">
                            <a:avLst/>
                          </a:prstGeom>
                          <a:noFill/>
                          <a:ln w="1359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46" name="Line 801"/>
                        <wps:cNvCnPr>
                          <a:cxnSpLocks noChangeShapeType="1"/>
                        </wps:cNvCnPr>
                        <wps:spPr bwMode="auto">
                          <a:xfrm>
                            <a:off x="6984" y="1211"/>
                            <a:ext cx="0" cy="0"/>
                          </a:xfrm>
                          <a:prstGeom prst="line">
                            <a:avLst/>
                          </a:prstGeom>
                          <a:noFill/>
                          <a:ln w="13590">
                            <a:solidFill>
                              <a:srgbClr val="FF0000"/>
                            </a:solidFill>
                            <a:prstDash val="solid"/>
                            <a:round/>
                            <a:headEnd/>
                            <a:tailEnd/>
                          </a:ln>
                          <a:extLst>
                            <a:ext uri="{909E8E84-426E-40DD-AFC4-6F175D3DCCD1}">
                              <a14:hiddenFill xmlns:a14="http://schemas.microsoft.com/office/drawing/2010/main">
                                <a:noFill/>
                              </a14:hiddenFill>
                            </a:ext>
                          </a:extLst>
                        </wps:spPr>
                        <wps:bodyPr/>
                      </wps:wsp>
                      <wps:wsp>
                        <wps:cNvPr id="847" name="Rectangle 800"/>
                        <wps:cNvSpPr>
                          <a:spLocks noChangeArrowheads="1"/>
                        </wps:cNvSpPr>
                        <wps:spPr bwMode="auto">
                          <a:xfrm>
                            <a:off x="6510" y="1234"/>
                            <a:ext cx="1714" cy="2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8" name="AutoShape 799"/>
                        <wps:cNvSpPr>
                          <a:spLocks/>
                        </wps:cNvSpPr>
                        <wps:spPr bwMode="auto">
                          <a:xfrm>
                            <a:off x="6725" y="1245"/>
                            <a:ext cx="1291" cy="55"/>
                          </a:xfrm>
                          <a:custGeom>
                            <a:avLst/>
                            <a:gdLst>
                              <a:gd name="T0" fmla="+- 0 6726 6726"/>
                              <a:gd name="T1" fmla="*/ T0 w 1291"/>
                              <a:gd name="T2" fmla="+- 0 1300 1245"/>
                              <a:gd name="T3" fmla="*/ 1300 h 55"/>
                              <a:gd name="T4" fmla="+- 0 6726 6726"/>
                              <a:gd name="T5" fmla="*/ T4 w 1291"/>
                              <a:gd name="T6" fmla="+- 0 1245 1245"/>
                              <a:gd name="T7" fmla="*/ 1245 h 55"/>
                              <a:gd name="T8" fmla="+- 0 7156 6726"/>
                              <a:gd name="T9" fmla="*/ T8 w 1291"/>
                              <a:gd name="T10" fmla="+- 0 1300 1245"/>
                              <a:gd name="T11" fmla="*/ 1300 h 55"/>
                              <a:gd name="T12" fmla="+- 0 7156 6726"/>
                              <a:gd name="T13" fmla="*/ T12 w 1291"/>
                              <a:gd name="T14" fmla="+- 0 1245 1245"/>
                              <a:gd name="T15" fmla="*/ 1245 h 55"/>
                              <a:gd name="T16" fmla="+- 0 7586 6726"/>
                              <a:gd name="T17" fmla="*/ T16 w 1291"/>
                              <a:gd name="T18" fmla="+- 0 1300 1245"/>
                              <a:gd name="T19" fmla="*/ 1300 h 55"/>
                              <a:gd name="T20" fmla="+- 0 7586 6726"/>
                              <a:gd name="T21" fmla="*/ T20 w 1291"/>
                              <a:gd name="T22" fmla="+- 0 1245 1245"/>
                              <a:gd name="T23" fmla="*/ 1245 h 55"/>
                              <a:gd name="T24" fmla="+- 0 8016 6726"/>
                              <a:gd name="T25" fmla="*/ T24 w 1291"/>
                              <a:gd name="T26" fmla="+- 0 1300 1245"/>
                              <a:gd name="T27" fmla="*/ 1300 h 55"/>
                              <a:gd name="T28" fmla="+- 0 8016 6726"/>
                              <a:gd name="T29" fmla="*/ T28 w 1291"/>
                              <a:gd name="T30" fmla="+- 0 1245 1245"/>
                              <a:gd name="T31" fmla="*/ 1245 h 5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291" h="55">
                                <a:moveTo>
                                  <a:pt x="0" y="55"/>
                                </a:moveTo>
                                <a:lnTo>
                                  <a:pt x="0" y="0"/>
                                </a:lnTo>
                                <a:moveTo>
                                  <a:pt x="430" y="55"/>
                                </a:moveTo>
                                <a:lnTo>
                                  <a:pt x="430" y="0"/>
                                </a:lnTo>
                                <a:moveTo>
                                  <a:pt x="860" y="55"/>
                                </a:moveTo>
                                <a:lnTo>
                                  <a:pt x="860" y="0"/>
                                </a:lnTo>
                                <a:moveTo>
                                  <a:pt x="1290" y="55"/>
                                </a:moveTo>
                                <a:lnTo>
                                  <a:pt x="1290" y="0"/>
                                </a:lnTo>
                              </a:path>
                            </a:pathLst>
                          </a:custGeom>
                          <a:noFill/>
                          <a:ln w="13590">
                            <a:solidFill>
                              <a:srgbClr val="3333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9" name="Text Box 798"/>
                        <wps:cNvSpPr txBox="1">
                          <a:spLocks noChangeArrowheads="1"/>
                        </wps:cNvSpPr>
                        <wps:spPr bwMode="auto">
                          <a:xfrm>
                            <a:off x="6705" y="-434"/>
                            <a:ext cx="578" cy="1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E3DB4D" w14:textId="77777777" w:rsidR="00C334C5" w:rsidRDefault="00C334C5">
                              <w:pPr>
                                <w:spacing w:line="119" w:lineRule="exact"/>
                                <w:rPr>
                                  <w:rFonts w:ascii="Arial" w:hAnsi="Arial"/>
                                  <w:sz w:val="12"/>
                                </w:rPr>
                              </w:pPr>
                              <w:r>
                                <w:rPr>
                                  <w:rFonts w:ascii="Arial" w:hAnsi="Arial"/>
                                  <w:spacing w:val="-1"/>
                                  <w:sz w:val="12"/>
                                </w:rPr>
                                <w:t>Obs</w:t>
                              </w:r>
                              <w:r>
                                <w:rPr>
                                  <w:rFonts w:ascii="Arial" w:hAnsi="Arial"/>
                                  <w:spacing w:val="-6"/>
                                  <w:sz w:val="12"/>
                                </w:rPr>
                                <w:t xml:space="preserve"> </w:t>
                              </w:r>
                              <w:r>
                                <w:rPr>
                                  <w:rFonts w:ascii="Symbol" w:hAnsi="Symbol"/>
                                  <w:sz w:val="12"/>
                                </w:rPr>
                                <w:t></w:t>
                              </w:r>
                              <w:r>
                                <w:rPr>
                                  <w:rFonts w:ascii="Times New Roman" w:hAnsi="Times New Roman"/>
                                  <w:spacing w:val="-3"/>
                                  <w:sz w:val="12"/>
                                </w:rPr>
                                <w:t xml:space="preserve"> </w:t>
                              </w:r>
                              <w:r>
                                <w:rPr>
                                  <w:rFonts w:ascii="Symbol" w:hAnsi="Symbol"/>
                                  <w:sz w:val="12"/>
                                </w:rPr>
                                <w:t></w:t>
                              </w:r>
                              <w:r>
                                <w:rPr>
                                  <w:rFonts w:ascii="Times New Roman" w:hAnsi="Times New Roman"/>
                                  <w:spacing w:val="-14"/>
                                  <w:sz w:val="12"/>
                                </w:rPr>
                                <w:t xml:space="preserve"> </w:t>
                              </w:r>
                              <w:r>
                                <w:rPr>
                                  <w:rFonts w:ascii="Arial" w:hAnsi="Arial"/>
                                  <w:sz w:val="12"/>
                                </w:rPr>
                                <w:t>24</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D4F0CFA" id="Group 797" o:spid="_x0000_s2102" style="position:absolute;left:0;text-align:left;margin-left:325pt;margin-top:-32.4pt;width:86.2pt;height:97.4pt;z-index:15779328;mso-position-horizontal-relative:page" coordorigin="6500,-648" coordsize="1724,19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">
                <v:shape id="Freeform 843" o:spid="_x0000_s2103" style="position:absolute;left:6588;top:1211;width:52;height:2;visibility:visible;mso-wrap-style:square;v-text-anchor:top" coordsize="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" path="m52,l,,52,xe" fillcolor="#a9a9a9" stroked="f">
                  <v:fill opacity="39321f"/>
                  <v:path arrowok="t" o:connecttype="custom" o:connectlocs="52,0;0,0;52,0" o:connectangles="0,0,0"/>
                </v:shape>
                <v:shape id="Freeform 842" o:spid="_x0000_s2104" style="position:absolute;left:6588;top:1211;width:52;height:2;visibility:visible;mso-wrap-style:square;v-text-anchor:top" coordsize="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" path="m,l52,,,xe" filled="f" strokeweight=".21pt">
                  <v:path arrowok="t" o:connecttype="custom" o:connectlocs="0,0;52,0;0,0" o:connectangles="0,0,0"/>
                </v:shape>
                <v:shape id="Freeform 841" o:spid="_x0000_s2105" style="position:absolute;left:6640;top:1211;width:52;height:2;visibility:visible;mso-wrap-style:square;v-text-anchor:top" coordsize="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" path="m52,l,,52,xe" fillcolor="#a9a9a9" stroked="f">
                  <v:fill opacity="39321f"/>
                  <v:path arrowok="t" o:connecttype="custom" o:connectlocs="52,0;0,0;52,0" o:connectangles="0,0,0"/>
                </v:shape>
                <v:shape id="Freeform 840" o:spid="_x0000_s2106" style="position:absolute;left:6640;top:1211;width:52;height:2;visibility:visible;mso-wrap-style:square;v-text-anchor:top" coordsize="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" path="m,l52,,,xe" filled="f" strokeweight=".21pt">
                  <v:path arrowok="t" o:connecttype="custom" o:connectlocs="0,0;52,0;0,0" o:connectangles="0,0,0"/>
                </v:shape>
                <v:shape id="Freeform 839" o:spid="_x0000_s2107" style="position:absolute;left:6692;top:1211;width:52;height:2;visibility:visible;mso-wrap-style:square;v-text-anchor:top" coordsize="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" path="m52,l,,52,xe" fillcolor="#a9a9a9" stroked="f">
                  <v:fill opacity="39321f"/>
                  <v:path arrowok="t" o:connecttype="custom" o:connectlocs="52,0;0,0;52,0" o:connectangles="0,0,0"/>
                </v:shape>
                <v:shape id="Freeform 838" o:spid="_x0000_s2108" style="position:absolute;left:6692;top:1211;width:52;height:2;visibility:visible;mso-wrap-style:square;v-text-anchor:top" coordsize="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" path="m,l52,,,xe" filled="f" strokeweight=".21pt">
                  <v:path arrowok="t" o:connecttype="custom" o:connectlocs="0,0;52,0;0,0" o:connectangles="0,0,0"/>
                </v:shape>
                <v:rect id="Rectangle 837" o:spid="_x0000_s2109" style="position:absolute;left:6744;top:1206;width:52;height: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" fillcolor="#a9a9a9" stroked="f">
                  <v:fill opacity="39321f"/>
                </v:rect>
                <v:rect id="Rectangle 836" o:spid="_x0000_s2110" style="position:absolute;left:6744;top:1206;width:52;height: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" filled="f" strokeweight=".21pt"/>
                <v:rect id="Rectangle 835" o:spid="_x0000_s2111" style="position:absolute;left:6796;top:1203;width:52;height: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" fillcolor="#a9a9a9" stroked="f">
                  <v:fill opacity="39321f"/>
                </v:rect>
                <v:rect id="Rectangle 834" o:spid="_x0000_s2112" style="position:absolute;left:6796;top:1203;width:52;height: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" filled="f" strokeweight=".21pt"/>
                <v:rect id="Rectangle 833" o:spid="_x0000_s2113" style="position:absolute;left:6848;top:1177;width:52;height: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" fillcolor="#a9a9a9" stroked="f">
                  <v:fill opacity="39321f"/>
                </v:rect>
                <v:rect id="Rectangle 832" o:spid="_x0000_s2114" style="position:absolute;left:6848;top:1177;width:52;height: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" filled="f" strokeweight=".21pt"/>
                <v:rect id="Rectangle 831" o:spid="_x0000_s2115" style="position:absolute;left:6900;top:1151;width:52;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" fillcolor="#a9a9a9" stroked="f">
                  <v:fill opacity="39321f"/>
                </v:rect>
                <v:rect id="Rectangle 830" o:spid="_x0000_s2116" style="position:absolute;left:6900;top:1151;width:52;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" filled="f" strokeweight=".21pt"/>
                <v:rect id="Rectangle 829" o:spid="_x0000_s2117" style="position:absolute;left:6951;top:1125;width:52;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" fillcolor="#a9a9a9" stroked="f">
                  <v:fill opacity="39321f"/>
                </v:rect>
                <v:rect id="Rectangle 828" o:spid="_x0000_s2118" style="position:absolute;left:6951;top:1125;width:52;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" filled="f" strokeweight=".21pt"/>
                <v:rect id="Rectangle 827" o:spid="_x0000_s2119" style="position:absolute;left:7003;top:1076;width:52;height: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" fillcolor="#a9a9a9" stroked="f">
                  <v:fill opacity="39321f"/>
                </v:rect>
                <v:rect id="Rectangle 826" o:spid="_x0000_s2120" style="position:absolute;left:7003;top:1076;width:52;height: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" filled="f" strokeweight=".21pt"/>
                <v:rect id="Rectangle 825" o:spid="_x0000_s2121" style="position:absolute;left:7055;top:985;width:52;height: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" fillcolor="#a9a9a9" stroked="f">
                  <v:fill opacity="39321f"/>
                </v:rect>
                <v:rect id="Rectangle 824" o:spid="_x0000_s2122" style="position:absolute;left:7055;top:985;width:52;height: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" filled="f" strokeweight=".21pt"/>
                <v:rect id="Rectangle 823" o:spid="_x0000_s2123" style="position:absolute;left:7107;top:545;width:52;height: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" fillcolor="#a9a9a9" stroked="f">
                  <v:fill opacity="39321f"/>
                </v:rect>
                <v:rect id="Rectangle 822" o:spid="_x0000_s2124" style="position:absolute;left:7107;top:545;width:52;height: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" filled="f" strokeweight=".21pt"/>
                <v:rect id="Rectangle 821" o:spid="_x0000_s2125" style="position:absolute;left:7159;top:671;width:52;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" fillcolor="#a9a9a9" stroked="f">
                  <v:fill opacity="39321f"/>
                </v:rect>
                <v:rect id="Rectangle 820" o:spid="_x0000_s2126" style="position:absolute;left:7159;top:671;width:52;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" filled="f" strokeweight=".21pt"/>
                <v:rect id="Rectangle 819" o:spid="_x0000_s2127" style="position:absolute;left:7211;top:597;width:52;height: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" fillcolor="#a9a9a9" stroked="f">
                  <v:fill opacity="39321f"/>
                </v:rect>
                <v:rect id="Rectangle 818" o:spid="_x0000_s2128" style="position:absolute;left:7211;top:597;width:52;height: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" filled="f" strokeweight=".21pt"/>
                <v:rect id="Rectangle 817" o:spid="_x0000_s2129" style="position:absolute;left:7263;top:530;width:52;height:6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" fillcolor="#a9a9a9" stroked="f">
                  <v:fill opacity="39321f"/>
                </v:rect>
                <v:rect id="Rectangle 816" o:spid="_x0000_s2130" style="position:absolute;left:7263;top:530;width:52;height:6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" filled="f" strokeweight=".21pt"/>
                <v:rect id="Rectangle 815" o:spid="_x0000_s2131" style="position:absolute;left:7315;top:493;width:52;height: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" fillcolor="#a9a9a9" stroked="f">
                  <v:fill opacity="39321f"/>
                </v:rect>
                <v:rect id="Rectangle 814" o:spid="_x0000_s2132" style="position:absolute;left:7315;top:493;width:52;height: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" filled="f" strokeweight=".21pt"/>
                <v:rect id="Rectangle 813" o:spid="_x0000_s2133" style="position:absolute;left:7367;top:-228;width:52;height:1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" fillcolor="#a9a9a9" stroked="f">
                  <v:fill opacity="39321f"/>
                </v:rect>
                <v:rect id="Rectangle 812" o:spid="_x0000_s2134" style="position:absolute;left:7367;top:-228;width:52;height:1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" filled="f" strokeweight=".21pt"/>
                <v:rect id="Rectangle 811" o:spid="_x0000_s2135" style="position:absolute;left:7419;top:657;width:52;height:5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" fillcolor="#a9a9a9" stroked="f">
                  <v:fill opacity="39321f"/>
                </v:rect>
                <v:rect id="Rectangle 810" o:spid="_x0000_s2136" style="position:absolute;left:7419;top:657;width:52;height:5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" filled="f" strokeweight=".21pt"/>
                <v:rect id="Rectangle 809" o:spid="_x0000_s2137" style="position:absolute;left:7471;top:689;width:52;height:5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" fillcolor="#a9a9a9" stroked="f">
                  <v:fill opacity="39321f"/>
                </v:rect>
                <v:rect id="Rectangle 808" o:spid="_x0000_s2138" style="position:absolute;left:7471;top:689;width:52;height:5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" filled="f" strokeweight=".21pt"/>
                <v:shape id="Picture 807" o:spid="_x0000_s2139" type="#_x0000_t75" style="position:absolute;left:7520;top:814;width:109;height:3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">
                  <v:imagedata r:id="rId103" o:title=""/>
                </v:shape>
                <v:rect id="Rectangle 806" o:spid="_x0000_s2140" style="position:absolute;left:7626;top:781;width:52;height: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" fillcolor="#a9a9a9" stroked="f">
                  <v:fill opacity="39321f"/>
                </v:rect>
                <v:rect id="Rectangle 805" o:spid="_x0000_s2141" style="position:absolute;left:7626;top:781;width:52;height: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" filled="f" strokeweight=".21pt"/>
                <v:shape id="Picture 804" o:spid="_x0000_s2142" type="#_x0000_t75" style="position:absolute;left:7676;top:1100;width:470;height: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">
                  <v:imagedata r:id="rId104" o:title=""/>
                </v:shape>
                <v:rect id="Rectangle 803" o:spid="_x0000_s2143" style="position:absolute;left:6510;top:1234;width:1714;height: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" fillcolor="black" stroked="f">
                  <v:fill opacity="39321f"/>
                </v:rect>
                <v:line id="Line 802" o:spid="_x0000_s2144" style="position:absolute;visibility:visible;mso-wrap-style:square" from="6511,1245" to="6511,1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" strokeweight=".3775mm"/>
                <v:line id="Line 801" o:spid="_x0000_s2145" style="position:absolute;visibility:visible;mso-wrap-style:square" from="6984,1211" to="6984,12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" strokecolor="red" strokeweight=".3775mm"/>
                <v:rect id="Rectangle 800" o:spid="_x0000_s2146" style="position:absolute;left:6510;top:1234;width:1714;height: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" fillcolor="black" stroked="f"/>
                <v:shape id="AutoShape 799" o:spid="_x0000_s2147" style="position:absolute;left:6725;top:1245;width:1291;height:55;visibility:visible;mso-wrap-style:square;v-text-anchor:top" coordsize="12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" path="m,55l,m430,55l430,m860,55l860,t430,55l1290,e" filled="f" strokecolor="#333" strokeweight=".3775mm">
                  <v:path arrowok="t" o:connecttype="custom" o:connectlocs="0,1300;0,1245;430,1300;430,1245;860,1300;860,1245;1290,1300;1290,1245" o:connectangles="0,0,0,0,0,0,0,0"/>
                </v:shape>
                <v:shape id="Text Box 798" o:spid="_x0000_s2148" type="#_x0000_t202" style="position:absolute;left:6705;top:-434;width:578;height:1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" filled="f" stroked="f">
                  <v:textbox inset="0,0,0,0">
                    <w:txbxContent>
                      <w:p w14:paraId="13E3DB4D" w14:textId="77777777" w:rsidR="00C334C5" w:rsidRDefault="00C334C5">
                        <w:pPr>
                          <w:spacing w:line="119" w:lineRule="exact"/>
                          <w:rPr>
                            <w:rFonts w:ascii="Arial" w:hAnsi="Arial"/>
                            <w:sz w:val="12"/>
                          </w:rPr>
                        </w:pPr>
                        <w:r>
                          <w:rPr>
                            <w:rFonts w:ascii="Arial" w:hAnsi="Arial"/>
                            <w:spacing w:val="-1"/>
                            <w:sz w:val="12"/>
                          </w:rPr>
                          <w:t>Obs</w:t>
                        </w:r>
                        <w:r>
                          <w:rPr>
                            <w:rFonts w:ascii="Arial" w:hAnsi="Arial"/>
                            <w:spacing w:val="-6"/>
                            <w:sz w:val="12"/>
                          </w:rPr>
                          <w:t xml:space="preserve"> </w:t>
                        </w:r>
                        <w:r>
                          <w:rPr>
                            <w:rFonts w:ascii="Symbol" w:hAnsi="Symbol"/>
                            <w:sz w:val="12"/>
                          </w:rPr>
                          <w:t></w:t>
                        </w:r>
                        <w:r>
                          <w:rPr>
                            <w:rFonts w:ascii="Times New Roman" w:hAnsi="Times New Roman"/>
                            <w:spacing w:val="-3"/>
                            <w:sz w:val="12"/>
                          </w:rPr>
                          <w:t xml:space="preserve"> </w:t>
                        </w:r>
                        <w:r>
                          <w:rPr>
                            <w:rFonts w:ascii="Symbol" w:hAnsi="Symbol"/>
                            <w:sz w:val="12"/>
                          </w:rPr>
                          <w:t></w:t>
                        </w:r>
                        <w:r>
                          <w:rPr>
                            <w:rFonts w:ascii="Times New Roman" w:hAnsi="Times New Roman"/>
                            <w:spacing w:val="-14"/>
                            <w:sz w:val="12"/>
                          </w:rPr>
                          <w:t xml:space="preserve"> </w:t>
                        </w:r>
                        <w:r>
                          <w:rPr>
                            <w:rFonts w:ascii="Arial" w:hAnsi="Arial"/>
                            <w:sz w:val="12"/>
                          </w:rPr>
                          <w:t>24</w:t>
                        </w:r>
                      </w:p>
                    </w:txbxContent>
                  </v:textbox>
                </v:shape>
                <w10:wrap anchorx="page"/>
              </v:group>
            </w:pict>
          </mc:Fallback>
        </mc:AlternateContent>
      </w:r>
      <w:r w:rsidR="00DC0BFC">
        <w:rPr>
          <w:rFonts w:ascii="Arial"/>
          <w:sz w:val="20"/>
        </w:rPr>
        <w:t>China</w:t>
      </w:r>
      <w:r w:rsidR="00DC0BFC">
        <w:rPr>
          <w:rFonts w:ascii="Arial"/>
          <w:spacing w:val="-5"/>
          <w:sz w:val="20"/>
        </w:rPr>
        <w:t xml:space="preserve"> </w:t>
      </w:r>
      <w:r w:rsidR="00DC0BFC">
        <w:rPr>
          <w:rFonts w:ascii="Arial"/>
          <w:sz w:val="20"/>
        </w:rPr>
        <w:t>and</w:t>
      </w:r>
      <w:r w:rsidR="00DC0BFC">
        <w:rPr>
          <w:rFonts w:ascii="Arial"/>
          <w:spacing w:val="-5"/>
          <w:sz w:val="20"/>
        </w:rPr>
        <w:t xml:space="preserve"> </w:t>
      </w:r>
      <w:r w:rsidR="00DC0BFC">
        <w:rPr>
          <w:rFonts w:ascii="Arial"/>
          <w:sz w:val="20"/>
        </w:rPr>
        <w:t>USA</w:t>
      </w:r>
      <w:r w:rsidR="00DC0BFC">
        <w:rPr>
          <w:rFonts w:ascii="Arial"/>
          <w:spacing w:val="-4"/>
          <w:sz w:val="20"/>
        </w:rPr>
        <w:t xml:space="preserve"> </w:t>
      </w:r>
      <w:r w:rsidR="00DC0BFC">
        <w:rPr>
          <w:rFonts w:ascii="Arial"/>
          <w:sz w:val="20"/>
        </w:rPr>
        <w:t>excluded</w:t>
      </w:r>
    </w:p>
    <w:p w14:paraId="78C0FD7B" w14:textId="77777777" w:rsidR="00BB4C49" w:rsidRDefault="00BB4C49">
      <w:pPr>
        <w:rPr>
          <w:rFonts w:ascii="Arial"/>
          <w:sz w:val="20"/>
        </w:rPr>
        <w:sectPr w:rsidR="00BB4C49">
          <w:type w:val="continuous"/>
          <w:pgSz w:w="12240" w:h="15840"/>
          <w:pgMar w:top="1320" w:right="1240" w:bottom="280" w:left="940" w:header="720" w:footer="720" w:gutter="0"/>
          <w:cols w:num="2" w:space="720" w:equalWidth="0">
            <w:col w:w="3772" w:space="698"/>
            <w:col w:w="5590"/>
          </w:cols>
        </w:sectPr>
      </w:pPr>
    </w:p>
    <w:p w14:paraId="1EC947DB" w14:textId="77777777" w:rsidR="00BB4C49" w:rsidRDefault="00DC0BFC">
      <w:pPr>
        <w:tabs>
          <w:tab w:val="left" w:pos="2300"/>
          <w:tab w:val="left" w:pos="2713"/>
          <w:tab w:val="left" w:pos="3126"/>
          <w:tab w:val="left" w:pos="3758"/>
          <w:tab w:val="left" w:pos="5649"/>
          <w:tab w:val="left" w:pos="7031"/>
        </w:tabs>
        <w:spacing w:before="6"/>
        <w:ind w:left="1887"/>
        <w:rPr>
          <w:rFonts w:ascii="Arial" w:hAnsi="Arial"/>
          <w:sz w:val="16"/>
        </w:rPr>
      </w:pPr>
      <w:r>
        <w:rPr>
          <w:rFonts w:ascii="Arial" w:hAnsi="Arial"/>
          <w:color w:val="4D4D4D"/>
          <w:sz w:val="16"/>
        </w:rPr>
        <w:t>0</w:t>
      </w:r>
      <w:r>
        <w:rPr>
          <w:rFonts w:ascii="Arial" w:hAnsi="Arial"/>
          <w:color w:val="4D4D4D"/>
          <w:sz w:val="16"/>
        </w:rPr>
        <w:tab/>
        <w:t>2</w:t>
      </w:r>
      <w:r>
        <w:rPr>
          <w:rFonts w:ascii="Arial" w:hAnsi="Arial"/>
          <w:color w:val="4D4D4D"/>
          <w:sz w:val="16"/>
        </w:rPr>
        <w:tab/>
        <w:t>4</w:t>
      </w:r>
      <w:r>
        <w:rPr>
          <w:rFonts w:ascii="Arial" w:hAnsi="Arial"/>
          <w:color w:val="4D4D4D"/>
          <w:sz w:val="16"/>
        </w:rPr>
        <w:tab/>
        <w:t>6</w:t>
      </w:r>
      <w:r>
        <w:rPr>
          <w:rFonts w:ascii="Arial" w:hAnsi="Arial"/>
          <w:color w:val="4D4D4D"/>
          <w:sz w:val="16"/>
        </w:rPr>
        <w:tab/>
        <w:t>0.02</w:t>
      </w:r>
      <w:r>
        <w:rPr>
          <w:rFonts w:ascii="Arial" w:hAnsi="Arial"/>
          <w:color w:val="4D4D4D"/>
          <w:spacing w:val="36"/>
          <w:sz w:val="16"/>
        </w:rPr>
        <w:t xml:space="preserve"> </w:t>
      </w:r>
      <w:r>
        <w:rPr>
          <w:rFonts w:ascii="Arial" w:hAnsi="Arial"/>
          <w:color w:val="4D4D4D"/>
          <w:sz w:val="16"/>
        </w:rPr>
        <w:t>0.04</w:t>
      </w:r>
      <w:r>
        <w:rPr>
          <w:rFonts w:ascii="Arial" w:hAnsi="Arial"/>
          <w:color w:val="4D4D4D"/>
          <w:spacing w:val="38"/>
          <w:sz w:val="16"/>
        </w:rPr>
        <w:t xml:space="preserve"> </w:t>
      </w:r>
      <w:r>
        <w:rPr>
          <w:rFonts w:ascii="Arial" w:hAnsi="Arial"/>
          <w:color w:val="4D4D4D"/>
          <w:sz w:val="16"/>
        </w:rPr>
        <w:t>0.06</w:t>
      </w:r>
      <w:r>
        <w:rPr>
          <w:rFonts w:ascii="Arial" w:hAnsi="Arial"/>
          <w:color w:val="4D4D4D"/>
          <w:spacing w:val="36"/>
          <w:sz w:val="16"/>
        </w:rPr>
        <w:t xml:space="preserve"> </w:t>
      </w:r>
      <w:r>
        <w:rPr>
          <w:rFonts w:ascii="Arial" w:hAnsi="Arial"/>
          <w:color w:val="4D4D4D"/>
          <w:sz w:val="16"/>
        </w:rPr>
        <w:t>0.08</w:t>
      </w:r>
      <w:r>
        <w:rPr>
          <w:rFonts w:ascii="Arial" w:hAnsi="Arial"/>
          <w:color w:val="4D4D4D"/>
          <w:sz w:val="16"/>
        </w:rPr>
        <w:tab/>
        <w:t xml:space="preserve">−30  </w:t>
      </w:r>
      <w:r>
        <w:rPr>
          <w:rFonts w:ascii="Arial" w:hAnsi="Arial"/>
          <w:color w:val="4D4D4D"/>
          <w:spacing w:val="24"/>
          <w:sz w:val="16"/>
        </w:rPr>
        <w:t xml:space="preserve"> </w:t>
      </w:r>
      <w:r>
        <w:rPr>
          <w:rFonts w:ascii="Arial" w:hAnsi="Arial"/>
          <w:color w:val="4D4D4D"/>
          <w:sz w:val="16"/>
        </w:rPr>
        <w:t xml:space="preserve">−20  </w:t>
      </w:r>
      <w:r>
        <w:rPr>
          <w:rFonts w:ascii="Arial" w:hAnsi="Arial"/>
          <w:color w:val="4D4D4D"/>
          <w:spacing w:val="24"/>
          <w:sz w:val="16"/>
        </w:rPr>
        <w:t xml:space="preserve"> </w:t>
      </w:r>
      <w:r>
        <w:rPr>
          <w:rFonts w:ascii="Arial" w:hAnsi="Arial"/>
          <w:color w:val="4D4D4D"/>
          <w:sz w:val="16"/>
        </w:rPr>
        <w:t>−10</w:t>
      </w:r>
      <w:r>
        <w:rPr>
          <w:rFonts w:ascii="Arial" w:hAnsi="Arial"/>
          <w:color w:val="4D4D4D"/>
          <w:sz w:val="16"/>
        </w:rPr>
        <w:tab/>
        <w:t>0</w:t>
      </w:r>
    </w:p>
    <w:p w14:paraId="2AD64CE4" w14:textId="77777777" w:rsidR="00BB4C49" w:rsidRDefault="00DC0BFC">
      <w:pPr>
        <w:spacing w:before="79"/>
        <w:ind w:left="1547"/>
        <w:rPr>
          <w:rFonts w:ascii="Arial" w:hAnsi="Arial"/>
          <w:sz w:val="20"/>
        </w:rPr>
      </w:pPr>
      <w:r>
        <w:rPr>
          <w:rFonts w:ascii="Arial" w:hAnsi="Arial"/>
          <w:sz w:val="20"/>
        </w:rPr>
        <w:t>Difference</w:t>
      </w:r>
      <w:r>
        <w:rPr>
          <w:rFonts w:ascii="Arial" w:hAnsi="Arial"/>
          <w:spacing w:val="-5"/>
          <w:sz w:val="20"/>
        </w:rPr>
        <w:t xml:space="preserve"> </w:t>
      </w:r>
      <w:r>
        <w:rPr>
          <w:rFonts w:ascii="Arial" w:hAnsi="Arial"/>
          <w:sz w:val="20"/>
        </w:rPr>
        <w:t>in</w:t>
      </w:r>
      <w:r>
        <w:rPr>
          <w:rFonts w:ascii="Arial" w:hAnsi="Arial"/>
          <w:spacing w:val="-4"/>
          <w:sz w:val="20"/>
        </w:rPr>
        <w:t xml:space="preserve"> </w:t>
      </w:r>
      <w:r>
        <w:rPr>
          <w:rFonts w:ascii="Arial" w:hAnsi="Arial"/>
          <w:sz w:val="20"/>
        </w:rPr>
        <w:t>Metrics</w:t>
      </w:r>
      <w:r>
        <w:rPr>
          <w:rFonts w:ascii="Arial" w:hAnsi="Arial"/>
          <w:spacing w:val="-4"/>
          <w:sz w:val="20"/>
        </w:rPr>
        <w:t xml:space="preserve"> </w:t>
      </w:r>
      <w:r>
        <w:rPr>
          <w:rFonts w:ascii="Arial" w:hAnsi="Arial"/>
          <w:sz w:val="20"/>
        </w:rPr>
        <w:t>between</w:t>
      </w:r>
      <w:r>
        <w:rPr>
          <w:rFonts w:ascii="Arial" w:hAnsi="Arial"/>
          <w:spacing w:val="-4"/>
          <w:sz w:val="20"/>
        </w:rPr>
        <w:t xml:space="preserve"> </w:t>
      </w:r>
      <w:r>
        <w:rPr>
          <w:rFonts w:ascii="Arial" w:hAnsi="Arial"/>
          <w:sz w:val="20"/>
        </w:rPr>
        <w:t>'Mirror'</w:t>
      </w:r>
      <w:r>
        <w:rPr>
          <w:rFonts w:ascii="Arial" w:hAnsi="Arial"/>
          <w:spacing w:val="-3"/>
          <w:sz w:val="20"/>
        </w:rPr>
        <w:t xml:space="preserve"> </w:t>
      </w:r>
      <w:r>
        <w:rPr>
          <w:rFonts w:ascii="Arial" w:hAnsi="Arial"/>
          <w:sz w:val="20"/>
        </w:rPr>
        <w:t>−</w:t>
      </w:r>
      <w:r>
        <w:rPr>
          <w:rFonts w:ascii="Arial" w:hAnsi="Arial"/>
          <w:spacing w:val="-3"/>
          <w:sz w:val="20"/>
        </w:rPr>
        <w:t xml:space="preserve"> </w:t>
      </w:r>
      <w:r>
        <w:rPr>
          <w:rFonts w:ascii="Arial" w:hAnsi="Arial"/>
          <w:sz w:val="20"/>
        </w:rPr>
        <w:t>'Subscription</w:t>
      </w:r>
      <w:r>
        <w:rPr>
          <w:rFonts w:ascii="Arial" w:hAnsi="Arial"/>
          <w:spacing w:val="-4"/>
          <w:sz w:val="20"/>
        </w:rPr>
        <w:t xml:space="preserve"> </w:t>
      </w:r>
      <w:r>
        <w:rPr>
          <w:rFonts w:ascii="Arial" w:hAnsi="Arial"/>
          <w:sz w:val="20"/>
        </w:rPr>
        <w:t>OA'</w:t>
      </w:r>
      <w:r>
        <w:rPr>
          <w:rFonts w:ascii="Arial" w:hAnsi="Arial"/>
          <w:spacing w:val="-4"/>
          <w:sz w:val="20"/>
        </w:rPr>
        <w:t xml:space="preserve"> </w:t>
      </w:r>
      <w:r>
        <w:rPr>
          <w:rFonts w:ascii="Arial" w:hAnsi="Arial"/>
          <w:sz w:val="20"/>
        </w:rPr>
        <w:t>sample</w:t>
      </w:r>
    </w:p>
    <w:p w14:paraId="7A50805F" w14:textId="77777777" w:rsidR="00BB4C49" w:rsidRDefault="00BB4C49">
      <w:pPr>
        <w:pStyle w:val="BodyText"/>
        <w:spacing w:before="5"/>
        <w:rPr>
          <w:rFonts w:ascii="Arial"/>
          <w:sz w:val="17"/>
        </w:rPr>
      </w:pPr>
    </w:p>
    <w:p w14:paraId="7D59A987" w14:textId="77777777" w:rsidR="00BB4C49" w:rsidRDefault="00DC0BFC">
      <w:pPr>
        <w:pStyle w:val="BodyText"/>
        <w:spacing w:line="213" w:lineRule="auto"/>
        <w:ind w:left="500" w:right="191" w:hanging="13"/>
        <w:jc w:val="both"/>
      </w:pPr>
      <w:r>
        <w:rPr>
          <w:i/>
          <w:w w:val="90"/>
        </w:rPr>
        <w:t>Figure</w:t>
      </w:r>
      <w:r>
        <w:rPr>
          <w:i/>
          <w:spacing w:val="52"/>
          <w:w w:val="90"/>
        </w:rPr>
        <w:t xml:space="preserve"> </w:t>
      </w:r>
      <w:proofErr w:type="gramStart"/>
      <w:r>
        <w:rPr>
          <w:i/>
          <w:w w:val="90"/>
        </w:rPr>
        <w:t>A3</w:t>
      </w:r>
      <w:r>
        <w:rPr>
          <w:i/>
          <w:spacing w:val="-13"/>
          <w:w w:val="90"/>
        </w:rPr>
        <w:t xml:space="preserve"> </w:t>
      </w:r>
      <w:r>
        <w:rPr>
          <w:w w:val="90"/>
        </w:rPr>
        <w:t>.</w:t>
      </w:r>
      <w:proofErr w:type="gramEnd"/>
      <w:r>
        <w:rPr>
          <w:spacing w:val="26"/>
          <w:w w:val="90"/>
        </w:rPr>
        <w:t xml:space="preserve"> </w:t>
      </w:r>
      <w:r>
        <w:rPr>
          <w:w w:val="90"/>
        </w:rPr>
        <w:t>Results</w:t>
      </w:r>
      <w:r>
        <w:rPr>
          <w:spacing w:val="44"/>
          <w:w w:val="90"/>
        </w:rPr>
        <w:t xml:space="preserve"> </w:t>
      </w:r>
      <w:r>
        <w:rPr>
          <w:w w:val="90"/>
        </w:rPr>
        <w:t>of</w:t>
      </w:r>
      <w:r>
        <w:rPr>
          <w:spacing w:val="44"/>
          <w:w w:val="90"/>
        </w:rPr>
        <w:t xml:space="preserve"> </w:t>
      </w:r>
      <w:r>
        <w:rPr>
          <w:w w:val="90"/>
        </w:rPr>
        <w:t>permutation</w:t>
      </w:r>
      <w:r>
        <w:rPr>
          <w:spacing w:val="45"/>
          <w:w w:val="90"/>
        </w:rPr>
        <w:t xml:space="preserve"> </w:t>
      </w:r>
      <w:r>
        <w:rPr>
          <w:w w:val="90"/>
        </w:rPr>
        <w:t>tests</w:t>
      </w:r>
      <w:r>
        <w:rPr>
          <w:spacing w:val="44"/>
          <w:w w:val="90"/>
        </w:rPr>
        <w:t xml:space="preserve"> </w:t>
      </w:r>
      <w:r>
        <w:rPr>
          <w:w w:val="90"/>
        </w:rPr>
        <w:t>comparing</w:t>
      </w:r>
      <w:r>
        <w:rPr>
          <w:spacing w:val="43"/>
          <w:w w:val="90"/>
        </w:rPr>
        <w:t xml:space="preserve"> </w:t>
      </w:r>
      <w:r>
        <w:rPr>
          <w:w w:val="90"/>
        </w:rPr>
        <w:t>author</w:t>
      </w:r>
      <w:r>
        <w:rPr>
          <w:spacing w:val="44"/>
          <w:w w:val="90"/>
        </w:rPr>
        <w:t xml:space="preserve"> </w:t>
      </w:r>
      <w:r>
        <w:rPr>
          <w:w w:val="90"/>
        </w:rPr>
        <w:t>Diversity,</w:t>
      </w:r>
      <w:r>
        <w:rPr>
          <w:spacing w:val="44"/>
          <w:w w:val="90"/>
        </w:rPr>
        <w:t xml:space="preserve"> </w:t>
      </w:r>
      <w:r>
        <w:rPr>
          <w:w w:val="90"/>
        </w:rPr>
        <w:t>Richness,</w:t>
      </w:r>
      <w:r>
        <w:rPr>
          <w:spacing w:val="45"/>
          <w:w w:val="90"/>
        </w:rPr>
        <w:t xml:space="preserve"> </w:t>
      </w:r>
      <w:r>
        <w:rPr>
          <w:w w:val="90"/>
        </w:rPr>
        <w:t>and</w:t>
      </w:r>
      <w:r>
        <w:rPr>
          <w:spacing w:val="44"/>
          <w:w w:val="90"/>
        </w:rPr>
        <w:t xml:space="preserve"> </w:t>
      </w:r>
      <w:r>
        <w:rPr>
          <w:w w:val="90"/>
        </w:rPr>
        <w:t>Evenness</w:t>
      </w:r>
      <w:r>
        <w:rPr>
          <w:spacing w:val="-52"/>
          <w:w w:val="90"/>
        </w:rPr>
        <w:t xml:space="preserve"> </w:t>
      </w:r>
      <w:r>
        <w:rPr>
          <w:w w:val="95"/>
        </w:rPr>
        <w:t>of Open Access articles published in Parent and Mirror journals. The red line indicates the</w:t>
      </w:r>
      <w:r>
        <w:rPr>
          <w:spacing w:val="1"/>
          <w:w w:val="95"/>
        </w:rPr>
        <w:t xml:space="preserve"> </w:t>
      </w:r>
      <w:r>
        <w:rPr>
          <w:w w:val="95"/>
        </w:rPr>
        <w:t>observed di</w:t>
      </w:r>
      <w:r>
        <w:rPr>
          <w:rFonts w:ascii="Arial"/>
          <w:w w:val="95"/>
        </w:rPr>
        <w:t>ff</w:t>
      </w:r>
      <w:r>
        <w:rPr>
          <w:w w:val="95"/>
        </w:rPr>
        <w:t>erence between the two populations, while the bars represent the frequency in</w:t>
      </w:r>
      <w:r>
        <w:rPr>
          <w:spacing w:val="1"/>
          <w:w w:val="95"/>
        </w:rPr>
        <w:t xml:space="preserve"> </w:t>
      </w:r>
      <w:r>
        <w:rPr>
          <w:spacing w:val="-1"/>
        </w:rPr>
        <w:t>5000</w:t>
      </w:r>
      <w:r>
        <w:rPr>
          <w:spacing w:val="-6"/>
        </w:rPr>
        <w:t xml:space="preserve"> </w:t>
      </w:r>
      <w:r>
        <w:rPr>
          <w:spacing w:val="-1"/>
        </w:rPr>
        <w:t>permutations</w:t>
      </w:r>
      <w:r>
        <w:rPr>
          <w:spacing w:val="-6"/>
        </w:rPr>
        <w:t xml:space="preserve"> </w:t>
      </w:r>
      <w:r>
        <w:t>of</w:t>
      </w:r>
      <w:r>
        <w:rPr>
          <w:spacing w:val="-6"/>
        </w:rPr>
        <w:t xml:space="preserve"> </w:t>
      </w:r>
      <w:r>
        <w:t>the</w:t>
      </w:r>
      <w:r>
        <w:rPr>
          <w:spacing w:val="-5"/>
        </w:rPr>
        <w:t xml:space="preserve"> </w:t>
      </w:r>
      <w:r>
        <w:t>di</w:t>
      </w:r>
      <w:r>
        <w:rPr>
          <w:rFonts w:ascii="Arial"/>
        </w:rPr>
        <w:t>ff</w:t>
      </w:r>
      <w:r>
        <w:t>erence</w:t>
      </w:r>
      <w:r>
        <w:rPr>
          <w:spacing w:val="-6"/>
        </w:rPr>
        <w:t xml:space="preserve"> </w:t>
      </w:r>
      <w:r>
        <w:t>between</w:t>
      </w:r>
      <w:r>
        <w:rPr>
          <w:spacing w:val="-6"/>
        </w:rPr>
        <w:t xml:space="preserve"> </w:t>
      </w:r>
      <w:r>
        <w:t>two</w:t>
      </w:r>
      <w:r>
        <w:rPr>
          <w:spacing w:val="-5"/>
        </w:rPr>
        <w:t xml:space="preserve"> </w:t>
      </w:r>
      <w:r>
        <w:t>groups</w:t>
      </w:r>
      <w:r>
        <w:rPr>
          <w:spacing w:val="-6"/>
        </w:rPr>
        <w:t xml:space="preserve"> </w:t>
      </w:r>
      <w:r>
        <w:t>identical</w:t>
      </w:r>
      <w:r>
        <w:rPr>
          <w:spacing w:val="-6"/>
        </w:rPr>
        <w:t xml:space="preserve"> </w:t>
      </w:r>
      <w:r>
        <w:t>in</w:t>
      </w:r>
      <w:r>
        <w:rPr>
          <w:spacing w:val="-5"/>
        </w:rPr>
        <w:t xml:space="preserve"> </w:t>
      </w:r>
      <w:r>
        <w:t>size</w:t>
      </w:r>
      <w:r>
        <w:rPr>
          <w:spacing w:val="-6"/>
        </w:rPr>
        <w:t xml:space="preserve"> </w:t>
      </w:r>
      <w:r>
        <w:t>and</w:t>
      </w:r>
      <w:r>
        <w:rPr>
          <w:spacing w:val="-6"/>
        </w:rPr>
        <w:t xml:space="preserve"> </w:t>
      </w:r>
      <w:r>
        <w:t>structure</w:t>
      </w:r>
      <w:r>
        <w:rPr>
          <w:spacing w:val="-5"/>
        </w:rPr>
        <w:t xml:space="preserve"> </w:t>
      </w:r>
      <w:r>
        <w:t>to</w:t>
      </w:r>
      <w:r>
        <w:rPr>
          <w:spacing w:val="-58"/>
        </w:rPr>
        <w:t xml:space="preserve"> </w:t>
      </w:r>
      <w:r>
        <w:rPr>
          <w:w w:val="95"/>
        </w:rPr>
        <w:t>the observed collections by to which articles were assigned at random by sampling without</w:t>
      </w:r>
      <w:r>
        <w:rPr>
          <w:spacing w:val="1"/>
          <w:w w:val="95"/>
        </w:rPr>
        <w:t xml:space="preserve"> </w:t>
      </w:r>
      <w:r>
        <w:t>replacement.</w:t>
      </w:r>
    </w:p>
    <w:p w14:paraId="73C9AB55" w14:textId="77777777" w:rsidR="00BB4C49" w:rsidRDefault="00BB4C49">
      <w:pPr>
        <w:spacing w:line="213" w:lineRule="auto"/>
        <w:jc w:val="both"/>
        <w:sectPr w:rsidR="00BB4C49">
          <w:type w:val="continuous"/>
          <w:pgSz w:w="12240" w:h="15840"/>
          <w:pgMar w:top="1320" w:right="1240" w:bottom="280" w:left="940" w:header="720" w:footer="720" w:gutter="0"/>
          <w:cols w:space="720"/>
        </w:sectPr>
      </w:pPr>
    </w:p>
    <w:p w14:paraId="1ABECF7F" w14:textId="77777777" w:rsidR="00BB4C49" w:rsidRDefault="00BB4C49">
      <w:pPr>
        <w:pStyle w:val="BodyText"/>
        <w:rPr>
          <w:sz w:val="20"/>
        </w:rPr>
      </w:pPr>
    </w:p>
    <w:p w14:paraId="252AF91B" w14:textId="77777777" w:rsidR="00BB4C49" w:rsidRDefault="00BB4C49">
      <w:pPr>
        <w:pStyle w:val="BodyText"/>
        <w:spacing w:before="2"/>
        <w:rPr>
          <w:sz w:val="17"/>
        </w:rPr>
      </w:pPr>
    </w:p>
    <w:p w14:paraId="7CA33C99" w14:textId="77777777" w:rsidR="00BB4C49" w:rsidRDefault="00DC0BFC">
      <w:pPr>
        <w:pStyle w:val="BodyText"/>
        <w:spacing w:before="117" w:line="306" w:lineRule="exact"/>
        <w:ind w:left="491"/>
      </w:pPr>
      <w:r>
        <w:t>Table</w:t>
      </w:r>
      <w:r>
        <w:rPr>
          <w:spacing w:val="1"/>
        </w:rPr>
        <w:t xml:space="preserve"> </w:t>
      </w:r>
      <w:r>
        <w:t>A1</w:t>
      </w:r>
    </w:p>
    <w:p w14:paraId="1D58B7D7" w14:textId="77777777" w:rsidR="00BB4C49" w:rsidRDefault="00144D41">
      <w:pPr>
        <w:spacing w:before="11" w:line="213" w:lineRule="auto"/>
        <w:ind w:left="484" w:right="193" w:firstLine="15"/>
        <w:rPr>
          <w:i/>
          <w:sz w:val="24"/>
        </w:rPr>
      </w:pPr>
      <w:r>
        <w:rPr>
          <w:noProof/>
        </w:rPr>
        <mc:AlternateContent>
          <mc:Choice Requires="wps">
            <w:drawing>
              <wp:anchor distT="0" distB="0" distL="0" distR="0" simplePos="0" relativeHeight="487639552" behindDoc="1" locked="0" layoutInCell="1" allowOverlap="1" wp14:anchorId="18815267" wp14:editId="3442E9F9">
                <wp:simplePos x="0" y="0"/>
                <wp:positionH relativeFrom="page">
                  <wp:posOffset>969010</wp:posOffset>
                </wp:positionH>
                <wp:positionV relativeFrom="paragraph">
                  <wp:posOffset>518795</wp:posOffset>
                </wp:positionV>
                <wp:extent cx="5889625" cy="1270"/>
                <wp:effectExtent l="0" t="0" r="0" b="0"/>
                <wp:wrapTopAndBottom/>
                <wp:docPr id="802" name="Freeform 7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889625" cy="1270"/>
                        </a:xfrm>
                        <a:custGeom>
                          <a:avLst/>
                          <a:gdLst>
                            <a:gd name="T0" fmla="+- 0 1526 1526"/>
                            <a:gd name="T1" fmla="*/ T0 w 9275"/>
                            <a:gd name="T2" fmla="+- 0 10801 1526"/>
                            <a:gd name="T3" fmla="*/ T2 w 9275"/>
                          </a:gdLst>
                          <a:ahLst/>
                          <a:cxnLst>
                            <a:cxn ang="0">
                              <a:pos x="T1" y="0"/>
                            </a:cxn>
                            <a:cxn ang="0">
                              <a:pos x="T3" y="0"/>
                            </a:cxn>
                          </a:cxnLst>
                          <a:rect l="0" t="0" r="r" b="b"/>
                          <a:pathLst>
                            <a:path w="9275">
                              <a:moveTo>
                                <a:pt x="0" y="0"/>
                              </a:moveTo>
                              <a:lnTo>
                                <a:pt x="9275" y="0"/>
                              </a:lnTo>
                            </a:path>
                          </a:pathLst>
                        </a:custGeom>
                        <a:noFill/>
                        <a:ln w="1303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96BC618" id="Freeform 796" o:spid="_x0000_s1026" style="position:absolute;margin-left:76.3pt;margin-top:40.85pt;width:463.75pt;height:.1pt;z-index:-156769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2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" path="m,l9275,e" filled="f" strokeweight=".36214mm">
                <v:path arrowok="t" o:connecttype="custom" o:connectlocs="0,0;5889625,0" o:connectangles="0,0"/>
                <w10:wrap type="topAndBottom" anchorx="page"/>
              </v:shape>
            </w:pict>
          </mc:Fallback>
        </mc:AlternateContent>
      </w:r>
      <w:r w:rsidR="00DC0BFC">
        <w:rPr>
          <w:i/>
          <w:sz w:val="24"/>
        </w:rPr>
        <w:t>Results</w:t>
      </w:r>
      <w:r w:rsidR="00DC0BFC">
        <w:rPr>
          <w:i/>
          <w:spacing w:val="28"/>
          <w:sz w:val="24"/>
        </w:rPr>
        <w:t xml:space="preserve"> </w:t>
      </w:r>
      <w:r w:rsidR="00DC0BFC">
        <w:rPr>
          <w:i/>
          <w:sz w:val="24"/>
        </w:rPr>
        <w:t>of</w:t>
      </w:r>
      <w:r w:rsidR="00DC0BFC">
        <w:rPr>
          <w:i/>
          <w:spacing w:val="29"/>
          <w:sz w:val="24"/>
        </w:rPr>
        <w:t xml:space="preserve"> </w:t>
      </w:r>
      <w:r w:rsidR="00DC0BFC">
        <w:rPr>
          <w:i/>
          <w:sz w:val="24"/>
        </w:rPr>
        <w:t>permutation</w:t>
      </w:r>
      <w:r w:rsidR="00DC0BFC">
        <w:rPr>
          <w:i/>
          <w:spacing w:val="29"/>
          <w:sz w:val="24"/>
        </w:rPr>
        <w:t xml:space="preserve"> </w:t>
      </w:r>
      <w:r w:rsidR="00DC0BFC">
        <w:rPr>
          <w:i/>
          <w:sz w:val="24"/>
        </w:rPr>
        <w:t>tests</w:t>
      </w:r>
      <w:r w:rsidR="00DC0BFC">
        <w:rPr>
          <w:i/>
          <w:spacing w:val="29"/>
          <w:sz w:val="24"/>
        </w:rPr>
        <w:t xml:space="preserve"> </w:t>
      </w:r>
      <w:r w:rsidR="00DC0BFC">
        <w:rPr>
          <w:i/>
          <w:sz w:val="24"/>
        </w:rPr>
        <w:t>comparing</w:t>
      </w:r>
      <w:r w:rsidR="00DC0BFC">
        <w:rPr>
          <w:i/>
          <w:spacing w:val="29"/>
          <w:sz w:val="24"/>
        </w:rPr>
        <w:t xml:space="preserve"> </w:t>
      </w:r>
      <w:r w:rsidR="00DC0BFC">
        <w:rPr>
          <w:i/>
          <w:sz w:val="24"/>
        </w:rPr>
        <w:t>the</w:t>
      </w:r>
      <w:r w:rsidR="00DC0BFC">
        <w:rPr>
          <w:i/>
          <w:spacing w:val="29"/>
          <w:sz w:val="24"/>
        </w:rPr>
        <w:t xml:space="preserve"> </w:t>
      </w:r>
      <w:r w:rsidR="00DC0BFC">
        <w:rPr>
          <w:i/>
          <w:sz w:val="24"/>
        </w:rPr>
        <w:t>di</w:t>
      </w:r>
      <w:r w:rsidR="00DC0BFC">
        <w:rPr>
          <w:rFonts w:ascii="Arial"/>
          <w:i/>
          <w:sz w:val="24"/>
        </w:rPr>
        <w:t>ff</w:t>
      </w:r>
      <w:r w:rsidR="00DC0BFC">
        <w:rPr>
          <w:i/>
          <w:sz w:val="24"/>
        </w:rPr>
        <w:t>erence</w:t>
      </w:r>
      <w:r w:rsidR="00DC0BFC">
        <w:rPr>
          <w:i/>
          <w:spacing w:val="29"/>
          <w:sz w:val="24"/>
        </w:rPr>
        <w:t xml:space="preserve"> </w:t>
      </w:r>
      <w:r w:rsidR="00DC0BFC">
        <w:rPr>
          <w:i/>
          <w:sz w:val="24"/>
        </w:rPr>
        <w:t>in</w:t>
      </w:r>
      <w:r w:rsidR="00DC0BFC">
        <w:rPr>
          <w:i/>
          <w:spacing w:val="29"/>
          <w:sz w:val="24"/>
        </w:rPr>
        <w:t xml:space="preserve"> </w:t>
      </w:r>
      <w:r w:rsidR="00DC0BFC">
        <w:rPr>
          <w:i/>
          <w:sz w:val="24"/>
        </w:rPr>
        <w:t>diversity</w:t>
      </w:r>
      <w:r w:rsidR="00DC0BFC">
        <w:rPr>
          <w:i/>
          <w:spacing w:val="29"/>
          <w:sz w:val="24"/>
        </w:rPr>
        <w:t xml:space="preserve"> </w:t>
      </w:r>
      <w:r w:rsidR="00DC0BFC">
        <w:rPr>
          <w:i/>
          <w:sz w:val="24"/>
        </w:rPr>
        <w:t>and</w:t>
      </w:r>
      <w:r w:rsidR="00DC0BFC">
        <w:rPr>
          <w:i/>
          <w:spacing w:val="29"/>
          <w:sz w:val="24"/>
        </w:rPr>
        <w:t xml:space="preserve"> </w:t>
      </w:r>
      <w:r w:rsidR="00DC0BFC">
        <w:rPr>
          <w:i/>
          <w:sz w:val="24"/>
        </w:rPr>
        <w:t>richness</w:t>
      </w:r>
      <w:r w:rsidR="00DC0BFC">
        <w:rPr>
          <w:i/>
          <w:spacing w:val="29"/>
          <w:sz w:val="24"/>
        </w:rPr>
        <w:t xml:space="preserve"> </w:t>
      </w:r>
      <w:r w:rsidR="00DC0BFC">
        <w:rPr>
          <w:i/>
          <w:sz w:val="24"/>
        </w:rPr>
        <w:t>of</w:t>
      </w:r>
      <w:r w:rsidR="00DC0BFC">
        <w:rPr>
          <w:i/>
          <w:spacing w:val="29"/>
          <w:sz w:val="24"/>
        </w:rPr>
        <w:t xml:space="preserve"> </w:t>
      </w:r>
      <w:r w:rsidR="00DC0BFC">
        <w:rPr>
          <w:i/>
          <w:sz w:val="24"/>
        </w:rPr>
        <w:t>(A)</w:t>
      </w:r>
      <w:r w:rsidR="00DC0BFC">
        <w:rPr>
          <w:i/>
          <w:spacing w:val="29"/>
          <w:sz w:val="24"/>
        </w:rPr>
        <w:t xml:space="preserve"> </w:t>
      </w:r>
      <w:r w:rsidR="00DC0BFC">
        <w:rPr>
          <w:i/>
          <w:sz w:val="24"/>
        </w:rPr>
        <w:t>articles</w:t>
      </w:r>
      <w:r w:rsidR="00DC0BFC">
        <w:rPr>
          <w:i/>
          <w:spacing w:val="-57"/>
          <w:sz w:val="24"/>
        </w:rPr>
        <w:t xml:space="preserve"> </w:t>
      </w:r>
      <w:r w:rsidR="00DC0BFC">
        <w:rPr>
          <w:i/>
          <w:sz w:val="24"/>
        </w:rPr>
        <w:t>in</w:t>
      </w:r>
      <w:r w:rsidR="00DC0BFC">
        <w:rPr>
          <w:i/>
          <w:spacing w:val="28"/>
          <w:sz w:val="24"/>
        </w:rPr>
        <w:t xml:space="preserve"> </w:t>
      </w:r>
      <w:r w:rsidR="00DC0BFC">
        <w:rPr>
          <w:i/>
          <w:sz w:val="24"/>
        </w:rPr>
        <w:t>Mirror</w:t>
      </w:r>
      <w:r w:rsidR="00DC0BFC">
        <w:rPr>
          <w:i/>
          <w:spacing w:val="28"/>
          <w:sz w:val="24"/>
        </w:rPr>
        <w:t xml:space="preserve"> </w:t>
      </w:r>
      <w:r w:rsidR="00DC0BFC">
        <w:rPr>
          <w:i/>
          <w:sz w:val="24"/>
        </w:rPr>
        <w:t>journals</w:t>
      </w:r>
      <w:r w:rsidR="00DC0BFC">
        <w:rPr>
          <w:i/>
          <w:spacing w:val="27"/>
          <w:sz w:val="24"/>
        </w:rPr>
        <w:t xml:space="preserve"> </w:t>
      </w:r>
      <w:r w:rsidR="00DC0BFC">
        <w:rPr>
          <w:i/>
          <w:sz w:val="24"/>
        </w:rPr>
        <w:t>and</w:t>
      </w:r>
      <w:r w:rsidR="00DC0BFC">
        <w:rPr>
          <w:i/>
          <w:spacing w:val="28"/>
          <w:sz w:val="24"/>
        </w:rPr>
        <w:t xml:space="preserve"> </w:t>
      </w:r>
      <w:r w:rsidR="00DC0BFC">
        <w:rPr>
          <w:i/>
          <w:sz w:val="24"/>
        </w:rPr>
        <w:t>(B)</w:t>
      </w:r>
      <w:r w:rsidR="00DC0BFC">
        <w:rPr>
          <w:i/>
          <w:spacing w:val="28"/>
          <w:sz w:val="24"/>
        </w:rPr>
        <w:t xml:space="preserve"> </w:t>
      </w:r>
      <w:r w:rsidR="00DC0BFC">
        <w:rPr>
          <w:i/>
          <w:sz w:val="24"/>
        </w:rPr>
        <w:t>open</w:t>
      </w:r>
      <w:r w:rsidR="00DC0BFC">
        <w:rPr>
          <w:i/>
          <w:spacing w:val="28"/>
          <w:sz w:val="24"/>
        </w:rPr>
        <w:t xml:space="preserve"> </w:t>
      </w:r>
      <w:r w:rsidR="00DC0BFC">
        <w:rPr>
          <w:i/>
          <w:sz w:val="24"/>
        </w:rPr>
        <w:t>access</w:t>
      </w:r>
      <w:r w:rsidR="00DC0BFC">
        <w:rPr>
          <w:i/>
          <w:spacing w:val="28"/>
          <w:sz w:val="24"/>
        </w:rPr>
        <w:t xml:space="preserve"> </w:t>
      </w:r>
      <w:r w:rsidR="00DC0BFC">
        <w:rPr>
          <w:i/>
          <w:sz w:val="24"/>
        </w:rPr>
        <w:t>articles</w:t>
      </w:r>
      <w:r w:rsidR="00DC0BFC">
        <w:rPr>
          <w:i/>
          <w:spacing w:val="28"/>
          <w:sz w:val="24"/>
        </w:rPr>
        <w:t xml:space="preserve"> </w:t>
      </w:r>
      <w:r w:rsidR="00DC0BFC">
        <w:rPr>
          <w:i/>
          <w:sz w:val="24"/>
        </w:rPr>
        <w:t>in</w:t>
      </w:r>
      <w:r w:rsidR="00DC0BFC">
        <w:rPr>
          <w:i/>
          <w:spacing w:val="28"/>
          <w:sz w:val="24"/>
        </w:rPr>
        <w:t xml:space="preserve"> </w:t>
      </w:r>
      <w:r w:rsidR="00DC0BFC">
        <w:rPr>
          <w:i/>
          <w:sz w:val="24"/>
        </w:rPr>
        <w:t>parent</w:t>
      </w:r>
      <w:r w:rsidR="00DC0BFC">
        <w:rPr>
          <w:i/>
          <w:spacing w:val="28"/>
          <w:sz w:val="24"/>
        </w:rPr>
        <w:t xml:space="preserve"> </w:t>
      </w:r>
      <w:r w:rsidR="00DC0BFC">
        <w:rPr>
          <w:i/>
          <w:sz w:val="24"/>
        </w:rPr>
        <w:t>journals.</w:t>
      </w:r>
    </w:p>
    <w:p w14:paraId="6F916920" w14:textId="77777777" w:rsidR="00BB4C49" w:rsidRDefault="00BB4C49">
      <w:pPr>
        <w:pStyle w:val="BodyText"/>
        <w:spacing w:before="9"/>
        <w:rPr>
          <w:i/>
          <w:sz w:val="7"/>
        </w:rPr>
      </w:pPr>
    </w:p>
    <w:p w14:paraId="387AEF68" w14:textId="77777777" w:rsidR="00BB4C49" w:rsidRDefault="00DC0BFC">
      <w:pPr>
        <w:pStyle w:val="Heading1"/>
        <w:tabs>
          <w:tab w:val="left" w:pos="1713"/>
          <w:tab w:val="left" w:pos="3375"/>
          <w:tab w:val="left" w:pos="4897"/>
          <w:tab w:val="left" w:pos="6920"/>
          <w:tab w:val="left" w:pos="9336"/>
        </w:tabs>
        <w:spacing w:after="25"/>
        <w:ind w:left="716"/>
        <w:rPr>
          <w:rFonts w:ascii="Tahoma" w:hAnsi="Tahoma"/>
        </w:rPr>
      </w:pPr>
      <w:r>
        <w:rPr>
          <w:w w:val="95"/>
        </w:rPr>
        <w:t>M</w:t>
      </w:r>
      <w:r>
        <w:rPr>
          <w:w w:val="96"/>
        </w:rPr>
        <w:t>i</w:t>
      </w:r>
      <w:r>
        <w:rPr>
          <w:spacing w:val="-1"/>
          <w:w w:val="96"/>
        </w:rPr>
        <w:t>r</w:t>
      </w:r>
      <w:r>
        <w:rPr>
          <w:spacing w:val="-1"/>
          <w:w w:val="97"/>
        </w:rPr>
        <w:t>r</w:t>
      </w:r>
      <w:r>
        <w:rPr>
          <w:spacing w:val="-1"/>
          <w:w w:val="90"/>
        </w:rPr>
        <w:t>o</w:t>
      </w:r>
      <w:r>
        <w:rPr>
          <w:w w:val="97"/>
        </w:rPr>
        <w:t>r</w:t>
      </w:r>
      <w:r>
        <w:tab/>
      </w:r>
      <w:r>
        <w:rPr>
          <w:w w:val="96"/>
        </w:rPr>
        <w:t>Subs</w:t>
      </w:r>
      <w:r>
        <w:rPr>
          <w:w w:val="98"/>
        </w:rPr>
        <w:t>c</w:t>
      </w:r>
      <w:r>
        <w:rPr>
          <w:spacing w:val="-1"/>
          <w:w w:val="97"/>
        </w:rPr>
        <w:t>r</w:t>
      </w:r>
      <w:r>
        <w:rPr>
          <w:w w:val="99"/>
        </w:rPr>
        <w:t>ip</w:t>
      </w:r>
      <w:r>
        <w:rPr>
          <w:spacing w:val="-1"/>
          <w:w w:val="99"/>
        </w:rPr>
        <w:t>t</w:t>
      </w:r>
      <w:r>
        <w:rPr>
          <w:w w:val="91"/>
        </w:rPr>
        <w:t>i</w:t>
      </w:r>
      <w:r>
        <w:rPr>
          <w:spacing w:val="-1"/>
          <w:w w:val="91"/>
        </w:rPr>
        <w:t>o</w:t>
      </w:r>
      <w:r>
        <w:rPr>
          <w:w w:val="94"/>
        </w:rPr>
        <w:t>n</w:t>
      </w:r>
      <w:r>
        <w:tab/>
      </w:r>
      <w:r>
        <w:rPr>
          <w:spacing w:val="-1"/>
          <w:w w:val="97"/>
        </w:rPr>
        <w:t>O</w:t>
      </w:r>
      <w:r>
        <w:rPr>
          <w:w w:val="96"/>
        </w:rPr>
        <w:t>bs</w:t>
      </w:r>
      <w:r>
        <w:rPr>
          <w:w w:val="109"/>
        </w:rPr>
        <w:t>.</w:t>
      </w:r>
      <w:r>
        <w:t xml:space="preserve"> </w:t>
      </w:r>
      <w:r>
        <w:rPr>
          <w:spacing w:val="-16"/>
        </w:rPr>
        <w:t xml:space="preserve"> </w:t>
      </w:r>
      <w:r>
        <w:rPr>
          <w:spacing w:val="-1"/>
          <w:w w:val="97"/>
        </w:rPr>
        <w:t>D</w:t>
      </w:r>
      <w:r>
        <w:rPr>
          <w:w w:val="94"/>
        </w:rPr>
        <w:t>i</w:t>
      </w:r>
      <w:r>
        <w:rPr>
          <w:rFonts w:ascii="Arial" w:hAnsi="Arial"/>
          <w:w w:val="103"/>
        </w:rPr>
        <w:t>ff</w:t>
      </w:r>
      <w:r>
        <w:rPr>
          <w:w w:val="109"/>
        </w:rPr>
        <w:t>.</w:t>
      </w:r>
      <w:r>
        <w:tab/>
      </w:r>
      <w:r>
        <w:rPr>
          <w:w w:val="95"/>
        </w:rPr>
        <w:t>M</w:t>
      </w:r>
      <w:r>
        <w:rPr>
          <w:w w:val="91"/>
        </w:rPr>
        <w:t>e</w:t>
      </w:r>
      <w:r>
        <w:rPr>
          <w:spacing w:val="-1"/>
          <w:w w:val="117"/>
        </w:rPr>
        <w:t>t</w:t>
      </w:r>
      <w:r>
        <w:rPr>
          <w:spacing w:val="-1"/>
          <w:w w:val="97"/>
        </w:rPr>
        <w:t>r</w:t>
      </w:r>
      <w:r>
        <w:rPr>
          <w:w w:val="97"/>
        </w:rPr>
        <w:t>ic</w:t>
      </w:r>
      <w:r>
        <w:tab/>
        <w:t>C</w:t>
      </w:r>
      <w:r>
        <w:rPr>
          <w:spacing w:val="-1"/>
          <w:w w:val="90"/>
        </w:rPr>
        <w:t>o</w:t>
      </w:r>
      <w:r>
        <w:rPr>
          <w:w w:val="92"/>
        </w:rPr>
        <w:t>u</w:t>
      </w:r>
      <w:r>
        <w:rPr>
          <w:spacing w:val="-8"/>
          <w:w w:val="92"/>
        </w:rPr>
        <w:t>n</w:t>
      </w:r>
      <w:r>
        <w:rPr>
          <w:spacing w:val="-1"/>
          <w:w w:val="117"/>
        </w:rPr>
        <w:t>t</w:t>
      </w:r>
      <w:r>
        <w:rPr>
          <w:spacing w:val="-1"/>
          <w:w w:val="97"/>
        </w:rPr>
        <w:t>r</w:t>
      </w:r>
      <w:r>
        <w:rPr>
          <w:w w:val="92"/>
        </w:rPr>
        <w:t>ie</w:t>
      </w:r>
      <w:r>
        <w:rPr>
          <w:w w:val="91"/>
        </w:rPr>
        <w:t>s</w:t>
      </w:r>
      <w:r>
        <w:tab/>
      </w:r>
      <w:r>
        <w:rPr>
          <w:rFonts w:ascii="Bookman Old Style" w:hAnsi="Bookman Old Style"/>
          <w:i/>
          <w:spacing w:val="-108"/>
          <w:w w:val="106"/>
        </w:rPr>
        <w:t>P</w:t>
      </w:r>
      <w:r>
        <w:rPr>
          <w:rFonts w:ascii="Tahoma" w:hAnsi="Tahoma"/>
          <w:w w:val="90"/>
          <w:position w:val="7"/>
        </w:rPr>
        <w:t>ˆ</w:t>
      </w:r>
    </w:p>
    <w:p w14:paraId="5F3F2925" w14:textId="77777777" w:rsidR="00BB4C49" w:rsidRDefault="00144D41">
      <w:pPr>
        <w:pStyle w:val="BodyText"/>
        <w:spacing w:line="20" w:lineRule="exact"/>
        <w:ind w:left="578"/>
        <w:rPr>
          <w:rFonts w:ascii="Tahoma"/>
          <w:sz w:val="2"/>
        </w:rPr>
      </w:pPr>
      <w:r>
        <w:rPr>
          <w:rFonts w:ascii="Tahoma"/>
          <w:noProof/>
          <w:sz w:val="2"/>
        </w:rPr>
        <mc:AlternateContent>
          <mc:Choice Requires="wpg">
            <w:drawing>
              <wp:inline distT="0" distB="0" distL="0" distR="0" wp14:anchorId="0616C3E9" wp14:editId="32667BF1">
                <wp:extent cx="5889625" cy="8255"/>
                <wp:effectExtent l="11430" t="1270" r="13970" b="9525"/>
                <wp:docPr id="800" name="Group 7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89625" cy="8255"/>
                          <a:chOff x="0" y="0"/>
                          <a:chExt cx="9275" cy="13"/>
                        </a:xfrm>
                      </wpg:grpSpPr>
                      <wps:wsp>
                        <wps:cNvPr id="801" name="Line 795"/>
                        <wps:cNvCnPr>
                          <a:cxnSpLocks noChangeShapeType="1"/>
                        </wps:cNvCnPr>
                        <wps:spPr bwMode="auto">
                          <a:xfrm>
                            <a:off x="0" y="6"/>
                            <a:ext cx="9275" cy="0"/>
                          </a:xfrm>
                          <a:prstGeom prst="line">
                            <a:avLst/>
                          </a:prstGeom>
                          <a:noFill/>
                          <a:ln w="8148">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1719EB2F" id="Group 794" o:spid="_x0000_s1026" style="width:463.75pt;height:.65pt;mso-position-horizontal-relative:char;mso-position-vertical-relative:line" coordsize="9275,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">
                <v:line id="Line 795" o:spid="_x0000_s1027" style="position:absolute;visibility:visible;mso-wrap-style:square" from="0,6" to="927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" strokeweight=".22633mm"/>
                <w10:anchorlock/>
              </v:group>
            </w:pict>
          </mc:Fallback>
        </mc:AlternateContent>
      </w:r>
    </w:p>
    <w:p w14:paraId="151A4B68" w14:textId="77777777" w:rsidR="00BB4C49" w:rsidRDefault="00DC0BFC">
      <w:pPr>
        <w:tabs>
          <w:tab w:val="left" w:pos="2120"/>
          <w:tab w:val="left" w:pos="3662"/>
          <w:tab w:val="left" w:pos="4759"/>
          <w:tab w:val="left" w:pos="6777"/>
          <w:tab w:val="left" w:pos="9308"/>
        </w:tabs>
        <w:spacing w:before="8" w:line="328" w:lineRule="exact"/>
        <w:ind w:left="791"/>
        <w:rPr>
          <w:sz w:val="26"/>
        </w:rPr>
      </w:pPr>
      <w:r>
        <w:rPr>
          <w:sz w:val="26"/>
        </w:rPr>
        <w:t>11.97</w:t>
      </w:r>
      <w:r>
        <w:rPr>
          <w:sz w:val="26"/>
        </w:rPr>
        <w:tab/>
        <w:t>13.29</w:t>
      </w:r>
      <w:r>
        <w:rPr>
          <w:sz w:val="26"/>
        </w:rPr>
        <w:tab/>
        <w:t>-1.32</w:t>
      </w:r>
      <w:r>
        <w:rPr>
          <w:sz w:val="26"/>
        </w:rPr>
        <w:tab/>
        <w:t>Diversity</w:t>
      </w:r>
      <w:r>
        <w:rPr>
          <w:sz w:val="26"/>
        </w:rPr>
        <w:tab/>
        <w:t>all</w:t>
      </w:r>
      <w:r>
        <w:rPr>
          <w:spacing w:val="-4"/>
          <w:sz w:val="26"/>
        </w:rPr>
        <w:t xml:space="preserve"> </w:t>
      </w:r>
      <w:r>
        <w:rPr>
          <w:sz w:val="26"/>
        </w:rPr>
        <w:t>countries</w:t>
      </w:r>
      <w:r>
        <w:rPr>
          <w:sz w:val="26"/>
        </w:rPr>
        <w:tab/>
        <w:t>0*</w:t>
      </w:r>
    </w:p>
    <w:p w14:paraId="2CCB9BE4" w14:textId="77777777" w:rsidR="00BB4C49" w:rsidRDefault="00DC0BFC">
      <w:pPr>
        <w:pStyle w:val="Heading1"/>
        <w:tabs>
          <w:tab w:val="left" w:pos="2120"/>
          <w:tab w:val="left" w:pos="3598"/>
          <w:tab w:val="left" w:pos="4780"/>
          <w:tab w:val="left" w:pos="6777"/>
          <w:tab w:val="left" w:pos="9144"/>
        </w:tabs>
        <w:spacing w:line="306" w:lineRule="exact"/>
      </w:pPr>
      <w:r>
        <w:t>61.00</w:t>
      </w:r>
      <w:r>
        <w:tab/>
        <w:t>85.00</w:t>
      </w:r>
      <w:r>
        <w:tab/>
        <w:t>-24.00</w:t>
      </w:r>
      <w:r>
        <w:tab/>
        <w:t>Richness</w:t>
      </w:r>
      <w:r>
        <w:tab/>
        <w:t>all</w:t>
      </w:r>
      <w:r>
        <w:rPr>
          <w:spacing w:val="-4"/>
        </w:rPr>
        <w:t xml:space="preserve"> </w:t>
      </w:r>
      <w:r>
        <w:t>countries</w:t>
      </w:r>
      <w:r>
        <w:tab/>
        <w:t>1.68*</w:t>
      </w:r>
    </w:p>
    <w:p w14:paraId="1A283BC5" w14:textId="77777777" w:rsidR="00BB4C49" w:rsidRDefault="00DC0BFC">
      <w:pPr>
        <w:pStyle w:val="Heading1"/>
        <w:tabs>
          <w:tab w:val="left" w:pos="2184"/>
          <w:tab w:val="left" w:pos="3705"/>
          <w:tab w:val="left" w:pos="4755"/>
          <w:tab w:val="left" w:pos="6777"/>
          <w:tab w:val="right" w:pos="9729"/>
        </w:tabs>
        <w:spacing w:line="306" w:lineRule="exact"/>
        <w:ind w:left="855"/>
      </w:pPr>
      <w:r>
        <w:t>0.75</w:t>
      </w:r>
      <w:r>
        <w:tab/>
        <w:t>0.72</w:t>
      </w:r>
      <w:r>
        <w:tab/>
        <w:t>0.04</w:t>
      </w:r>
      <w:r>
        <w:tab/>
        <w:t>Evenness</w:t>
      </w:r>
      <w:r>
        <w:tab/>
        <w:t>all</w:t>
      </w:r>
      <w:r>
        <w:rPr>
          <w:spacing w:val="14"/>
        </w:rPr>
        <w:t xml:space="preserve"> </w:t>
      </w:r>
      <w:r>
        <w:t>countries</w:t>
      </w:r>
      <w:r>
        <w:rPr>
          <w:rFonts w:ascii="Times New Roman"/>
        </w:rPr>
        <w:tab/>
      </w:r>
      <w:r>
        <w:t>27.14</w:t>
      </w:r>
    </w:p>
    <w:p w14:paraId="1489A20D" w14:textId="77777777" w:rsidR="00BB4C49" w:rsidRDefault="00DC0BFC">
      <w:pPr>
        <w:pStyle w:val="Heading1"/>
        <w:tabs>
          <w:tab w:val="left" w:pos="2120"/>
          <w:tab w:val="left" w:pos="3705"/>
          <w:tab w:val="left" w:pos="4759"/>
          <w:tab w:val="left" w:pos="6036"/>
          <w:tab w:val="right" w:pos="9729"/>
        </w:tabs>
        <w:spacing w:line="306" w:lineRule="exact"/>
      </w:pPr>
      <w:r>
        <w:t>18.29</w:t>
      </w:r>
      <w:r>
        <w:tab/>
        <w:t>17.33</w:t>
      </w:r>
      <w:r>
        <w:tab/>
        <w:t>0.96</w:t>
      </w:r>
      <w:r>
        <w:tab/>
        <w:t>Diversity</w:t>
      </w:r>
      <w:r>
        <w:tab/>
        <w:t>China</w:t>
      </w:r>
      <w:r>
        <w:rPr>
          <w:spacing w:val="-3"/>
        </w:rPr>
        <w:t xml:space="preserve"> </w:t>
      </w:r>
      <w:r>
        <w:t>and</w:t>
      </w:r>
      <w:r>
        <w:rPr>
          <w:spacing w:val="-2"/>
        </w:rPr>
        <w:t xml:space="preserve"> </w:t>
      </w:r>
      <w:r>
        <w:t>USA</w:t>
      </w:r>
      <w:r>
        <w:rPr>
          <w:spacing w:val="-3"/>
        </w:rPr>
        <w:t xml:space="preserve"> </w:t>
      </w:r>
      <w:r>
        <w:t>excluded</w:t>
      </w:r>
      <w:r>
        <w:rPr>
          <w:rFonts w:ascii="Times New Roman"/>
        </w:rPr>
        <w:tab/>
      </w:r>
      <w:r>
        <w:t>13.74</w:t>
      </w:r>
    </w:p>
    <w:p w14:paraId="7F1A8A03" w14:textId="77777777" w:rsidR="00BB4C49" w:rsidRDefault="00DC0BFC">
      <w:pPr>
        <w:pStyle w:val="Heading1"/>
        <w:tabs>
          <w:tab w:val="left" w:pos="2120"/>
          <w:tab w:val="left" w:pos="3598"/>
          <w:tab w:val="left" w:pos="4780"/>
          <w:tab w:val="left" w:pos="6036"/>
          <w:tab w:val="left" w:pos="9144"/>
        </w:tabs>
        <w:spacing w:line="306" w:lineRule="exact"/>
      </w:pPr>
      <w:r>
        <w:t>59.00</w:t>
      </w:r>
      <w:r>
        <w:tab/>
        <w:t>83.00</w:t>
      </w:r>
      <w:r>
        <w:tab/>
        <w:t>-24.00</w:t>
      </w:r>
      <w:r>
        <w:tab/>
        <w:t>Richness</w:t>
      </w:r>
      <w:r>
        <w:tab/>
        <w:t>China</w:t>
      </w:r>
      <w:r>
        <w:rPr>
          <w:spacing w:val="-7"/>
        </w:rPr>
        <w:t xml:space="preserve"> </w:t>
      </w:r>
      <w:r>
        <w:t>and</w:t>
      </w:r>
      <w:r>
        <w:rPr>
          <w:spacing w:val="-7"/>
        </w:rPr>
        <w:t xml:space="preserve"> </w:t>
      </w:r>
      <w:r>
        <w:t>USA</w:t>
      </w:r>
      <w:r>
        <w:rPr>
          <w:spacing w:val="-7"/>
        </w:rPr>
        <w:t xml:space="preserve"> </w:t>
      </w:r>
      <w:r>
        <w:t>excluded</w:t>
      </w:r>
      <w:r>
        <w:tab/>
        <w:t>1.38*</w:t>
      </w:r>
    </w:p>
    <w:p w14:paraId="382D8542" w14:textId="77777777" w:rsidR="00BB4C49" w:rsidRDefault="00144D41">
      <w:pPr>
        <w:pStyle w:val="Heading1"/>
        <w:tabs>
          <w:tab w:val="left" w:pos="2184"/>
          <w:tab w:val="left" w:pos="3705"/>
          <w:tab w:val="left" w:pos="4755"/>
          <w:tab w:val="left" w:pos="6036"/>
          <w:tab w:val="right" w:pos="9729"/>
        </w:tabs>
        <w:spacing w:line="328" w:lineRule="exact"/>
        <w:ind w:left="855"/>
      </w:pPr>
      <w:r>
        <w:rPr>
          <w:noProof/>
        </w:rPr>
        <mc:AlternateContent>
          <mc:Choice Requires="wps">
            <w:drawing>
              <wp:anchor distT="0" distB="0" distL="0" distR="0" simplePos="0" relativeHeight="487640576" behindDoc="1" locked="0" layoutInCell="1" allowOverlap="1" wp14:anchorId="20AD8C2B" wp14:editId="3CE70944">
                <wp:simplePos x="0" y="0"/>
                <wp:positionH relativeFrom="page">
                  <wp:posOffset>969010</wp:posOffset>
                </wp:positionH>
                <wp:positionV relativeFrom="paragraph">
                  <wp:posOffset>252730</wp:posOffset>
                </wp:positionV>
                <wp:extent cx="5889625" cy="1270"/>
                <wp:effectExtent l="0" t="0" r="0" b="0"/>
                <wp:wrapTopAndBottom/>
                <wp:docPr id="799" name="Freeform 7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889625" cy="1270"/>
                        </a:xfrm>
                        <a:custGeom>
                          <a:avLst/>
                          <a:gdLst>
                            <a:gd name="T0" fmla="+- 0 1526 1526"/>
                            <a:gd name="T1" fmla="*/ T0 w 9275"/>
                            <a:gd name="T2" fmla="+- 0 10801 1526"/>
                            <a:gd name="T3" fmla="*/ T2 w 9275"/>
                          </a:gdLst>
                          <a:ahLst/>
                          <a:cxnLst>
                            <a:cxn ang="0">
                              <a:pos x="T1" y="0"/>
                            </a:cxn>
                            <a:cxn ang="0">
                              <a:pos x="T3" y="0"/>
                            </a:cxn>
                          </a:cxnLst>
                          <a:rect l="0" t="0" r="r" b="b"/>
                          <a:pathLst>
                            <a:path w="9275">
                              <a:moveTo>
                                <a:pt x="0" y="0"/>
                              </a:moveTo>
                              <a:lnTo>
                                <a:pt x="9275" y="0"/>
                              </a:lnTo>
                            </a:path>
                          </a:pathLst>
                        </a:custGeom>
                        <a:noFill/>
                        <a:ln w="1303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57ED242" id="Freeform 793" o:spid="_x0000_s1026" style="position:absolute;margin-left:76.3pt;margin-top:19.9pt;width:463.75pt;height:.1pt;z-index:-156759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2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" path="m,l9275,e" filled="f" strokeweight=".36214mm">
                <v:path arrowok="t" o:connecttype="custom" o:connectlocs="0,0;5889625,0" o:connectangles="0,0"/>
                <w10:wrap type="topAndBottom" anchorx="page"/>
              </v:shape>
            </w:pict>
          </mc:Fallback>
        </mc:AlternateContent>
      </w:r>
      <w:r w:rsidR="00DC0BFC">
        <w:t>0.81</w:t>
      </w:r>
      <w:r w:rsidR="00DC0BFC">
        <w:tab/>
        <w:t>0.76</w:t>
      </w:r>
      <w:r w:rsidR="00DC0BFC">
        <w:tab/>
        <w:t>0.05</w:t>
      </w:r>
      <w:r w:rsidR="00DC0BFC">
        <w:tab/>
        <w:t>Evenness</w:t>
      </w:r>
      <w:r w:rsidR="00DC0BFC">
        <w:tab/>
        <w:t>China</w:t>
      </w:r>
      <w:r w:rsidR="00DC0BFC">
        <w:rPr>
          <w:spacing w:val="-3"/>
        </w:rPr>
        <w:t xml:space="preserve"> </w:t>
      </w:r>
      <w:r w:rsidR="00DC0BFC">
        <w:t>and</w:t>
      </w:r>
      <w:r w:rsidR="00DC0BFC">
        <w:rPr>
          <w:spacing w:val="-2"/>
        </w:rPr>
        <w:t xml:space="preserve"> </w:t>
      </w:r>
      <w:r w:rsidR="00DC0BFC">
        <w:t>USA</w:t>
      </w:r>
      <w:r w:rsidR="00DC0BFC">
        <w:rPr>
          <w:spacing w:val="-3"/>
        </w:rPr>
        <w:t xml:space="preserve"> </w:t>
      </w:r>
      <w:r w:rsidR="00DC0BFC">
        <w:t>excluded</w:t>
      </w:r>
      <w:r w:rsidR="00DC0BFC">
        <w:rPr>
          <w:rFonts w:ascii="Times New Roman"/>
        </w:rPr>
        <w:tab/>
      </w:r>
      <w:r w:rsidR="00DC0BFC">
        <w:t>67.44</w:t>
      </w:r>
    </w:p>
    <w:p w14:paraId="455E0BAB" w14:textId="77777777" w:rsidR="00BB4C49" w:rsidRDefault="00BB4C49">
      <w:pPr>
        <w:pStyle w:val="BodyText"/>
        <w:rPr>
          <w:sz w:val="20"/>
        </w:rPr>
      </w:pPr>
    </w:p>
    <w:p w14:paraId="43F27F08" w14:textId="77777777" w:rsidR="00BB4C49" w:rsidRDefault="00BB4C49">
      <w:pPr>
        <w:pStyle w:val="BodyText"/>
        <w:rPr>
          <w:sz w:val="20"/>
        </w:rPr>
      </w:pPr>
    </w:p>
    <w:p w14:paraId="49001C90" w14:textId="77777777" w:rsidR="00BB4C49" w:rsidRDefault="00BB4C49">
      <w:pPr>
        <w:pStyle w:val="BodyText"/>
        <w:rPr>
          <w:sz w:val="20"/>
        </w:rPr>
      </w:pPr>
    </w:p>
    <w:p w14:paraId="2454A52B" w14:textId="77777777" w:rsidR="00BB4C49" w:rsidRDefault="00BB4C49">
      <w:pPr>
        <w:pStyle w:val="BodyText"/>
        <w:spacing w:before="8"/>
        <w:rPr>
          <w:sz w:val="27"/>
        </w:rPr>
      </w:pPr>
    </w:p>
    <w:p w14:paraId="5E5128D4" w14:textId="77777777" w:rsidR="00BB4C49" w:rsidRDefault="00DC0BFC">
      <w:pPr>
        <w:tabs>
          <w:tab w:val="left" w:pos="3130"/>
        </w:tabs>
        <w:ind w:left="18"/>
        <w:jc w:val="center"/>
        <w:rPr>
          <w:rFonts w:ascii="Arial"/>
          <w:sz w:val="20"/>
        </w:rPr>
      </w:pPr>
      <w:r>
        <w:rPr>
          <w:rFonts w:ascii="Arial"/>
          <w:sz w:val="20"/>
        </w:rPr>
        <w:t>All</w:t>
      </w:r>
      <w:r>
        <w:rPr>
          <w:rFonts w:ascii="Arial"/>
          <w:spacing w:val="-2"/>
          <w:sz w:val="20"/>
        </w:rPr>
        <w:t xml:space="preserve"> </w:t>
      </w:r>
      <w:r>
        <w:rPr>
          <w:rFonts w:ascii="Arial"/>
          <w:sz w:val="20"/>
        </w:rPr>
        <w:t>Countries</w:t>
      </w:r>
      <w:r>
        <w:rPr>
          <w:rFonts w:ascii="Arial"/>
          <w:sz w:val="20"/>
        </w:rPr>
        <w:tab/>
        <w:t>CHN</w:t>
      </w:r>
      <w:r>
        <w:rPr>
          <w:rFonts w:ascii="Arial"/>
          <w:spacing w:val="-4"/>
          <w:sz w:val="20"/>
        </w:rPr>
        <w:t xml:space="preserve"> </w:t>
      </w:r>
      <w:r>
        <w:rPr>
          <w:rFonts w:ascii="Arial"/>
          <w:sz w:val="20"/>
        </w:rPr>
        <w:t>&amp;</w:t>
      </w:r>
      <w:r>
        <w:rPr>
          <w:rFonts w:ascii="Arial"/>
          <w:spacing w:val="-2"/>
          <w:sz w:val="20"/>
        </w:rPr>
        <w:t xml:space="preserve"> </w:t>
      </w:r>
      <w:r>
        <w:rPr>
          <w:rFonts w:ascii="Arial"/>
          <w:sz w:val="20"/>
        </w:rPr>
        <w:t>USA</w:t>
      </w:r>
      <w:r>
        <w:rPr>
          <w:rFonts w:ascii="Arial"/>
          <w:spacing w:val="-4"/>
          <w:sz w:val="20"/>
        </w:rPr>
        <w:t xml:space="preserve"> </w:t>
      </w:r>
      <w:r>
        <w:rPr>
          <w:rFonts w:ascii="Arial"/>
          <w:sz w:val="20"/>
        </w:rPr>
        <w:t>excluded</w:t>
      </w:r>
    </w:p>
    <w:p w14:paraId="6A982E6C" w14:textId="77777777" w:rsidR="00BB4C49" w:rsidRDefault="00BB4C49">
      <w:pPr>
        <w:pStyle w:val="BodyText"/>
        <w:spacing w:before="1"/>
        <w:rPr>
          <w:rFonts w:ascii="Arial"/>
          <w:sz w:val="22"/>
        </w:rPr>
      </w:pPr>
    </w:p>
    <w:p w14:paraId="6B39C42B" w14:textId="77777777" w:rsidR="00BB4C49" w:rsidRDefault="00BB4C49">
      <w:pPr>
        <w:rPr>
          <w:rFonts w:ascii="Arial"/>
        </w:rPr>
        <w:sectPr w:rsidR="00BB4C49">
          <w:pgSz w:w="12240" w:h="15840"/>
          <w:pgMar w:top="1320" w:right="1240" w:bottom="280" w:left="940" w:header="649" w:footer="0" w:gutter="0"/>
          <w:cols w:space="720"/>
        </w:sectPr>
      </w:pPr>
    </w:p>
    <w:p w14:paraId="222784C8" w14:textId="77777777" w:rsidR="00BB4C49" w:rsidRDefault="00DC0BFC">
      <w:pPr>
        <w:spacing w:before="63"/>
        <w:ind w:left="1549"/>
        <w:rPr>
          <w:rFonts w:ascii="Arial"/>
          <w:b/>
        </w:rPr>
      </w:pPr>
      <w:r>
        <w:rPr>
          <w:rFonts w:ascii="Arial"/>
          <w:b/>
        </w:rPr>
        <w:t>A</w:t>
      </w:r>
    </w:p>
    <w:p w14:paraId="611DBA81" w14:textId="77777777" w:rsidR="00BB4C49" w:rsidRDefault="00144D41">
      <w:pPr>
        <w:spacing w:before="19"/>
        <w:ind w:right="375"/>
        <w:jc w:val="right"/>
        <w:rPr>
          <w:rFonts w:ascii="Arial"/>
          <w:sz w:val="16"/>
        </w:rPr>
      </w:pPr>
      <w:r>
        <w:rPr>
          <w:noProof/>
        </w:rPr>
        <mc:AlternateContent>
          <mc:Choice Requires="wpg">
            <w:drawing>
              <wp:anchor distT="0" distB="0" distL="114300" distR="114300" simplePos="0" relativeHeight="15781888" behindDoc="0" locked="0" layoutInCell="1" allowOverlap="1" wp14:anchorId="065B3FA9" wp14:editId="75A5F495">
                <wp:simplePos x="0" y="0"/>
                <wp:positionH relativeFrom="page">
                  <wp:posOffset>1495425</wp:posOffset>
                </wp:positionH>
                <wp:positionV relativeFrom="paragraph">
                  <wp:posOffset>64135</wp:posOffset>
                </wp:positionV>
                <wp:extent cx="2082800" cy="1215390"/>
                <wp:effectExtent l="0" t="0" r="0" b="0"/>
                <wp:wrapNone/>
                <wp:docPr id="696" name="Group 6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82800" cy="1215390"/>
                          <a:chOff x="2355" y="101"/>
                          <a:chExt cx="3280" cy="1914"/>
                        </a:xfrm>
                      </wpg:grpSpPr>
                      <wps:wsp>
                        <wps:cNvPr id="697" name="Freeform 792"/>
                        <wps:cNvSpPr>
                          <a:spLocks/>
                        </wps:cNvSpPr>
                        <wps:spPr bwMode="auto">
                          <a:xfrm>
                            <a:off x="2606" y="2003"/>
                            <a:ext cx="60" cy="2"/>
                          </a:xfrm>
                          <a:custGeom>
                            <a:avLst/>
                            <a:gdLst>
                              <a:gd name="T0" fmla="+- 0 2666 2606"/>
                              <a:gd name="T1" fmla="*/ T0 w 60"/>
                              <a:gd name="T2" fmla="+- 0 2606 2606"/>
                              <a:gd name="T3" fmla="*/ T2 w 60"/>
                              <a:gd name="T4" fmla="+- 0 2666 2606"/>
                              <a:gd name="T5" fmla="*/ T4 w 60"/>
                            </a:gdLst>
                            <a:ahLst/>
                            <a:cxnLst>
                              <a:cxn ang="0">
                                <a:pos x="T1" y="0"/>
                              </a:cxn>
                              <a:cxn ang="0">
                                <a:pos x="T3" y="0"/>
                              </a:cxn>
                              <a:cxn ang="0">
                                <a:pos x="T5" y="0"/>
                              </a:cxn>
                            </a:cxnLst>
                            <a:rect l="0" t="0" r="r" b="b"/>
                            <a:pathLst>
                              <a:path w="60">
                                <a:moveTo>
                                  <a:pt x="60" y="0"/>
                                </a:moveTo>
                                <a:lnTo>
                                  <a:pt x="0" y="0"/>
                                </a:lnTo>
                                <a:lnTo>
                                  <a:pt x="60" y="0"/>
                                </a:lnTo>
                                <a:close/>
                              </a:path>
                            </a:pathLst>
                          </a:custGeom>
                          <a:solidFill>
                            <a:srgbClr val="A9A9A9">
                              <a:alpha val="3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8" name="Freeform 791"/>
                        <wps:cNvSpPr>
                          <a:spLocks/>
                        </wps:cNvSpPr>
                        <wps:spPr bwMode="auto">
                          <a:xfrm>
                            <a:off x="2606" y="2003"/>
                            <a:ext cx="60" cy="2"/>
                          </a:xfrm>
                          <a:custGeom>
                            <a:avLst/>
                            <a:gdLst>
                              <a:gd name="T0" fmla="+- 0 2606 2606"/>
                              <a:gd name="T1" fmla="*/ T0 w 60"/>
                              <a:gd name="T2" fmla="+- 0 2666 2606"/>
                              <a:gd name="T3" fmla="*/ T2 w 60"/>
                              <a:gd name="T4" fmla="+- 0 2606 2606"/>
                              <a:gd name="T5" fmla="*/ T4 w 60"/>
                            </a:gdLst>
                            <a:ahLst/>
                            <a:cxnLst>
                              <a:cxn ang="0">
                                <a:pos x="T1" y="0"/>
                              </a:cxn>
                              <a:cxn ang="0">
                                <a:pos x="T3" y="0"/>
                              </a:cxn>
                              <a:cxn ang="0">
                                <a:pos x="T5" y="0"/>
                              </a:cxn>
                            </a:cxnLst>
                            <a:rect l="0" t="0" r="r" b="b"/>
                            <a:pathLst>
                              <a:path w="60">
                                <a:moveTo>
                                  <a:pt x="0" y="0"/>
                                </a:moveTo>
                                <a:lnTo>
                                  <a:pt x="60"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9" name="Freeform 790"/>
                        <wps:cNvSpPr>
                          <a:spLocks/>
                        </wps:cNvSpPr>
                        <wps:spPr bwMode="auto">
                          <a:xfrm>
                            <a:off x="2666" y="2003"/>
                            <a:ext cx="60" cy="2"/>
                          </a:xfrm>
                          <a:custGeom>
                            <a:avLst/>
                            <a:gdLst>
                              <a:gd name="T0" fmla="+- 0 2726 2666"/>
                              <a:gd name="T1" fmla="*/ T0 w 60"/>
                              <a:gd name="T2" fmla="+- 0 2666 2666"/>
                              <a:gd name="T3" fmla="*/ T2 w 60"/>
                              <a:gd name="T4" fmla="+- 0 2726 2666"/>
                              <a:gd name="T5" fmla="*/ T4 w 60"/>
                            </a:gdLst>
                            <a:ahLst/>
                            <a:cxnLst>
                              <a:cxn ang="0">
                                <a:pos x="T1" y="0"/>
                              </a:cxn>
                              <a:cxn ang="0">
                                <a:pos x="T3" y="0"/>
                              </a:cxn>
                              <a:cxn ang="0">
                                <a:pos x="T5" y="0"/>
                              </a:cxn>
                            </a:cxnLst>
                            <a:rect l="0" t="0" r="r" b="b"/>
                            <a:pathLst>
                              <a:path w="60">
                                <a:moveTo>
                                  <a:pt x="60" y="0"/>
                                </a:moveTo>
                                <a:lnTo>
                                  <a:pt x="0" y="0"/>
                                </a:lnTo>
                                <a:lnTo>
                                  <a:pt x="60" y="0"/>
                                </a:lnTo>
                                <a:close/>
                              </a:path>
                            </a:pathLst>
                          </a:custGeom>
                          <a:solidFill>
                            <a:srgbClr val="A9A9A9">
                              <a:alpha val="3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0" name="Freeform 789"/>
                        <wps:cNvSpPr>
                          <a:spLocks/>
                        </wps:cNvSpPr>
                        <wps:spPr bwMode="auto">
                          <a:xfrm>
                            <a:off x="2666" y="2003"/>
                            <a:ext cx="60" cy="2"/>
                          </a:xfrm>
                          <a:custGeom>
                            <a:avLst/>
                            <a:gdLst>
                              <a:gd name="T0" fmla="+- 0 2666 2666"/>
                              <a:gd name="T1" fmla="*/ T0 w 60"/>
                              <a:gd name="T2" fmla="+- 0 2726 2666"/>
                              <a:gd name="T3" fmla="*/ T2 w 60"/>
                              <a:gd name="T4" fmla="+- 0 2666 2666"/>
                              <a:gd name="T5" fmla="*/ T4 w 60"/>
                            </a:gdLst>
                            <a:ahLst/>
                            <a:cxnLst>
                              <a:cxn ang="0">
                                <a:pos x="T1" y="0"/>
                              </a:cxn>
                              <a:cxn ang="0">
                                <a:pos x="T3" y="0"/>
                              </a:cxn>
                              <a:cxn ang="0">
                                <a:pos x="T5" y="0"/>
                              </a:cxn>
                            </a:cxnLst>
                            <a:rect l="0" t="0" r="r" b="b"/>
                            <a:pathLst>
                              <a:path w="60">
                                <a:moveTo>
                                  <a:pt x="0" y="0"/>
                                </a:moveTo>
                                <a:lnTo>
                                  <a:pt x="60"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1" name="Freeform 788"/>
                        <wps:cNvSpPr>
                          <a:spLocks/>
                        </wps:cNvSpPr>
                        <wps:spPr bwMode="auto">
                          <a:xfrm>
                            <a:off x="2725" y="2003"/>
                            <a:ext cx="60" cy="2"/>
                          </a:xfrm>
                          <a:custGeom>
                            <a:avLst/>
                            <a:gdLst>
                              <a:gd name="T0" fmla="+- 0 2786 2726"/>
                              <a:gd name="T1" fmla="*/ T0 w 60"/>
                              <a:gd name="T2" fmla="+- 0 2726 2726"/>
                              <a:gd name="T3" fmla="*/ T2 w 60"/>
                              <a:gd name="T4" fmla="+- 0 2786 2726"/>
                              <a:gd name="T5" fmla="*/ T4 w 60"/>
                            </a:gdLst>
                            <a:ahLst/>
                            <a:cxnLst>
                              <a:cxn ang="0">
                                <a:pos x="T1" y="0"/>
                              </a:cxn>
                              <a:cxn ang="0">
                                <a:pos x="T3" y="0"/>
                              </a:cxn>
                              <a:cxn ang="0">
                                <a:pos x="T5" y="0"/>
                              </a:cxn>
                            </a:cxnLst>
                            <a:rect l="0" t="0" r="r" b="b"/>
                            <a:pathLst>
                              <a:path w="60">
                                <a:moveTo>
                                  <a:pt x="60" y="0"/>
                                </a:moveTo>
                                <a:lnTo>
                                  <a:pt x="0" y="0"/>
                                </a:lnTo>
                                <a:lnTo>
                                  <a:pt x="60" y="0"/>
                                </a:lnTo>
                                <a:close/>
                              </a:path>
                            </a:pathLst>
                          </a:custGeom>
                          <a:solidFill>
                            <a:srgbClr val="A9A9A9">
                              <a:alpha val="3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2" name="Freeform 787"/>
                        <wps:cNvSpPr>
                          <a:spLocks/>
                        </wps:cNvSpPr>
                        <wps:spPr bwMode="auto">
                          <a:xfrm>
                            <a:off x="2725" y="2003"/>
                            <a:ext cx="60" cy="2"/>
                          </a:xfrm>
                          <a:custGeom>
                            <a:avLst/>
                            <a:gdLst>
                              <a:gd name="T0" fmla="+- 0 2726 2726"/>
                              <a:gd name="T1" fmla="*/ T0 w 60"/>
                              <a:gd name="T2" fmla="+- 0 2786 2726"/>
                              <a:gd name="T3" fmla="*/ T2 w 60"/>
                              <a:gd name="T4" fmla="+- 0 2726 2726"/>
                              <a:gd name="T5" fmla="*/ T4 w 60"/>
                            </a:gdLst>
                            <a:ahLst/>
                            <a:cxnLst>
                              <a:cxn ang="0">
                                <a:pos x="T1" y="0"/>
                              </a:cxn>
                              <a:cxn ang="0">
                                <a:pos x="T3" y="0"/>
                              </a:cxn>
                              <a:cxn ang="0">
                                <a:pos x="T5" y="0"/>
                              </a:cxn>
                            </a:cxnLst>
                            <a:rect l="0" t="0" r="r" b="b"/>
                            <a:pathLst>
                              <a:path w="60">
                                <a:moveTo>
                                  <a:pt x="0" y="0"/>
                                </a:moveTo>
                                <a:lnTo>
                                  <a:pt x="60"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3" name="Freeform 786"/>
                        <wps:cNvSpPr>
                          <a:spLocks/>
                        </wps:cNvSpPr>
                        <wps:spPr bwMode="auto">
                          <a:xfrm>
                            <a:off x="2785" y="2003"/>
                            <a:ext cx="60" cy="2"/>
                          </a:xfrm>
                          <a:custGeom>
                            <a:avLst/>
                            <a:gdLst>
                              <a:gd name="T0" fmla="+- 0 2845 2786"/>
                              <a:gd name="T1" fmla="*/ T0 w 60"/>
                              <a:gd name="T2" fmla="+- 0 2786 2786"/>
                              <a:gd name="T3" fmla="*/ T2 w 60"/>
                              <a:gd name="T4" fmla="+- 0 2845 2786"/>
                              <a:gd name="T5" fmla="*/ T4 w 60"/>
                            </a:gdLst>
                            <a:ahLst/>
                            <a:cxnLst>
                              <a:cxn ang="0">
                                <a:pos x="T1" y="0"/>
                              </a:cxn>
                              <a:cxn ang="0">
                                <a:pos x="T3" y="0"/>
                              </a:cxn>
                              <a:cxn ang="0">
                                <a:pos x="T5" y="0"/>
                              </a:cxn>
                            </a:cxnLst>
                            <a:rect l="0" t="0" r="r" b="b"/>
                            <a:pathLst>
                              <a:path w="60">
                                <a:moveTo>
                                  <a:pt x="59" y="0"/>
                                </a:moveTo>
                                <a:lnTo>
                                  <a:pt x="0" y="0"/>
                                </a:lnTo>
                                <a:lnTo>
                                  <a:pt x="59" y="0"/>
                                </a:lnTo>
                                <a:close/>
                              </a:path>
                            </a:pathLst>
                          </a:custGeom>
                          <a:solidFill>
                            <a:srgbClr val="A9A9A9">
                              <a:alpha val="3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4" name="Freeform 785"/>
                        <wps:cNvSpPr>
                          <a:spLocks/>
                        </wps:cNvSpPr>
                        <wps:spPr bwMode="auto">
                          <a:xfrm>
                            <a:off x="2785" y="2003"/>
                            <a:ext cx="60" cy="2"/>
                          </a:xfrm>
                          <a:custGeom>
                            <a:avLst/>
                            <a:gdLst>
                              <a:gd name="T0" fmla="+- 0 2786 2786"/>
                              <a:gd name="T1" fmla="*/ T0 w 60"/>
                              <a:gd name="T2" fmla="+- 0 2845 2786"/>
                              <a:gd name="T3" fmla="*/ T2 w 60"/>
                              <a:gd name="T4" fmla="+- 0 2786 2786"/>
                              <a:gd name="T5" fmla="*/ T4 w 60"/>
                            </a:gdLst>
                            <a:ahLst/>
                            <a:cxnLst>
                              <a:cxn ang="0">
                                <a:pos x="T1" y="0"/>
                              </a:cxn>
                              <a:cxn ang="0">
                                <a:pos x="T3" y="0"/>
                              </a:cxn>
                              <a:cxn ang="0">
                                <a:pos x="T5" y="0"/>
                              </a:cxn>
                            </a:cxnLst>
                            <a:rect l="0" t="0" r="r" b="b"/>
                            <a:pathLst>
                              <a:path w="60">
                                <a:moveTo>
                                  <a:pt x="0" y="0"/>
                                </a:moveTo>
                                <a:lnTo>
                                  <a:pt x="59"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5" name="Freeform 784"/>
                        <wps:cNvSpPr>
                          <a:spLocks/>
                        </wps:cNvSpPr>
                        <wps:spPr bwMode="auto">
                          <a:xfrm>
                            <a:off x="2845" y="2003"/>
                            <a:ext cx="60" cy="2"/>
                          </a:xfrm>
                          <a:custGeom>
                            <a:avLst/>
                            <a:gdLst>
                              <a:gd name="T0" fmla="+- 0 2905 2845"/>
                              <a:gd name="T1" fmla="*/ T0 w 60"/>
                              <a:gd name="T2" fmla="+- 0 2845 2845"/>
                              <a:gd name="T3" fmla="*/ T2 w 60"/>
                              <a:gd name="T4" fmla="+- 0 2905 2845"/>
                              <a:gd name="T5" fmla="*/ T4 w 60"/>
                            </a:gdLst>
                            <a:ahLst/>
                            <a:cxnLst>
                              <a:cxn ang="0">
                                <a:pos x="T1" y="0"/>
                              </a:cxn>
                              <a:cxn ang="0">
                                <a:pos x="T3" y="0"/>
                              </a:cxn>
                              <a:cxn ang="0">
                                <a:pos x="T5" y="0"/>
                              </a:cxn>
                            </a:cxnLst>
                            <a:rect l="0" t="0" r="r" b="b"/>
                            <a:pathLst>
                              <a:path w="60">
                                <a:moveTo>
                                  <a:pt x="60" y="0"/>
                                </a:moveTo>
                                <a:lnTo>
                                  <a:pt x="0" y="0"/>
                                </a:lnTo>
                                <a:lnTo>
                                  <a:pt x="60" y="0"/>
                                </a:lnTo>
                                <a:close/>
                              </a:path>
                            </a:pathLst>
                          </a:custGeom>
                          <a:solidFill>
                            <a:srgbClr val="A9A9A9">
                              <a:alpha val="3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6" name="Freeform 783"/>
                        <wps:cNvSpPr>
                          <a:spLocks/>
                        </wps:cNvSpPr>
                        <wps:spPr bwMode="auto">
                          <a:xfrm>
                            <a:off x="2845" y="2003"/>
                            <a:ext cx="60" cy="2"/>
                          </a:xfrm>
                          <a:custGeom>
                            <a:avLst/>
                            <a:gdLst>
                              <a:gd name="T0" fmla="+- 0 2845 2845"/>
                              <a:gd name="T1" fmla="*/ T0 w 60"/>
                              <a:gd name="T2" fmla="+- 0 2905 2845"/>
                              <a:gd name="T3" fmla="*/ T2 w 60"/>
                              <a:gd name="T4" fmla="+- 0 2845 2845"/>
                              <a:gd name="T5" fmla="*/ T4 w 60"/>
                            </a:gdLst>
                            <a:ahLst/>
                            <a:cxnLst>
                              <a:cxn ang="0">
                                <a:pos x="T1" y="0"/>
                              </a:cxn>
                              <a:cxn ang="0">
                                <a:pos x="T3" y="0"/>
                              </a:cxn>
                              <a:cxn ang="0">
                                <a:pos x="T5" y="0"/>
                              </a:cxn>
                            </a:cxnLst>
                            <a:rect l="0" t="0" r="r" b="b"/>
                            <a:pathLst>
                              <a:path w="60">
                                <a:moveTo>
                                  <a:pt x="0" y="0"/>
                                </a:moveTo>
                                <a:lnTo>
                                  <a:pt x="60"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7" name="Freeform 782"/>
                        <wps:cNvSpPr>
                          <a:spLocks/>
                        </wps:cNvSpPr>
                        <wps:spPr bwMode="auto">
                          <a:xfrm>
                            <a:off x="2905" y="2003"/>
                            <a:ext cx="60" cy="2"/>
                          </a:xfrm>
                          <a:custGeom>
                            <a:avLst/>
                            <a:gdLst>
                              <a:gd name="T0" fmla="+- 0 2965 2905"/>
                              <a:gd name="T1" fmla="*/ T0 w 60"/>
                              <a:gd name="T2" fmla="+- 0 2905 2905"/>
                              <a:gd name="T3" fmla="*/ T2 w 60"/>
                              <a:gd name="T4" fmla="+- 0 2965 2905"/>
                              <a:gd name="T5" fmla="*/ T4 w 60"/>
                            </a:gdLst>
                            <a:ahLst/>
                            <a:cxnLst>
                              <a:cxn ang="0">
                                <a:pos x="T1" y="0"/>
                              </a:cxn>
                              <a:cxn ang="0">
                                <a:pos x="T3" y="0"/>
                              </a:cxn>
                              <a:cxn ang="0">
                                <a:pos x="T5" y="0"/>
                              </a:cxn>
                            </a:cxnLst>
                            <a:rect l="0" t="0" r="r" b="b"/>
                            <a:pathLst>
                              <a:path w="60">
                                <a:moveTo>
                                  <a:pt x="60" y="0"/>
                                </a:moveTo>
                                <a:lnTo>
                                  <a:pt x="0" y="0"/>
                                </a:lnTo>
                                <a:lnTo>
                                  <a:pt x="60" y="0"/>
                                </a:lnTo>
                                <a:close/>
                              </a:path>
                            </a:pathLst>
                          </a:custGeom>
                          <a:solidFill>
                            <a:srgbClr val="A9A9A9">
                              <a:alpha val="3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8" name="Freeform 781"/>
                        <wps:cNvSpPr>
                          <a:spLocks/>
                        </wps:cNvSpPr>
                        <wps:spPr bwMode="auto">
                          <a:xfrm>
                            <a:off x="2905" y="2003"/>
                            <a:ext cx="60" cy="2"/>
                          </a:xfrm>
                          <a:custGeom>
                            <a:avLst/>
                            <a:gdLst>
                              <a:gd name="T0" fmla="+- 0 2905 2905"/>
                              <a:gd name="T1" fmla="*/ T0 w 60"/>
                              <a:gd name="T2" fmla="+- 0 2965 2905"/>
                              <a:gd name="T3" fmla="*/ T2 w 60"/>
                              <a:gd name="T4" fmla="+- 0 2905 2905"/>
                              <a:gd name="T5" fmla="*/ T4 w 60"/>
                            </a:gdLst>
                            <a:ahLst/>
                            <a:cxnLst>
                              <a:cxn ang="0">
                                <a:pos x="T1" y="0"/>
                              </a:cxn>
                              <a:cxn ang="0">
                                <a:pos x="T3" y="0"/>
                              </a:cxn>
                              <a:cxn ang="0">
                                <a:pos x="T5" y="0"/>
                              </a:cxn>
                            </a:cxnLst>
                            <a:rect l="0" t="0" r="r" b="b"/>
                            <a:pathLst>
                              <a:path w="60">
                                <a:moveTo>
                                  <a:pt x="0" y="0"/>
                                </a:moveTo>
                                <a:lnTo>
                                  <a:pt x="60"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9" name="Freeform 780"/>
                        <wps:cNvSpPr>
                          <a:spLocks/>
                        </wps:cNvSpPr>
                        <wps:spPr bwMode="auto">
                          <a:xfrm>
                            <a:off x="2965" y="2003"/>
                            <a:ext cx="60" cy="2"/>
                          </a:xfrm>
                          <a:custGeom>
                            <a:avLst/>
                            <a:gdLst>
                              <a:gd name="T0" fmla="+- 0 3025 2965"/>
                              <a:gd name="T1" fmla="*/ T0 w 60"/>
                              <a:gd name="T2" fmla="+- 0 2965 2965"/>
                              <a:gd name="T3" fmla="*/ T2 w 60"/>
                              <a:gd name="T4" fmla="+- 0 3025 2965"/>
                              <a:gd name="T5" fmla="*/ T4 w 60"/>
                            </a:gdLst>
                            <a:ahLst/>
                            <a:cxnLst>
                              <a:cxn ang="0">
                                <a:pos x="T1" y="0"/>
                              </a:cxn>
                              <a:cxn ang="0">
                                <a:pos x="T3" y="0"/>
                              </a:cxn>
                              <a:cxn ang="0">
                                <a:pos x="T5" y="0"/>
                              </a:cxn>
                            </a:cxnLst>
                            <a:rect l="0" t="0" r="r" b="b"/>
                            <a:pathLst>
                              <a:path w="60">
                                <a:moveTo>
                                  <a:pt x="60" y="0"/>
                                </a:moveTo>
                                <a:lnTo>
                                  <a:pt x="0" y="0"/>
                                </a:lnTo>
                                <a:lnTo>
                                  <a:pt x="60" y="0"/>
                                </a:lnTo>
                                <a:close/>
                              </a:path>
                            </a:pathLst>
                          </a:custGeom>
                          <a:solidFill>
                            <a:srgbClr val="A9A9A9">
                              <a:alpha val="3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0" name="Freeform 779"/>
                        <wps:cNvSpPr>
                          <a:spLocks/>
                        </wps:cNvSpPr>
                        <wps:spPr bwMode="auto">
                          <a:xfrm>
                            <a:off x="2965" y="2003"/>
                            <a:ext cx="60" cy="2"/>
                          </a:xfrm>
                          <a:custGeom>
                            <a:avLst/>
                            <a:gdLst>
                              <a:gd name="T0" fmla="+- 0 2965 2965"/>
                              <a:gd name="T1" fmla="*/ T0 w 60"/>
                              <a:gd name="T2" fmla="+- 0 3025 2965"/>
                              <a:gd name="T3" fmla="*/ T2 w 60"/>
                              <a:gd name="T4" fmla="+- 0 2965 2965"/>
                              <a:gd name="T5" fmla="*/ T4 w 60"/>
                            </a:gdLst>
                            <a:ahLst/>
                            <a:cxnLst>
                              <a:cxn ang="0">
                                <a:pos x="T1" y="0"/>
                              </a:cxn>
                              <a:cxn ang="0">
                                <a:pos x="T3" y="0"/>
                              </a:cxn>
                              <a:cxn ang="0">
                                <a:pos x="T5" y="0"/>
                              </a:cxn>
                            </a:cxnLst>
                            <a:rect l="0" t="0" r="r" b="b"/>
                            <a:pathLst>
                              <a:path w="60">
                                <a:moveTo>
                                  <a:pt x="0" y="0"/>
                                </a:moveTo>
                                <a:lnTo>
                                  <a:pt x="60"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1" name="Freeform 778"/>
                        <wps:cNvSpPr>
                          <a:spLocks/>
                        </wps:cNvSpPr>
                        <wps:spPr bwMode="auto">
                          <a:xfrm>
                            <a:off x="3025" y="2003"/>
                            <a:ext cx="60" cy="2"/>
                          </a:xfrm>
                          <a:custGeom>
                            <a:avLst/>
                            <a:gdLst>
                              <a:gd name="T0" fmla="+- 0 3085 3025"/>
                              <a:gd name="T1" fmla="*/ T0 w 60"/>
                              <a:gd name="T2" fmla="+- 0 3025 3025"/>
                              <a:gd name="T3" fmla="*/ T2 w 60"/>
                              <a:gd name="T4" fmla="+- 0 3085 3025"/>
                              <a:gd name="T5" fmla="*/ T4 w 60"/>
                            </a:gdLst>
                            <a:ahLst/>
                            <a:cxnLst>
                              <a:cxn ang="0">
                                <a:pos x="T1" y="0"/>
                              </a:cxn>
                              <a:cxn ang="0">
                                <a:pos x="T3" y="0"/>
                              </a:cxn>
                              <a:cxn ang="0">
                                <a:pos x="T5" y="0"/>
                              </a:cxn>
                            </a:cxnLst>
                            <a:rect l="0" t="0" r="r" b="b"/>
                            <a:pathLst>
                              <a:path w="60">
                                <a:moveTo>
                                  <a:pt x="60" y="0"/>
                                </a:moveTo>
                                <a:lnTo>
                                  <a:pt x="0" y="0"/>
                                </a:lnTo>
                                <a:lnTo>
                                  <a:pt x="60" y="0"/>
                                </a:lnTo>
                                <a:close/>
                              </a:path>
                            </a:pathLst>
                          </a:custGeom>
                          <a:solidFill>
                            <a:srgbClr val="A9A9A9">
                              <a:alpha val="3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2" name="Freeform 777"/>
                        <wps:cNvSpPr>
                          <a:spLocks/>
                        </wps:cNvSpPr>
                        <wps:spPr bwMode="auto">
                          <a:xfrm>
                            <a:off x="3025" y="2003"/>
                            <a:ext cx="60" cy="2"/>
                          </a:xfrm>
                          <a:custGeom>
                            <a:avLst/>
                            <a:gdLst>
                              <a:gd name="T0" fmla="+- 0 3025 3025"/>
                              <a:gd name="T1" fmla="*/ T0 w 60"/>
                              <a:gd name="T2" fmla="+- 0 3085 3025"/>
                              <a:gd name="T3" fmla="*/ T2 w 60"/>
                              <a:gd name="T4" fmla="+- 0 3025 3025"/>
                              <a:gd name="T5" fmla="*/ T4 w 60"/>
                            </a:gdLst>
                            <a:ahLst/>
                            <a:cxnLst>
                              <a:cxn ang="0">
                                <a:pos x="T1" y="0"/>
                              </a:cxn>
                              <a:cxn ang="0">
                                <a:pos x="T3" y="0"/>
                              </a:cxn>
                              <a:cxn ang="0">
                                <a:pos x="T5" y="0"/>
                              </a:cxn>
                            </a:cxnLst>
                            <a:rect l="0" t="0" r="r" b="b"/>
                            <a:pathLst>
                              <a:path w="60">
                                <a:moveTo>
                                  <a:pt x="0" y="0"/>
                                </a:moveTo>
                                <a:lnTo>
                                  <a:pt x="60"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3" name="Freeform 776"/>
                        <wps:cNvSpPr>
                          <a:spLocks/>
                        </wps:cNvSpPr>
                        <wps:spPr bwMode="auto">
                          <a:xfrm>
                            <a:off x="3084" y="2003"/>
                            <a:ext cx="60" cy="2"/>
                          </a:xfrm>
                          <a:custGeom>
                            <a:avLst/>
                            <a:gdLst>
                              <a:gd name="T0" fmla="+- 0 3145 3085"/>
                              <a:gd name="T1" fmla="*/ T0 w 60"/>
                              <a:gd name="T2" fmla="+- 0 3085 3085"/>
                              <a:gd name="T3" fmla="*/ T2 w 60"/>
                              <a:gd name="T4" fmla="+- 0 3145 3085"/>
                              <a:gd name="T5" fmla="*/ T4 w 60"/>
                            </a:gdLst>
                            <a:ahLst/>
                            <a:cxnLst>
                              <a:cxn ang="0">
                                <a:pos x="T1" y="0"/>
                              </a:cxn>
                              <a:cxn ang="0">
                                <a:pos x="T3" y="0"/>
                              </a:cxn>
                              <a:cxn ang="0">
                                <a:pos x="T5" y="0"/>
                              </a:cxn>
                            </a:cxnLst>
                            <a:rect l="0" t="0" r="r" b="b"/>
                            <a:pathLst>
                              <a:path w="60">
                                <a:moveTo>
                                  <a:pt x="60" y="0"/>
                                </a:moveTo>
                                <a:lnTo>
                                  <a:pt x="0" y="0"/>
                                </a:lnTo>
                                <a:lnTo>
                                  <a:pt x="60" y="0"/>
                                </a:lnTo>
                                <a:close/>
                              </a:path>
                            </a:pathLst>
                          </a:custGeom>
                          <a:solidFill>
                            <a:srgbClr val="A9A9A9">
                              <a:alpha val="3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4" name="Freeform 775"/>
                        <wps:cNvSpPr>
                          <a:spLocks/>
                        </wps:cNvSpPr>
                        <wps:spPr bwMode="auto">
                          <a:xfrm>
                            <a:off x="3084" y="2003"/>
                            <a:ext cx="60" cy="2"/>
                          </a:xfrm>
                          <a:custGeom>
                            <a:avLst/>
                            <a:gdLst>
                              <a:gd name="T0" fmla="+- 0 3085 3085"/>
                              <a:gd name="T1" fmla="*/ T0 w 60"/>
                              <a:gd name="T2" fmla="+- 0 3145 3085"/>
                              <a:gd name="T3" fmla="*/ T2 w 60"/>
                              <a:gd name="T4" fmla="+- 0 3085 3085"/>
                              <a:gd name="T5" fmla="*/ T4 w 60"/>
                            </a:gdLst>
                            <a:ahLst/>
                            <a:cxnLst>
                              <a:cxn ang="0">
                                <a:pos x="T1" y="0"/>
                              </a:cxn>
                              <a:cxn ang="0">
                                <a:pos x="T3" y="0"/>
                              </a:cxn>
                              <a:cxn ang="0">
                                <a:pos x="T5" y="0"/>
                              </a:cxn>
                            </a:cxnLst>
                            <a:rect l="0" t="0" r="r" b="b"/>
                            <a:pathLst>
                              <a:path w="60">
                                <a:moveTo>
                                  <a:pt x="0" y="0"/>
                                </a:moveTo>
                                <a:lnTo>
                                  <a:pt x="60"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5" name="Rectangle 774"/>
                        <wps:cNvSpPr>
                          <a:spLocks noChangeArrowheads="1"/>
                        </wps:cNvSpPr>
                        <wps:spPr bwMode="auto">
                          <a:xfrm>
                            <a:off x="3144" y="1995"/>
                            <a:ext cx="60" cy="8"/>
                          </a:xfrm>
                          <a:prstGeom prst="rect">
                            <a:avLst/>
                          </a:prstGeom>
                          <a:solidFill>
                            <a:srgbClr val="A9A9A9">
                              <a:alpha val="3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6" name="Rectangle 773"/>
                        <wps:cNvSpPr>
                          <a:spLocks noChangeArrowheads="1"/>
                        </wps:cNvSpPr>
                        <wps:spPr bwMode="auto">
                          <a:xfrm>
                            <a:off x="3144" y="1995"/>
                            <a:ext cx="60" cy="8"/>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7" name="Rectangle 772"/>
                        <wps:cNvSpPr>
                          <a:spLocks noChangeArrowheads="1"/>
                        </wps:cNvSpPr>
                        <wps:spPr bwMode="auto">
                          <a:xfrm>
                            <a:off x="3204" y="1992"/>
                            <a:ext cx="60" cy="12"/>
                          </a:xfrm>
                          <a:prstGeom prst="rect">
                            <a:avLst/>
                          </a:prstGeom>
                          <a:solidFill>
                            <a:srgbClr val="A9A9A9">
                              <a:alpha val="3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8" name="Rectangle 771"/>
                        <wps:cNvSpPr>
                          <a:spLocks noChangeArrowheads="1"/>
                        </wps:cNvSpPr>
                        <wps:spPr bwMode="auto">
                          <a:xfrm>
                            <a:off x="3204" y="1992"/>
                            <a:ext cx="60" cy="12"/>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9" name="Rectangle 770"/>
                        <wps:cNvSpPr>
                          <a:spLocks noChangeArrowheads="1"/>
                        </wps:cNvSpPr>
                        <wps:spPr bwMode="auto">
                          <a:xfrm>
                            <a:off x="3264" y="1992"/>
                            <a:ext cx="60" cy="12"/>
                          </a:xfrm>
                          <a:prstGeom prst="rect">
                            <a:avLst/>
                          </a:prstGeom>
                          <a:solidFill>
                            <a:srgbClr val="A9A9A9">
                              <a:alpha val="3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0" name="Rectangle 769"/>
                        <wps:cNvSpPr>
                          <a:spLocks noChangeArrowheads="1"/>
                        </wps:cNvSpPr>
                        <wps:spPr bwMode="auto">
                          <a:xfrm>
                            <a:off x="3264" y="1992"/>
                            <a:ext cx="60" cy="12"/>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1" name="Rectangle 768"/>
                        <wps:cNvSpPr>
                          <a:spLocks noChangeArrowheads="1"/>
                        </wps:cNvSpPr>
                        <wps:spPr bwMode="auto">
                          <a:xfrm>
                            <a:off x="3324" y="1969"/>
                            <a:ext cx="60" cy="34"/>
                          </a:xfrm>
                          <a:prstGeom prst="rect">
                            <a:avLst/>
                          </a:prstGeom>
                          <a:solidFill>
                            <a:srgbClr val="A9A9A9">
                              <a:alpha val="3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2" name="Rectangle 767"/>
                        <wps:cNvSpPr>
                          <a:spLocks noChangeArrowheads="1"/>
                        </wps:cNvSpPr>
                        <wps:spPr bwMode="auto">
                          <a:xfrm>
                            <a:off x="3324" y="1969"/>
                            <a:ext cx="60" cy="34"/>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3" name="Rectangle 766"/>
                        <wps:cNvSpPr>
                          <a:spLocks noChangeArrowheads="1"/>
                        </wps:cNvSpPr>
                        <wps:spPr bwMode="auto">
                          <a:xfrm>
                            <a:off x="3384" y="1954"/>
                            <a:ext cx="60" cy="50"/>
                          </a:xfrm>
                          <a:prstGeom prst="rect">
                            <a:avLst/>
                          </a:prstGeom>
                          <a:solidFill>
                            <a:srgbClr val="A9A9A9">
                              <a:alpha val="3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4" name="Rectangle 765"/>
                        <wps:cNvSpPr>
                          <a:spLocks noChangeArrowheads="1"/>
                        </wps:cNvSpPr>
                        <wps:spPr bwMode="auto">
                          <a:xfrm>
                            <a:off x="3384" y="1954"/>
                            <a:ext cx="60" cy="50"/>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5" name="Rectangle 764"/>
                        <wps:cNvSpPr>
                          <a:spLocks noChangeArrowheads="1"/>
                        </wps:cNvSpPr>
                        <wps:spPr bwMode="auto">
                          <a:xfrm>
                            <a:off x="3443" y="1897"/>
                            <a:ext cx="60" cy="106"/>
                          </a:xfrm>
                          <a:prstGeom prst="rect">
                            <a:avLst/>
                          </a:prstGeom>
                          <a:solidFill>
                            <a:srgbClr val="A9A9A9">
                              <a:alpha val="3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6" name="Rectangle 763"/>
                        <wps:cNvSpPr>
                          <a:spLocks noChangeArrowheads="1"/>
                        </wps:cNvSpPr>
                        <wps:spPr bwMode="auto">
                          <a:xfrm>
                            <a:off x="3443" y="1897"/>
                            <a:ext cx="60" cy="106"/>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7" name="Rectangle 762"/>
                        <wps:cNvSpPr>
                          <a:spLocks noChangeArrowheads="1"/>
                        </wps:cNvSpPr>
                        <wps:spPr bwMode="auto">
                          <a:xfrm>
                            <a:off x="3503" y="1848"/>
                            <a:ext cx="60" cy="156"/>
                          </a:xfrm>
                          <a:prstGeom prst="rect">
                            <a:avLst/>
                          </a:prstGeom>
                          <a:solidFill>
                            <a:srgbClr val="A9A9A9">
                              <a:alpha val="3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8" name="Rectangle 761"/>
                        <wps:cNvSpPr>
                          <a:spLocks noChangeArrowheads="1"/>
                        </wps:cNvSpPr>
                        <wps:spPr bwMode="auto">
                          <a:xfrm>
                            <a:off x="3503" y="1848"/>
                            <a:ext cx="60" cy="156"/>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9" name="Rectangle 760"/>
                        <wps:cNvSpPr>
                          <a:spLocks noChangeArrowheads="1"/>
                        </wps:cNvSpPr>
                        <wps:spPr bwMode="auto">
                          <a:xfrm>
                            <a:off x="3563" y="1772"/>
                            <a:ext cx="60" cy="231"/>
                          </a:xfrm>
                          <a:prstGeom prst="rect">
                            <a:avLst/>
                          </a:prstGeom>
                          <a:solidFill>
                            <a:srgbClr val="A9A9A9">
                              <a:alpha val="3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0" name="Rectangle 759"/>
                        <wps:cNvSpPr>
                          <a:spLocks noChangeArrowheads="1"/>
                        </wps:cNvSpPr>
                        <wps:spPr bwMode="auto">
                          <a:xfrm>
                            <a:off x="3563" y="1772"/>
                            <a:ext cx="60" cy="231"/>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1" name="Rectangle 758"/>
                        <wps:cNvSpPr>
                          <a:spLocks noChangeArrowheads="1"/>
                        </wps:cNvSpPr>
                        <wps:spPr bwMode="auto">
                          <a:xfrm>
                            <a:off x="3623" y="1757"/>
                            <a:ext cx="60" cy="247"/>
                          </a:xfrm>
                          <a:prstGeom prst="rect">
                            <a:avLst/>
                          </a:prstGeom>
                          <a:solidFill>
                            <a:srgbClr val="A9A9A9">
                              <a:alpha val="3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2" name="Rectangle 757"/>
                        <wps:cNvSpPr>
                          <a:spLocks noChangeArrowheads="1"/>
                        </wps:cNvSpPr>
                        <wps:spPr bwMode="auto">
                          <a:xfrm>
                            <a:off x="3623" y="1757"/>
                            <a:ext cx="60" cy="247"/>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3" name="Rectangle 756"/>
                        <wps:cNvSpPr>
                          <a:spLocks noChangeArrowheads="1"/>
                        </wps:cNvSpPr>
                        <wps:spPr bwMode="auto">
                          <a:xfrm>
                            <a:off x="3683" y="1591"/>
                            <a:ext cx="60" cy="413"/>
                          </a:xfrm>
                          <a:prstGeom prst="rect">
                            <a:avLst/>
                          </a:prstGeom>
                          <a:solidFill>
                            <a:srgbClr val="A9A9A9">
                              <a:alpha val="3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4" name="Rectangle 755"/>
                        <wps:cNvSpPr>
                          <a:spLocks noChangeArrowheads="1"/>
                        </wps:cNvSpPr>
                        <wps:spPr bwMode="auto">
                          <a:xfrm>
                            <a:off x="3683" y="1591"/>
                            <a:ext cx="60" cy="413"/>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5" name="Rectangle 754"/>
                        <wps:cNvSpPr>
                          <a:spLocks noChangeArrowheads="1"/>
                        </wps:cNvSpPr>
                        <wps:spPr bwMode="auto">
                          <a:xfrm>
                            <a:off x="3742" y="1632"/>
                            <a:ext cx="60" cy="371"/>
                          </a:xfrm>
                          <a:prstGeom prst="rect">
                            <a:avLst/>
                          </a:prstGeom>
                          <a:solidFill>
                            <a:srgbClr val="A9A9A9">
                              <a:alpha val="3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6" name="Rectangle 753"/>
                        <wps:cNvSpPr>
                          <a:spLocks noChangeArrowheads="1"/>
                        </wps:cNvSpPr>
                        <wps:spPr bwMode="auto">
                          <a:xfrm>
                            <a:off x="3742" y="1632"/>
                            <a:ext cx="60" cy="371"/>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7" name="Rectangle 752"/>
                        <wps:cNvSpPr>
                          <a:spLocks noChangeArrowheads="1"/>
                        </wps:cNvSpPr>
                        <wps:spPr bwMode="auto">
                          <a:xfrm>
                            <a:off x="3802" y="1655"/>
                            <a:ext cx="60" cy="349"/>
                          </a:xfrm>
                          <a:prstGeom prst="rect">
                            <a:avLst/>
                          </a:prstGeom>
                          <a:solidFill>
                            <a:srgbClr val="A9A9A9">
                              <a:alpha val="3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8" name="Rectangle 751"/>
                        <wps:cNvSpPr>
                          <a:spLocks noChangeArrowheads="1"/>
                        </wps:cNvSpPr>
                        <wps:spPr bwMode="auto">
                          <a:xfrm>
                            <a:off x="3802" y="1655"/>
                            <a:ext cx="60" cy="349"/>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9" name="Rectangle 750"/>
                        <wps:cNvSpPr>
                          <a:spLocks noChangeArrowheads="1"/>
                        </wps:cNvSpPr>
                        <wps:spPr bwMode="auto">
                          <a:xfrm>
                            <a:off x="3862" y="1625"/>
                            <a:ext cx="60" cy="379"/>
                          </a:xfrm>
                          <a:prstGeom prst="rect">
                            <a:avLst/>
                          </a:prstGeom>
                          <a:solidFill>
                            <a:srgbClr val="A9A9A9">
                              <a:alpha val="3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0" name="Rectangle 749"/>
                        <wps:cNvSpPr>
                          <a:spLocks noChangeArrowheads="1"/>
                        </wps:cNvSpPr>
                        <wps:spPr bwMode="auto">
                          <a:xfrm>
                            <a:off x="3862" y="1625"/>
                            <a:ext cx="60" cy="379"/>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1" name="Rectangle 748"/>
                        <wps:cNvSpPr>
                          <a:spLocks noChangeArrowheads="1"/>
                        </wps:cNvSpPr>
                        <wps:spPr bwMode="auto">
                          <a:xfrm>
                            <a:off x="3922" y="1606"/>
                            <a:ext cx="60" cy="398"/>
                          </a:xfrm>
                          <a:prstGeom prst="rect">
                            <a:avLst/>
                          </a:prstGeom>
                          <a:solidFill>
                            <a:srgbClr val="A9A9A9">
                              <a:alpha val="3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2" name="Rectangle 747"/>
                        <wps:cNvSpPr>
                          <a:spLocks noChangeArrowheads="1"/>
                        </wps:cNvSpPr>
                        <wps:spPr bwMode="auto">
                          <a:xfrm>
                            <a:off x="3922" y="1606"/>
                            <a:ext cx="60" cy="398"/>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3" name="Rectangle 746"/>
                        <wps:cNvSpPr>
                          <a:spLocks noChangeArrowheads="1"/>
                        </wps:cNvSpPr>
                        <wps:spPr bwMode="auto">
                          <a:xfrm>
                            <a:off x="3982" y="1636"/>
                            <a:ext cx="60" cy="368"/>
                          </a:xfrm>
                          <a:prstGeom prst="rect">
                            <a:avLst/>
                          </a:prstGeom>
                          <a:solidFill>
                            <a:srgbClr val="A9A9A9">
                              <a:alpha val="3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4" name="Rectangle 745"/>
                        <wps:cNvSpPr>
                          <a:spLocks noChangeArrowheads="1"/>
                        </wps:cNvSpPr>
                        <wps:spPr bwMode="auto">
                          <a:xfrm>
                            <a:off x="3982" y="1636"/>
                            <a:ext cx="60" cy="368"/>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5" name="Rectangle 744"/>
                        <wps:cNvSpPr>
                          <a:spLocks noChangeArrowheads="1"/>
                        </wps:cNvSpPr>
                        <wps:spPr bwMode="auto">
                          <a:xfrm>
                            <a:off x="4042" y="1742"/>
                            <a:ext cx="60" cy="262"/>
                          </a:xfrm>
                          <a:prstGeom prst="rect">
                            <a:avLst/>
                          </a:prstGeom>
                          <a:solidFill>
                            <a:srgbClr val="A9A9A9">
                              <a:alpha val="3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6" name="Rectangle 743"/>
                        <wps:cNvSpPr>
                          <a:spLocks noChangeArrowheads="1"/>
                        </wps:cNvSpPr>
                        <wps:spPr bwMode="auto">
                          <a:xfrm>
                            <a:off x="4042" y="1742"/>
                            <a:ext cx="60" cy="262"/>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7" name="Rectangle 742"/>
                        <wps:cNvSpPr>
                          <a:spLocks noChangeArrowheads="1"/>
                        </wps:cNvSpPr>
                        <wps:spPr bwMode="auto">
                          <a:xfrm>
                            <a:off x="4101" y="1806"/>
                            <a:ext cx="60" cy="197"/>
                          </a:xfrm>
                          <a:prstGeom prst="rect">
                            <a:avLst/>
                          </a:prstGeom>
                          <a:solidFill>
                            <a:srgbClr val="A9A9A9">
                              <a:alpha val="3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8" name="Rectangle 741"/>
                        <wps:cNvSpPr>
                          <a:spLocks noChangeArrowheads="1"/>
                        </wps:cNvSpPr>
                        <wps:spPr bwMode="auto">
                          <a:xfrm>
                            <a:off x="4101" y="1806"/>
                            <a:ext cx="60" cy="197"/>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9" name="Rectangle 740"/>
                        <wps:cNvSpPr>
                          <a:spLocks noChangeArrowheads="1"/>
                        </wps:cNvSpPr>
                        <wps:spPr bwMode="auto">
                          <a:xfrm>
                            <a:off x="4161" y="1897"/>
                            <a:ext cx="60" cy="106"/>
                          </a:xfrm>
                          <a:prstGeom prst="rect">
                            <a:avLst/>
                          </a:prstGeom>
                          <a:solidFill>
                            <a:srgbClr val="A9A9A9">
                              <a:alpha val="3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0" name="Rectangle 739"/>
                        <wps:cNvSpPr>
                          <a:spLocks noChangeArrowheads="1"/>
                        </wps:cNvSpPr>
                        <wps:spPr bwMode="auto">
                          <a:xfrm>
                            <a:off x="4161" y="1897"/>
                            <a:ext cx="60" cy="106"/>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1" name="Rectangle 738"/>
                        <wps:cNvSpPr>
                          <a:spLocks noChangeArrowheads="1"/>
                        </wps:cNvSpPr>
                        <wps:spPr bwMode="auto">
                          <a:xfrm>
                            <a:off x="4221" y="1946"/>
                            <a:ext cx="60" cy="57"/>
                          </a:xfrm>
                          <a:prstGeom prst="rect">
                            <a:avLst/>
                          </a:prstGeom>
                          <a:solidFill>
                            <a:srgbClr val="A9A9A9">
                              <a:alpha val="3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2" name="Rectangle 737"/>
                        <wps:cNvSpPr>
                          <a:spLocks noChangeArrowheads="1"/>
                        </wps:cNvSpPr>
                        <wps:spPr bwMode="auto">
                          <a:xfrm>
                            <a:off x="4221" y="1946"/>
                            <a:ext cx="60" cy="57"/>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3" name="Rectangle 736"/>
                        <wps:cNvSpPr>
                          <a:spLocks noChangeArrowheads="1"/>
                        </wps:cNvSpPr>
                        <wps:spPr bwMode="auto">
                          <a:xfrm>
                            <a:off x="4281" y="1980"/>
                            <a:ext cx="60" cy="23"/>
                          </a:xfrm>
                          <a:prstGeom prst="rect">
                            <a:avLst/>
                          </a:prstGeom>
                          <a:solidFill>
                            <a:srgbClr val="A9A9A9">
                              <a:alpha val="3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4" name="Rectangle 735"/>
                        <wps:cNvSpPr>
                          <a:spLocks noChangeArrowheads="1"/>
                        </wps:cNvSpPr>
                        <wps:spPr bwMode="auto">
                          <a:xfrm>
                            <a:off x="4281" y="1980"/>
                            <a:ext cx="60" cy="23"/>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5" name="Rectangle 734"/>
                        <wps:cNvSpPr>
                          <a:spLocks noChangeArrowheads="1"/>
                        </wps:cNvSpPr>
                        <wps:spPr bwMode="auto">
                          <a:xfrm>
                            <a:off x="4341" y="1992"/>
                            <a:ext cx="60" cy="12"/>
                          </a:xfrm>
                          <a:prstGeom prst="rect">
                            <a:avLst/>
                          </a:prstGeom>
                          <a:solidFill>
                            <a:srgbClr val="A9A9A9">
                              <a:alpha val="3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6" name="Rectangle 733"/>
                        <wps:cNvSpPr>
                          <a:spLocks noChangeArrowheads="1"/>
                        </wps:cNvSpPr>
                        <wps:spPr bwMode="auto">
                          <a:xfrm>
                            <a:off x="4341" y="1992"/>
                            <a:ext cx="60" cy="12"/>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7" name="Rectangle 732"/>
                        <wps:cNvSpPr>
                          <a:spLocks noChangeArrowheads="1"/>
                        </wps:cNvSpPr>
                        <wps:spPr bwMode="auto">
                          <a:xfrm>
                            <a:off x="4401" y="1999"/>
                            <a:ext cx="60" cy="4"/>
                          </a:xfrm>
                          <a:prstGeom prst="rect">
                            <a:avLst/>
                          </a:prstGeom>
                          <a:solidFill>
                            <a:srgbClr val="A9A9A9">
                              <a:alpha val="3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8" name="Rectangle 731"/>
                        <wps:cNvSpPr>
                          <a:spLocks noChangeArrowheads="1"/>
                        </wps:cNvSpPr>
                        <wps:spPr bwMode="auto">
                          <a:xfrm>
                            <a:off x="4401" y="1999"/>
                            <a:ext cx="60" cy="4"/>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9" name="Freeform 730"/>
                        <wps:cNvSpPr>
                          <a:spLocks/>
                        </wps:cNvSpPr>
                        <wps:spPr bwMode="auto">
                          <a:xfrm>
                            <a:off x="4460" y="2003"/>
                            <a:ext cx="60" cy="2"/>
                          </a:xfrm>
                          <a:custGeom>
                            <a:avLst/>
                            <a:gdLst>
                              <a:gd name="T0" fmla="+- 0 4521 4461"/>
                              <a:gd name="T1" fmla="*/ T0 w 60"/>
                              <a:gd name="T2" fmla="+- 0 4461 4461"/>
                              <a:gd name="T3" fmla="*/ T2 w 60"/>
                              <a:gd name="T4" fmla="+- 0 4521 4461"/>
                              <a:gd name="T5" fmla="*/ T4 w 60"/>
                            </a:gdLst>
                            <a:ahLst/>
                            <a:cxnLst>
                              <a:cxn ang="0">
                                <a:pos x="T1" y="0"/>
                              </a:cxn>
                              <a:cxn ang="0">
                                <a:pos x="T3" y="0"/>
                              </a:cxn>
                              <a:cxn ang="0">
                                <a:pos x="T5" y="0"/>
                              </a:cxn>
                            </a:cxnLst>
                            <a:rect l="0" t="0" r="r" b="b"/>
                            <a:pathLst>
                              <a:path w="60">
                                <a:moveTo>
                                  <a:pt x="60" y="0"/>
                                </a:moveTo>
                                <a:lnTo>
                                  <a:pt x="0" y="0"/>
                                </a:lnTo>
                                <a:lnTo>
                                  <a:pt x="60" y="0"/>
                                </a:lnTo>
                                <a:close/>
                              </a:path>
                            </a:pathLst>
                          </a:custGeom>
                          <a:solidFill>
                            <a:srgbClr val="A9A9A9">
                              <a:alpha val="3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0" name="Freeform 729"/>
                        <wps:cNvSpPr>
                          <a:spLocks/>
                        </wps:cNvSpPr>
                        <wps:spPr bwMode="auto">
                          <a:xfrm>
                            <a:off x="4460" y="2003"/>
                            <a:ext cx="60" cy="2"/>
                          </a:xfrm>
                          <a:custGeom>
                            <a:avLst/>
                            <a:gdLst>
                              <a:gd name="T0" fmla="+- 0 4461 4461"/>
                              <a:gd name="T1" fmla="*/ T0 w 60"/>
                              <a:gd name="T2" fmla="+- 0 4521 4461"/>
                              <a:gd name="T3" fmla="*/ T2 w 60"/>
                              <a:gd name="T4" fmla="+- 0 4461 4461"/>
                              <a:gd name="T5" fmla="*/ T4 w 60"/>
                            </a:gdLst>
                            <a:ahLst/>
                            <a:cxnLst>
                              <a:cxn ang="0">
                                <a:pos x="T1" y="0"/>
                              </a:cxn>
                              <a:cxn ang="0">
                                <a:pos x="T3" y="0"/>
                              </a:cxn>
                              <a:cxn ang="0">
                                <a:pos x="T5" y="0"/>
                              </a:cxn>
                            </a:cxnLst>
                            <a:rect l="0" t="0" r="r" b="b"/>
                            <a:pathLst>
                              <a:path w="60">
                                <a:moveTo>
                                  <a:pt x="0" y="0"/>
                                </a:moveTo>
                                <a:lnTo>
                                  <a:pt x="60"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1" name="Freeform 728"/>
                        <wps:cNvSpPr>
                          <a:spLocks/>
                        </wps:cNvSpPr>
                        <wps:spPr bwMode="auto">
                          <a:xfrm>
                            <a:off x="4520" y="2003"/>
                            <a:ext cx="60" cy="2"/>
                          </a:xfrm>
                          <a:custGeom>
                            <a:avLst/>
                            <a:gdLst>
                              <a:gd name="T0" fmla="+- 0 4581 4521"/>
                              <a:gd name="T1" fmla="*/ T0 w 60"/>
                              <a:gd name="T2" fmla="+- 0 4521 4521"/>
                              <a:gd name="T3" fmla="*/ T2 w 60"/>
                              <a:gd name="T4" fmla="+- 0 4581 4521"/>
                              <a:gd name="T5" fmla="*/ T4 w 60"/>
                            </a:gdLst>
                            <a:ahLst/>
                            <a:cxnLst>
                              <a:cxn ang="0">
                                <a:pos x="T1" y="0"/>
                              </a:cxn>
                              <a:cxn ang="0">
                                <a:pos x="T3" y="0"/>
                              </a:cxn>
                              <a:cxn ang="0">
                                <a:pos x="T5" y="0"/>
                              </a:cxn>
                            </a:cxnLst>
                            <a:rect l="0" t="0" r="r" b="b"/>
                            <a:pathLst>
                              <a:path w="60">
                                <a:moveTo>
                                  <a:pt x="60" y="0"/>
                                </a:moveTo>
                                <a:lnTo>
                                  <a:pt x="0" y="0"/>
                                </a:lnTo>
                                <a:lnTo>
                                  <a:pt x="60" y="0"/>
                                </a:lnTo>
                                <a:close/>
                              </a:path>
                            </a:pathLst>
                          </a:custGeom>
                          <a:solidFill>
                            <a:srgbClr val="A9A9A9">
                              <a:alpha val="3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2" name="Freeform 727"/>
                        <wps:cNvSpPr>
                          <a:spLocks/>
                        </wps:cNvSpPr>
                        <wps:spPr bwMode="auto">
                          <a:xfrm>
                            <a:off x="4520" y="2003"/>
                            <a:ext cx="60" cy="2"/>
                          </a:xfrm>
                          <a:custGeom>
                            <a:avLst/>
                            <a:gdLst>
                              <a:gd name="T0" fmla="+- 0 4521 4521"/>
                              <a:gd name="T1" fmla="*/ T0 w 60"/>
                              <a:gd name="T2" fmla="+- 0 4581 4521"/>
                              <a:gd name="T3" fmla="*/ T2 w 60"/>
                              <a:gd name="T4" fmla="+- 0 4521 4521"/>
                              <a:gd name="T5" fmla="*/ T4 w 60"/>
                            </a:gdLst>
                            <a:ahLst/>
                            <a:cxnLst>
                              <a:cxn ang="0">
                                <a:pos x="T1" y="0"/>
                              </a:cxn>
                              <a:cxn ang="0">
                                <a:pos x="T3" y="0"/>
                              </a:cxn>
                              <a:cxn ang="0">
                                <a:pos x="T5" y="0"/>
                              </a:cxn>
                            </a:cxnLst>
                            <a:rect l="0" t="0" r="r" b="b"/>
                            <a:pathLst>
                              <a:path w="60">
                                <a:moveTo>
                                  <a:pt x="0" y="0"/>
                                </a:moveTo>
                                <a:lnTo>
                                  <a:pt x="60"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3" name="Freeform 726"/>
                        <wps:cNvSpPr>
                          <a:spLocks/>
                        </wps:cNvSpPr>
                        <wps:spPr bwMode="auto">
                          <a:xfrm>
                            <a:off x="4580" y="2003"/>
                            <a:ext cx="60" cy="2"/>
                          </a:xfrm>
                          <a:custGeom>
                            <a:avLst/>
                            <a:gdLst>
                              <a:gd name="T0" fmla="+- 0 4640 4581"/>
                              <a:gd name="T1" fmla="*/ T0 w 60"/>
                              <a:gd name="T2" fmla="+- 0 4581 4581"/>
                              <a:gd name="T3" fmla="*/ T2 w 60"/>
                              <a:gd name="T4" fmla="+- 0 4640 4581"/>
                              <a:gd name="T5" fmla="*/ T4 w 60"/>
                            </a:gdLst>
                            <a:ahLst/>
                            <a:cxnLst>
                              <a:cxn ang="0">
                                <a:pos x="T1" y="0"/>
                              </a:cxn>
                              <a:cxn ang="0">
                                <a:pos x="T3" y="0"/>
                              </a:cxn>
                              <a:cxn ang="0">
                                <a:pos x="T5" y="0"/>
                              </a:cxn>
                            </a:cxnLst>
                            <a:rect l="0" t="0" r="r" b="b"/>
                            <a:pathLst>
                              <a:path w="60">
                                <a:moveTo>
                                  <a:pt x="59" y="0"/>
                                </a:moveTo>
                                <a:lnTo>
                                  <a:pt x="0" y="0"/>
                                </a:lnTo>
                                <a:lnTo>
                                  <a:pt x="59" y="0"/>
                                </a:lnTo>
                                <a:close/>
                              </a:path>
                            </a:pathLst>
                          </a:custGeom>
                          <a:solidFill>
                            <a:srgbClr val="A9A9A9">
                              <a:alpha val="3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4" name="Freeform 725"/>
                        <wps:cNvSpPr>
                          <a:spLocks/>
                        </wps:cNvSpPr>
                        <wps:spPr bwMode="auto">
                          <a:xfrm>
                            <a:off x="4580" y="2003"/>
                            <a:ext cx="60" cy="2"/>
                          </a:xfrm>
                          <a:custGeom>
                            <a:avLst/>
                            <a:gdLst>
                              <a:gd name="T0" fmla="+- 0 4581 4581"/>
                              <a:gd name="T1" fmla="*/ T0 w 60"/>
                              <a:gd name="T2" fmla="+- 0 4640 4581"/>
                              <a:gd name="T3" fmla="*/ T2 w 60"/>
                              <a:gd name="T4" fmla="+- 0 4581 4581"/>
                              <a:gd name="T5" fmla="*/ T4 w 60"/>
                            </a:gdLst>
                            <a:ahLst/>
                            <a:cxnLst>
                              <a:cxn ang="0">
                                <a:pos x="T1" y="0"/>
                              </a:cxn>
                              <a:cxn ang="0">
                                <a:pos x="T3" y="0"/>
                              </a:cxn>
                              <a:cxn ang="0">
                                <a:pos x="T5" y="0"/>
                              </a:cxn>
                            </a:cxnLst>
                            <a:rect l="0" t="0" r="r" b="b"/>
                            <a:pathLst>
                              <a:path w="60">
                                <a:moveTo>
                                  <a:pt x="0" y="0"/>
                                </a:moveTo>
                                <a:lnTo>
                                  <a:pt x="59"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5" name="Freeform 724"/>
                        <wps:cNvSpPr>
                          <a:spLocks/>
                        </wps:cNvSpPr>
                        <wps:spPr bwMode="auto">
                          <a:xfrm>
                            <a:off x="4640" y="2003"/>
                            <a:ext cx="60" cy="2"/>
                          </a:xfrm>
                          <a:custGeom>
                            <a:avLst/>
                            <a:gdLst>
                              <a:gd name="T0" fmla="+- 0 4700 4641"/>
                              <a:gd name="T1" fmla="*/ T0 w 60"/>
                              <a:gd name="T2" fmla="+- 0 4641 4641"/>
                              <a:gd name="T3" fmla="*/ T2 w 60"/>
                              <a:gd name="T4" fmla="+- 0 4700 4641"/>
                              <a:gd name="T5" fmla="*/ T4 w 60"/>
                            </a:gdLst>
                            <a:ahLst/>
                            <a:cxnLst>
                              <a:cxn ang="0">
                                <a:pos x="T1" y="0"/>
                              </a:cxn>
                              <a:cxn ang="0">
                                <a:pos x="T3" y="0"/>
                              </a:cxn>
                              <a:cxn ang="0">
                                <a:pos x="T5" y="0"/>
                              </a:cxn>
                            </a:cxnLst>
                            <a:rect l="0" t="0" r="r" b="b"/>
                            <a:pathLst>
                              <a:path w="60">
                                <a:moveTo>
                                  <a:pt x="59" y="0"/>
                                </a:moveTo>
                                <a:lnTo>
                                  <a:pt x="0" y="0"/>
                                </a:lnTo>
                                <a:lnTo>
                                  <a:pt x="59" y="0"/>
                                </a:lnTo>
                                <a:close/>
                              </a:path>
                            </a:pathLst>
                          </a:custGeom>
                          <a:solidFill>
                            <a:srgbClr val="A9A9A9">
                              <a:alpha val="3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6" name="Freeform 723"/>
                        <wps:cNvSpPr>
                          <a:spLocks/>
                        </wps:cNvSpPr>
                        <wps:spPr bwMode="auto">
                          <a:xfrm>
                            <a:off x="4640" y="2003"/>
                            <a:ext cx="60" cy="2"/>
                          </a:xfrm>
                          <a:custGeom>
                            <a:avLst/>
                            <a:gdLst>
                              <a:gd name="T0" fmla="+- 0 4641 4641"/>
                              <a:gd name="T1" fmla="*/ T0 w 60"/>
                              <a:gd name="T2" fmla="+- 0 4700 4641"/>
                              <a:gd name="T3" fmla="*/ T2 w 60"/>
                              <a:gd name="T4" fmla="+- 0 4641 4641"/>
                              <a:gd name="T5" fmla="*/ T4 w 60"/>
                            </a:gdLst>
                            <a:ahLst/>
                            <a:cxnLst>
                              <a:cxn ang="0">
                                <a:pos x="T1" y="0"/>
                              </a:cxn>
                              <a:cxn ang="0">
                                <a:pos x="T3" y="0"/>
                              </a:cxn>
                              <a:cxn ang="0">
                                <a:pos x="T5" y="0"/>
                              </a:cxn>
                            </a:cxnLst>
                            <a:rect l="0" t="0" r="r" b="b"/>
                            <a:pathLst>
                              <a:path w="60">
                                <a:moveTo>
                                  <a:pt x="0" y="0"/>
                                </a:moveTo>
                                <a:lnTo>
                                  <a:pt x="59"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7" name="Freeform 722"/>
                        <wps:cNvSpPr>
                          <a:spLocks/>
                        </wps:cNvSpPr>
                        <wps:spPr bwMode="auto">
                          <a:xfrm>
                            <a:off x="4700" y="2003"/>
                            <a:ext cx="60" cy="2"/>
                          </a:xfrm>
                          <a:custGeom>
                            <a:avLst/>
                            <a:gdLst>
                              <a:gd name="T0" fmla="+- 0 4760 4700"/>
                              <a:gd name="T1" fmla="*/ T0 w 60"/>
                              <a:gd name="T2" fmla="+- 0 4700 4700"/>
                              <a:gd name="T3" fmla="*/ T2 w 60"/>
                              <a:gd name="T4" fmla="+- 0 4760 4700"/>
                              <a:gd name="T5" fmla="*/ T4 w 60"/>
                            </a:gdLst>
                            <a:ahLst/>
                            <a:cxnLst>
                              <a:cxn ang="0">
                                <a:pos x="T1" y="0"/>
                              </a:cxn>
                              <a:cxn ang="0">
                                <a:pos x="T3" y="0"/>
                              </a:cxn>
                              <a:cxn ang="0">
                                <a:pos x="T5" y="0"/>
                              </a:cxn>
                            </a:cxnLst>
                            <a:rect l="0" t="0" r="r" b="b"/>
                            <a:pathLst>
                              <a:path w="60">
                                <a:moveTo>
                                  <a:pt x="60" y="0"/>
                                </a:moveTo>
                                <a:lnTo>
                                  <a:pt x="0" y="0"/>
                                </a:lnTo>
                                <a:lnTo>
                                  <a:pt x="60" y="0"/>
                                </a:lnTo>
                                <a:close/>
                              </a:path>
                            </a:pathLst>
                          </a:custGeom>
                          <a:solidFill>
                            <a:srgbClr val="A9A9A9">
                              <a:alpha val="3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8" name="Freeform 721"/>
                        <wps:cNvSpPr>
                          <a:spLocks/>
                        </wps:cNvSpPr>
                        <wps:spPr bwMode="auto">
                          <a:xfrm>
                            <a:off x="4700" y="2003"/>
                            <a:ext cx="60" cy="2"/>
                          </a:xfrm>
                          <a:custGeom>
                            <a:avLst/>
                            <a:gdLst>
                              <a:gd name="T0" fmla="+- 0 4700 4700"/>
                              <a:gd name="T1" fmla="*/ T0 w 60"/>
                              <a:gd name="T2" fmla="+- 0 4760 4700"/>
                              <a:gd name="T3" fmla="*/ T2 w 60"/>
                              <a:gd name="T4" fmla="+- 0 4700 4700"/>
                              <a:gd name="T5" fmla="*/ T4 w 60"/>
                            </a:gdLst>
                            <a:ahLst/>
                            <a:cxnLst>
                              <a:cxn ang="0">
                                <a:pos x="T1" y="0"/>
                              </a:cxn>
                              <a:cxn ang="0">
                                <a:pos x="T3" y="0"/>
                              </a:cxn>
                              <a:cxn ang="0">
                                <a:pos x="T5" y="0"/>
                              </a:cxn>
                            </a:cxnLst>
                            <a:rect l="0" t="0" r="r" b="b"/>
                            <a:pathLst>
                              <a:path w="60">
                                <a:moveTo>
                                  <a:pt x="0" y="0"/>
                                </a:moveTo>
                                <a:lnTo>
                                  <a:pt x="60"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9" name="Freeform 720"/>
                        <wps:cNvSpPr>
                          <a:spLocks/>
                        </wps:cNvSpPr>
                        <wps:spPr bwMode="auto">
                          <a:xfrm>
                            <a:off x="4760" y="2003"/>
                            <a:ext cx="60" cy="2"/>
                          </a:xfrm>
                          <a:custGeom>
                            <a:avLst/>
                            <a:gdLst>
                              <a:gd name="T0" fmla="+- 0 4820 4760"/>
                              <a:gd name="T1" fmla="*/ T0 w 60"/>
                              <a:gd name="T2" fmla="+- 0 4760 4760"/>
                              <a:gd name="T3" fmla="*/ T2 w 60"/>
                              <a:gd name="T4" fmla="+- 0 4820 4760"/>
                              <a:gd name="T5" fmla="*/ T4 w 60"/>
                            </a:gdLst>
                            <a:ahLst/>
                            <a:cxnLst>
                              <a:cxn ang="0">
                                <a:pos x="T1" y="0"/>
                              </a:cxn>
                              <a:cxn ang="0">
                                <a:pos x="T3" y="0"/>
                              </a:cxn>
                              <a:cxn ang="0">
                                <a:pos x="T5" y="0"/>
                              </a:cxn>
                            </a:cxnLst>
                            <a:rect l="0" t="0" r="r" b="b"/>
                            <a:pathLst>
                              <a:path w="60">
                                <a:moveTo>
                                  <a:pt x="60" y="0"/>
                                </a:moveTo>
                                <a:lnTo>
                                  <a:pt x="0" y="0"/>
                                </a:lnTo>
                                <a:lnTo>
                                  <a:pt x="60" y="0"/>
                                </a:lnTo>
                                <a:close/>
                              </a:path>
                            </a:pathLst>
                          </a:custGeom>
                          <a:solidFill>
                            <a:srgbClr val="A9A9A9">
                              <a:alpha val="3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0" name="Freeform 719"/>
                        <wps:cNvSpPr>
                          <a:spLocks/>
                        </wps:cNvSpPr>
                        <wps:spPr bwMode="auto">
                          <a:xfrm>
                            <a:off x="4760" y="2003"/>
                            <a:ext cx="60" cy="2"/>
                          </a:xfrm>
                          <a:custGeom>
                            <a:avLst/>
                            <a:gdLst>
                              <a:gd name="T0" fmla="+- 0 4760 4760"/>
                              <a:gd name="T1" fmla="*/ T0 w 60"/>
                              <a:gd name="T2" fmla="+- 0 4820 4760"/>
                              <a:gd name="T3" fmla="*/ T2 w 60"/>
                              <a:gd name="T4" fmla="+- 0 4760 4760"/>
                              <a:gd name="T5" fmla="*/ T4 w 60"/>
                            </a:gdLst>
                            <a:ahLst/>
                            <a:cxnLst>
                              <a:cxn ang="0">
                                <a:pos x="T1" y="0"/>
                              </a:cxn>
                              <a:cxn ang="0">
                                <a:pos x="T3" y="0"/>
                              </a:cxn>
                              <a:cxn ang="0">
                                <a:pos x="T5" y="0"/>
                              </a:cxn>
                            </a:cxnLst>
                            <a:rect l="0" t="0" r="r" b="b"/>
                            <a:pathLst>
                              <a:path w="60">
                                <a:moveTo>
                                  <a:pt x="0" y="0"/>
                                </a:moveTo>
                                <a:lnTo>
                                  <a:pt x="60"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1" name="Freeform 718"/>
                        <wps:cNvSpPr>
                          <a:spLocks/>
                        </wps:cNvSpPr>
                        <wps:spPr bwMode="auto">
                          <a:xfrm>
                            <a:off x="4819" y="2003"/>
                            <a:ext cx="60" cy="2"/>
                          </a:xfrm>
                          <a:custGeom>
                            <a:avLst/>
                            <a:gdLst>
                              <a:gd name="T0" fmla="+- 0 4880 4820"/>
                              <a:gd name="T1" fmla="*/ T0 w 60"/>
                              <a:gd name="T2" fmla="+- 0 4820 4820"/>
                              <a:gd name="T3" fmla="*/ T2 w 60"/>
                              <a:gd name="T4" fmla="+- 0 4880 4820"/>
                              <a:gd name="T5" fmla="*/ T4 w 60"/>
                            </a:gdLst>
                            <a:ahLst/>
                            <a:cxnLst>
                              <a:cxn ang="0">
                                <a:pos x="T1" y="0"/>
                              </a:cxn>
                              <a:cxn ang="0">
                                <a:pos x="T3" y="0"/>
                              </a:cxn>
                              <a:cxn ang="0">
                                <a:pos x="T5" y="0"/>
                              </a:cxn>
                            </a:cxnLst>
                            <a:rect l="0" t="0" r="r" b="b"/>
                            <a:pathLst>
                              <a:path w="60">
                                <a:moveTo>
                                  <a:pt x="60" y="0"/>
                                </a:moveTo>
                                <a:lnTo>
                                  <a:pt x="0" y="0"/>
                                </a:lnTo>
                                <a:lnTo>
                                  <a:pt x="60" y="0"/>
                                </a:lnTo>
                                <a:close/>
                              </a:path>
                            </a:pathLst>
                          </a:custGeom>
                          <a:solidFill>
                            <a:srgbClr val="A9A9A9">
                              <a:alpha val="3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2" name="Freeform 717"/>
                        <wps:cNvSpPr>
                          <a:spLocks/>
                        </wps:cNvSpPr>
                        <wps:spPr bwMode="auto">
                          <a:xfrm>
                            <a:off x="4819" y="2003"/>
                            <a:ext cx="60" cy="2"/>
                          </a:xfrm>
                          <a:custGeom>
                            <a:avLst/>
                            <a:gdLst>
                              <a:gd name="T0" fmla="+- 0 4820 4820"/>
                              <a:gd name="T1" fmla="*/ T0 w 60"/>
                              <a:gd name="T2" fmla="+- 0 4880 4820"/>
                              <a:gd name="T3" fmla="*/ T2 w 60"/>
                              <a:gd name="T4" fmla="+- 0 4820 4820"/>
                              <a:gd name="T5" fmla="*/ T4 w 60"/>
                            </a:gdLst>
                            <a:ahLst/>
                            <a:cxnLst>
                              <a:cxn ang="0">
                                <a:pos x="T1" y="0"/>
                              </a:cxn>
                              <a:cxn ang="0">
                                <a:pos x="T3" y="0"/>
                              </a:cxn>
                              <a:cxn ang="0">
                                <a:pos x="T5" y="0"/>
                              </a:cxn>
                            </a:cxnLst>
                            <a:rect l="0" t="0" r="r" b="b"/>
                            <a:pathLst>
                              <a:path w="60">
                                <a:moveTo>
                                  <a:pt x="0" y="0"/>
                                </a:moveTo>
                                <a:lnTo>
                                  <a:pt x="60"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3" name="Freeform 716"/>
                        <wps:cNvSpPr>
                          <a:spLocks/>
                        </wps:cNvSpPr>
                        <wps:spPr bwMode="auto">
                          <a:xfrm>
                            <a:off x="4879" y="2003"/>
                            <a:ext cx="60" cy="2"/>
                          </a:xfrm>
                          <a:custGeom>
                            <a:avLst/>
                            <a:gdLst>
                              <a:gd name="T0" fmla="+- 0 4940 4880"/>
                              <a:gd name="T1" fmla="*/ T0 w 60"/>
                              <a:gd name="T2" fmla="+- 0 4880 4880"/>
                              <a:gd name="T3" fmla="*/ T2 w 60"/>
                              <a:gd name="T4" fmla="+- 0 4940 4880"/>
                              <a:gd name="T5" fmla="*/ T4 w 60"/>
                            </a:gdLst>
                            <a:ahLst/>
                            <a:cxnLst>
                              <a:cxn ang="0">
                                <a:pos x="T1" y="0"/>
                              </a:cxn>
                              <a:cxn ang="0">
                                <a:pos x="T3" y="0"/>
                              </a:cxn>
                              <a:cxn ang="0">
                                <a:pos x="T5" y="0"/>
                              </a:cxn>
                            </a:cxnLst>
                            <a:rect l="0" t="0" r="r" b="b"/>
                            <a:pathLst>
                              <a:path w="60">
                                <a:moveTo>
                                  <a:pt x="60" y="0"/>
                                </a:moveTo>
                                <a:lnTo>
                                  <a:pt x="0" y="0"/>
                                </a:lnTo>
                                <a:lnTo>
                                  <a:pt x="60" y="0"/>
                                </a:lnTo>
                                <a:close/>
                              </a:path>
                            </a:pathLst>
                          </a:custGeom>
                          <a:solidFill>
                            <a:srgbClr val="A9A9A9">
                              <a:alpha val="3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4" name="Freeform 715"/>
                        <wps:cNvSpPr>
                          <a:spLocks/>
                        </wps:cNvSpPr>
                        <wps:spPr bwMode="auto">
                          <a:xfrm>
                            <a:off x="4879" y="2003"/>
                            <a:ext cx="60" cy="2"/>
                          </a:xfrm>
                          <a:custGeom>
                            <a:avLst/>
                            <a:gdLst>
                              <a:gd name="T0" fmla="+- 0 4880 4880"/>
                              <a:gd name="T1" fmla="*/ T0 w 60"/>
                              <a:gd name="T2" fmla="+- 0 4940 4880"/>
                              <a:gd name="T3" fmla="*/ T2 w 60"/>
                              <a:gd name="T4" fmla="+- 0 4880 4880"/>
                              <a:gd name="T5" fmla="*/ T4 w 60"/>
                            </a:gdLst>
                            <a:ahLst/>
                            <a:cxnLst>
                              <a:cxn ang="0">
                                <a:pos x="T1" y="0"/>
                              </a:cxn>
                              <a:cxn ang="0">
                                <a:pos x="T3" y="0"/>
                              </a:cxn>
                              <a:cxn ang="0">
                                <a:pos x="T5" y="0"/>
                              </a:cxn>
                            </a:cxnLst>
                            <a:rect l="0" t="0" r="r" b="b"/>
                            <a:pathLst>
                              <a:path w="60">
                                <a:moveTo>
                                  <a:pt x="0" y="0"/>
                                </a:moveTo>
                                <a:lnTo>
                                  <a:pt x="60"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5" name="Freeform 714"/>
                        <wps:cNvSpPr>
                          <a:spLocks/>
                        </wps:cNvSpPr>
                        <wps:spPr bwMode="auto">
                          <a:xfrm>
                            <a:off x="4939" y="2003"/>
                            <a:ext cx="60" cy="2"/>
                          </a:xfrm>
                          <a:custGeom>
                            <a:avLst/>
                            <a:gdLst>
                              <a:gd name="T0" fmla="+- 0 4999 4940"/>
                              <a:gd name="T1" fmla="*/ T0 w 60"/>
                              <a:gd name="T2" fmla="+- 0 4940 4940"/>
                              <a:gd name="T3" fmla="*/ T2 w 60"/>
                              <a:gd name="T4" fmla="+- 0 4999 4940"/>
                              <a:gd name="T5" fmla="*/ T4 w 60"/>
                            </a:gdLst>
                            <a:ahLst/>
                            <a:cxnLst>
                              <a:cxn ang="0">
                                <a:pos x="T1" y="0"/>
                              </a:cxn>
                              <a:cxn ang="0">
                                <a:pos x="T3" y="0"/>
                              </a:cxn>
                              <a:cxn ang="0">
                                <a:pos x="T5" y="0"/>
                              </a:cxn>
                            </a:cxnLst>
                            <a:rect l="0" t="0" r="r" b="b"/>
                            <a:pathLst>
                              <a:path w="60">
                                <a:moveTo>
                                  <a:pt x="59" y="0"/>
                                </a:moveTo>
                                <a:lnTo>
                                  <a:pt x="0" y="0"/>
                                </a:lnTo>
                                <a:lnTo>
                                  <a:pt x="59" y="0"/>
                                </a:lnTo>
                                <a:close/>
                              </a:path>
                            </a:pathLst>
                          </a:custGeom>
                          <a:solidFill>
                            <a:srgbClr val="A9A9A9">
                              <a:alpha val="3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6" name="Freeform 713"/>
                        <wps:cNvSpPr>
                          <a:spLocks/>
                        </wps:cNvSpPr>
                        <wps:spPr bwMode="auto">
                          <a:xfrm>
                            <a:off x="4939" y="2003"/>
                            <a:ext cx="60" cy="2"/>
                          </a:xfrm>
                          <a:custGeom>
                            <a:avLst/>
                            <a:gdLst>
                              <a:gd name="T0" fmla="+- 0 4940 4940"/>
                              <a:gd name="T1" fmla="*/ T0 w 60"/>
                              <a:gd name="T2" fmla="+- 0 4999 4940"/>
                              <a:gd name="T3" fmla="*/ T2 w 60"/>
                              <a:gd name="T4" fmla="+- 0 4940 4940"/>
                              <a:gd name="T5" fmla="*/ T4 w 60"/>
                            </a:gdLst>
                            <a:ahLst/>
                            <a:cxnLst>
                              <a:cxn ang="0">
                                <a:pos x="T1" y="0"/>
                              </a:cxn>
                              <a:cxn ang="0">
                                <a:pos x="T3" y="0"/>
                              </a:cxn>
                              <a:cxn ang="0">
                                <a:pos x="T5" y="0"/>
                              </a:cxn>
                            </a:cxnLst>
                            <a:rect l="0" t="0" r="r" b="b"/>
                            <a:pathLst>
                              <a:path w="60">
                                <a:moveTo>
                                  <a:pt x="0" y="0"/>
                                </a:moveTo>
                                <a:lnTo>
                                  <a:pt x="59"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7" name="Freeform 712"/>
                        <wps:cNvSpPr>
                          <a:spLocks/>
                        </wps:cNvSpPr>
                        <wps:spPr bwMode="auto">
                          <a:xfrm>
                            <a:off x="4999" y="2003"/>
                            <a:ext cx="60" cy="2"/>
                          </a:xfrm>
                          <a:custGeom>
                            <a:avLst/>
                            <a:gdLst>
                              <a:gd name="T0" fmla="+- 0 5059 4999"/>
                              <a:gd name="T1" fmla="*/ T0 w 60"/>
                              <a:gd name="T2" fmla="+- 0 4999 4999"/>
                              <a:gd name="T3" fmla="*/ T2 w 60"/>
                              <a:gd name="T4" fmla="+- 0 5059 4999"/>
                              <a:gd name="T5" fmla="*/ T4 w 60"/>
                            </a:gdLst>
                            <a:ahLst/>
                            <a:cxnLst>
                              <a:cxn ang="0">
                                <a:pos x="T1" y="0"/>
                              </a:cxn>
                              <a:cxn ang="0">
                                <a:pos x="T3" y="0"/>
                              </a:cxn>
                              <a:cxn ang="0">
                                <a:pos x="T5" y="0"/>
                              </a:cxn>
                            </a:cxnLst>
                            <a:rect l="0" t="0" r="r" b="b"/>
                            <a:pathLst>
                              <a:path w="60">
                                <a:moveTo>
                                  <a:pt x="60" y="0"/>
                                </a:moveTo>
                                <a:lnTo>
                                  <a:pt x="0" y="0"/>
                                </a:lnTo>
                                <a:lnTo>
                                  <a:pt x="60" y="0"/>
                                </a:lnTo>
                                <a:close/>
                              </a:path>
                            </a:pathLst>
                          </a:custGeom>
                          <a:solidFill>
                            <a:srgbClr val="A9A9A9">
                              <a:alpha val="3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8" name="Freeform 711"/>
                        <wps:cNvSpPr>
                          <a:spLocks/>
                        </wps:cNvSpPr>
                        <wps:spPr bwMode="auto">
                          <a:xfrm>
                            <a:off x="4999" y="2003"/>
                            <a:ext cx="60" cy="2"/>
                          </a:xfrm>
                          <a:custGeom>
                            <a:avLst/>
                            <a:gdLst>
                              <a:gd name="T0" fmla="+- 0 4999 4999"/>
                              <a:gd name="T1" fmla="*/ T0 w 60"/>
                              <a:gd name="T2" fmla="+- 0 5059 4999"/>
                              <a:gd name="T3" fmla="*/ T2 w 60"/>
                              <a:gd name="T4" fmla="+- 0 4999 4999"/>
                              <a:gd name="T5" fmla="*/ T4 w 60"/>
                            </a:gdLst>
                            <a:ahLst/>
                            <a:cxnLst>
                              <a:cxn ang="0">
                                <a:pos x="T1" y="0"/>
                              </a:cxn>
                              <a:cxn ang="0">
                                <a:pos x="T3" y="0"/>
                              </a:cxn>
                              <a:cxn ang="0">
                                <a:pos x="T5" y="0"/>
                              </a:cxn>
                            </a:cxnLst>
                            <a:rect l="0" t="0" r="r" b="b"/>
                            <a:pathLst>
                              <a:path w="60">
                                <a:moveTo>
                                  <a:pt x="0" y="0"/>
                                </a:moveTo>
                                <a:lnTo>
                                  <a:pt x="60"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9" name="Freeform 710"/>
                        <wps:cNvSpPr>
                          <a:spLocks/>
                        </wps:cNvSpPr>
                        <wps:spPr bwMode="auto">
                          <a:xfrm>
                            <a:off x="5059" y="2003"/>
                            <a:ext cx="60" cy="2"/>
                          </a:xfrm>
                          <a:custGeom>
                            <a:avLst/>
                            <a:gdLst>
                              <a:gd name="T0" fmla="+- 0 5119 5059"/>
                              <a:gd name="T1" fmla="*/ T0 w 60"/>
                              <a:gd name="T2" fmla="+- 0 5059 5059"/>
                              <a:gd name="T3" fmla="*/ T2 w 60"/>
                              <a:gd name="T4" fmla="+- 0 5119 5059"/>
                              <a:gd name="T5" fmla="*/ T4 w 60"/>
                            </a:gdLst>
                            <a:ahLst/>
                            <a:cxnLst>
                              <a:cxn ang="0">
                                <a:pos x="T1" y="0"/>
                              </a:cxn>
                              <a:cxn ang="0">
                                <a:pos x="T3" y="0"/>
                              </a:cxn>
                              <a:cxn ang="0">
                                <a:pos x="T5" y="0"/>
                              </a:cxn>
                            </a:cxnLst>
                            <a:rect l="0" t="0" r="r" b="b"/>
                            <a:pathLst>
                              <a:path w="60">
                                <a:moveTo>
                                  <a:pt x="60" y="0"/>
                                </a:moveTo>
                                <a:lnTo>
                                  <a:pt x="0" y="0"/>
                                </a:lnTo>
                                <a:lnTo>
                                  <a:pt x="60" y="0"/>
                                </a:lnTo>
                                <a:close/>
                              </a:path>
                            </a:pathLst>
                          </a:custGeom>
                          <a:solidFill>
                            <a:srgbClr val="A9A9A9">
                              <a:alpha val="3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0" name="Freeform 709"/>
                        <wps:cNvSpPr>
                          <a:spLocks/>
                        </wps:cNvSpPr>
                        <wps:spPr bwMode="auto">
                          <a:xfrm>
                            <a:off x="5059" y="2003"/>
                            <a:ext cx="60" cy="2"/>
                          </a:xfrm>
                          <a:custGeom>
                            <a:avLst/>
                            <a:gdLst>
                              <a:gd name="T0" fmla="+- 0 5059 5059"/>
                              <a:gd name="T1" fmla="*/ T0 w 60"/>
                              <a:gd name="T2" fmla="+- 0 5119 5059"/>
                              <a:gd name="T3" fmla="*/ T2 w 60"/>
                              <a:gd name="T4" fmla="+- 0 5059 5059"/>
                              <a:gd name="T5" fmla="*/ T4 w 60"/>
                            </a:gdLst>
                            <a:ahLst/>
                            <a:cxnLst>
                              <a:cxn ang="0">
                                <a:pos x="T1" y="0"/>
                              </a:cxn>
                              <a:cxn ang="0">
                                <a:pos x="T3" y="0"/>
                              </a:cxn>
                              <a:cxn ang="0">
                                <a:pos x="T5" y="0"/>
                              </a:cxn>
                            </a:cxnLst>
                            <a:rect l="0" t="0" r="r" b="b"/>
                            <a:pathLst>
                              <a:path w="60">
                                <a:moveTo>
                                  <a:pt x="0" y="0"/>
                                </a:moveTo>
                                <a:lnTo>
                                  <a:pt x="60"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1" name="Freeform 708"/>
                        <wps:cNvSpPr>
                          <a:spLocks/>
                        </wps:cNvSpPr>
                        <wps:spPr bwMode="auto">
                          <a:xfrm>
                            <a:off x="5119" y="2003"/>
                            <a:ext cx="60" cy="2"/>
                          </a:xfrm>
                          <a:custGeom>
                            <a:avLst/>
                            <a:gdLst>
                              <a:gd name="T0" fmla="+- 0 5179 5119"/>
                              <a:gd name="T1" fmla="*/ T0 w 60"/>
                              <a:gd name="T2" fmla="+- 0 5119 5119"/>
                              <a:gd name="T3" fmla="*/ T2 w 60"/>
                              <a:gd name="T4" fmla="+- 0 5179 5119"/>
                              <a:gd name="T5" fmla="*/ T4 w 60"/>
                            </a:gdLst>
                            <a:ahLst/>
                            <a:cxnLst>
                              <a:cxn ang="0">
                                <a:pos x="T1" y="0"/>
                              </a:cxn>
                              <a:cxn ang="0">
                                <a:pos x="T3" y="0"/>
                              </a:cxn>
                              <a:cxn ang="0">
                                <a:pos x="T5" y="0"/>
                              </a:cxn>
                            </a:cxnLst>
                            <a:rect l="0" t="0" r="r" b="b"/>
                            <a:pathLst>
                              <a:path w="60">
                                <a:moveTo>
                                  <a:pt x="60" y="0"/>
                                </a:moveTo>
                                <a:lnTo>
                                  <a:pt x="0" y="0"/>
                                </a:lnTo>
                                <a:lnTo>
                                  <a:pt x="60" y="0"/>
                                </a:lnTo>
                                <a:close/>
                              </a:path>
                            </a:pathLst>
                          </a:custGeom>
                          <a:solidFill>
                            <a:srgbClr val="A9A9A9">
                              <a:alpha val="3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2" name="Freeform 707"/>
                        <wps:cNvSpPr>
                          <a:spLocks/>
                        </wps:cNvSpPr>
                        <wps:spPr bwMode="auto">
                          <a:xfrm>
                            <a:off x="5119" y="2003"/>
                            <a:ext cx="60" cy="2"/>
                          </a:xfrm>
                          <a:custGeom>
                            <a:avLst/>
                            <a:gdLst>
                              <a:gd name="T0" fmla="+- 0 5119 5119"/>
                              <a:gd name="T1" fmla="*/ T0 w 60"/>
                              <a:gd name="T2" fmla="+- 0 5179 5119"/>
                              <a:gd name="T3" fmla="*/ T2 w 60"/>
                              <a:gd name="T4" fmla="+- 0 5119 5119"/>
                              <a:gd name="T5" fmla="*/ T4 w 60"/>
                            </a:gdLst>
                            <a:ahLst/>
                            <a:cxnLst>
                              <a:cxn ang="0">
                                <a:pos x="T1" y="0"/>
                              </a:cxn>
                              <a:cxn ang="0">
                                <a:pos x="T3" y="0"/>
                              </a:cxn>
                              <a:cxn ang="0">
                                <a:pos x="T5" y="0"/>
                              </a:cxn>
                            </a:cxnLst>
                            <a:rect l="0" t="0" r="r" b="b"/>
                            <a:pathLst>
                              <a:path w="60">
                                <a:moveTo>
                                  <a:pt x="0" y="0"/>
                                </a:moveTo>
                                <a:lnTo>
                                  <a:pt x="60"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3" name="Freeform 706"/>
                        <wps:cNvSpPr>
                          <a:spLocks/>
                        </wps:cNvSpPr>
                        <wps:spPr bwMode="auto">
                          <a:xfrm>
                            <a:off x="5178" y="2003"/>
                            <a:ext cx="60" cy="2"/>
                          </a:xfrm>
                          <a:custGeom>
                            <a:avLst/>
                            <a:gdLst>
                              <a:gd name="T0" fmla="+- 0 5239 5179"/>
                              <a:gd name="T1" fmla="*/ T0 w 60"/>
                              <a:gd name="T2" fmla="+- 0 5179 5179"/>
                              <a:gd name="T3" fmla="*/ T2 w 60"/>
                              <a:gd name="T4" fmla="+- 0 5239 5179"/>
                              <a:gd name="T5" fmla="*/ T4 w 60"/>
                            </a:gdLst>
                            <a:ahLst/>
                            <a:cxnLst>
                              <a:cxn ang="0">
                                <a:pos x="T1" y="0"/>
                              </a:cxn>
                              <a:cxn ang="0">
                                <a:pos x="T3" y="0"/>
                              </a:cxn>
                              <a:cxn ang="0">
                                <a:pos x="T5" y="0"/>
                              </a:cxn>
                            </a:cxnLst>
                            <a:rect l="0" t="0" r="r" b="b"/>
                            <a:pathLst>
                              <a:path w="60">
                                <a:moveTo>
                                  <a:pt x="60" y="0"/>
                                </a:moveTo>
                                <a:lnTo>
                                  <a:pt x="0" y="0"/>
                                </a:lnTo>
                                <a:lnTo>
                                  <a:pt x="60" y="0"/>
                                </a:lnTo>
                                <a:close/>
                              </a:path>
                            </a:pathLst>
                          </a:custGeom>
                          <a:solidFill>
                            <a:srgbClr val="A9A9A9">
                              <a:alpha val="3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4" name="Freeform 705"/>
                        <wps:cNvSpPr>
                          <a:spLocks/>
                        </wps:cNvSpPr>
                        <wps:spPr bwMode="auto">
                          <a:xfrm>
                            <a:off x="5178" y="2003"/>
                            <a:ext cx="60" cy="2"/>
                          </a:xfrm>
                          <a:custGeom>
                            <a:avLst/>
                            <a:gdLst>
                              <a:gd name="T0" fmla="+- 0 5179 5179"/>
                              <a:gd name="T1" fmla="*/ T0 w 60"/>
                              <a:gd name="T2" fmla="+- 0 5239 5179"/>
                              <a:gd name="T3" fmla="*/ T2 w 60"/>
                              <a:gd name="T4" fmla="+- 0 5179 5179"/>
                              <a:gd name="T5" fmla="*/ T4 w 60"/>
                            </a:gdLst>
                            <a:ahLst/>
                            <a:cxnLst>
                              <a:cxn ang="0">
                                <a:pos x="T1" y="0"/>
                              </a:cxn>
                              <a:cxn ang="0">
                                <a:pos x="T3" y="0"/>
                              </a:cxn>
                              <a:cxn ang="0">
                                <a:pos x="T5" y="0"/>
                              </a:cxn>
                            </a:cxnLst>
                            <a:rect l="0" t="0" r="r" b="b"/>
                            <a:pathLst>
                              <a:path w="60">
                                <a:moveTo>
                                  <a:pt x="0" y="0"/>
                                </a:moveTo>
                                <a:lnTo>
                                  <a:pt x="60"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5" name="Freeform 704"/>
                        <wps:cNvSpPr>
                          <a:spLocks/>
                        </wps:cNvSpPr>
                        <wps:spPr bwMode="auto">
                          <a:xfrm>
                            <a:off x="5238" y="2003"/>
                            <a:ext cx="60" cy="2"/>
                          </a:xfrm>
                          <a:custGeom>
                            <a:avLst/>
                            <a:gdLst>
                              <a:gd name="T0" fmla="+- 0 5299 5239"/>
                              <a:gd name="T1" fmla="*/ T0 w 60"/>
                              <a:gd name="T2" fmla="+- 0 5239 5239"/>
                              <a:gd name="T3" fmla="*/ T2 w 60"/>
                              <a:gd name="T4" fmla="+- 0 5299 5239"/>
                              <a:gd name="T5" fmla="*/ T4 w 60"/>
                            </a:gdLst>
                            <a:ahLst/>
                            <a:cxnLst>
                              <a:cxn ang="0">
                                <a:pos x="T1" y="0"/>
                              </a:cxn>
                              <a:cxn ang="0">
                                <a:pos x="T3" y="0"/>
                              </a:cxn>
                              <a:cxn ang="0">
                                <a:pos x="T5" y="0"/>
                              </a:cxn>
                            </a:cxnLst>
                            <a:rect l="0" t="0" r="r" b="b"/>
                            <a:pathLst>
                              <a:path w="60">
                                <a:moveTo>
                                  <a:pt x="60" y="0"/>
                                </a:moveTo>
                                <a:lnTo>
                                  <a:pt x="0" y="0"/>
                                </a:lnTo>
                                <a:lnTo>
                                  <a:pt x="60" y="0"/>
                                </a:lnTo>
                                <a:close/>
                              </a:path>
                            </a:pathLst>
                          </a:custGeom>
                          <a:solidFill>
                            <a:srgbClr val="A9A9A9">
                              <a:alpha val="3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6" name="Freeform 703"/>
                        <wps:cNvSpPr>
                          <a:spLocks/>
                        </wps:cNvSpPr>
                        <wps:spPr bwMode="auto">
                          <a:xfrm>
                            <a:off x="5238" y="2003"/>
                            <a:ext cx="60" cy="2"/>
                          </a:xfrm>
                          <a:custGeom>
                            <a:avLst/>
                            <a:gdLst>
                              <a:gd name="T0" fmla="+- 0 5239 5239"/>
                              <a:gd name="T1" fmla="*/ T0 w 60"/>
                              <a:gd name="T2" fmla="+- 0 5299 5239"/>
                              <a:gd name="T3" fmla="*/ T2 w 60"/>
                              <a:gd name="T4" fmla="+- 0 5239 5239"/>
                              <a:gd name="T5" fmla="*/ T4 w 60"/>
                            </a:gdLst>
                            <a:ahLst/>
                            <a:cxnLst>
                              <a:cxn ang="0">
                                <a:pos x="T1" y="0"/>
                              </a:cxn>
                              <a:cxn ang="0">
                                <a:pos x="T3" y="0"/>
                              </a:cxn>
                              <a:cxn ang="0">
                                <a:pos x="T5" y="0"/>
                              </a:cxn>
                            </a:cxnLst>
                            <a:rect l="0" t="0" r="r" b="b"/>
                            <a:pathLst>
                              <a:path w="60">
                                <a:moveTo>
                                  <a:pt x="0" y="0"/>
                                </a:moveTo>
                                <a:lnTo>
                                  <a:pt x="60"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7" name="Freeform 702"/>
                        <wps:cNvSpPr>
                          <a:spLocks/>
                        </wps:cNvSpPr>
                        <wps:spPr bwMode="auto">
                          <a:xfrm>
                            <a:off x="5298" y="2003"/>
                            <a:ext cx="60" cy="2"/>
                          </a:xfrm>
                          <a:custGeom>
                            <a:avLst/>
                            <a:gdLst>
                              <a:gd name="T0" fmla="+- 0 5358 5299"/>
                              <a:gd name="T1" fmla="*/ T0 w 60"/>
                              <a:gd name="T2" fmla="+- 0 5299 5299"/>
                              <a:gd name="T3" fmla="*/ T2 w 60"/>
                              <a:gd name="T4" fmla="+- 0 5358 5299"/>
                              <a:gd name="T5" fmla="*/ T4 w 60"/>
                            </a:gdLst>
                            <a:ahLst/>
                            <a:cxnLst>
                              <a:cxn ang="0">
                                <a:pos x="T1" y="0"/>
                              </a:cxn>
                              <a:cxn ang="0">
                                <a:pos x="T3" y="0"/>
                              </a:cxn>
                              <a:cxn ang="0">
                                <a:pos x="T5" y="0"/>
                              </a:cxn>
                            </a:cxnLst>
                            <a:rect l="0" t="0" r="r" b="b"/>
                            <a:pathLst>
                              <a:path w="60">
                                <a:moveTo>
                                  <a:pt x="59" y="0"/>
                                </a:moveTo>
                                <a:lnTo>
                                  <a:pt x="0" y="0"/>
                                </a:lnTo>
                                <a:lnTo>
                                  <a:pt x="59" y="0"/>
                                </a:lnTo>
                                <a:close/>
                              </a:path>
                            </a:pathLst>
                          </a:custGeom>
                          <a:solidFill>
                            <a:srgbClr val="A9A9A9">
                              <a:alpha val="3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8" name="Freeform 701"/>
                        <wps:cNvSpPr>
                          <a:spLocks/>
                        </wps:cNvSpPr>
                        <wps:spPr bwMode="auto">
                          <a:xfrm>
                            <a:off x="5298" y="2003"/>
                            <a:ext cx="60" cy="2"/>
                          </a:xfrm>
                          <a:custGeom>
                            <a:avLst/>
                            <a:gdLst>
                              <a:gd name="T0" fmla="+- 0 5299 5299"/>
                              <a:gd name="T1" fmla="*/ T0 w 60"/>
                              <a:gd name="T2" fmla="+- 0 5358 5299"/>
                              <a:gd name="T3" fmla="*/ T2 w 60"/>
                              <a:gd name="T4" fmla="+- 0 5299 5299"/>
                              <a:gd name="T5" fmla="*/ T4 w 60"/>
                            </a:gdLst>
                            <a:ahLst/>
                            <a:cxnLst>
                              <a:cxn ang="0">
                                <a:pos x="T1" y="0"/>
                              </a:cxn>
                              <a:cxn ang="0">
                                <a:pos x="T3" y="0"/>
                              </a:cxn>
                              <a:cxn ang="0">
                                <a:pos x="T5" y="0"/>
                              </a:cxn>
                            </a:cxnLst>
                            <a:rect l="0" t="0" r="r" b="b"/>
                            <a:pathLst>
                              <a:path w="60">
                                <a:moveTo>
                                  <a:pt x="0" y="0"/>
                                </a:moveTo>
                                <a:lnTo>
                                  <a:pt x="59"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9" name="Freeform 700"/>
                        <wps:cNvSpPr>
                          <a:spLocks/>
                        </wps:cNvSpPr>
                        <wps:spPr bwMode="auto">
                          <a:xfrm>
                            <a:off x="5358" y="2003"/>
                            <a:ext cx="60" cy="2"/>
                          </a:xfrm>
                          <a:custGeom>
                            <a:avLst/>
                            <a:gdLst>
                              <a:gd name="T0" fmla="+- 0 5418 5358"/>
                              <a:gd name="T1" fmla="*/ T0 w 60"/>
                              <a:gd name="T2" fmla="+- 0 5358 5358"/>
                              <a:gd name="T3" fmla="*/ T2 w 60"/>
                              <a:gd name="T4" fmla="+- 0 5418 5358"/>
                              <a:gd name="T5" fmla="*/ T4 w 60"/>
                            </a:gdLst>
                            <a:ahLst/>
                            <a:cxnLst>
                              <a:cxn ang="0">
                                <a:pos x="T1" y="0"/>
                              </a:cxn>
                              <a:cxn ang="0">
                                <a:pos x="T3" y="0"/>
                              </a:cxn>
                              <a:cxn ang="0">
                                <a:pos x="T5" y="0"/>
                              </a:cxn>
                            </a:cxnLst>
                            <a:rect l="0" t="0" r="r" b="b"/>
                            <a:pathLst>
                              <a:path w="60">
                                <a:moveTo>
                                  <a:pt x="60" y="0"/>
                                </a:moveTo>
                                <a:lnTo>
                                  <a:pt x="0" y="0"/>
                                </a:lnTo>
                                <a:lnTo>
                                  <a:pt x="60" y="0"/>
                                </a:lnTo>
                                <a:close/>
                              </a:path>
                            </a:pathLst>
                          </a:custGeom>
                          <a:solidFill>
                            <a:srgbClr val="A9A9A9">
                              <a:alpha val="3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0" name="Freeform 699"/>
                        <wps:cNvSpPr>
                          <a:spLocks/>
                        </wps:cNvSpPr>
                        <wps:spPr bwMode="auto">
                          <a:xfrm>
                            <a:off x="5358" y="2003"/>
                            <a:ext cx="60" cy="2"/>
                          </a:xfrm>
                          <a:custGeom>
                            <a:avLst/>
                            <a:gdLst>
                              <a:gd name="T0" fmla="+- 0 5358 5358"/>
                              <a:gd name="T1" fmla="*/ T0 w 60"/>
                              <a:gd name="T2" fmla="+- 0 5418 5358"/>
                              <a:gd name="T3" fmla="*/ T2 w 60"/>
                              <a:gd name="T4" fmla="+- 0 5358 5358"/>
                              <a:gd name="T5" fmla="*/ T4 w 60"/>
                            </a:gdLst>
                            <a:ahLst/>
                            <a:cxnLst>
                              <a:cxn ang="0">
                                <a:pos x="T1" y="0"/>
                              </a:cxn>
                              <a:cxn ang="0">
                                <a:pos x="T3" y="0"/>
                              </a:cxn>
                              <a:cxn ang="0">
                                <a:pos x="T5" y="0"/>
                              </a:cxn>
                            </a:cxnLst>
                            <a:rect l="0" t="0" r="r" b="b"/>
                            <a:pathLst>
                              <a:path w="60">
                                <a:moveTo>
                                  <a:pt x="0" y="0"/>
                                </a:moveTo>
                                <a:lnTo>
                                  <a:pt x="60"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1" name="Freeform 698"/>
                        <wps:cNvSpPr>
                          <a:spLocks/>
                        </wps:cNvSpPr>
                        <wps:spPr bwMode="auto">
                          <a:xfrm>
                            <a:off x="5418" y="2003"/>
                            <a:ext cx="60" cy="2"/>
                          </a:xfrm>
                          <a:custGeom>
                            <a:avLst/>
                            <a:gdLst>
                              <a:gd name="T0" fmla="+- 0 5478 5418"/>
                              <a:gd name="T1" fmla="*/ T0 w 60"/>
                              <a:gd name="T2" fmla="+- 0 5418 5418"/>
                              <a:gd name="T3" fmla="*/ T2 w 60"/>
                              <a:gd name="T4" fmla="+- 0 5478 5418"/>
                              <a:gd name="T5" fmla="*/ T4 w 60"/>
                            </a:gdLst>
                            <a:ahLst/>
                            <a:cxnLst>
                              <a:cxn ang="0">
                                <a:pos x="T1" y="0"/>
                              </a:cxn>
                              <a:cxn ang="0">
                                <a:pos x="T3" y="0"/>
                              </a:cxn>
                              <a:cxn ang="0">
                                <a:pos x="T5" y="0"/>
                              </a:cxn>
                            </a:cxnLst>
                            <a:rect l="0" t="0" r="r" b="b"/>
                            <a:pathLst>
                              <a:path w="60">
                                <a:moveTo>
                                  <a:pt x="60" y="0"/>
                                </a:moveTo>
                                <a:lnTo>
                                  <a:pt x="0" y="0"/>
                                </a:lnTo>
                                <a:lnTo>
                                  <a:pt x="60" y="0"/>
                                </a:lnTo>
                                <a:close/>
                              </a:path>
                            </a:pathLst>
                          </a:custGeom>
                          <a:solidFill>
                            <a:srgbClr val="A9A9A9">
                              <a:alpha val="3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2" name="Freeform 697"/>
                        <wps:cNvSpPr>
                          <a:spLocks/>
                        </wps:cNvSpPr>
                        <wps:spPr bwMode="auto">
                          <a:xfrm>
                            <a:off x="5418" y="2003"/>
                            <a:ext cx="60" cy="2"/>
                          </a:xfrm>
                          <a:custGeom>
                            <a:avLst/>
                            <a:gdLst>
                              <a:gd name="T0" fmla="+- 0 5418 5418"/>
                              <a:gd name="T1" fmla="*/ T0 w 60"/>
                              <a:gd name="T2" fmla="+- 0 5478 5418"/>
                              <a:gd name="T3" fmla="*/ T2 w 60"/>
                              <a:gd name="T4" fmla="+- 0 5418 5418"/>
                              <a:gd name="T5" fmla="*/ T4 w 60"/>
                            </a:gdLst>
                            <a:ahLst/>
                            <a:cxnLst>
                              <a:cxn ang="0">
                                <a:pos x="T1" y="0"/>
                              </a:cxn>
                              <a:cxn ang="0">
                                <a:pos x="T3" y="0"/>
                              </a:cxn>
                              <a:cxn ang="0">
                                <a:pos x="T5" y="0"/>
                              </a:cxn>
                            </a:cxnLst>
                            <a:rect l="0" t="0" r="r" b="b"/>
                            <a:pathLst>
                              <a:path w="60">
                                <a:moveTo>
                                  <a:pt x="0" y="0"/>
                                </a:moveTo>
                                <a:lnTo>
                                  <a:pt x="60"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3" name="Line 696"/>
                        <wps:cNvCnPr>
                          <a:cxnSpLocks noChangeShapeType="1"/>
                        </wps:cNvCnPr>
                        <wps:spPr bwMode="auto">
                          <a:xfrm>
                            <a:off x="2410" y="2004"/>
                            <a:ext cx="3225" cy="0"/>
                          </a:xfrm>
                          <a:prstGeom prst="line">
                            <a:avLst/>
                          </a:prstGeom>
                          <a:noFill/>
                          <a:ln w="1359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94" name="Rectangle 695"/>
                        <wps:cNvSpPr>
                          <a:spLocks noChangeArrowheads="1"/>
                        </wps:cNvSpPr>
                        <wps:spPr bwMode="auto">
                          <a:xfrm>
                            <a:off x="2399" y="111"/>
                            <a:ext cx="22" cy="1893"/>
                          </a:xfrm>
                          <a:prstGeom prst="rect">
                            <a:avLst/>
                          </a:prstGeom>
                          <a:solidFill>
                            <a:srgbClr val="000000">
                              <a:alpha val="3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95" name="Line 694"/>
                        <wps:cNvCnPr>
                          <a:cxnSpLocks noChangeShapeType="1"/>
                        </wps:cNvCnPr>
                        <wps:spPr bwMode="auto">
                          <a:xfrm>
                            <a:off x="3533" y="2004"/>
                            <a:ext cx="0" cy="0"/>
                          </a:xfrm>
                          <a:prstGeom prst="line">
                            <a:avLst/>
                          </a:prstGeom>
                          <a:noFill/>
                          <a:ln w="13590">
                            <a:solidFill>
                              <a:srgbClr val="FF0000"/>
                            </a:solidFill>
                            <a:prstDash val="solid"/>
                            <a:round/>
                            <a:headEnd/>
                            <a:tailEnd/>
                          </a:ln>
                          <a:extLst>
                            <a:ext uri="{909E8E84-426E-40DD-AFC4-6F175D3DCCD1}">
                              <a14:hiddenFill xmlns:a14="http://schemas.microsoft.com/office/drawing/2010/main">
                                <a:noFill/>
                              </a14:hiddenFill>
                            </a:ext>
                          </a:extLst>
                        </wps:spPr>
                        <wps:bodyPr/>
                      </wps:wsp>
                      <wps:wsp>
                        <wps:cNvPr id="796" name="Rectangle 693"/>
                        <wps:cNvSpPr>
                          <a:spLocks noChangeArrowheads="1"/>
                        </wps:cNvSpPr>
                        <wps:spPr bwMode="auto">
                          <a:xfrm>
                            <a:off x="2399" y="111"/>
                            <a:ext cx="22" cy="189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97" name="AutoShape 692"/>
                        <wps:cNvSpPr>
                          <a:spLocks/>
                        </wps:cNvSpPr>
                        <wps:spPr bwMode="auto">
                          <a:xfrm>
                            <a:off x="2354" y="111"/>
                            <a:ext cx="55" cy="1892"/>
                          </a:xfrm>
                          <a:custGeom>
                            <a:avLst/>
                            <a:gdLst>
                              <a:gd name="T0" fmla="+- 0 2355 2355"/>
                              <a:gd name="T1" fmla="*/ T0 w 55"/>
                              <a:gd name="T2" fmla="+- 0 2004 112"/>
                              <a:gd name="T3" fmla="*/ 2004 h 1892"/>
                              <a:gd name="T4" fmla="+- 0 2410 2355"/>
                              <a:gd name="T5" fmla="*/ T4 w 55"/>
                              <a:gd name="T6" fmla="+- 0 2004 112"/>
                              <a:gd name="T7" fmla="*/ 2004 h 1892"/>
                              <a:gd name="T8" fmla="+- 0 2355 2355"/>
                              <a:gd name="T9" fmla="*/ T8 w 55"/>
                              <a:gd name="T10" fmla="+- 0 1814 112"/>
                              <a:gd name="T11" fmla="*/ 1814 h 1892"/>
                              <a:gd name="T12" fmla="+- 0 2410 2355"/>
                              <a:gd name="T13" fmla="*/ T12 w 55"/>
                              <a:gd name="T14" fmla="+- 0 1814 112"/>
                              <a:gd name="T15" fmla="*/ 1814 h 1892"/>
                              <a:gd name="T16" fmla="+- 0 2355 2355"/>
                              <a:gd name="T17" fmla="*/ T16 w 55"/>
                              <a:gd name="T18" fmla="+- 0 1625 112"/>
                              <a:gd name="T19" fmla="*/ 1625 h 1892"/>
                              <a:gd name="T20" fmla="+- 0 2410 2355"/>
                              <a:gd name="T21" fmla="*/ T20 w 55"/>
                              <a:gd name="T22" fmla="+- 0 1625 112"/>
                              <a:gd name="T23" fmla="*/ 1625 h 1892"/>
                              <a:gd name="T24" fmla="+- 0 2355 2355"/>
                              <a:gd name="T25" fmla="*/ T24 w 55"/>
                              <a:gd name="T26" fmla="+- 0 1436 112"/>
                              <a:gd name="T27" fmla="*/ 1436 h 1892"/>
                              <a:gd name="T28" fmla="+- 0 2410 2355"/>
                              <a:gd name="T29" fmla="*/ T28 w 55"/>
                              <a:gd name="T30" fmla="+- 0 1436 112"/>
                              <a:gd name="T31" fmla="*/ 1436 h 1892"/>
                              <a:gd name="T32" fmla="+- 0 2355 2355"/>
                              <a:gd name="T33" fmla="*/ T32 w 55"/>
                              <a:gd name="T34" fmla="+- 0 1247 112"/>
                              <a:gd name="T35" fmla="*/ 1247 h 1892"/>
                              <a:gd name="T36" fmla="+- 0 2410 2355"/>
                              <a:gd name="T37" fmla="*/ T36 w 55"/>
                              <a:gd name="T38" fmla="+- 0 1247 112"/>
                              <a:gd name="T39" fmla="*/ 1247 h 1892"/>
                              <a:gd name="T40" fmla="+- 0 2355 2355"/>
                              <a:gd name="T41" fmla="*/ T40 w 55"/>
                              <a:gd name="T42" fmla="+- 0 1058 112"/>
                              <a:gd name="T43" fmla="*/ 1058 h 1892"/>
                              <a:gd name="T44" fmla="+- 0 2410 2355"/>
                              <a:gd name="T45" fmla="*/ T44 w 55"/>
                              <a:gd name="T46" fmla="+- 0 1058 112"/>
                              <a:gd name="T47" fmla="*/ 1058 h 1892"/>
                              <a:gd name="T48" fmla="+- 0 2355 2355"/>
                              <a:gd name="T49" fmla="*/ T48 w 55"/>
                              <a:gd name="T50" fmla="+- 0 869 112"/>
                              <a:gd name="T51" fmla="*/ 869 h 1892"/>
                              <a:gd name="T52" fmla="+- 0 2410 2355"/>
                              <a:gd name="T53" fmla="*/ T52 w 55"/>
                              <a:gd name="T54" fmla="+- 0 869 112"/>
                              <a:gd name="T55" fmla="*/ 869 h 1892"/>
                              <a:gd name="T56" fmla="+- 0 2355 2355"/>
                              <a:gd name="T57" fmla="*/ T56 w 55"/>
                              <a:gd name="T58" fmla="+- 0 679 112"/>
                              <a:gd name="T59" fmla="*/ 679 h 1892"/>
                              <a:gd name="T60" fmla="+- 0 2410 2355"/>
                              <a:gd name="T61" fmla="*/ T60 w 55"/>
                              <a:gd name="T62" fmla="+- 0 679 112"/>
                              <a:gd name="T63" fmla="*/ 679 h 1892"/>
                              <a:gd name="T64" fmla="+- 0 2355 2355"/>
                              <a:gd name="T65" fmla="*/ T64 w 55"/>
                              <a:gd name="T66" fmla="+- 0 490 112"/>
                              <a:gd name="T67" fmla="*/ 490 h 1892"/>
                              <a:gd name="T68" fmla="+- 0 2410 2355"/>
                              <a:gd name="T69" fmla="*/ T68 w 55"/>
                              <a:gd name="T70" fmla="+- 0 490 112"/>
                              <a:gd name="T71" fmla="*/ 490 h 1892"/>
                              <a:gd name="T72" fmla="+- 0 2355 2355"/>
                              <a:gd name="T73" fmla="*/ T72 w 55"/>
                              <a:gd name="T74" fmla="+- 0 301 112"/>
                              <a:gd name="T75" fmla="*/ 301 h 1892"/>
                              <a:gd name="T76" fmla="+- 0 2410 2355"/>
                              <a:gd name="T77" fmla="*/ T76 w 55"/>
                              <a:gd name="T78" fmla="+- 0 301 112"/>
                              <a:gd name="T79" fmla="*/ 301 h 1892"/>
                              <a:gd name="T80" fmla="+- 0 2355 2355"/>
                              <a:gd name="T81" fmla="*/ T80 w 55"/>
                              <a:gd name="T82" fmla="+- 0 112 112"/>
                              <a:gd name="T83" fmla="*/ 112 h 1892"/>
                              <a:gd name="T84" fmla="+- 0 2410 2355"/>
                              <a:gd name="T85" fmla="*/ T84 w 55"/>
                              <a:gd name="T86" fmla="+- 0 112 112"/>
                              <a:gd name="T87" fmla="*/ 112 h 18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55" h="1892">
                                <a:moveTo>
                                  <a:pt x="0" y="1892"/>
                                </a:moveTo>
                                <a:lnTo>
                                  <a:pt x="55" y="1892"/>
                                </a:lnTo>
                                <a:moveTo>
                                  <a:pt x="0" y="1702"/>
                                </a:moveTo>
                                <a:lnTo>
                                  <a:pt x="55" y="1702"/>
                                </a:lnTo>
                                <a:moveTo>
                                  <a:pt x="0" y="1513"/>
                                </a:moveTo>
                                <a:lnTo>
                                  <a:pt x="55" y="1513"/>
                                </a:lnTo>
                                <a:moveTo>
                                  <a:pt x="0" y="1324"/>
                                </a:moveTo>
                                <a:lnTo>
                                  <a:pt x="55" y="1324"/>
                                </a:lnTo>
                                <a:moveTo>
                                  <a:pt x="0" y="1135"/>
                                </a:moveTo>
                                <a:lnTo>
                                  <a:pt x="55" y="1135"/>
                                </a:lnTo>
                                <a:moveTo>
                                  <a:pt x="0" y="946"/>
                                </a:moveTo>
                                <a:lnTo>
                                  <a:pt x="55" y="946"/>
                                </a:lnTo>
                                <a:moveTo>
                                  <a:pt x="0" y="757"/>
                                </a:moveTo>
                                <a:lnTo>
                                  <a:pt x="55" y="757"/>
                                </a:lnTo>
                                <a:moveTo>
                                  <a:pt x="0" y="567"/>
                                </a:moveTo>
                                <a:lnTo>
                                  <a:pt x="55" y="567"/>
                                </a:lnTo>
                                <a:moveTo>
                                  <a:pt x="0" y="378"/>
                                </a:moveTo>
                                <a:lnTo>
                                  <a:pt x="55" y="378"/>
                                </a:lnTo>
                                <a:moveTo>
                                  <a:pt x="0" y="189"/>
                                </a:moveTo>
                                <a:lnTo>
                                  <a:pt x="55" y="189"/>
                                </a:lnTo>
                                <a:moveTo>
                                  <a:pt x="0" y="0"/>
                                </a:moveTo>
                                <a:lnTo>
                                  <a:pt x="55" y="0"/>
                                </a:lnTo>
                              </a:path>
                            </a:pathLst>
                          </a:custGeom>
                          <a:noFill/>
                          <a:ln w="13590">
                            <a:solidFill>
                              <a:srgbClr val="3333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8" name="Text Box 691"/>
                        <wps:cNvSpPr txBox="1">
                          <a:spLocks noChangeArrowheads="1"/>
                        </wps:cNvSpPr>
                        <wps:spPr bwMode="auto">
                          <a:xfrm>
                            <a:off x="3352" y="856"/>
                            <a:ext cx="382" cy="1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AC9123" w14:textId="77777777" w:rsidR="00C334C5" w:rsidRDefault="00C334C5">
                              <w:pPr>
                                <w:spacing w:line="119" w:lineRule="exact"/>
                                <w:rPr>
                                  <w:rFonts w:ascii="Arial" w:hAnsi="Arial"/>
                                  <w:sz w:val="12"/>
                                </w:rPr>
                              </w:pPr>
                              <w:r>
                                <w:rPr>
                                  <w:rFonts w:ascii="Arial" w:hAnsi="Arial"/>
                                  <w:color w:val="FF0000"/>
                                  <w:sz w:val="12"/>
                                </w:rPr>
                                <w:t>OA</w:t>
                              </w:r>
                              <w:r>
                                <w:rPr>
                                  <w:rFonts w:ascii="Arial" w:hAnsi="Arial"/>
                                  <w:color w:val="FF0000"/>
                                  <w:spacing w:val="-7"/>
                                  <w:sz w:val="12"/>
                                </w:rPr>
                                <w:t xml:space="preserve"> </w:t>
                              </w:r>
                              <w:r>
                                <w:rPr>
                                  <w:rFonts w:ascii="Symbol" w:hAnsi="Symbol"/>
                                  <w:color w:val="FF0000"/>
                                  <w:sz w:val="12"/>
                                </w:rPr>
                                <w:t></w:t>
                              </w:r>
                              <w:r>
                                <w:rPr>
                                  <w:rFonts w:ascii="Times New Roman" w:hAnsi="Times New Roman"/>
                                  <w:color w:val="FF0000"/>
                                  <w:spacing w:val="-3"/>
                                  <w:sz w:val="12"/>
                                </w:rPr>
                                <w:t xml:space="preserve"> </w:t>
                              </w:r>
                              <w:r>
                                <w:rPr>
                                  <w:rFonts w:ascii="Arial" w:hAnsi="Arial"/>
                                  <w:color w:val="FF0000"/>
                                  <w:sz w:val="12"/>
                                </w:rPr>
                                <w:t>3</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65B3FA9" id="Group 690" o:spid="_x0000_s2149" style="position:absolute;left:0;text-align:left;margin-left:117.75pt;margin-top:5.05pt;width:164pt;height:95.7pt;z-index:15781888;mso-position-horizontal-relative:page" coordorigin="2355,101" coordsize="3280,19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">
                <v:shape id="Freeform 792" o:spid="_x0000_s2150" style="position:absolute;left:2606;top:2003;width:60;height:2;visibility:visible;mso-wrap-style:square;v-text-anchor:top" coordsize="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" path="m60,l,,60,xe" fillcolor="#a9a9a9" stroked="f">
                  <v:fill opacity="26214f"/>
                  <v:path arrowok="t" o:connecttype="custom" o:connectlocs="60,0;0,0;60,0" o:connectangles="0,0,0"/>
                </v:shape>
                <v:shape id="Freeform 791" o:spid="_x0000_s2151" style="position:absolute;left:2606;top:2003;width:60;height:2;visibility:visible;mso-wrap-style:square;v-text-anchor:top" coordsize="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" path="m,l60,,,xe" filled="f" strokeweight=".21pt">
                  <v:path arrowok="t" o:connecttype="custom" o:connectlocs="0,0;60,0;0,0" o:connectangles="0,0,0"/>
                </v:shape>
                <v:shape id="Freeform 790" o:spid="_x0000_s2152" style="position:absolute;left:2666;top:2003;width:60;height:2;visibility:visible;mso-wrap-style:square;v-text-anchor:top" coordsize="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" path="m60,l,,60,xe" fillcolor="#a9a9a9" stroked="f">
                  <v:fill opacity="26214f"/>
                  <v:path arrowok="t" o:connecttype="custom" o:connectlocs="60,0;0,0;60,0" o:connectangles="0,0,0"/>
                </v:shape>
                <v:shape id="Freeform 789" o:spid="_x0000_s2153" style="position:absolute;left:2666;top:2003;width:60;height:2;visibility:visible;mso-wrap-style:square;v-text-anchor:top" coordsize="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" path="m,l60,,,xe" filled="f" strokeweight=".21pt">
                  <v:path arrowok="t" o:connecttype="custom" o:connectlocs="0,0;60,0;0,0" o:connectangles="0,0,0"/>
                </v:shape>
                <v:shape id="Freeform 788" o:spid="_x0000_s2154" style="position:absolute;left:2725;top:2003;width:60;height:2;visibility:visible;mso-wrap-style:square;v-text-anchor:top" coordsize="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" path="m60,l,,60,xe" fillcolor="#a9a9a9" stroked="f">
                  <v:fill opacity="26214f"/>
                  <v:path arrowok="t" o:connecttype="custom" o:connectlocs="60,0;0,0;60,0" o:connectangles="0,0,0"/>
                </v:shape>
                <v:shape id="Freeform 787" o:spid="_x0000_s2155" style="position:absolute;left:2725;top:2003;width:60;height:2;visibility:visible;mso-wrap-style:square;v-text-anchor:top" coordsize="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" path="m,l60,,,xe" filled="f" strokeweight=".21pt">
                  <v:path arrowok="t" o:connecttype="custom" o:connectlocs="0,0;60,0;0,0" o:connectangles="0,0,0"/>
                </v:shape>
                <v:shape id="Freeform 786" o:spid="_x0000_s2156" style="position:absolute;left:2785;top:2003;width:60;height:2;visibility:visible;mso-wrap-style:square;v-text-anchor:top" coordsize="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" path="m59,l,,59,xe" fillcolor="#a9a9a9" stroked="f">
                  <v:fill opacity="26214f"/>
                  <v:path arrowok="t" o:connecttype="custom" o:connectlocs="59,0;0,0;59,0" o:connectangles="0,0,0"/>
                </v:shape>
                <v:shape id="Freeform 785" o:spid="_x0000_s2157" style="position:absolute;left:2785;top:2003;width:60;height:2;visibility:visible;mso-wrap-style:square;v-text-anchor:top" coordsize="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" path="m,l59,,,xe" filled="f" strokeweight=".21pt">
                  <v:path arrowok="t" o:connecttype="custom" o:connectlocs="0,0;59,0;0,0" o:connectangles="0,0,0"/>
                </v:shape>
                <v:shape id="Freeform 784" o:spid="_x0000_s2158" style="position:absolute;left:2845;top:2003;width:60;height:2;visibility:visible;mso-wrap-style:square;v-text-anchor:top" coordsize="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" path="m60,l,,60,xe" fillcolor="#a9a9a9" stroked="f">
                  <v:fill opacity="26214f"/>
                  <v:path arrowok="t" o:connecttype="custom" o:connectlocs="60,0;0,0;60,0" o:connectangles="0,0,0"/>
                </v:shape>
                <v:shape id="Freeform 783" o:spid="_x0000_s2159" style="position:absolute;left:2845;top:2003;width:60;height:2;visibility:visible;mso-wrap-style:square;v-text-anchor:top" coordsize="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" path="m,l60,,,xe" filled="f" strokeweight=".21pt">
                  <v:path arrowok="t" o:connecttype="custom" o:connectlocs="0,0;60,0;0,0" o:connectangles="0,0,0"/>
                </v:shape>
                <v:shape id="Freeform 782" o:spid="_x0000_s2160" style="position:absolute;left:2905;top:2003;width:60;height:2;visibility:visible;mso-wrap-style:square;v-text-anchor:top" coordsize="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" path="m60,l,,60,xe" fillcolor="#a9a9a9" stroked="f">
                  <v:fill opacity="26214f"/>
                  <v:path arrowok="t" o:connecttype="custom" o:connectlocs="60,0;0,0;60,0" o:connectangles="0,0,0"/>
                </v:shape>
                <v:shape id="Freeform 781" o:spid="_x0000_s2161" style="position:absolute;left:2905;top:2003;width:60;height:2;visibility:visible;mso-wrap-style:square;v-text-anchor:top" coordsize="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" path="m,l60,,,xe" filled="f" strokeweight=".21pt">
                  <v:path arrowok="t" o:connecttype="custom" o:connectlocs="0,0;60,0;0,0" o:connectangles="0,0,0"/>
                </v:shape>
                <v:shape id="Freeform 780" o:spid="_x0000_s2162" style="position:absolute;left:2965;top:2003;width:60;height:2;visibility:visible;mso-wrap-style:square;v-text-anchor:top" coordsize="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" path="m60,l,,60,xe" fillcolor="#a9a9a9" stroked="f">
                  <v:fill opacity="26214f"/>
                  <v:path arrowok="t" o:connecttype="custom" o:connectlocs="60,0;0,0;60,0" o:connectangles="0,0,0"/>
                </v:shape>
                <v:shape id="Freeform 779" o:spid="_x0000_s2163" style="position:absolute;left:2965;top:2003;width:60;height:2;visibility:visible;mso-wrap-style:square;v-text-anchor:top" coordsize="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" path="m,l60,,,xe" filled="f" strokeweight=".21pt">
                  <v:path arrowok="t" o:connecttype="custom" o:connectlocs="0,0;60,0;0,0" o:connectangles="0,0,0"/>
                </v:shape>
                <v:shape id="Freeform 778" o:spid="_x0000_s2164" style="position:absolute;left:3025;top:2003;width:60;height:2;visibility:visible;mso-wrap-style:square;v-text-anchor:top" coordsize="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" path="m60,l,,60,xe" fillcolor="#a9a9a9" stroked="f">
                  <v:fill opacity="26214f"/>
                  <v:path arrowok="t" o:connecttype="custom" o:connectlocs="60,0;0,0;60,0" o:connectangles="0,0,0"/>
                </v:shape>
                <v:shape id="Freeform 777" o:spid="_x0000_s2165" style="position:absolute;left:3025;top:2003;width:60;height:2;visibility:visible;mso-wrap-style:square;v-text-anchor:top" coordsize="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" path="m,l60,,,xe" filled="f" strokeweight=".21pt">
                  <v:path arrowok="t" o:connecttype="custom" o:connectlocs="0,0;60,0;0,0" o:connectangles="0,0,0"/>
                </v:shape>
                <v:shape id="Freeform 776" o:spid="_x0000_s2166" style="position:absolute;left:3084;top:2003;width:60;height:2;visibility:visible;mso-wrap-style:square;v-text-anchor:top" coordsize="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" path="m60,l,,60,xe" fillcolor="#a9a9a9" stroked="f">
                  <v:fill opacity="26214f"/>
                  <v:path arrowok="t" o:connecttype="custom" o:connectlocs="60,0;0,0;60,0" o:connectangles="0,0,0"/>
                </v:shape>
                <v:shape id="Freeform 775" o:spid="_x0000_s2167" style="position:absolute;left:3084;top:2003;width:60;height:2;visibility:visible;mso-wrap-style:square;v-text-anchor:top" coordsize="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" path="m,l60,,,xe" filled="f" strokeweight=".21pt">
                  <v:path arrowok="t" o:connecttype="custom" o:connectlocs="0,0;60,0;0,0" o:connectangles="0,0,0"/>
                </v:shape>
                <v:rect id="Rectangle 774" o:spid="_x0000_s2168" style="position:absolute;left:3144;top:1995;width:60;height: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" fillcolor="#a9a9a9" stroked="f">
                  <v:fill opacity="26214f"/>
                </v:rect>
                <v:rect id="Rectangle 773" o:spid="_x0000_s2169" style="position:absolute;left:3144;top:1995;width:60;height: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" filled="f" strokeweight=".21pt"/>
                <v:rect id="Rectangle 772" o:spid="_x0000_s2170" style="position:absolute;left:3204;top:1992;width:60;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" fillcolor="#a9a9a9" stroked="f">
                  <v:fill opacity="26214f"/>
                </v:rect>
                <v:rect id="Rectangle 771" o:spid="_x0000_s2171" style="position:absolute;left:3204;top:1992;width:60;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" filled="f" strokeweight=".21pt"/>
                <v:rect id="Rectangle 770" o:spid="_x0000_s2172" style="position:absolute;left:3264;top:1992;width:60;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" fillcolor="#a9a9a9" stroked="f">
                  <v:fill opacity="26214f"/>
                </v:rect>
                <v:rect id="Rectangle 769" o:spid="_x0000_s2173" style="position:absolute;left:3264;top:1992;width:60;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" filled="f" strokeweight=".21pt"/>
                <v:rect id="Rectangle 768" o:spid="_x0000_s2174" style="position:absolute;left:3324;top:1969;width:60;height: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" fillcolor="#a9a9a9" stroked="f">
                  <v:fill opacity="26214f"/>
                </v:rect>
                <v:rect id="Rectangle 767" o:spid="_x0000_s2175" style="position:absolute;left:3324;top:1969;width:60;height: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" filled="f" strokeweight=".21pt"/>
                <v:rect id="Rectangle 766" o:spid="_x0000_s2176" style="position:absolute;left:3384;top:1954;width:60;height: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" fillcolor="#a9a9a9" stroked="f">
                  <v:fill opacity="26214f"/>
                </v:rect>
                <v:rect id="Rectangle 765" o:spid="_x0000_s2177" style="position:absolute;left:3384;top:1954;width:60;height: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" filled="f" strokeweight=".21pt"/>
                <v:rect id="Rectangle 764" o:spid="_x0000_s2178" style="position:absolute;left:3443;top:1897;width:60;height: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" fillcolor="#a9a9a9" stroked="f">
                  <v:fill opacity="26214f"/>
                </v:rect>
                <v:rect id="Rectangle 763" o:spid="_x0000_s2179" style="position:absolute;left:3443;top:1897;width:60;height: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" filled="f" strokeweight=".21pt"/>
                <v:rect id="Rectangle 762" o:spid="_x0000_s2180" style="position:absolute;left:3503;top:1848;width:6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" fillcolor="#a9a9a9" stroked="f">
                  <v:fill opacity="26214f"/>
                </v:rect>
                <v:rect id="Rectangle 761" o:spid="_x0000_s2181" style="position:absolute;left:3503;top:1848;width:60;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" filled="f" strokeweight=".21pt"/>
                <v:rect id="Rectangle 760" o:spid="_x0000_s2182" style="position:absolute;left:3563;top:1772;width:60;height: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" fillcolor="#a9a9a9" stroked="f">
                  <v:fill opacity="26214f"/>
                </v:rect>
                <v:rect id="Rectangle 759" o:spid="_x0000_s2183" style="position:absolute;left:3563;top:1772;width:60;height: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" filled="f" strokeweight=".21pt"/>
                <v:rect id="Rectangle 758" o:spid="_x0000_s2184" style="position:absolute;left:3623;top:1757;width:60;height: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" fillcolor="#a9a9a9" stroked="f">
                  <v:fill opacity="26214f"/>
                </v:rect>
                <v:rect id="Rectangle 757" o:spid="_x0000_s2185" style="position:absolute;left:3623;top:1757;width:60;height: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" filled="f" strokeweight=".21pt"/>
                <v:rect id="Rectangle 756" o:spid="_x0000_s2186" style="position:absolute;left:3683;top:1591;width:60;height: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" fillcolor="#a9a9a9" stroked="f">
                  <v:fill opacity="26214f"/>
                </v:rect>
                <v:rect id="Rectangle 755" o:spid="_x0000_s2187" style="position:absolute;left:3683;top:1591;width:60;height: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" filled="f" strokeweight=".21pt"/>
                <v:rect id="Rectangle 754" o:spid="_x0000_s2188" style="position:absolute;left:3742;top:1632;width:60;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" fillcolor="#a9a9a9" stroked="f">
                  <v:fill opacity="26214f"/>
                </v:rect>
                <v:rect id="Rectangle 753" o:spid="_x0000_s2189" style="position:absolute;left:3742;top:1632;width:60;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" filled="f" strokeweight=".21pt"/>
                <v:rect id="Rectangle 752" o:spid="_x0000_s2190" style="position:absolute;left:3802;top:1655;width:60;height:3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" fillcolor="#a9a9a9" stroked="f">
                  <v:fill opacity="26214f"/>
                </v:rect>
                <v:rect id="Rectangle 751" o:spid="_x0000_s2191" style="position:absolute;left:3802;top:1655;width:60;height:3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" filled="f" strokeweight=".21pt"/>
                <v:rect id="Rectangle 750" o:spid="_x0000_s2192" style="position:absolute;left:3862;top:1625;width:60;height:3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" fillcolor="#a9a9a9" stroked="f">
                  <v:fill opacity="26214f"/>
                </v:rect>
                <v:rect id="Rectangle 749" o:spid="_x0000_s2193" style="position:absolute;left:3862;top:1625;width:60;height:3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" filled="f" strokeweight=".21pt"/>
                <v:rect id="Rectangle 748" o:spid="_x0000_s2194" style="position:absolute;left:3922;top:1606;width:60;height:3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" fillcolor="#a9a9a9" stroked="f">
                  <v:fill opacity="26214f"/>
                </v:rect>
                <v:rect id="Rectangle 747" o:spid="_x0000_s2195" style="position:absolute;left:3922;top:1606;width:60;height:3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" filled="f" strokeweight=".21pt"/>
                <v:rect id="Rectangle 746" o:spid="_x0000_s2196" style="position:absolute;left:3982;top:1636;width:60;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" fillcolor="#a9a9a9" stroked="f">
                  <v:fill opacity="26214f"/>
                </v:rect>
                <v:rect id="Rectangle 745" o:spid="_x0000_s2197" style="position:absolute;left:3982;top:1636;width:60;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" filled="f" strokeweight=".21pt"/>
                <v:rect id="Rectangle 744" o:spid="_x0000_s2198" style="position:absolute;left:4042;top:1742;width:60;height: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" fillcolor="#a9a9a9" stroked="f">
                  <v:fill opacity="26214f"/>
                </v:rect>
                <v:rect id="Rectangle 743" o:spid="_x0000_s2199" style="position:absolute;left:4042;top:1742;width:60;height: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" filled="f" strokeweight=".21pt"/>
                <v:rect id="Rectangle 742" o:spid="_x0000_s2200" style="position:absolute;left:4101;top:1806;width:60;height: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" fillcolor="#a9a9a9" stroked="f">
                  <v:fill opacity="26214f"/>
                </v:rect>
                <v:rect id="Rectangle 741" o:spid="_x0000_s2201" style="position:absolute;left:4101;top:1806;width:60;height: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" filled="f" strokeweight=".21pt"/>
                <v:rect id="Rectangle 740" o:spid="_x0000_s2202" style="position:absolute;left:4161;top:1897;width:60;height: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" fillcolor="#a9a9a9" stroked="f">
                  <v:fill opacity="26214f"/>
                </v:rect>
                <v:rect id="Rectangle 739" o:spid="_x0000_s2203" style="position:absolute;left:4161;top:1897;width:60;height: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" filled="f" strokeweight=".21pt"/>
                <v:rect id="Rectangle 738" o:spid="_x0000_s2204" style="position:absolute;left:4221;top:1946;width:60;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" fillcolor="#a9a9a9" stroked="f">
                  <v:fill opacity="26214f"/>
                </v:rect>
                <v:rect id="Rectangle 737" o:spid="_x0000_s2205" style="position:absolute;left:4221;top:1946;width:60;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" filled="f" strokeweight=".21pt"/>
                <v:rect id="Rectangle 736" o:spid="_x0000_s2206" style="position:absolute;left:4281;top:1980;width:60;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" fillcolor="#a9a9a9" stroked="f">
                  <v:fill opacity="26214f"/>
                </v:rect>
                <v:rect id="Rectangle 735" o:spid="_x0000_s2207" style="position:absolute;left:4281;top:1980;width:60;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" filled="f" strokeweight=".21pt"/>
                <v:rect id="Rectangle 734" o:spid="_x0000_s2208" style="position:absolute;left:4341;top:1992;width:60;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" fillcolor="#a9a9a9" stroked="f">
                  <v:fill opacity="26214f"/>
                </v:rect>
                <v:rect id="Rectangle 733" o:spid="_x0000_s2209" style="position:absolute;left:4341;top:1992;width:60;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" filled="f" strokeweight=".21pt"/>
                <v:rect id="Rectangle 732" o:spid="_x0000_s2210" style="position:absolute;left:4401;top:1999;width:60;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" fillcolor="#a9a9a9" stroked="f">
                  <v:fill opacity="26214f"/>
                </v:rect>
                <v:rect id="Rectangle 731" o:spid="_x0000_s2211" style="position:absolute;left:4401;top:1999;width:60;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" filled="f" strokeweight=".21pt"/>
                <v:shape id="Freeform 730" o:spid="_x0000_s2212" style="position:absolute;left:4460;top:2003;width:60;height:2;visibility:visible;mso-wrap-style:square;v-text-anchor:top" coordsize="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" path="m60,l,,60,xe" fillcolor="#a9a9a9" stroked="f">
                  <v:fill opacity="26214f"/>
                  <v:path arrowok="t" o:connecttype="custom" o:connectlocs="60,0;0,0;60,0" o:connectangles="0,0,0"/>
                </v:shape>
                <v:shape id="Freeform 729" o:spid="_x0000_s2213" style="position:absolute;left:4460;top:2003;width:60;height:2;visibility:visible;mso-wrap-style:square;v-text-anchor:top" coordsize="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" path="m,l60,,,xe" filled="f" strokeweight=".21pt">
                  <v:path arrowok="t" o:connecttype="custom" o:connectlocs="0,0;60,0;0,0" o:connectangles="0,0,0"/>
                </v:shape>
                <v:shape id="Freeform 728" o:spid="_x0000_s2214" style="position:absolute;left:4520;top:2003;width:60;height:2;visibility:visible;mso-wrap-style:square;v-text-anchor:top" coordsize="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" path="m60,l,,60,xe" fillcolor="#a9a9a9" stroked="f">
                  <v:fill opacity="26214f"/>
                  <v:path arrowok="t" o:connecttype="custom" o:connectlocs="60,0;0,0;60,0" o:connectangles="0,0,0"/>
                </v:shape>
                <v:shape id="Freeform 727" o:spid="_x0000_s2215" style="position:absolute;left:4520;top:2003;width:60;height:2;visibility:visible;mso-wrap-style:square;v-text-anchor:top" coordsize="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" path="m,l60,,,xe" filled="f" strokeweight=".21pt">
                  <v:path arrowok="t" o:connecttype="custom" o:connectlocs="0,0;60,0;0,0" o:connectangles="0,0,0"/>
                </v:shape>
                <v:shape id="Freeform 726" o:spid="_x0000_s2216" style="position:absolute;left:4580;top:2003;width:60;height:2;visibility:visible;mso-wrap-style:square;v-text-anchor:top" coordsize="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" path="m59,l,,59,xe" fillcolor="#a9a9a9" stroked="f">
                  <v:fill opacity="26214f"/>
                  <v:path arrowok="t" o:connecttype="custom" o:connectlocs="59,0;0,0;59,0" o:connectangles="0,0,0"/>
                </v:shape>
                <v:shape id="Freeform 725" o:spid="_x0000_s2217" style="position:absolute;left:4580;top:2003;width:60;height:2;visibility:visible;mso-wrap-style:square;v-text-anchor:top" coordsize="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" path="m,l59,,,xe" filled="f" strokeweight=".21pt">
                  <v:path arrowok="t" o:connecttype="custom" o:connectlocs="0,0;59,0;0,0" o:connectangles="0,0,0"/>
                </v:shape>
                <v:shape id="Freeform 724" o:spid="_x0000_s2218" style="position:absolute;left:4640;top:2003;width:60;height:2;visibility:visible;mso-wrap-style:square;v-text-anchor:top" coordsize="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" path="m59,l,,59,xe" fillcolor="#a9a9a9" stroked="f">
                  <v:fill opacity="26214f"/>
                  <v:path arrowok="t" o:connecttype="custom" o:connectlocs="59,0;0,0;59,0" o:connectangles="0,0,0"/>
                </v:shape>
                <v:shape id="Freeform 723" o:spid="_x0000_s2219" style="position:absolute;left:4640;top:2003;width:60;height:2;visibility:visible;mso-wrap-style:square;v-text-anchor:top" coordsize="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" path="m,l59,,,xe" filled="f" strokeweight=".21pt">
                  <v:path arrowok="t" o:connecttype="custom" o:connectlocs="0,0;59,0;0,0" o:connectangles="0,0,0"/>
                </v:shape>
                <v:shape id="Freeform 722" o:spid="_x0000_s2220" style="position:absolute;left:4700;top:2003;width:60;height:2;visibility:visible;mso-wrap-style:square;v-text-anchor:top" coordsize="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" path="m60,l,,60,xe" fillcolor="#a9a9a9" stroked="f">
                  <v:fill opacity="26214f"/>
                  <v:path arrowok="t" o:connecttype="custom" o:connectlocs="60,0;0,0;60,0" o:connectangles="0,0,0"/>
                </v:shape>
                <v:shape id="Freeform 721" o:spid="_x0000_s2221" style="position:absolute;left:4700;top:2003;width:60;height:2;visibility:visible;mso-wrap-style:square;v-text-anchor:top" coordsize="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" path="m,l60,,,xe" filled="f" strokeweight=".21pt">
                  <v:path arrowok="t" o:connecttype="custom" o:connectlocs="0,0;60,0;0,0" o:connectangles="0,0,0"/>
                </v:shape>
                <v:shape id="Freeform 720" o:spid="_x0000_s2222" style="position:absolute;left:4760;top:2003;width:60;height:2;visibility:visible;mso-wrap-style:square;v-text-anchor:top" coordsize="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" path="m60,l,,60,xe" fillcolor="#a9a9a9" stroked="f">
                  <v:fill opacity="26214f"/>
                  <v:path arrowok="t" o:connecttype="custom" o:connectlocs="60,0;0,0;60,0" o:connectangles="0,0,0"/>
                </v:shape>
                <v:shape id="Freeform 719" o:spid="_x0000_s2223" style="position:absolute;left:4760;top:2003;width:60;height:2;visibility:visible;mso-wrap-style:square;v-text-anchor:top" coordsize="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" path="m,l60,,,xe" filled="f" strokeweight=".21pt">
                  <v:path arrowok="t" o:connecttype="custom" o:connectlocs="0,0;60,0;0,0" o:connectangles="0,0,0"/>
                </v:shape>
                <v:shape id="Freeform 718" o:spid="_x0000_s2224" style="position:absolute;left:4819;top:2003;width:60;height:2;visibility:visible;mso-wrap-style:square;v-text-anchor:top" coordsize="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" path="m60,l,,60,xe" fillcolor="#a9a9a9" stroked="f">
                  <v:fill opacity="26214f"/>
                  <v:path arrowok="t" o:connecttype="custom" o:connectlocs="60,0;0,0;60,0" o:connectangles="0,0,0"/>
                </v:shape>
                <v:shape id="Freeform 717" o:spid="_x0000_s2225" style="position:absolute;left:4819;top:2003;width:60;height:2;visibility:visible;mso-wrap-style:square;v-text-anchor:top" coordsize="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" path="m,l60,,,xe" filled="f" strokeweight=".21pt">
                  <v:path arrowok="t" o:connecttype="custom" o:connectlocs="0,0;60,0;0,0" o:connectangles="0,0,0"/>
                </v:shape>
                <v:shape id="Freeform 716" o:spid="_x0000_s2226" style="position:absolute;left:4879;top:2003;width:60;height:2;visibility:visible;mso-wrap-style:square;v-text-anchor:top" coordsize="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" path="m60,l,,60,xe" fillcolor="#a9a9a9" stroked="f">
                  <v:fill opacity="26214f"/>
                  <v:path arrowok="t" o:connecttype="custom" o:connectlocs="60,0;0,0;60,0" o:connectangles="0,0,0"/>
                </v:shape>
                <v:shape id="Freeform 715" o:spid="_x0000_s2227" style="position:absolute;left:4879;top:2003;width:60;height:2;visibility:visible;mso-wrap-style:square;v-text-anchor:top" coordsize="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" path="m,l60,,,xe" filled="f" strokeweight=".21pt">
                  <v:path arrowok="t" o:connecttype="custom" o:connectlocs="0,0;60,0;0,0" o:connectangles="0,0,0"/>
                </v:shape>
                <v:shape id="Freeform 714" o:spid="_x0000_s2228" style="position:absolute;left:4939;top:2003;width:60;height:2;visibility:visible;mso-wrap-style:square;v-text-anchor:top" coordsize="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" path="m59,l,,59,xe" fillcolor="#a9a9a9" stroked="f">
                  <v:fill opacity="26214f"/>
                  <v:path arrowok="t" o:connecttype="custom" o:connectlocs="59,0;0,0;59,0" o:connectangles="0,0,0"/>
                </v:shape>
                <v:shape id="Freeform 713" o:spid="_x0000_s2229" style="position:absolute;left:4939;top:2003;width:60;height:2;visibility:visible;mso-wrap-style:square;v-text-anchor:top" coordsize="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" path="m,l59,,,xe" filled="f" strokeweight=".21pt">
                  <v:path arrowok="t" o:connecttype="custom" o:connectlocs="0,0;59,0;0,0" o:connectangles="0,0,0"/>
                </v:shape>
                <v:shape id="Freeform 712" o:spid="_x0000_s2230" style="position:absolute;left:4999;top:2003;width:60;height:2;visibility:visible;mso-wrap-style:square;v-text-anchor:top" coordsize="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" path="m60,l,,60,xe" fillcolor="#a9a9a9" stroked="f">
                  <v:fill opacity="26214f"/>
                  <v:path arrowok="t" o:connecttype="custom" o:connectlocs="60,0;0,0;60,0" o:connectangles="0,0,0"/>
                </v:shape>
                <v:shape id="Freeform 711" o:spid="_x0000_s2231" style="position:absolute;left:4999;top:2003;width:60;height:2;visibility:visible;mso-wrap-style:square;v-text-anchor:top" coordsize="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" path="m,l60,,,xe" filled="f" strokeweight=".21pt">
                  <v:path arrowok="t" o:connecttype="custom" o:connectlocs="0,0;60,0;0,0" o:connectangles="0,0,0"/>
                </v:shape>
                <v:shape id="Freeform 710" o:spid="_x0000_s2232" style="position:absolute;left:5059;top:2003;width:60;height:2;visibility:visible;mso-wrap-style:square;v-text-anchor:top" coordsize="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" path="m60,l,,60,xe" fillcolor="#a9a9a9" stroked="f">
                  <v:fill opacity="26214f"/>
                  <v:path arrowok="t" o:connecttype="custom" o:connectlocs="60,0;0,0;60,0" o:connectangles="0,0,0"/>
                </v:shape>
                <v:shape id="Freeform 709" o:spid="_x0000_s2233" style="position:absolute;left:5059;top:2003;width:60;height:2;visibility:visible;mso-wrap-style:square;v-text-anchor:top" coordsize="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" path="m,l60,,,xe" filled="f" strokeweight=".21pt">
                  <v:path arrowok="t" o:connecttype="custom" o:connectlocs="0,0;60,0;0,0" o:connectangles="0,0,0"/>
                </v:shape>
                <v:shape id="Freeform 708" o:spid="_x0000_s2234" style="position:absolute;left:5119;top:2003;width:60;height:2;visibility:visible;mso-wrap-style:square;v-text-anchor:top" coordsize="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" path="m60,l,,60,xe" fillcolor="#a9a9a9" stroked="f">
                  <v:fill opacity="26214f"/>
                  <v:path arrowok="t" o:connecttype="custom" o:connectlocs="60,0;0,0;60,0" o:connectangles="0,0,0"/>
                </v:shape>
                <v:shape id="Freeform 707" o:spid="_x0000_s2235" style="position:absolute;left:5119;top:2003;width:60;height:2;visibility:visible;mso-wrap-style:square;v-text-anchor:top" coordsize="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" path="m,l60,,,xe" filled="f" strokeweight=".21pt">
                  <v:path arrowok="t" o:connecttype="custom" o:connectlocs="0,0;60,0;0,0" o:connectangles="0,0,0"/>
                </v:shape>
                <v:shape id="Freeform 706" o:spid="_x0000_s2236" style="position:absolute;left:5178;top:2003;width:60;height:2;visibility:visible;mso-wrap-style:square;v-text-anchor:top" coordsize="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" path="m60,l,,60,xe" fillcolor="#a9a9a9" stroked="f">
                  <v:fill opacity="26214f"/>
                  <v:path arrowok="t" o:connecttype="custom" o:connectlocs="60,0;0,0;60,0" o:connectangles="0,0,0"/>
                </v:shape>
                <v:shape id="Freeform 705" o:spid="_x0000_s2237" style="position:absolute;left:5178;top:2003;width:60;height:2;visibility:visible;mso-wrap-style:square;v-text-anchor:top" coordsize="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" path="m,l60,,,xe" filled="f" strokeweight=".21pt">
                  <v:path arrowok="t" o:connecttype="custom" o:connectlocs="0,0;60,0;0,0" o:connectangles="0,0,0"/>
                </v:shape>
                <v:shape id="Freeform 704" o:spid="_x0000_s2238" style="position:absolute;left:5238;top:2003;width:60;height:2;visibility:visible;mso-wrap-style:square;v-text-anchor:top" coordsize="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" path="m60,l,,60,xe" fillcolor="#a9a9a9" stroked="f">
                  <v:fill opacity="26214f"/>
                  <v:path arrowok="t" o:connecttype="custom" o:connectlocs="60,0;0,0;60,0" o:connectangles="0,0,0"/>
                </v:shape>
                <v:shape id="Freeform 703" o:spid="_x0000_s2239" style="position:absolute;left:5238;top:2003;width:60;height:2;visibility:visible;mso-wrap-style:square;v-text-anchor:top" coordsize="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" path="m,l60,,,xe" filled="f" strokeweight=".21pt">
                  <v:path arrowok="t" o:connecttype="custom" o:connectlocs="0,0;60,0;0,0" o:connectangles="0,0,0"/>
                </v:shape>
                <v:shape id="Freeform 702" o:spid="_x0000_s2240" style="position:absolute;left:5298;top:2003;width:60;height:2;visibility:visible;mso-wrap-style:square;v-text-anchor:top" coordsize="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" path="m59,l,,59,xe" fillcolor="#a9a9a9" stroked="f">
                  <v:fill opacity="26214f"/>
                  <v:path arrowok="t" o:connecttype="custom" o:connectlocs="59,0;0,0;59,0" o:connectangles="0,0,0"/>
                </v:shape>
                <v:shape id="Freeform 701" o:spid="_x0000_s2241" style="position:absolute;left:5298;top:2003;width:60;height:2;visibility:visible;mso-wrap-style:square;v-text-anchor:top" coordsize="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" path="m,l59,,,xe" filled="f" strokeweight=".21pt">
                  <v:path arrowok="t" o:connecttype="custom" o:connectlocs="0,0;59,0;0,0" o:connectangles="0,0,0"/>
                </v:shape>
                <v:shape id="Freeform 700" o:spid="_x0000_s2242" style="position:absolute;left:5358;top:2003;width:60;height:2;visibility:visible;mso-wrap-style:square;v-text-anchor:top" coordsize="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" path="m60,l,,60,xe" fillcolor="#a9a9a9" stroked="f">
                  <v:fill opacity="26214f"/>
                  <v:path arrowok="t" o:connecttype="custom" o:connectlocs="60,0;0,0;60,0" o:connectangles="0,0,0"/>
                </v:shape>
                <v:shape id="Freeform 699" o:spid="_x0000_s2243" style="position:absolute;left:5358;top:2003;width:60;height:2;visibility:visible;mso-wrap-style:square;v-text-anchor:top" coordsize="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" path="m,l60,,,xe" filled="f" strokeweight=".21pt">
                  <v:path arrowok="t" o:connecttype="custom" o:connectlocs="0,0;60,0;0,0" o:connectangles="0,0,0"/>
                </v:shape>
                <v:shape id="Freeform 698" o:spid="_x0000_s2244" style="position:absolute;left:5418;top:2003;width:60;height:2;visibility:visible;mso-wrap-style:square;v-text-anchor:top" coordsize="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" path="m60,l,,60,xe" fillcolor="#a9a9a9" stroked="f">
                  <v:fill opacity="26214f"/>
                  <v:path arrowok="t" o:connecttype="custom" o:connectlocs="60,0;0,0;60,0" o:connectangles="0,0,0"/>
                </v:shape>
                <v:shape id="Freeform 697" o:spid="_x0000_s2245" style="position:absolute;left:5418;top:2003;width:60;height:2;visibility:visible;mso-wrap-style:square;v-text-anchor:top" coordsize="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" path="m,l60,,,xe" filled="f" strokeweight=".21pt">
                  <v:path arrowok="t" o:connecttype="custom" o:connectlocs="0,0;60,0;0,0" o:connectangles="0,0,0"/>
                </v:shape>
                <v:line id="Line 696" o:spid="_x0000_s2246" style="position:absolute;visibility:visible;mso-wrap-style:square" from="2410,2004" to="5635,2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" strokeweight=".3775mm"/>
                <v:rect id="Rectangle 695" o:spid="_x0000_s2247" style="position:absolute;left:2399;top:111;width:22;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" fillcolor="black" stroked="f">
                  <v:fill opacity="26214f"/>
                </v:rect>
                <v:line id="Line 694" o:spid="_x0000_s2248" style="position:absolute;visibility:visible;mso-wrap-style:square" from="3533,2004" to="3533,2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" strokecolor="red" strokeweight=".3775mm"/>
                <v:rect id="Rectangle 693" o:spid="_x0000_s2249" style="position:absolute;left:2399;top:111;width:22;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" fillcolor="black" stroked="f"/>
                <v:shape id="AutoShape 692" o:spid="_x0000_s2250" style="position:absolute;left:2354;top:111;width:55;height:1892;visibility:visible;mso-wrap-style:square;v-text-anchor:top" coordsize="55,1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" path="m,1892r55,m,1702r55,m,1513r55,m,1324r55,m,1135r55,m,946r55,m,757r55,m,567r55,m,378r55,m,189r55,m,l55,e" filled="f" strokecolor="#333" strokeweight=".3775mm">
                  <v:path arrowok="t" o:connecttype="custom" o:connectlocs="0,2004;55,2004;0,1814;55,1814;0,1625;55,1625;0,1436;55,1436;0,1247;55,1247;0,1058;55,1058;0,869;55,869;0,679;55,679;0,490;55,490;0,301;55,301;0,112;55,112" o:connectangles="0,0,0,0,0,0,0,0,0,0,0,0,0,0,0,0,0,0,0,0,0,0"/>
                </v:shape>
                <v:shape id="Text Box 691" o:spid="_x0000_s2251" type="#_x0000_t202" style="position:absolute;left:3352;top:856;width:382;height:1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" filled="f" stroked="f">
                  <v:textbox inset="0,0,0,0">
                    <w:txbxContent>
                      <w:p w14:paraId="49AC9123" w14:textId="77777777" w:rsidR="00C334C5" w:rsidRDefault="00C334C5">
                        <w:pPr>
                          <w:spacing w:line="119" w:lineRule="exact"/>
                          <w:rPr>
                            <w:rFonts w:ascii="Arial" w:hAnsi="Arial"/>
                            <w:sz w:val="12"/>
                          </w:rPr>
                        </w:pPr>
                        <w:r>
                          <w:rPr>
                            <w:rFonts w:ascii="Arial" w:hAnsi="Arial"/>
                            <w:color w:val="FF0000"/>
                            <w:sz w:val="12"/>
                          </w:rPr>
                          <w:t>OA</w:t>
                        </w:r>
                        <w:r>
                          <w:rPr>
                            <w:rFonts w:ascii="Arial" w:hAnsi="Arial"/>
                            <w:color w:val="FF0000"/>
                            <w:spacing w:val="-7"/>
                            <w:sz w:val="12"/>
                          </w:rPr>
                          <w:t xml:space="preserve"> </w:t>
                        </w:r>
                        <w:r>
                          <w:rPr>
                            <w:rFonts w:ascii="Symbol" w:hAnsi="Symbol"/>
                            <w:color w:val="FF0000"/>
                            <w:sz w:val="12"/>
                          </w:rPr>
                          <w:t></w:t>
                        </w:r>
                        <w:r>
                          <w:rPr>
                            <w:rFonts w:ascii="Times New Roman" w:hAnsi="Times New Roman"/>
                            <w:color w:val="FF0000"/>
                            <w:spacing w:val="-3"/>
                            <w:sz w:val="12"/>
                          </w:rPr>
                          <w:t xml:space="preserve"> </w:t>
                        </w:r>
                        <w:r>
                          <w:rPr>
                            <w:rFonts w:ascii="Arial" w:hAnsi="Arial"/>
                            <w:color w:val="FF0000"/>
                            <w:sz w:val="12"/>
                          </w:rPr>
                          <w:t>3</w:t>
                        </w:r>
                      </w:p>
                    </w:txbxContent>
                  </v:textbox>
                </v:shape>
                <w10:wrap anchorx="page"/>
              </v:group>
            </w:pict>
          </mc:Fallback>
        </mc:AlternateContent>
      </w:r>
      <w:r w:rsidR="00DC0BFC">
        <w:rPr>
          <w:rFonts w:ascii="Arial"/>
          <w:color w:val="4D4D4D"/>
          <w:sz w:val="16"/>
        </w:rPr>
        <w:t>500</w:t>
      </w:r>
    </w:p>
    <w:p w14:paraId="4C88DC80" w14:textId="77777777" w:rsidR="00BB4C49" w:rsidRDefault="00DC0BFC">
      <w:pPr>
        <w:spacing w:before="6"/>
        <w:ind w:right="375"/>
        <w:jc w:val="right"/>
        <w:rPr>
          <w:rFonts w:ascii="Arial"/>
          <w:sz w:val="16"/>
        </w:rPr>
      </w:pPr>
      <w:r>
        <w:rPr>
          <w:rFonts w:ascii="Arial"/>
          <w:color w:val="4D4D4D"/>
          <w:sz w:val="16"/>
        </w:rPr>
        <w:t>450</w:t>
      </w:r>
    </w:p>
    <w:p w14:paraId="397FFB15" w14:textId="77777777" w:rsidR="00BB4C49" w:rsidRDefault="00DC0BFC">
      <w:pPr>
        <w:spacing w:before="5"/>
        <w:ind w:right="375"/>
        <w:jc w:val="right"/>
        <w:rPr>
          <w:rFonts w:ascii="Arial"/>
          <w:sz w:val="16"/>
        </w:rPr>
      </w:pPr>
      <w:r>
        <w:rPr>
          <w:rFonts w:ascii="Arial"/>
          <w:color w:val="4D4D4D"/>
          <w:sz w:val="16"/>
        </w:rPr>
        <w:t>400</w:t>
      </w:r>
    </w:p>
    <w:p w14:paraId="7DD033A2" w14:textId="77777777" w:rsidR="00BB4C49" w:rsidRDefault="00DC0BFC">
      <w:pPr>
        <w:spacing w:before="5"/>
        <w:ind w:right="375"/>
        <w:jc w:val="right"/>
        <w:rPr>
          <w:rFonts w:ascii="Arial"/>
          <w:sz w:val="16"/>
        </w:rPr>
      </w:pPr>
      <w:r>
        <w:rPr>
          <w:rFonts w:ascii="Arial"/>
          <w:color w:val="4D4D4D"/>
          <w:sz w:val="16"/>
        </w:rPr>
        <w:t>350</w:t>
      </w:r>
    </w:p>
    <w:p w14:paraId="3759DA58" w14:textId="77777777" w:rsidR="00BB4C49" w:rsidRDefault="00DC0BFC">
      <w:pPr>
        <w:spacing w:before="5"/>
        <w:ind w:right="375"/>
        <w:jc w:val="right"/>
        <w:rPr>
          <w:rFonts w:ascii="Arial"/>
          <w:sz w:val="16"/>
        </w:rPr>
      </w:pPr>
      <w:r>
        <w:rPr>
          <w:rFonts w:ascii="Arial"/>
          <w:color w:val="4D4D4D"/>
          <w:sz w:val="16"/>
        </w:rPr>
        <w:t>300</w:t>
      </w:r>
    </w:p>
    <w:p w14:paraId="0D1A2BA0" w14:textId="77777777" w:rsidR="00BB4C49" w:rsidRDefault="00DC0BFC">
      <w:pPr>
        <w:spacing w:before="6"/>
        <w:ind w:right="375"/>
        <w:jc w:val="right"/>
        <w:rPr>
          <w:rFonts w:ascii="Arial"/>
          <w:sz w:val="16"/>
        </w:rPr>
      </w:pPr>
      <w:r>
        <w:rPr>
          <w:rFonts w:ascii="Arial"/>
          <w:color w:val="4D4D4D"/>
          <w:sz w:val="16"/>
        </w:rPr>
        <w:t>250</w:t>
      </w:r>
    </w:p>
    <w:p w14:paraId="400861CE" w14:textId="77777777" w:rsidR="00BB4C49" w:rsidRDefault="00DC0BFC">
      <w:pPr>
        <w:spacing w:before="5"/>
        <w:ind w:right="375"/>
        <w:jc w:val="right"/>
        <w:rPr>
          <w:rFonts w:ascii="Arial"/>
          <w:sz w:val="16"/>
        </w:rPr>
      </w:pPr>
      <w:r>
        <w:rPr>
          <w:rFonts w:ascii="Arial"/>
          <w:color w:val="4D4D4D"/>
          <w:sz w:val="16"/>
        </w:rPr>
        <w:t>200</w:t>
      </w:r>
    </w:p>
    <w:p w14:paraId="1C9CFD05" w14:textId="77777777" w:rsidR="00BB4C49" w:rsidRDefault="00DC0BFC">
      <w:pPr>
        <w:spacing w:before="5"/>
        <w:ind w:right="375"/>
        <w:jc w:val="right"/>
        <w:rPr>
          <w:rFonts w:ascii="Arial"/>
          <w:sz w:val="16"/>
        </w:rPr>
      </w:pPr>
      <w:r>
        <w:rPr>
          <w:rFonts w:ascii="Arial"/>
          <w:color w:val="4D4D4D"/>
          <w:sz w:val="16"/>
        </w:rPr>
        <w:t>150</w:t>
      </w:r>
    </w:p>
    <w:p w14:paraId="4DA372D8" w14:textId="77777777" w:rsidR="00BB4C49" w:rsidRDefault="00DC0BFC">
      <w:pPr>
        <w:spacing w:before="5"/>
        <w:ind w:right="375"/>
        <w:jc w:val="right"/>
        <w:rPr>
          <w:rFonts w:ascii="Arial"/>
          <w:sz w:val="16"/>
        </w:rPr>
      </w:pPr>
      <w:r>
        <w:rPr>
          <w:rFonts w:ascii="Arial"/>
          <w:color w:val="4D4D4D"/>
          <w:sz w:val="16"/>
        </w:rPr>
        <w:t>100</w:t>
      </w:r>
    </w:p>
    <w:p w14:paraId="1279B3FE" w14:textId="77777777" w:rsidR="00BB4C49" w:rsidRDefault="00144D41">
      <w:pPr>
        <w:spacing w:before="5"/>
        <w:ind w:right="374"/>
        <w:jc w:val="right"/>
        <w:rPr>
          <w:rFonts w:ascii="Arial"/>
          <w:sz w:val="16"/>
        </w:rPr>
      </w:pPr>
      <w:r>
        <w:rPr>
          <w:noProof/>
        </w:rPr>
        <mc:AlternateContent>
          <mc:Choice Requires="wps">
            <w:drawing>
              <wp:anchor distT="0" distB="0" distL="114300" distR="114300" simplePos="0" relativeHeight="15783936" behindDoc="0" locked="0" layoutInCell="1" allowOverlap="1" wp14:anchorId="7AA4EF30" wp14:editId="2478F668">
                <wp:simplePos x="0" y="0"/>
                <wp:positionH relativeFrom="page">
                  <wp:posOffset>1124585</wp:posOffset>
                </wp:positionH>
                <wp:positionV relativeFrom="paragraph">
                  <wp:posOffset>52070</wp:posOffset>
                </wp:positionV>
                <wp:extent cx="153035" cy="626110"/>
                <wp:effectExtent l="0" t="0" r="0" b="0"/>
                <wp:wrapNone/>
                <wp:docPr id="695" name="Text Box 6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035" cy="626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9EF7F8" w14:textId="77777777" w:rsidR="00C334C5" w:rsidRDefault="00C334C5">
                            <w:pPr>
                              <w:spacing w:line="216" w:lineRule="exact"/>
                              <w:ind w:left="20"/>
                              <w:rPr>
                                <w:rFonts w:ascii="Arial"/>
                                <w:sz w:val="20"/>
                              </w:rPr>
                            </w:pPr>
                            <w:r>
                              <w:rPr>
                                <w:rFonts w:ascii="Arial"/>
                                <w:sz w:val="20"/>
                              </w:rPr>
                              <w:t>Frequency</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A4EF30" id="Text Box 689" o:spid="_x0000_s2252" type="#_x0000_t202" style="position:absolute;left:0;text-align:left;margin-left:88.55pt;margin-top:4.1pt;width:12.05pt;height:49.3pt;z-index:157839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" filled="f" stroked="f">
                <v:textbox style="layout-flow:vertical;mso-layout-flow-alt:bottom-to-top" inset="0,0,0,0">
                  <w:txbxContent>
                    <w:p w14:paraId="0D9EF7F8" w14:textId="77777777" w:rsidR="00C334C5" w:rsidRDefault="00C334C5">
                      <w:pPr>
                        <w:spacing w:line="216" w:lineRule="exact"/>
                        <w:ind w:left="20"/>
                        <w:rPr>
                          <w:rFonts w:ascii="Arial"/>
                          <w:sz w:val="20"/>
                        </w:rPr>
                      </w:pPr>
                      <w:r>
                        <w:rPr>
                          <w:rFonts w:ascii="Arial"/>
                          <w:sz w:val="20"/>
                        </w:rPr>
                        <w:t>Frequency</w:t>
                      </w:r>
                    </w:p>
                  </w:txbxContent>
                </v:textbox>
                <w10:wrap anchorx="page"/>
              </v:shape>
            </w:pict>
          </mc:Fallback>
        </mc:AlternateContent>
      </w:r>
      <w:r w:rsidR="00DC0BFC">
        <w:rPr>
          <w:rFonts w:ascii="Arial"/>
          <w:color w:val="4D4D4D"/>
          <w:sz w:val="16"/>
        </w:rPr>
        <w:t>50</w:t>
      </w:r>
    </w:p>
    <w:p w14:paraId="61FAE3D9" w14:textId="77777777" w:rsidR="00BB4C49" w:rsidRDefault="00DC0BFC">
      <w:pPr>
        <w:spacing w:before="6"/>
        <w:ind w:right="374"/>
        <w:jc w:val="right"/>
        <w:rPr>
          <w:rFonts w:ascii="Arial"/>
          <w:sz w:val="16"/>
        </w:rPr>
      </w:pPr>
      <w:r>
        <w:rPr>
          <w:rFonts w:ascii="Arial"/>
          <w:color w:val="4D4D4D"/>
          <w:sz w:val="16"/>
        </w:rPr>
        <w:t>0</w:t>
      </w:r>
    </w:p>
    <w:p w14:paraId="7103EE18" w14:textId="77777777" w:rsidR="00BB4C49" w:rsidRDefault="00DC0BFC">
      <w:pPr>
        <w:spacing w:before="120"/>
        <w:ind w:left="1549"/>
        <w:rPr>
          <w:rFonts w:ascii="Arial"/>
          <w:b/>
        </w:rPr>
      </w:pPr>
      <w:r>
        <w:rPr>
          <w:rFonts w:ascii="Arial"/>
          <w:b/>
        </w:rPr>
        <w:t>C</w:t>
      </w:r>
    </w:p>
    <w:p w14:paraId="3ED20EFF" w14:textId="77777777" w:rsidR="00BB4C49" w:rsidRDefault="00144D41">
      <w:pPr>
        <w:spacing w:before="19"/>
        <w:ind w:right="375"/>
        <w:jc w:val="right"/>
        <w:rPr>
          <w:rFonts w:ascii="Arial"/>
          <w:sz w:val="16"/>
        </w:rPr>
      </w:pPr>
      <w:r>
        <w:rPr>
          <w:noProof/>
        </w:rPr>
        <mc:AlternateContent>
          <mc:Choice Requires="wpg">
            <w:drawing>
              <wp:anchor distT="0" distB="0" distL="114300" distR="114300" simplePos="0" relativeHeight="15782400" behindDoc="0" locked="0" layoutInCell="1" allowOverlap="1" wp14:anchorId="4F91B1E5" wp14:editId="23628E49">
                <wp:simplePos x="0" y="0"/>
                <wp:positionH relativeFrom="page">
                  <wp:posOffset>1495425</wp:posOffset>
                </wp:positionH>
                <wp:positionV relativeFrom="paragraph">
                  <wp:posOffset>64135</wp:posOffset>
                </wp:positionV>
                <wp:extent cx="2082800" cy="1243330"/>
                <wp:effectExtent l="0" t="0" r="0" b="0"/>
                <wp:wrapNone/>
                <wp:docPr id="590" name="Group 5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82800" cy="1243330"/>
                          <a:chOff x="2355" y="101"/>
                          <a:chExt cx="3280" cy="1958"/>
                        </a:xfrm>
                      </wpg:grpSpPr>
                      <wps:wsp>
                        <wps:cNvPr id="591" name="Freeform 688"/>
                        <wps:cNvSpPr>
                          <a:spLocks/>
                        </wps:cNvSpPr>
                        <wps:spPr bwMode="auto">
                          <a:xfrm>
                            <a:off x="2606" y="2003"/>
                            <a:ext cx="60" cy="2"/>
                          </a:xfrm>
                          <a:custGeom>
                            <a:avLst/>
                            <a:gdLst>
                              <a:gd name="T0" fmla="+- 0 2666 2606"/>
                              <a:gd name="T1" fmla="*/ T0 w 60"/>
                              <a:gd name="T2" fmla="+- 0 2606 2606"/>
                              <a:gd name="T3" fmla="*/ T2 w 60"/>
                              <a:gd name="T4" fmla="+- 0 2666 2606"/>
                              <a:gd name="T5" fmla="*/ T4 w 60"/>
                            </a:gdLst>
                            <a:ahLst/>
                            <a:cxnLst>
                              <a:cxn ang="0">
                                <a:pos x="T1" y="0"/>
                              </a:cxn>
                              <a:cxn ang="0">
                                <a:pos x="T3" y="0"/>
                              </a:cxn>
                              <a:cxn ang="0">
                                <a:pos x="T5" y="0"/>
                              </a:cxn>
                            </a:cxnLst>
                            <a:rect l="0" t="0" r="r" b="b"/>
                            <a:pathLst>
                              <a:path w="60">
                                <a:moveTo>
                                  <a:pt x="60" y="0"/>
                                </a:moveTo>
                                <a:lnTo>
                                  <a:pt x="0" y="0"/>
                                </a:lnTo>
                                <a:lnTo>
                                  <a:pt x="60" y="0"/>
                                </a:lnTo>
                                <a:close/>
                              </a:path>
                            </a:pathLst>
                          </a:custGeom>
                          <a:solidFill>
                            <a:srgbClr val="A9A9A9">
                              <a:alpha val="3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2" name="Freeform 687"/>
                        <wps:cNvSpPr>
                          <a:spLocks/>
                        </wps:cNvSpPr>
                        <wps:spPr bwMode="auto">
                          <a:xfrm>
                            <a:off x="2606" y="2003"/>
                            <a:ext cx="60" cy="2"/>
                          </a:xfrm>
                          <a:custGeom>
                            <a:avLst/>
                            <a:gdLst>
                              <a:gd name="T0" fmla="+- 0 2606 2606"/>
                              <a:gd name="T1" fmla="*/ T0 w 60"/>
                              <a:gd name="T2" fmla="+- 0 2666 2606"/>
                              <a:gd name="T3" fmla="*/ T2 w 60"/>
                              <a:gd name="T4" fmla="+- 0 2606 2606"/>
                              <a:gd name="T5" fmla="*/ T4 w 60"/>
                            </a:gdLst>
                            <a:ahLst/>
                            <a:cxnLst>
                              <a:cxn ang="0">
                                <a:pos x="T1" y="0"/>
                              </a:cxn>
                              <a:cxn ang="0">
                                <a:pos x="T3" y="0"/>
                              </a:cxn>
                              <a:cxn ang="0">
                                <a:pos x="T5" y="0"/>
                              </a:cxn>
                            </a:cxnLst>
                            <a:rect l="0" t="0" r="r" b="b"/>
                            <a:pathLst>
                              <a:path w="60">
                                <a:moveTo>
                                  <a:pt x="0" y="0"/>
                                </a:moveTo>
                                <a:lnTo>
                                  <a:pt x="60"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3" name="Freeform 686"/>
                        <wps:cNvSpPr>
                          <a:spLocks/>
                        </wps:cNvSpPr>
                        <wps:spPr bwMode="auto">
                          <a:xfrm>
                            <a:off x="2666" y="2003"/>
                            <a:ext cx="60" cy="2"/>
                          </a:xfrm>
                          <a:custGeom>
                            <a:avLst/>
                            <a:gdLst>
                              <a:gd name="T0" fmla="+- 0 2726 2666"/>
                              <a:gd name="T1" fmla="*/ T0 w 60"/>
                              <a:gd name="T2" fmla="+- 0 2666 2666"/>
                              <a:gd name="T3" fmla="*/ T2 w 60"/>
                              <a:gd name="T4" fmla="+- 0 2726 2666"/>
                              <a:gd name="T5" fmla="*/ T4 w 60"/>
                            </a:gdLst>
                            <a:ahLst/>
                            <a:cxnLst>
                              <a:cxn ang="0">
                                <a:pos x="T1" y="0"/>
                              </a:cxn>
                              <a:cxn ang="0">
                                <a:pos x="T3" y="0"/>
                              </a:cxn>
                              <a:cxn ang="0">
                                <a:pos x="T5" y="0"/>
                              </a:cxn>
                            </a:cxnLst>
                            <a:rect l="0" t="0" r="r" b="b"/>
                            <a:pathLst>
                              <a:path w="60">
                                <a:moveTo>
                                  <a:pt x="60" y="0"/>
                                </a:moveTo>
                                <a:lnTo>
                                  <a:pt x="0" y="0"/>
                                </a:lnTo>
                                <a:lnTo>
                                  <a:pt x="60" y="0"/>
                                </a:lnTo>
                                <a:close/>
                              </a:path>
                            </a:pathLst>
                          </a:custGeom>
                          <a:solidFill>
                            <a:srgbClr val="A9A9A9">
                              <a:alpha val="3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4" name="Freeform 685"/>
                        <wps:cNvSpPr>
                          <a:spLocks/>
                        </wps:cNvSpPr>
                        <wps:spPr bwMode="auto">
                          <a:xfrm>
                            <a:off x="2666" y="2003"/>
                            <a:ext cx="60" cy="2"/>
                          </a:xfrm>
                          <a:custGeom>
                            <a:avLst/>
                            <a:gdLst>
                              <a:gd name="T0" fmla="+- 0 2666 2666"/>
                              <a:gd name="T1" fmla="*/ T0 w 60"/>
                              <a:gd name="T2" fmla="+- 0 2726 2666"/>
                              <a:gd name="T3" fmla="*/ T2 w 60"/>
                              <a:gd name="T4" fmla="+- 0 2666 2666"/>
                              <a:gd name="T5" fmla="*/ T4 w 60"/>
                            </a:gdLst>
                            <a:ahLst/>
                            <a:cxnLst>
                              <a:cxn ang="0">
                                <a:pos x="T1" y="0"/>
                              </a:cxn>
                              <a:cxn ang="0">
                                <a:pos x="T3" y="0"/>
                              </a:cxn>
                              <a:cxn ang="0">
                                <a:pos x="T5" y="0"/>
                              </a:cxn>
                            </a:cxnLst>
                            <a:rect l="0" t="0" r="r" b="b"/>
                            <a:pathLst>
                              <a:path w="60">
                                <a:moveTo>
                                  <a:pt x="0" y="0"/>
                                </a:moveTo>
                                <a:lnTo>
                                  <a:pt x="60"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5" name="Freeform 684"/>
                        <wps:cNvSpPr>
                          <a:spLocks/>
                        </wps:cNvSpPr>
                        <wps:spPr bwMode="auto">
                          <a:xfrm>
                            <a:off x="2725" y="2003"/>
                            <a:ext cx="60" cy="2"/>
                          </a:xfrm>
                          <a:custGeom>
                            <a:avLst/>
                            <a:gdLst>
                              <a:gd name="T0" fmla="+- 0 2786 2726"/>
                              <a:gd name="T1" fmla="*/ T0 w 60"/>
                              <a:gd name="T2" fmla="+- 0 2726 2726"/>
                              <a:gd name="T3" fmla="*/ T2 w 60"/>
                              <a:gd name="T4" fmla="+- 0 2786 2726"/>
                              <a:gd name="T5" fmla="*/ T4 w 60"/>
                            </a:gdLst>
                            <a:ahLst/>
                            <a:cxnLst>
                              <a:cxn ang="0">
                                <a:pos x="T1" y="0"/>
                              </a:cxn>
                              <a:cxn ang="0">
                                <a:pos x="T3" y="0"/>
                              </a:cxn>
                              <a:cxn ang="0">
                                <a:pos x="T5" y="0"/>
                              </a:cxn>
                            </a:cxnLst>
                            <a:rect l="0" t="0" r="r" b="b"/>
                            <a:pathLst>
                              <a:path w="60">
                                <a:moveTo>
                                  <a:pt x="60" y="0"/>
                                </a:moveTo>
                                <a:lnTo>
                                  <a:pt x="0" y="0"/>
                                </a:lnTo>
                                <a:lnTo>
                                  <a:pt x="60" y="0"/>
                                </a:lnTo>
                                <a:close/>
                              </a:path>
                            </a:pathLst>
                          </a:custGeom>
                          <a:solidFill>
                            <a:srgbClr val="A9A9A9">
                              <a:alpha val="3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6" name="Freeform 683"/>
                        <wps:cNvSpPr>
                          <a:spLocks/>
                        </wps:cNvSpPr>
                        <wps:spPr bwMode="auto">
                          <a:xfrm>
                            <a:off x="2725" y="2003"/>
                            <a:ext cx="60" cy="2"/>
                          </a:xfrm>
                          <a:custGeom>
                            <a:avLst/>
                            <a:gdLst>
                              <a:gd name="T0" fmla="+- 0 2726 2726"/>
                              <a:gd name="T1" fmla="*/ T0 w 60"/>
                              <a:gd name="T2" fmla="+- 0 2786 2726"/>
                              <a:gd name="T3" fmla="*/ T2 w 60"/>
                              <a:gd name="T4" fmla="+- 0 2726 2726"/>
                              <a:gd name="T5" fmla="*/ T4 w 60"/>
                            </a:gdLst>
                            <a:ahLst/>
                            <a:cxnLst>
                              <a:cxn ang="0">
                                <a:pos x="T1" y="0"/>
                              </a:cxn>
                              <a:cxn ang="0">
                                <a:pos x="T3" y="0"/>
                              </a:cxn>
                              <a:cxn ang="0">
                                <a:pos x="T5" y="0"/>
                              </a:cxn>
                            </a:cxnLst>
                            <a:rect l="0" t="0" r="r" b="b"/>
                            <a:pathLst>
                              <a:path w="60">
                                <a:moveTo>
                                  <a:pt x="0" y="0"/>
                                </a:moveTo>
                                <a:lnTo>
                                  <a:pt x="60"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7" name="Freeform 682"/>
                        <wps:cNvSpPr>
                          <a:spLocks/>
                        </wps:cNvSpPr>
                        <wps:spPr bwMode="auto">
                          <a:xfrm>
                            <a:off x="2785" y="2003"/>
                            <a:ext cx="60" cy="2"/>
                          </a:xfrm>
                          <a:custGeom>
                            <a:avLst/>
                            <a:gdLst>
                              <a:gd name="T0" fmla="+- 0 2845 2786"/>
                              <a:gd name="T1" fmla="*/ T0 w 60"/>
                              <a:gd name="T2" fmla="+- 0 2786 2786"/>
                              <a:gd name="T3" fmla="*/ T2 w 60"/>
                              <a:gd name="T4" fmla="+- 0 2845 2786"/>
                              <a:gd name="T5" fmla="*/ T4 w 60"/>
                            </a:gdLst>
                            <a:ahLst/>
                            <a:cxnLst>
                              <a:cxn ang="0">
                                <a:pos x="T1" y="0"/>
                              </a:cxn>
                              <a:cxn ang="0">
                                <a:pos x="T3" y="0"/>
                              </a:cxn>
                              <a:cxn ang="0">
                                <a:pos x="T5" y="0"/>
                              </a:cxn>
                            </a:cxnLst>
                            <a:rect l="0" t="0" r="r" b="b"/>
                            <a:pathLst>
                              <a:path w="60">
                                <a:moveTo>
                                  <a:pt x="59" y="0"/>
                                </a:moveTo>
                                <a:lnTo>
                                  <a:pt x="0" y="0"/>
                                </a:lnTo>
                                <a:lnTo>
                                  <a:pt x="59" y="0"/>
                                </a:lnTo>
                                <a:close/>
                              </a:path>
                            </a:pathLst>
                          </a:custGeom>
                          <a:solidFill>
                            <a:srgbClr val="A9A9A9">
                              <a:alpha val="3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8" name="Freeform 681"/>
                        <wps:cNvSpPr>
                          <a:spLocks/>
                        </wps:cNvSpPr>
                        <wps:spPr bwMode="auto">
                          <a:xfrm>
                            <a:off x="2785" y="2003"/>
                            <a:ext cx="60" cy="2"/>
                          </a:xfrm>
                          <a:custGeom>
                            <a:avLst/>
                            <a:gdLst>
                              <a:gd name="T0" fmla="+- 0 2786 2786"/>
                              <a:gd name="T1" fmla="*/ T0 w 60"/>
                              <a:gd name="T2" fmla="+- 0 2845 2786"/>
                              <a:gd name="T3" fmla="*/ T2 w 60"/>
                              <a:gd name="T4" fmla="+- 0 2786 2786"/>
                              <a:gd name="T5" fmla="*/ T4 w 60"/>
                            </a:gdLst>
                            <a:ahLst/>
                            <a:cxnLst>
                              <a:cxn ang="0">
                                <a:pos x="T1" y="0"/>
                              </a:cxn>
                              <a:cxn ang="0">
                                <a:pos x="T3" y="0"/>
                              </a:cxn>
                              <a:cxn ang="0">
                                <a:pos x="T5" y="0"/>
                              </a:cxn>
                            </a:cxnLst>
                            <a:rect l="0" t="0" r="r" b="b"/>
                            <a:pathLst>
                              <a:path w="60">
                                <a:moveTo>
                                  <a:pt x="0" y="0"/>
                                </a:moveTo>
                                <a:lnTo>
                                  <a:pt x="59"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9" name="Freeform 680"/>
                        <wps:cNvSpPr>
                          <a:spLocks/>
                        </wps:cNvSpPr>
                        <wps:spPr bwMode="auto">
                          <a:xfrm>
                            <a:off x="2845" y="2003"/>
                            <a:ext cx="60" cy="2"/>
                          </a:xfrm>
                          <a:custGeom>
                            <a:avLst/>
                            <a:gdLst>
                              <a:gd name="T0" fmla="+- 0 2905 2845"/>
                              <a:gd name="T1" fmla="*/ T0 w 60"/>
                              <a:gd name="T2" fmla="+- 0 2845 2845"/>
                              <a:gd name="T3" fmla="*/ T2 w 60"/>
                              <a:gd name="T4" fmla="+- 0 2905 2845"/>
                              <a:gd name="T5" fmla="*/ T4 w 60"/>
                            </a:gdLst>
                            <a:ahLst/>
                            <a:cxnLst>
                              <a:cxn ang="0">
                                <a:pos x="T1" y="0"/>
                              </a:cxn>
                              <a:cxn ang="0">
                                <a:pos x="T3" y="0"/>
                              </a:cxn>
                              <a:cxn ang="0">
                                <a:pos x="T5" y="0"/>
                              </a:cxn>
                            </a:cxnLst>
                            <a:rect l="0" t="0" r="r" b="b"/>
                            <a:pathLst>
                              <a:path w="60">
                                <a:moveTo>
                                  <a:pt x="60" y="0"/>
                                </a:moveTo>
                                <a:lnTo>
                                  <a:pt x="0" y="0"/>
                                </a:lnTo>
                                <a:lnTo>
                                  <a:pt x="60" y="0"/>
                                </a:lnTo>
                                <a:close/>
                              </a:path>
                            </a:pathLst>
                          </a:custGeom>
                          <a:solidFill>
                            <a:srgbClr val="A9A9A9">
                              <a:alpha val="3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0" name="Freeform 679"/>
                        <wps:cNvSpPr>
                          <a:spLocks/>
                        </wps:cNvSpPr>
                        <wps:spPr bwMode="auto">
                          <a:xfrm>
                            <a:off x="2845" y="2003"/>
                            <a:ext cx="60" cy="2"/>
                          </a:xfrm>
                          <a:custGeom>
                            <a:avLst/>
                            <a:gdLst>
                              <a:gd name="T0" fmla="+- 0 2845 2845"/>
                              <a:gd name="T1" fmla="*/ T0 w 60"/>
                              <a:gd name="T2" fmla="+- 0 2905 2845"/>
                              <a:gd name="T3" fmla="*/ T2 w 60"/>
                              <a:gd name="T4" fmla="+- 0 2845 2845"/>
                              <a:gd name="T5" fmla="*/ T4 w 60"/>
                            </a:gdLst>
                            <a:ahLst/>
                            <a:cxnLst>
                              <a:cxn ang="0">
                                <a:pos x="T1" y="0"/>
                              </a:cxn>
                              <a:cxn ang="0">
                                <a:pos x="T3" y="0"/>
                              </a:cxn>
                              <a:cxn ang="0">
                                <a:pos x="T5" y="0"/>
                              </a:cxn>
                            </a:cxnLst>
                            <a:rect l="0" t="0" r="r" b="b"/>
                            <a:pathLst>
                              <a:path w="60">
                                <a:moveTo>
                                  <a:pt x="0" y="0"/>
                                </a:moveTo>
                                <a:lnTo>
                                  <a:pt x="60"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1" name="Freeform 678"/>
                        <wps:cNvSpPr>
                          <a:spLocks/>
                        </wps:cNvSpPr>
                        <wps:spPr bwMode="auto">
                          <a:xfrm>
                            <a:off x="2905" y="2003"/>
                            <a:ext cx="60" cy="2"/>
                          </a:xfrm>
                          <a:custGeom>
                            <a:avLst/>
                            <a:gdLst>
                              <a:gd name="T0" fmla="+- 0 2965 2905"/>
                              <a:gd name="T1" fmla="*/ T0 w 60"/>
                              <a:gd name="T2" fmla="+- 0 2905 2905"/>
                              <a:gd name="T3" fmla="*/ T2 w 60"/>
                              <a:gd name="T4" fmla="+- 0 2965 2905"/>
                              <a:gd name="T5" fmla="*/ T4 w 60"/>
                            </a:gdLst>
                            <a:ahLst/>
                            <a:cxnLst>
                              <a:cxn ang="0">
                                <a:pos x="T1" y="0"/>
                              </a:cxn>
                              <a:cxn ang="0">
                                <a:pos x="T3" y="0"/>
                              </a:cxn>
                              <a:cxn ang="0">
                                <a:pos x="T5" y="0"/>
                              </a:cxn>
                            </a:cxnLst>
                            <a:rect l="0" t="0" r="r" b="b"/>
                            <a:pathLst>
                              <a:path w="60">
                                <a:moveTo>
                                  <a:pt x="60" y="0"/>
                                </a:moveTo>
                                <a:lnTo>
                                  <a:pt x="0" y="0"/>
                                </a:lnTo>
                                <a:lnTo>
                                  <a:pt x="60" y="0"/>
                                </a:lnTo>
                                <a:close/>
                              </a:path>
                            </a:pathLst>
                          </a:custGeom>
                          <a:solidFill>
                            <a:srgbClr val="A9A9A9">
                              <a:alpha val="3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2" name="Freeform 677"/>
                        <wps:cNvSpPr>
                          <a:spLocks/>
                        </wps:cNvSpPr>
                        <wps:spPr bwMode="auto">
                          <a:xfrm>
                            <a:off x="2905" y="2003"/>
                            <a:ext cx="60" cy="2"/>
                          </a:xfrm>
                          <a:custGeom>
                            <a:avLst/>
                            <a:gdLst>
                              <a:gd name="T0" fmla="+- 0 2905 2905"/>
                              <a:gd name="T1" fmla="*/ T0 w 60"/>
                              <a:gd name="T2" fmla="+- 0 2965 2905"/>
                              <a:gd name="T3" fmla="*/ T2 w 60"/>
                              <a:gd name="T4" fmla="+- 0 2905 2905"/>
                              <a:gd name="T5" fmla="*/ T4 w 60"/>
                            </a:gdLst>
                            <a:ahLst/>
                            <a:cxnLst>
                              <a:cxn ang="0">
                                <a:pos x="T1" y="0"/>
                              </a:cxn>
                              <a:cxn ang="0">
                                <a:pos x="T3" y="0"/>
                              </a:cxn>
                              <a:cxn ang="0">
                                <a:pos x="T5" y="0"/>
                              </a:cxn>
                            </a:cxnLst>
                            <a:rect l="0" t="0" r="r" b="b"/>
                            <a:pathLst>
                              <a:path w="60">
                                <a:moveTo>
                                  <a:pt x="0" y="0"/>
                                </a:moveTo>
                                <a:lnTo>
                                  <a:pt x="60"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3" name="Freeform 676"/>
                        <wps:cNvSpPr>
                          <a:spLocks/>
                        </wps:cNvSpPr>
                        <wps:spPr bwMode="auto">
                          <a:xfrm>
                            <a:off x="2965" y="2003"/>
                            <a:ext cx="60" cy="2"/>
                          </a:xfrm>
                          <a:custGeom>
                            <a:avLst/>
                            <a:gdLst>
                              <a:gd name="T0" fmla="+- 0 3025 2965"/>
                              <a:gd name="T1" fmla="*/ T0 w 60"/>
                              <a:gd name="T2" fmla="+- 0 2965 2965"/>
                              <a:gd name="T3" fmla="*/ T2 w 60"/>
                              <a:gd name="T4" fmla="+- 0 3025 2965"/>
                              <a:gd name="T5" fmla="*/ T4 w 60"/>
                            </a:gdLst>
                            <a:ahLst/>
                            <a:cxnLst>
                              <a:cxn ang="0">
                                <a:pos x="T1" y="0"/>
                              </a:cxn>
                              <a:cxn ang="0">
                                <a:pos x="T3" y="0"/>
                              </a:cxn>
                              <a:cxn ang="0">
                                <a:pos x="T5" y="0"/>
                              </a:cxn>
                            </a:cxnLst>
                            <a:rect l="0" t="0" r="r" b="b"/>
                            <a:pathLst>
                              <a:path w="60">
                                <a:moveTo>
                                  <a:pt x="60" y="0"/>
                                </a:moveTo>
                                <a:lnTo>
                                  <a:pt x="0" y="0"/>
                                </a:lnTo>
                                <a:lnTo>
                                  <a:pt x="60" y="0"/>
                                </a:lnTo>
                                <a:close/>
                              </a:path>
                            </a:pathLst>
                          </a:custGeom>
                          <a:solidFill>
                            <a:srgbClr val="A9A9A9">
                              <a:alpha val="3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4" name="Freeform 675"/>
                        <wps:cNvSpPr>
                          <a:spLocks/>
                        </wps:cNvSpPr>
                        <wps:spPr bwMode="auto">
                          <a:xfrm>
                            <a:off x="2965" y="2003"/>
                            <a:ext cx="60" cy="2"/>
                          </a:xfrm>
                          <a:custGeom>
                            <a:avLst/>
                            <a:gdLst>
                              <a:gd name="T0" fmla="+- 0 2965 2965"/>
                              <a:gd name="T1" fmla="*/ T0 w 60"/>
                              <a:gd name="T2" fmla="+- 0 3025 2965"/>
                              <a:gd name="T3" fmla="*/ T2 w 60"/>
                              <a:gd name="T4" fmla="+- 0 2965 2965"/>
                              <a:gd name="T5" fmla="*/ T4 w 60"/>
                            </a:gdLst>
                            <a:ahLst/>
                            <a:cxnLst>
                              <a:cxn ang="0">
                                <a:pos x="T1" y="0"/>
                              </a:cxn>
                              <a:cxn ang="0">
                                <a:pos x="T3" y="0"/>
                              </a:cxn>
                              <a:cxn ang="0">
                                <a:pos x="T5" y="0"/>
                              </a:cxn>
                            </a:cxnLst>
                            <a:rect l="0" t="0" r="r" b="b"/>
                            <a:pathLst>
                              <a:path w="60">
                                <a:moveTo>
                                  <a:pt x="0" y="0"/>
                                </a:moveTo>
                                <a:lnTo>
                                  <a:pt x="60"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5" name="Freeform 674"/>
                        <wps:cNvSpPr>
                          <a:spLocks/>
                        </wps:cNvSpPr>
                        <wps:spPr bwMode="auto">
                          <a:xfrm>
                            <a:off x="3025" y="2003"/>
                            <a:ext cx="60" cy="2"/>
                          </a:xfrm>
                          <a:custGeom>
                            <a:avLst/>
                            <a:gdLst>
                              <a:gd name="T0" fmla="+- 0 3085 3025"/>
                              <a:gd name="T1" fmla="*/ T0 w 60"/>
                              <a:gd name="T2" fmla="+- 0 3025 3025"/>
                              <a:gd name="T3" fmla="*/ T2 w 60"/>
                              <a:gd name="T4" fmla="+- 0 3085 3025"/>
                              <a:gd name="T5" fmla="*/ T4 w 60"/>
                            </a:gdLst>
                            <a:ahLst/>
                            <a:cxnLst>
                              <a:cxn ang="0">
                                <a:pos x="T1" y="0"/>
                              </a:cxn>
                              <a:cxn ang="0">
                                <a:pos x="T3" y="0"/>
                              </a:cxn>
                              <a:cxn ang="0">
                                <a:pos x="T5" y="0"/>
                              </a:cxn>
                            </a:cxnLst>
                            <a:rect l="0" t="0" r="r" b="b"/>
                            <a:pathLst>
                              <a:path w="60">
                                <a:moveTo>
                                  <a:pt x="60" y="0"/>
                                </a:moveTo>
                                <a:lnTo>
                                  <a:pt x="0" y="0"/>
                                </a:lnTo>
                                <a:lnTo>
                                  <a:pt x="60" y="0"/>
                                </a:lnTo>
                                <a:close/>
                              </a:path>
                            </a:pathLst>
                          </a:custGeom>
                          <a:solidFill>
                            <a:srgbClr val="A9A9A9">
                              <a:alpha val="3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6" name="Freeform 673"/>
                        <wps:cNvSpPr>
                          <a:spLocks/>
                        </wps:cNvSpPr>
                        <wps:spPr bwMode="auto">
                          <a:xfrm>
                            <a:off x="3025" y="2003"/>
                            <a:ext cx="60" cy="2"/>
                          </a:xfrm>
                          <a:custGeom>
                            <a:avLst/>
                            <a:gdLst>
                              <a:gd name="T0" fmla="+- 0 3025 3025"/>
                              <a:gd name="T1" fmla="*/ T0 w 60"/>
                              <a:gd name="T2" fmla="+- 0 3085 3025"/>
                              <a:gd name="T3" fmla="*/ T2 w 60"/>
                              <a:gd name="T4" fmla="+- 0 3025 3025"/>
                              <a:gd name="T5" fmla="*/ T4 w 60"/>
                            </a:gdLst>
                            <a:ahLst/>
                            <a:cxnLst>
                              <a:cxn ang="0">
                                <a:pos x="T1" y="0"/>
                              </a:cxn>
                              <a:cxn ang="0">
                                <a:pos x="T3" y="0"/>
                              </a:cxn>
                              <a:cxn ang="0">
                                <a:pos x="T5" y="0"/>
                              </a:cxn>
                            </a:cxnLst>
                            <a:rect l="0" t="0" r="r" b="b"/>
                            <a:pathLst>
                              <a:path w="60">
                                <a:moveTo>
                                  <a:pt x="0" y="0"/>
                                </a:moveTo>
                                <a:lnTo>
                                  <a:pt x="60"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7" name="Rectangle 672"/>
                        <wps:cNvSpPr>
                          <a:spLocks noChangeArrowheads="1"/>
                        </wps:cNvSpPr>
                        <wps:spPr bwMode="auto">
                          <a:xfrm>
                            <a:off x="3084" y="1999"/>
                            <a:ext cx="60" cy="4"/>
                          </a:xfrm>
                          <a:prstGeom prst="rect">
                            <a:avLst/>
                          </a:prstGeom>
                          <a:solidFill>
                            <a:srgbClr val="A9A9A9">
                              <a:alpha val="3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8" name="Rectangle 671"/>
                        <wps:cNvSpPr>
                          <a:spLocks noChangeArrowheads="1"/>
                        </wps:cNvSpPr>
                        <wps:spPr bwMode="auto">
                          <a:xfrm>
                            <a:off x="3084" y="1999"/>
                            <a:ext cx="60" cy="4"/>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9" name="Rectangle 670"/>
                        <wps:cNvSpPr>
                          <a:spLocks noChangeArrowheads="1"/>
                        </wps:cNvSpPr>
                        <wps:spPr bwMode="auto">
                          <a:xfrm>
                            <a:off x="3144" y="1999"/>
                            <a:ext cx="60" cy="4"/>
                          </a:xfrm>
                          <a:prstGeom prst="rect">
                            <a:avLst/>
                          </a:prstGeom>
                          <a:solidFill>
                            <a:srgbClr val="A9A9A9">
                              <a:alpha val="3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0" name="Rectangle 669"/>
                        <wps:cNvSpPr>
                          <a:spLocks noChangeArrowheads="1"/>
                        </wps:cNvSpPr>
                        <wps:spPr bwMode="auto">
                          <a:xfrm>
                            <a:off x="3144" y="1999"/>
                            <a:ext cx="60" cy="4"/>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1" name="Rectangle 668"/>
                        <wps:cNvSpPr>
                          <a:spLocks noChangeArrowheads="1"/>
                        </wps:cNvSpPr>
                        <wps:spPr bwMode="auto">
                          <a:xfrm>
                            <a:off x="3204" y="1996"/>
                            <a:ext cx="60" cy="8"/>
                          </a:xfrm>
                          <a:prstGeom prst="rect">
                            <a:avLst/>
                          </a:prstGeom>
                          <a:solidFill>
                            <a:srgbClr val="A9A9A9">
                              <a:alpha val="3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2" name="Rectangle 667"/>
                        <wps:cNvSpPr>
                          <a:spLocks noChangeArrowheads="1"/>
                        </wps:cNvSpPr>
                        <wps:spPr bwMode="auto">
                          <a:xfrm>
                            <a:off x="3204" y="1996"/>
                            <a:ext cx="60" cy="8"/>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3" name="Rectangle 666"/>
                        <wps:cNvSpPr>
                          <a:spLocks noChangeArrowheads="1"/>
                        </wps:cNvSpPr>
                        <wps:spPr bwMode="auto">
                          <a:xfrm>
                            <a:off x="3264" y="1946"/>
                            <a:ext cx="60" cy="57"/>
                          </a:xfrm>
                          <a:prstGeom prst="rect">
                            <a:avLst/>
                          </a:prstGeom>
                          <a:solidFill>
                            <a:srgbClr val="A9A9A9">
                              <a:alpha val="3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4" name="Rectangle 665"/>
                        <wps:cNvSpPr>
                          <a:spLocks noChangeArrowheads="1"/>
                        </wps:cNvSpPr>
                        <wps:spPr bwMode="auto">
                          <a:xfrm>
                            <a:off x="3264" y="1946"/>
                            <a:ext cx="60" cy="57"/>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5" name="Rectangle 664"/>
                        <wps:cNvSpPr>
                          <a:spLocks noChangeArrowheads="1"/>
                        </wps:cNvSpPr>
                        <wps:spPr bwMode="auto">
                          <a:xfrm>
                            <a:off x="3324" y="1788"/>
                            <a:ext cx="60" cy="216"/>
                          </a:xfrm>
                          <a:prstGeom prst="rect">
                            <a:avLst/>
                          </a:prstGeom>
                          <a:solidFill>
                            <a:srgbClr val="A9A9A9">
                              <a:alpha val="3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6" name="Rectangle 663"/>
                        <wps:cNvSpPr>
                          <a:spLocks noChangeArrowheads="1"/>
                        </wps:cNvSpPr>
                        <wps:spPr bwMode="auto">
                          <a:xfrm>
                            <a:off x="3324" y="1788"/>
                            <a:ext cx="60" cy="216"/>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7" name="Rectangle 662"/>
                        <wps:cNvSpPr>
                          <a:spLocks noChangeArrowheads="1"/>
                        </wps:cNvSpPr>
                        <wps:spPr bwMode="auto">
                          <a:xfrm>
                            <a:off x="3384" y="1572"/>
                            <a:ext cx="60" cy="432"/>
                          </a:xfrm>
                          <a:prstGeom prst="rect">
                            <a:avLst/>
                          </a:prstGeom>
                          <a:solidFill>
                            <a:srgbClr val="A9A9A9">
                              <a:alpha val="3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8" name="Rectangle 661"/>
                        <wps:cNvSpPr>
                          <a:spLocks noChangeArrowheads="1"/>
                        </wps:cNvSpPr>
                        <wps:spPr bwMode="auto">
                          <a:xfrm>
                            <a:off x="3384" y="1572"/>
                            <a:ext cx="60" cy="432"/>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9" name="Rectangle 660"/>
                        <wps:cNvSpPr>
                          <a:spLocks noChangeArrowheads="1"/>
                        </wps:cNvSpPr>
                        <wps:spPr bwMode="auto">
                          <a:xfrm>
                            <a:off x="3443" y="1383"/>
                            <a:ext cx="60" cy="621"/>
                          </a:xfrm>
                          <a:prstGeom prst="rect">
                            <a:avLst/>
                          </a:prstGeom>
                          <a:solidFill>
                            <a:srgbClr val="A9A9A9">
                              <a:alpha val="3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0" name="Rectangle 659"/>
                        <wps:cNvSpPr>
                          <a:spLocks noChangeArrowheads="1"/>
                        </wps:cNvSpPr>
                        <wps:spPr bwMode="auto">
                          <a:xfrm>
                            <a:off x="3443" y="1383"/>
                            <a:ext cx="60" cy="621"/>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1" name="Rectangle 658"/>
                        <wps:cNvSpPr>
                          <a:spLocks noChangeArrowheads="1"/>
                        </wps:cNvSpPr>
                        <wps:spPr bwMode="auto">
                          <a:xfrm>
                            <a:off x="3503" y="1129"/>
                            <a:ext cx="60" cy="875"/>
                          </a:xfrm>
                          <a:prstGeom prst="rect">
                            <a:avLst/>
                          </a:prstGeom>
                          <a:solidFill>
                            <a:srgbClr val="A9A9A9">
                              <a:alpha val="3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2" name="Rectangle 657"/>
                        <wps:cNvSpPr>
                          <a:spLocks noChangeArrowheads="1"/>
                        </wps:cNvSpPr>
                        <wps:spPr bwMode="auto">
                          <a:xfrm>
                            <a:off x="3503" y="1129"/>
                            <a:ext cx="60" cy="875"/>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3" name="Rectangle 656"/>
                        <wps:cNvSpPr>
                          <a:spLocks noChangeArrowheads="1"/>
                        </wps:cNvSpPr>
                        <wps:spPr bwMode="auto">
                          <a:xfrm>
                            <a:off x="3563" y="1315"/>
                            <a:ext cx="60" cy="689"/>
                          </a:xfrm>
                          <a:prstGeom prst="rect">
                            <a:avLst/>
                          </a:prstGeom>
                          <a:solidFill>
                            <a:srgbClr val="A9A9A9">
                              <a:alpha val="3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4" name="Rectangle 655"/>
                        <wps:cNvSpPr>
                          <a:spLocks noChangeArrowheads="1"/>
                        </wps:cNvSpPr>
                        <wps:spPr bwMode="auto">
                          <a:xfrm>
                            <a:off x="3563" y="1315"/>
                            <a:ext cx="60" cy="689"/>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5" name="Rectangle 654"/>
                        <wps:cNvSpPr>
                          <a:spLocks noChangeArrowheads="1"/>
                        </wps:cNvSpPr>
                        <wps:spPr bwMode="auto">
                          <a:xfrm>
                            <a:off x="3623" y="1508"/>
                            <a:ext cx="60" cy="496"/>
                          </a:xfrm>
                          <a:prstGeom prst="rect">
                            <a:avLst/>
                          </a:prstGeom>
                          <a:solidFill>
                            <a:srgbClr val="A9A9A9">
                              <a:alpha val="3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6" name="Rectangle 653"/>
                        <wps:cNvSpPr>
                          <a:spLocks noChangeArrowheads="1"/>
                        </wps:cNvSpPr>
                        <wps:spPr bwMode="auto">
                          <a:xfrm>
                            <a:off x="3623" y="1508"/>
                            <a:ext cx="60" cy="496"/>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7" name="Rectangle 652"/>
                        <wps:cNvSpPr>
                          <a:spLocks noChangeArrowheads="1"/>
                        </wps:cNvSpPr>
                        <wps:spPr bwMode="auto">
                          <a:xfrm>
                            <a:off x="3683" y="1757"/>
                            <a:ext cx="60" cy="247"/>
                          </a:xfrm>
                          <a:prstGeom prst="rect">
                            <a:avLst/>
                          </a:prstGeom>
                          <a:solidFill>
                            <a:srgbClr val="A9A9A9">
                              <a:alpha val="3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8" name="Rectangle 651"/>
                        <wps:cNvSpPr>
                          <a:spLocks noChangeArrowheads="1"/>
                        </wps:cNvSpPr>
                        <wps:spPr bwMode="auto">
                          <a:xfrm>
                            <a:off x="3683" y="1757"/>
                            <a:ext cx="60" cy="247"/>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9" name="Rectangle 650"/>
                        <wps:cNvSpPr>
                          <a:spLocks noChangeArrowheads="1"/>
                        </wps:cNvSpPr>
                        <wps:spPr bwMode="auto">
                          <a:xfrm>
                            <a:off x="3742" y="1901"/>
                            <a:ext cx="60" cy="103"/>
                          </a:xfrm>
                          <a:prstGeom prst="rect">
                            <a:avLst/>
                          </a:prstGeom>
                          <a:solidFill>
                            <a:srgbClr val="A9A9A9">
                              <a:alpha val="3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0" name="Rectangle 649"/>
                        <wps:cNvSpPr>
                          <a:spLocks noChangeArrowheads="1"/>
                        </wps:cNvSpPr>
                        <wps:spPr bwMode="auto">
                          <a:xfrm>
                            <a:off x="3742" y="1901"/>
                            <a:ext cx="60" cy="103"/>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1" name="Rectangle 648"/>
                        <wps:cNvSpPr>
                          <a:spLocks noChangeArrowheads="1"/>
                        </wps:cNvSpPr>
                        <wps:spPr bwMode="auto">
                          <a:xfrm>
                            <a:off x="3802" y="1969"/>
                            <a:ext cx="60" cy="34"/>
                          </a:xfrm>
                          <a:prstGeom prst="rect">
                            <a:avLst/>
                          </a:prstGeom>
                          <a:solidFill>
                            <a:srgbClr val="A9A9A9">
                              <a:alpha val="3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2" name="Rectangle 647"/>
                        <wps:cNvSpPr>
                          <a:spLocks noChangeArrowheads="1"/>
                        </wps:cNvSpPr>
                        <wps:spPr bwMode="auto">
                          <a:xfrm>
                            <a:off x="3802" y="1969"/>
                            <a:ext cx="60" cy="34"/>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3" name="Rectangle 646"/>
                        <wps:cNvSpPr>
                          <a:spLocks noChangeArrowheads="1"/>
                        </wps:cNvSpPr>
                        <wps:spPr bwMode="auto">
                          <a:xfrm>
                            <a:off x="3862" y="1999"/>
                            <a:ext cx="60" cy="4"/>
                          </a:xfrm>
                          <a:prstGeom prst="rect">
                            <a:avLst/>
                          </a:prstGeom>
                          <a:solidFill>
                            <a:srgbClr val="A9A9A9">
                              <a:alpha val="3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4" name="Rectangle 645"/>
                        <wps:cNvSpPr>
                          <a:spLocks noChangeArrowheads="1"/>
                        </wps:cNvSpPr>
                        <wps:spPr bwMode="auto">
                          <a:xfrm>
                            <a:off x="3862" y="1999"/>
                            <a:ext cx="60" cy="4"/>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5" name="Freeform 644"/>
                        <wps:cNvSpPr>
                          <a:spLocks/>
                        </wps:cNvSpPr>
                        <wps:spPr bwMode="auto">
                          <a:xfrm>
                            <a:off x="3922" y="2003"/>
                            <a:ext cx="60" cy="2"/>
                          </a:xfrm>
                          <a:custGeom>
                            <a:avLst/>
                            <a:gdLst>
                              <a:gd name="T0" fmla="+- 0 3982 3922"/>
                              <a:gd name="T1" fmla="*/ T0 w 60"/>
                              <a:gd name="T2" fmla="+- 0 3922 3922"/>
                              <a:gd name="T3" fmla="*/ T2 w 60"/>
                              <a:gd name="T4" fmla="+- 0 3982 3922"/>
                              <a:gd name="T5" fmla="*/ T4 w 60"/>
                            </a:gdLst>
                            <a:ahLst/>
                            <a:cxnLst>
                              <a:cxn ang="0">
                                <a:pos x="T1" y="0"/>
                              </a:cxn>
                              <a:cxn ang="0">
                                <a:pos x="T3" y="0"/>
                              </a:cxn>
                              <a:cxn ang="0">
                                <a:pos x="T5" y="0"/>
                              </a:cxn>
                            </a:cxnLst>
                            <a:rect l="0" t="0" r="r" b="b"/>
                            <a:pathLst>
                              <a:path w="60">
                                <a:moveTo>
                                  <a:pt x="60" y="0"/>
                                </a:moveTo>
                                <a:lnTo>
                                  <a:pt x="0" y="0"/>
                                </a:lnTo>
                                <a:lnTo>
                                  <a:pt x="60" y="0"/>
                                </a:lnTo>
                                <a:close/>
                              </a:path>
                            </a:pathLst>
                          </a:custGeom>
                          <a:solidFill>
                            <a:srgbClr val="A9A9A9">
                              <a:alpha val="3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6" name="Freeform 643"/>
                        <wps:cNvSpPr>
                          <a:spLocks/>
                        </wps:cNvSpPr>
                        <wps:spPr bwMode="auto">
                          <a:xfrm>
                            <a:off x="3922" y="2003"/>
                            <a:ext cx="60" cy="2"/>
                          </a:xfrm>
                          <a:custGeom>
                            <a:avLst/>
                            <a:gdLst>
                              <a:gd name="T0" fmla="+- 0 3922 3922"/>
                              <a:gd name="T1" fmla="*/ T0 w 60"/>
                              <a:gd name="T2" fmla="+- 0 3982 3922"/>
                              <a:gd name="T3" fmla="*/ T2 w 60"/>
                              <a:gd name="T4" fmla="+- 0 3922 3922"/>
                              <a:gd name="T5" fmla="*/ T4 w 60"/>
                            </a:gdLst>
                            <a:ahLst/>
                            <a:cxnLst>
                              <a:cxn ang="0">
                                <a:pos x="T1" y="0"/>
                              </a:cxn>
                              <a:cxn ang="0">
                                <a:pos x="T3" y="0"/>
                              </a:cxn>
                              <a:cxn ang="0">
                                <a:pos x="T5" y="0"/>
                              </a:cxn>
                            </a:cxnLst>
                            <a:rect l="0" t="0" r="r" b="b"/>
                            <a:pathLst>
                              <a:path w="60">
                                <a:moveTo>
                                  <a:pt x="0" y="0"/>
                                </a:moveTo>
                                <a:lnTo>
                                  <a:pt x="60"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7" name="Freeform 642"/>
                        <wps:cNvSpPr>
                          <a:spLocks/>
                        </wps:cNvSpPr>
                        <wps:spPr bwMode="auto">
                          <a:xfrm>
                            <a:off x="3982" y="2003"/>
                            <a:ext cx="60" cy="2"/>
                          </a:xfrm>
                          <a:custGeom>
                            <a:avLst/>
                            <a:gdLst>
                              <a:gd name="T0" fmla="+- 0 4042 3982"/>
                              <a:gd name="T1" fmla="*/ T0 w 60"/>
                              <a:gd name="T2" fmla="+- 0 3982 3982"/>
                              <a:gd name="T3" fmla="*/ T2 w 60"/>
                              <a:gd name="T4" fmla="+- 0 4042 3982"/>
                              <a:gd name="T5" fmla="*/ T4 w 60"/>
                            </a:gdLst>
                            <a:ahLst/>
                            <a:cxnLst>
                              <a:cxn ang="0">
                                <a:pos x="T1" y="0"/>
                              </a:cxn>
                              <a:cxn ang="0">
                                <a:pos x="T3" y="0"/>
                              </a:cxn>
                              <a:cxn ang="0">
                                <a:pos x="T5" y="0"/>
                              </a:cxn>
                            </a:cxnLst>
                            <a:rect l="0" t="0" r="r" b="b"/>
                            <a:pathLst>
                              <a:path w="60">
                                <a:moveTo>
                                  <a:pt x="60" y="0"/>
                                </a:moveTo>
                                <a:lnTo>
                                  <a:pt x="0" y="0"/>
                                </a:lnTo>
                                <a:lnTo>
                                  <a:pt x="60" y="0"/>
                                </a:lnTo>
                                <a:close/>
                              </a:path>
                            </a:pathLst>
                          </a:custGeom>
                          <a:solidFill>
                            <a:srgbClr val="A9A9A9">
                              <a:alpha val="3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8" name="Freeform 641"/>
                        <wps:cNvSpPr>
                          <a:spLocks/>
                        </wps:cNvSpPr>
                        <wps:spPr bwMode="auto">
                          <a:xfrm>
                            <a:off x="3982" y="2003"/>
                            <a:ext cx="60" cy="2"/>
                          </a:xfrm>
                          <a:custGeom>
                            <a:avLst/>
                            <a:gdLst>
                              <a:gd name="T0" fmla="+- 0 3982 3982"/>
                              <a:gd name="T1" fmla="*/ T0 w 60"/>
                              <a:gd name="T2" fmla="+- 0 4042 3982"/>
                              <a:gd name="T3" fmla="*/ T2 w 60"/>
                              <a:gd name="T4" fmla="+- 0 3982 3982"/>
                              <a:gd name="T5" fmla="*/ T4 w 60"/>
                            </a:gdLst>
                            <a:ahLst/>
                            <a:cxnLst>
                              <a:cxn ang="0">
                                <a:pos x="T1" y="0"/>
                              </a:cxn>
                              <a:cxn ang="0">
                                <a:pos x="T3" y="0"/>
                              </a:cxn>
                              <a:cxn ang="0">
                                <a:pos x="T5" y="0"/>
                              </a:cxn>
                            </a:cxnLst>
                            <a:rect l="0" t="0" r="r" b="b"/>
                            <a:pathLst>
                              <a:path w="60">
                                <a:moveTo>
                                  <a:pt x="0" y="0"/>
                                </a:moveTo>
                                <a:lnTo>
                                  <a:pt x="60"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9" name="Freeform 640"/>
                        <wps:cNvSpPr>
                          <a:spLocks/>
                        </wps:cNvSpPr>
                        <wps:spPr bwMode="auto">
                          <a:xfrm>
                            <a:off x="4042" y="2003"/>
                            <a:ext cx="60" cy="2"/>
                          </a:xfrm>
                          <a:custGeom>
                            <a:avLst/>
                            <a:gdLst>
                              <a:gd name="T0" fmla="+- 0 4102 4042"/>
                              <a:gd name="T1" fmla="*/ T0 w 60"/>
                              <a:gd name="T2" fmla="+- 0 4042 4042"/>
                              <a:gd name="T3" fmla="*/ T2 w 60"/>
                              <a:gd name="T4" fmla="+- 0 4102 4042"/>
                              <a:gd name="T5" fmla="*/ T4 w 60"/>
                            </a:gdLst>
                            <a:ahLst/>
                            <a:cxnLst>
                              <a:cxn ang="0">
                                <a:pos x="T1" y="0"/>
                              </a:cxn>
                              <a:cxn ang="0">
                                <a:pos x="T3" y="0"/>
                              </a:cxn>
                              <a:cxn ang="0">
                                <a:pos x="T5" y="0"/>
                              </a:cxn>
                            </a:cxnLst>
                            <a:rect l="0" t="0" r="r" b="b"/>
                            <a:pathLst>
                              <a:path w="60">
                                <a:moveTo>
                                  <a:pt x="60" y="0"/>
                                </a:moveTo>
                                <a:lnTo>
                                  <a:pt x="0" y="0"/>
                                </a:lnTo>
                                <a:lnTo>
                                  <a:pt x="60" y="0"/>
                                </a:lnTo>
                                <a:close/>
                              </a:path>
                            </a:pathLst>
                          </a:custGeom>
                          <a:solidFill>
                            <a:srgbClr val="A9A9A9">
                              <a:alpha val="3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0" name="Freeform 639"/>
                        <wps:cNvSpPr>
                          <a:spLocks/>
                        </wps:cNvSpPr>
                        <wps:spPr bwMode="auto">
                          <a:xfrm>
                            <a:off x="4042" y="2003"/>
                            <a:ext cx="60" cy="2"/>
                          </a:xfrm>
                          <a:custGeom>
                            <a:avLst/>
                            <a:gdLst>
                              <a:gd name="T0" fmla="+- 0 4042 4042"/>
                              <a:gd name="T1" fmla="*/ T0 w 60"/>
                              <a:gd name="T2" fmla="+- 0 4102 4042"/>
                              <a:gd name="T3" fmla="*/ T2 w 60"/>
                              <a:gd name="T4" fmla="+- 0 4042 4042"/>
                              <a:gd name="T5" fmla="*/ T4 w 60"/>
                            </a:gdLst>
                            <a:ahLst/>
                            <a:cxnLst>
                              <a:cxn ang="0">
                                <a:pos x="T1" y="0"/>
                              </a:cxn>
                              <a:cxn ang="0">
                                <a:pos x="T3" y="0"/>
                              </a:cxn>
                              <a:cxn ang="0">
                                <a:pos x="T5" y="0"/>
                              </a:cxn>
                            </a:cxnLst>
                            <a:rect l="0" t="0" r="r" b="b"/>
                            <a:pathLst>
                              <a:path w="60">
                                <a:moveTo>
                                  <a:pt x="0" y="0"/>
                                </a:moveTo>
                                <a:lnTo>
                                  <a:pt x="60"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1" name="Freeform 638"/>
                        <wps:cNvSpPr>
                          <a:spLocks/>
                        </wps:cNvSpPr>
                        <wps:spPr bwMode="auto">
                          <a:xfrm>
                            <a:off x="4101" y="2003"/>
                            <a:ext cx="60" cy="2"/>
                          </a:xfrm>
                          <a:custGeom>
                            <a:avLst/>
                            <a:gdLst>
                              <a:gd name="T0" fmla="+- 0 4162 4102"/>
                              <a:gd name="T1" fmla="*/ T0 w 60"/>
                              <a:gd name="T2" fmla="+- 0 4102 4102"/>
                              <a:gd name="T3" fmla="*/ T2 w 60"/>
                              <a:gd name="T4" fmla="+- 0 4162 4102"/>
                              <a:gd name="T5" fmla="*/ T4 w 60"/>
                            </a:gdLst>
                            <a:ahLst/>
                            <a:cxnLst>
                              <a:cxn ang="0">
                                <a:pos x="T1" y="0"/>
                              </a:cxn>
                              <a:cxn ang="0">
                                <a:pos x="T3" y="0"/>
                              </a:cxn>
                              <a:cxn ang="0">
                                <a:pos x="T5" y="0"/>
                              </a:cxn>
                            </a:cxnLst>
                            <a:rect l="0" t="0" r="r" b="b"/>
                            <a:pathLst>
                              <a:path w="60">
                                <a:moveTo>
                                  <a:pt x="60" y="0"/>
                                </a:moveTo>
                                <a:lnTo>
                                  <a:pt x="0" y="0"/>
                                </a:lnTo>
                                <a:lnTo>
                                  <a:pt x="60" y="0"/>
                                </a:lnTo>
                                <a:close/>
                              </a:path>
                            </a:pathLst>
                          </a:custGeom>
                          <a:solidFill>
                            <a:srgbClr val="A9A9A9">
                              <a:alpha val="3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2" name="Freeform 637"/>
                        <wps:cNvSpPr>
                          <a:spLocks/>
                        </wps:cNvSpPr>
                        <wps:spPr bwMode="auto">
                          <a:xfrm>
                            <a:off x="4101" y="2003"/>
                            <a:ext cx="60" cy="2"/>
                          </a:xfrm>
                          <a:custGeom>
                            <a:avLst/>
                            <a:gdLst>
                              <a:gd name="T0" fmla="+- 0 4102 4102"/>
                              <a:gd name="T1" fmla="*/ T0 w 60"/>
                              <a:gd name="T2" fmla="+- 0 4162 4102"/>
                              <a:gd name="T3" fmla="*/ T2 w 60"/>
                              <a:gd name="T4" fmla="+- 0 4102 4102"/>
                              <a:gd name="T5" fmla="*/ T4 w 60"/>
                            </a:gdLst>
                            <a:ahLst/>
                            <a:cxnLst>
                              <a:cxn ang="0">
                                <a:pos x="T1" y="0"/>
                              </a:cxn>
                              <a:cxn ang="0">
                                <a:pos x="T3" y="0"/>
                              </a:cxn>
                              <a:cxn ang="0">
                                <a:pos x="T5" y="0"/>
                              </a:cxn>
                            </a:cxnLst>
                            <a:rect l="0" t="0" r="r" b="b"/>
                            <a:pathLst>
                              <a:path w="60">
                                <a:moveTo>
                                  <a:pt x="0" y="0"/>
                                </a:moveTo>
                                <a:lnTo>
                                  <a:pt x="60"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3" name="Freeform 636"/>
                        <wps:cNvSpPr>
                          <a:spLocks/>
                        </wps:cNvSpPr>
                        <wps:spPr bwMode="auto">
                          <a:xfrm>
                            <a:off x="4161" y="2003"/>
                            <a:ext cx="60" cy="2"/>
                          </a:xfrm>
                          <a:custGeom>
                            <a:avLst/>
                            <a:gdLst>
                              <a:gd name="T0" fmla="+- 0 4221 4162"/>
                              <a:gd name="T1" fmla="*/ T0 w 60"/>
                              <a:gd name="T2" fmla="+- 0 4162 4162"/>
                              <a:gd name="T3" fmla="*/ T2 w 60"/>
                              <a:gd name="T4" fmla="+- 0 4221 4162"/>
                              <a:gd name="T5" fmla="*/ T4 w 60"/>
                            </a:gdLst>
                            <a:ahLst/>
                            <a:cxnLst>
                              <a:cxn ang="0">
                                <a:pos x="T1" y="0"/>
                              </a:cxn>
                              <a:cxn ang="0">
                                <a:pos x="T3" y="0"/>
                              </a:cxn>
                              <a:cxn ang="0">
                                <a:pos x="T5" y="0"/>
                              </a:cxn>
                            </a:cxnLst>
                            <a:rect l="0" t="0" r="r" b="b"/>
                            <a:pathLst>
                              <a:path w="60">
                                <a:moveTo>
                                  <a:pt x="59" y="0"/>
                                </a:moveTo>
                                <a:lnTo>
                                  <a:pt x="0" y="0"/>
                                </a:lnTo>
                                <a:lnTo>
                                  <a:pt x="59" y="0"/>
                                </a:lnTo>
                                <a:close/>
                              </a:path>
                            </a:pathLst>
                          </a:custGeom>
                          <a:solidFill>
                            <a:srgbClr val="A9A9A9">
                              <a:alpha val="3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4" name="Freeform 635"/>
                        <wps:cNvSpPr>
                          <a:spLocks/>
                        </wps:cNvSpPr>
                        <wps:spPr bwMode="auto">
                          <a:xfrm>
                            <a:off x="4161" y="2003"/>
                            <a:ext cx="60" cy="2"/>
                          </a:xfrm>
                          <a:custGeom>
                            <a:avLst/>
                            <a:gdLst>
                              <a:gd name="T0" fmla="+- 0 4162 4162"/>
                              <a:gd name="T1" fmla="*/ T0 w 60"/>
                              <a:gd name="T2" fmla="+- 0 4221 4162"/>
                              <a:gd name="T3" fmla="*/ T2 w 60"/>
                              <a:gd name="T4" fmla="+- 0 4162 4162"/>
                              <a:gd name="T5" fmla="*/ T4 w 60"/>
                            </a:gdLst>
                            <a:ahLst/>
                            <a:cxnLst>
                              <a:cxn ang="0">
                                <a:pos x="T1" y="0"/>
                              </a:cxn>
                              <a:cxn ang="0">
                                <a:pos x="T3" y="0"/>
                              </a:cxn>
                              <a:cxn ang="0">
                                <a:pos x="T5" y="0"/>
                              </a:cxn>
                            </a:cxnLst>
                            <a:rect l="0" t="0" r="r" b="b"/>
                            <a:pathLst>
                              <a:path w="60">
                                <a:moveTo>
                                  <a:pt x="0" y="0"/>
                                </a:moveTo>
                                <a:lnTo>
                                  <a:pt x="59"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5" name="Freeform 634"/>
                        <wps:cNvSpPr>
                          <a:spLocks/>
                        </wps:cNvSpPr>
                        <wps:spPr bwMode="auto">
                          <a:xfrm>
                            <a:off x="4221" y="2003"/>
                            <a:ext cx="60" cy="2"/>
                          </a:xfrm>
                          <a:custGeom>
                            <a:avLst/>
                            <a:gdLst>
                              <a:gd name="T0" fmla="+- 0 4281 4222"/>
                              <a:gd name="T1" fmla="*/ T0 w 60"/>
                              <a:gd name="T2" fmla="+- 0 4222 4222"/>
                              <a:gd name="T3" fmla="*/ T2 w 60"/>
                              <a:gd name="T4" fmla="+- 0 4281 4222"/>
                              <a:gd name="T5" fmla="*/ T4 w 60"/>
                            </a:gdLst>
                            <a:ahLst/>
                            <a:cxnLst>
                              <a:cxn ang="0">
                                <a:pos x="T1" y="0"/>
                              </a:cxn>
                              <a:cxn ang="0">
                                <a:pos x="T3" y="0"/>
                              </a:cxn>
                              <a:cxn ang="0">
                                <a:pos x="T5" y="0"/>
                              </a:cxn>
                            </a:cxnLst>
                            <a:rect l="0" t="0" r="r" b="b"/>
                            <a:pathLst>
                              <a:path w="60">
                                <a:moveTo>
                                  <a:pt x="59" y="0"/>
                                </a:moveTo>
                                <a:lnTo>
                                  <a:pt x="0" y="0"/>
                                </a:lnTo>
                                <a:lnTo>
                                  <a:pt x="59" y="0"/>
                                </a:lnTo>
                                <a:close/>
                              </a:path>
                            </a:pathLst>
                          </a:custGeom>
                          <a:solidFill>
                            <a:srgbClr val="A9A9A9">
                              <a:alpha val="3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6" name="Freeform 633"/>
                        <wps:cNvSpPr>
                          <a:spLocks/>
                        </wps:cNvSpPr>
                        <wps:spPr bwMode="auto">
                          <a:xfrm>
                            <a:off x="4221" y="2003"/>
                            <a:ext cx="60" cy="2"/>
                          </a:xfrm>
                          <a:custGeom>
                            <a:avLst/>
                            <a:gdLst>
                              <a:gd name="T0" fmla="+- 0 4222 4222"/>
                              <a:gd name="T1" fmla="*/ T0 w 60"/>
                              <a:gd name="T2" fmla="+- 0 4281 4222"/>
                              <a:gd name="T3" fmla="*/ T2 w 60"/>
                              <a:gd name="T4" fmla="+- 0 4222 4222"/>
                              <a:gd name="T5" fmla="*/ T4 w 60"/>
                            </a:gdLst>
                            <a:ahLst/>
                            <a:cxnLst>
                              <a:cxn ang="0">
                                <a:pos x="T1" y="0"/>
                              </a:cxn>
                              <a:cxn ang="0">
                                <a:pos x="T3" y="0"/>
                              </a:cxn>
                              <a:cxn ang="0">
                                <a:pos x="T5" y="0"/>
                              </a:cxn>
                            </a:cxnLst>
                            <a:rect l="0" t="0" r="r" b="b"/>
                            <a:pathLst>
                              <a:path w="60">
                                <a:moveTo>
                                  <a:pt x="0" y="0"/>
                                </a:moveTo>
                                <a:lnTo>
                                  <a:pt x="59"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7" name="Freeform 632"/>
                        <wps:cNvSpPr>
                          <a:spLocks/>
                        </wps:cNvSpPr>
                        <wps:spPr bwMode="auto">
                          <a:xfrm>
                            <a:off x="4281" y="2003"/>
                            <a:ext cx="60" cy="2"/>
                          </a:xfrm>
                          <a:custGeom>
                            <a:avLst/>
                            <a:gdLst>
                              <a:gd name="T0" fmla="+- 0 4341 4281"/>
                              <a:gd name="T1" fmla="*/ T0 w 60"/>
                              <a:gd name="T2" fmla="+- 0 4281 4281"/>
                              <a:gd name="T3" fmla="*/ T2 w 60"/>
                              <a:gd name="T4" fmla="+- 0 4341 4281"/>
                              <a:gd name="T5" fmla="*/ T4 w 60"/>
                            </a:gdLst>
                            <a:ahLst/>
                            <a:cxnLst>
                              <a:cxn ang="0">
                                <a:pos x="T1" y="0"/>
                              </a:cxn>
                              <a:cxn ang="0">
                                <a:pos x="T3" y="0"/>
                              </a:cxn>
                              <a:cxn ang="0">
                                <a:pos x="T5" y="0"/>
                              </a:cxn>
                            </a:cxnLst>
                            <a:rect l="0" t="0" r="r" b="b"/>
                            <a:pathLst>
                              <a:path w="60">
                                <a:moveTo>
                                  <a:pt x="60" y="0"/>
                                </a:moveTo>
                                <a:lnTo>
                                  <a:pt x="0" y="0"/>
                                </a:lnTo>
                                <a:lnTo>
                                  <a:pt x="60" y="0"/>
                                </a:lnTo>
                                <a:close/>
                              </a:path>
                            </a:pathLst>
                          </a:custGeom>
                          <a:solidFill>
                            <a:srgbClr val="A9A9A9">
                              <a:alpha val="3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8" name="Freeform 631"/>
                        <wps:cNvSpPr>
                          <a:spLocks/>
                        </wps:cNvSpPr>
                        <wps:spPr bwMode="auto">
                          <a:xfrm>
                            <a:off x="4281" y="2003"/>
                            <a:ext cx="60" cy="2"/>
                          </a:xfrm>
                          <a:custGeom>
                            <a:avLst/>
                            <a:gdLst>
                              <a:gd name="T0" fmla="+- 0 4281 4281"/>
                              <a:gd name="T1" fmla="*/ T0 w 60"/>
                              <a:gd name="T2" fmla="+- 0 4341 4281"/>
                              <a:gd name="T3" fmla="*/ T2 w 60"/>
                              <a:gd name="T4" fmla="+- 0 4281 4281"/>
                              <a:gd name="T5" fmla="*/ T4 w 60"/>
                            </a:gdLst>
                            <a:ahLst/>
                            <a:cxnLst>
                              <a:cxn ang="0">
                                <a:pos x="T1" y="0"/>
                              </a:cxn>
                              <a:cxn ang="0">
                                <a:pos x="T3" y="0"/>
                              </a:cxn>
                              <a:cxn ang="0">
                                <a:pos x="T5" y="0"/>
                              </a:cxn>
                            </a:cxnLst>
                            <a:rect l="0" t="0" r="r" b="b"/>
                            <a:pathLst>
                              <a:path w="60">
                                <a:moveTo>
                                  <a:pt x="0" y="0"/>
                                </a:moveTo>
                                <a:lnTo>
                                  <a:pt x="60"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9" name="Freeform 630"/>
                        <wps:cNvSpPr>
                          <a:spLocks/>
                        </wps:cNvSpPr>
                        <wps:spPr bwMode="auto">
                          <a:xfrm>
                            <a:off x="4341" y="2003"/>
                            <a:ext cx="60" cy="2"/>
                          </a:xfrm>
                          <a:custGeom>
                            <a:avLst/>
                            <a:gdLst>
                              <a:gd name="T0" fmla="+- 0 4401 4341"/>
                              <a:gd name="T1" fmla="*/ T0 w 60"/>
                              <a:gd name="T2" fmla="+- 0 4341 4341"/>
                              <a:gd name="T3" fmla="*/ T2 w 60"/>
                              <a:gd name="T4" fmla="+- 0 4401 4341"/>
                              <a:gd name="T5" fmla="*/ T4 w 60"/>
                            </a:gdLst>
                            <a:ahLst/>
                            <a:cxnLst>
                              <a:cxn ang="0">
                                <a:pos x="T1" y="0"/>
                              </a:cxn>
                              <a:cxn ang="0">
                                <a:pos x="T3" y="0"/>
                              </a:cxn>
                              <a:cxn ang="0">
                                <a:pos x="T5" y="0"/>
                              </a:cxn>
                            </a:cxnLst>
                            <a:rect l="0" t="0" r="r" b="b"/>
                            <a:pathLst>
                              <a:path w="60">
                                <a:moveTo>
                                  <a:pt x="60" y="0"/>
                                </a:moveTo>
                                <a:lnTo>
                                  <a:pt x="0" y="0"/>
                                </a:lnTo>
                                <a:lnTo>
                                  <a:pt x="60" y="0"/>
                                </a:lnTo>
                                <a:close/>
                              </a:path>
                            </a:pathLst>
                          </a:custGeom>
                          <a:solidFill>
                            <a:srgbClr val="A9A9A9">
                              <a:alpha val="3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0" name="Freeform 629"/>
                        <wps:cNvSpPr>
                          <a:spLocks/>
                        </wps:cNvSpPr>
                        <wps:spPr bwMode="auto">
                          <a:xfrm>
                            <a:off x="4341" y="2003"/>
                            <a:ext cx="60" cy="2"/>
                          </a:xfrm>
                          <a:custGeom>
                            <a:avLst/>
                            <a:gdLst>
                              <a:gd name="T0" fmla="+- 0 4341 4341"/>
                              <a:gd name="T1" fmla="*/ T0 w 60"/>
                              <a:gd name="T2" fmla="+- 0 4401 4341"/>
                              <a:gd name="T3" fmla="*/ T2 w 60"/>
                              <a:gd name="T4" fmla="+- 0 4341 4341"/>
                              <a:gd name="T5" fmla="*/ T4 w 60"/>
                            </a:gdLst>
                            <a:ahLst/>
                            <a:cxnLst>
                              <a:cxn ang="0">
                                <a:pos x="T1" y="0"/>
                              </a:cxn>
                              <a:cxn ang="0">
                                <a:pos x="T3" y="0"/>
                              </a:cxn>
                              <a:cxn ang="0">
                                <a:pos x="T5" y="0"/>
                              </a:cxn>
                            </a:cxnLst>
                            <a:rect l="0" t="0" r="r" b="b"/>
                            <a:pathLst>
                              <a:path w="60">
                                <a:moveTo>
                                  <a:pt x="0" y="0"/>
                                </a:moveTo>
                                <a:lnTo>
                                  <a:pt x="60"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1" name="Freeform 628"/>
                        <wps:cNvSpPr>
                          <a:spLocks/>
                        </wps:cNvSpPr>
                        <wps:spPr bwMode="auto">
                          <a:xfrm>
                            <a:off x="4401" y="2003"/>
                            <a:ext cx="60" cy="2"/>
                          </a:xfrm>
                          <a:custGeom>
                            <a:avLst/>
                            <a:gdLst>
                              <a:gd name="T0" fmla="+- 0 4461 4401"/>
                              <a:gd name="T1" fmla="*/ T0 w 60"/>
                              <a:gd name="T2" fmla="+- 0 4401 4401"/>
                              <a:gd name="T3" fmla="*/ T2 w 60"/>
                              <a:gd name="T4" fmla="+- 0 4461 4401"/>
                              <a:gd name="T5" fmla="*/ T4 w 60"/>
                            </a:gdLst>
                            <a:ahLst/>
                            <a:cxnLst>
                              <a:cxn ang="0">
                                <a:pos x="T1" y="0"/>
                              </a:cxn>
                              <a:cxn ang="0">
                                <a:pos x="T3" y="0"/>
                              </a:cxn>
                              <a:cxn ang="0">
                                <a:pos x="T5" y="0"/>
                              </a:cxn>
                            </a:cxnLst>
                            <a:rect l="0" t="0" r="r" b="b"/>
                            <a:pathLst>
                              <a:path w="60">
                                <a:moveTo>
                                  <a:pt x="60" y="0"/>
                                </a:moveTo>
                                <a:lnTo>
                                  <a:pt x="0" y="0"/>
                                </a:lnTo>
                                <a:lnTo>
                                  <a:pt x="60" y="0"/>
                                </a:lnTo>
                                <a:close/>
                              </a:path>
                            </a:pathLst>
                          </a:custGeom>
                          <a:solidFill>
                            <a:srgbClr val="A9A9A9">
                              <a:alpha val="3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2" name="Freeform 627"/>
                        <wps:cNvSpPr>
                          <a:spLocks/>
                        </wps:cNvSpPr>
                        <wps:spPr bwMode="auto">
                          <a:xfrm>
                            <a:off x="4401" y="2003"/>
                            <a:ext cx="60" cy="2"/>
                          </a:xfrm>
                          <a:custGeom>
                            <a:avLst/>
                            <a:gdLst>
                              <a:gd name="T0" fmla="+- 0 4401 4401"/>
                              <a:gd name="T1" fmla="*/ T0 w 60"/>
                              <a:gd name="T2" fmla="+- 0 4461 4401"/>
                              <a:gd name="T3" fmla="*/ T2 w 60"/>
                              <a:gd name="T4" fmla="+- 0 4401 4401"/>
                              <a:gd name="T5" fmla="*/ T4 w 60"/>
                            </a:gdLst>
                            <a:ahLst/>
                            <a:cxnLst>
                              <a:cxn ang="0">
                                <a:pos x="T1" y="0"/>
                              </a:cxn>
                              <a:cxn ang="0">
                                <a:pos x="T3" y="0"/>
                              </a:cxn>
                              <a:cxn ang="0">
                                <a:pos x="T5" y="0"/>
                              </a:cxn>
                            </a:cxnLst>
                            <a:rect l="0" t="0" r="r" b="b"/>
                            <a:pathLst>
                              <a:path w="60">
                                <a:moveTo>
                                  <a:pt x="0" y="0"/>
                                </a:moveTo>
                                <a:lnTo>
                                  <a:pt x="60"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3" name="Freeform 626"/>
                        <wps:cNvSpPr>
                          <a:spLocks/>
                        </wps:cNvSpPr>
                        <wps:spPr bwMode="auto">
                          <a:xfrm>
                            <a:off x="4460" y="2003"/>
                            <a:ext cx="60" cy="2"/>
                          </a:xfrm>
                          <a:custGeom>
                            <a:avLst/>
                            <a:gdLst>
                              <a:gd name="T0" fmla="+- 0 4521 4461"/>
                              <a:gd name="T1" fmla="*/ T0 w 60"/>
                              <a:gd name="T2" fmla="+- 0 4461 4461"/>
                              <a:gd name="T3" fmla="*/ T2 w 60"/>
                              <a:gd name="T4" fmla="+- 0 4521 4461"/>
                              <a:gd name="T5" fmla="*/ T4 w 60"/>
                            </a:gdLst>
                            <a:ahLst/>
                            <a:cxnLst>
                              <a:cxn ang="0">
                                <a:pos x="T1" y="0"/>
                              </a:cxn>
                              <a:cxn ang="0">
                                <a:pos x="T3" y="0"/>
                              </a:cxn>
                              <a:cxn ang="0">
                                <a:pos x="T5" y="0"/>
                              </a:cxn>
                            </a:cxnLst>
                            <a:rect l="0" t="0" r="r" b="b"/>
                            <a:pathLst>
                              <a:path w="60">
                                <a:moveTo>
                                  <a:pt x="60" y="0"/>
                                </a:moveTo>
                                <a:lnTo>
                                  <a:pt x="0" y="0"/>
                                </a:lnTo>
                                <a:lnTo>
                                  <a:pt x="60" y="0"/>
                                </a:lnTo>
                                <a:close/>
                              </a:path>
                            </a:pathLst>
                          </a:custGeom>
                          <a:solidFill>
                            <a:srgbClr val="A9A9A9">
                              <a:alpha val="3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4" name="Freeform 625"/>
                        <wps:cNvSpPr>
                          <a:spLocks/>
                        </wps:cNvSpPr>
                        <wps:spPr bwMode="auto">
                          <a:xfrm>
                            <a:off x="4460" y="2003"/>
                            <a:ext cx="60" cy="2"/>
                          </a:xfrm>
                          <a:custGeom>
                            <a:avLst/>
                            <a:gdLst>
                              <a:gd name="T0" fmla="+- 0 4461 4461"/>
                              <a:gd name="T1" fmla="*/ T0 w 60"/>
                              <a:gd name="T2" fmla="+- 0 4521 4461"/>
                              <a:gd name="T3" fmla="*/ T2 w 60"/>
                              <a:gd name="T4" fmla="+- 0 4461 4461"/>
                              <a:gd name="T5" fmla="*/ T4 w 60"/>
                            </a:gdLst>
                            <a:ahLst/>
                            <a:cxnLst>
                              <a:cxn ang="0">
                                <a:pos x="T1" y="0"/>
                              </a:cxn>
                              <a:cxn ang="0">
                                <a:pos x="T3" y="0"/>
                              </a:cxn>
                              <a:cxn ang="0">
                                <a:pos x="T5" y="0"/>
                              </a:cxn>
                            </a:cxnLst>
                            <a:rect l="0" t="0" r="r" b="b"/>
                            <a:pathLst>
                              <a:path w="60">
                                <a:moveTo>
                                  <a:pt x="0" y="0"/>
                                </a:moveTo>
                                <a:lnTo>
                                  <a:pt x="60"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5" name="Freeform 624"/>
                        <wps:cNvSpPr>
                          <a:spLocks/>
                        </wps:cNvSpPr>
                        <wps:spPr bwMode="auto">
                          <a:xfrm>
                            <a:off x="4520" y="2003"/>
                            <a:ext cx="60" cy="2"/>
                          </a:xfrm>
                          <a:custGeom>
                            <a:avLst/>
                            <a:gdLst>
                              <a:gd name="T0" fmla="+- 0 4581 4521"/>
                              <a:gd name="T1" fmla="*/ T0 w 60"/>
                              <a:gd name="T2" fmla="+- 0 4521 4521"/>
                              <a:gd name="T3" fmla="*/ T2 w 60"/>
                              <a:gd name="T4" fmla="+- 0 4581 4521"/>
                              <a:gd name="T5" fmla="*/ T4 w 60"/>
                            </a:gdLst>
                            <a:ahLst/>
                            <a:cxnLst>
                              <a:cxn ang="0">
                                <a:pos x="T1" y="0"/>
                              </a:cxn>
                              <a:cxn ang="0">
                                <a:pos x="T3" y="0"/>
                              </a:cxn>
                              <a:cxn ang="0">
                                <a:pos x="T5" y="0"/>
                              </a:cxn>
                            </a:cxnLst>
                            <a:rect l="0" t="0" r="r" b="b"/>
                            <a:pathLst>
                              <a:path w="60">
                                <a:moveTo>
                                  <a:pt x="60" y="0"/>
                                </a:moveTo>
                                <a:lnTo>
                                  <a:pt x="0" y="0"/>
                                </a:lnTo>
                                <a:lnTo>
                                  <a:pt x="60" y="0"/>
                                </a:lnTo>
                                <a:close/>
                              </a:path>
                            </a:pathLst>
                          </a:custGeom>
                          <a:solidFill>
                            <a:srgbClr val="A9A9A9">
                              <a:alpha val="3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6" name="Freeform 623"/>
                        <wps:cNvSpPr>
                          <a:spLocks/>
                        </wps:cNvSpPr>
                        <wps:spPr bwMode="auto">
                          <a:xfrm>
                            <a:off x="4520" y="2003"/>
                            <a:ext cx="60" cy="2"/>
                          </a:xfrm>
                          <a:custGeom>
                            <a:avLst/>
                            <a:gdLst>
                              <a:gd name="T0" fmla="+- 0 4521 4521"/>
                              <a:gd name="T1" fmla="*/ T0 w 60"/>
                              <a:gd name="T2" fmla="+- 0 4581 4521"/>
                              <a:gd name="T3" fmla="*/ T2 w 60"/>
                              <a:gd name="T4" fmla="+- 0 4521 4521"/>
                              <a:gd name="T5" fmla="*/ T4 w 60"/>
                            </a:gdLst>
                            <a:ahLst/>
                            <a:cxnLst>
                              <a:cxn ang="0">
                                <a:pos x="T1" y="0"/>
                              </a:cxn>
                              <a:cxn ang="0">
                                <a:pos x="T3" y="0"/>
                              </a:cxn>
                              <a:cxn ang="0">
                                <a:pos x="T5" y="0"/>
                              </a:cxn>
                            </a:cxnLst>
                            <a:rect l="0" t="0" r="r" b="b"/>
                            <a:pathLst>
                              <a:path w="60">
                                <a:moveTo>
                                  <a:pt x="0" y="0"/>
                                </a:moveTo>
                                <a:lnTo>
                                  <a:pt x="60"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7" name="Freeform 622"/>
                        <wps:cNvSpPr>
                          <a:spLocks/>
                        </wps:cNvSpPr>
                        <wps:spPr bwMode="auto">
                          <a:xfrm>
                            <a:off x="4580" y="2003"/>
                            <a:ext cx="60" cy="2"/>
                          </a:xfrm>
                          <a:custGeom>
                            <a:avLst/>
                            <a:gdLst>
                              <a:gd name="T0" fmla="+- 0 4640 4581"/>
                              <a:gd name="T1" fmla="*/ T0 w 60"/>
                              <a:gd name="T2" fmla="+- 0 4581 4581"/>
                              <a:gd name="T3" fmla="*/ T2 w 60"/>
                              <a:gd name="T4" fmla="+- 0 4640 4581"/>
                              <a:gd name="T5" fmla="*/ T4 w 60"/>
                            </a:gdLst>
                            <a:ahLst/>
                            <a:cxnLst>
                              <a:cxn ang="0">
                                <a:pos x="T1" y="0"/>
                              </a:cxn>
                              <a:cxn ang="0">
                                <a:pos x="T3" y="0"/>
                              </a:cxn>
                              <a:cxn ang="0">
                                <a:pos x="T5" y="0"/>
                              </a:cxn>
                            </a:cxnLst>
                            <a:rect l="0" t="0" r="r" b="b"/>
                            <a:pathLst>
                              <a:path w="60">
                                <a:moveTo>
                                  <a:pt x="59" y="0"/>
                                </a:moveTo>
                                <a:lnTo>
                                  <a:pt x="0" y="0"/>
                                </a:lnTo>
                                <a:lnTo>
                                  <a:pt x="59" y="0"/>
                                </a:lnTo>
                                <a:close/>
                              </a:path>
                            </a:pathLst>
                          </a:custGeom>
                          <a:solidFill>
                            <a:srgbClr val="A9A9A9">
                              <a:alpha val="3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8" name="Freeform 621"/>
                        <wps:cNvSpPr>
                          <a:spLocks/>
                        </wps:cNvSpPr>
                        <wps:spPr bwMode="auto">
                          <a:xfrm>
                            <a:off x="4580" y="2003"/>
                            <a:ext cx="60" cy="2"/>
                          </a:xfrm>
                          <a:custGeom>
                            <a:avLst/>
                            <a:gdLst>
                              <a:gd name="T0" fmla="+- 0 4581 4581"/>
                              <a:gd name="T1" fmla="*/ T0 w 60"/>
                              <a:gd name="T2" fmla="+- 0 4640 4581"/>
                              <a:gd name="T3" fmla="*/ T2 w 60"/>
                              <a:gd name="T4" fmla="+- 0 4581 4581"/>
                              <a:gd name="T5" fmla="*/ T4 w 60"/>
                            </a:gdLst>
                            <a:ahLst/>
                            <a:cxnLst>
                              <a:cxn ang="0">
                                <a:pos x="T1" y="0"/>
                              </a:cxn>
                              <a:cxn ang="0">
                                <a:pos x="T3" y="0"/>
                              </a:cxn>
                              <a:cxn ang="0">
                                <a:pos x="T5" y="0"/>
                              </a:cxn>
                            </a:cxnLst>
                            <a:rect l="0" t="0" r="r" b="b"/>
                            <a:pathLst>
                              <a:path w="60">
                                <a:moveTo>
                                  <a:pt x="0" y="0"/>
                                </a:moveTo>
                                <a:lnTo>
                                  <a:pt x="59"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9" name="Freeform 620"/>
                        <wps:cNvSpPr>
                          <a:spLocks/>
                        </wps:cNvSpPr>
                        <wps:spPr bwMode="auto">
                          <a:xfrm>
                            <a:off x="4640" y="2003"/>
                            <a:ext cx="60" cy="2"/>
                          </a:xfrm>
                          <a:custGeom>
                            <a:avLst/>
                            <a:gdLst>
                              <a:gd name="T0" fmla="+- 0 4700 4641"/>
                              <a:gd name="T1" fmla="*/ T0 w 60"/>
                              <a:gd name="T2" fmla="+- 0 4641 4641"/>
                              <a:gd name="T3" fmla="*/ T2 w 60"/>
                              <a:gd name="T4" fmla="+- 0 4700 4641"/>
                              <a:gd name="T5" fmla="*/ T4 w 60"/>
                            </a:gdLst>
                            <a:ahLst/>
                            <a:cxnLst>
                              <a:cxn ang="0">
                                <a:pos x="T1" y="0"/>
                              </a:cxn>
                              <a:cxn ang="0">
                                <a:pos x="T3" y="0"/>
                              </a:cxn>
                              <a:cxn ang="0">
                                <a:pos x="T5" y="0"/>
                              </a:cxn>
                            </a:cxnLst>
                            <a:rect l="0" t="0" r="r" b="b"/>
                            <a:pathLst>
                              <a:path w="60">
                                <a:moveTo>
                                  <a:pt x="59" y="0"/>
                                </a:moveTo>
                                <a:lnTo>
                                  <a:pt x="0" y="0"/>
                                </a:lnTo>
                                <a:lnTo>
                                  <a:pt x="59" y="0"/>
                                </a:lnTo>
                                <a:close/>
                              </a:path>
                            </a:pathLst>
                          </a:custGeom>
                          <a:solidFill>
                            <a:srgbClr val="A9A9A9">
                              <a:alpha val="3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0" name="Freeform 619"/>
                        <wps:cNvSpPr>
                          <a:spLocks/>
                        </wps:cNvSpPr>
                        <wps:spPr bwMode="auto">
                          <a:xfrm>
                            <a:off x="4640" y="2003"/>
                            <a:ext cx="60" cy="2"/>
                          </a:xfrm>
                          <a:custGeom>
                            <a:avLst/>
                            <a:gdLst>
                              <a:gd name="T0" fmla="+- 0 4641 4641"/>
                              <a:gd name="T1" fmla="*/ T0 w 60"/>
                              <a:gd name="T2" fmla="+- 0 4700 4641"/>
                              <a:gd name="T3" fmla="*/ T2 w 60"/>
                              <a:gd name="T4" fmla="+- 0 4641 4641"/>
                              <a:gd name="T5" fmla="*/ T4 w 60"/>
                            </a:gdLst>
                            <a:ahLst/>
                            <a:cxnLst>
                              <a:cxn ang="0">
                                <a:pos x="T1" y="0"/>
                              </a:cxn>
                              <a:cxn ang="0">
                                <a:pos x="T3" y="0"/>
                              </a:cxn>
                              <a:cxn ang="0">
                                <a:pos x="T5" y="0"/>
                              </a:cxn>
                            </a:cxnLst>
                            <a:rect l="0" t="0" r="r" b="b"/>
                            <a:pathLst>
                              <a:path w="60">
                                <a:moveTo>
                                  <a:pt x="0" y="0"/>
                                </a:moveTo>
                                <a:lnTo>
                                  <a:pt x="59"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1" name="Freeform 618"/>
                        <wps:cNvSpPr>
                          <a:spLocks/>
                        </wps:cNvSpPr>
                        <wps:spPr bwMode="auto">
                          <a:xfrm>
                            <a:off x="4700" y="2003"/>
                            <a:ext cx="60" cy="2"/>
                          </a:xfrm>
                          <a:custGeom>
                            <a:avLst/>
                            <a:gdLst>
                              <a:gd name="T0" fmla="+- 0 4760 4700"/>
                              <a:gd name="T1" fmla="*/ T0 w 60"/>
                              <a:gd name="T2" fmla="+- 0 4700 4700"/>
                              <a:gd name="T3" fmla="*/ T2 w 60"/>
                              <a:gd name="T4" fmla="+- 0 4760 4700"/>
                              <a:gd name="T5" fmla="*/ T4 w 60"/>
                            </a:gdLst>
                            <a:ahLst/>
                            <a:cxnLst>
                              <a:cxn ang="0">
                                <a:pos x="T1" y="0"/>
                              </a:cxn>
                              <a:cxn ang="0">
                                <a:pos x="T3" y="0"/>
                              </a:cxn>
                              <a:cxn ang="0">
                                <a:pos x="T5" y="0"/>
                              </a:cxn>
                            </a:cxnLst>
                            <a:rect l="0" t="0" r="r" b="b"/>
                            <a:pathLst>
                              <a:path w="60">
                                <a:moveTo>
                                  <a:pt x="60" y="0"/>
                                </a:moveTo>
                                <a:lnTo>
                                  <a:pt x="0" y="0"/>
                                </a:lnTo>
                                <a:lnTo>
                                  <a:pt x="60" y="0"/>
                                </a:lnTo>
                                <a:close/>
                              </a:path>
                            </a:pathLst>
                          </a:custGeom>
                          <a:solidFill>
                            <a:srgbClr val="A9A9A9">
                              <a:alpha val="3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2" name="Freeform 617"/>
                        <wps:cNvSpPr>
                          <a:spLocks/>
                        </wps:cNvSpPr>
                        <wps:spPr bwMode="auto">
                          <a:xfrm>
                            <a:off x="4700" y="2003"/>
                            <a:ext cx="60" cy="2"/>
                          </a:xfrm>
                          <a:custGeom>
                            <a:avLst/>
                            <a:gdLst>
                              <a:gd name="T0" fmla="+- 0 4700 4700"/>
                              <a:gd name="T1" fmla="*/ T0 w 60"/>
                              <a:gd name="T2" fmla="+- 0 4760 4700"/>
                              <a:gd name="T3" fmla="*/ T2 w 60"/>
                              <a:gd name="T4" fmla="+- 0 4700 4700"/>
                              <a:gd name="T5" fmla="*/ T4 w 60"/>
                            </a:gdLst>
                            <a:ahLst/>
                            <a:cxnLst>
                              <a:cxn ang="0">
                                <a:pos x="T1" y="0"/>
                              </a:cxn>
                              <a:cxn ang="0">
                                <a:pos x="T3" y="0"/>
                              </a:cxn>
                              <a:cxn ang="0">
                                <a:pos x="T5" y="0"/>
                              </a:cxn>
                            </a:cxnLst>
                            <a:rect l="0" t="0" r="r" b="b"/>
                            <a:pathLst>
                              <a:path w="60">
                                <a:moveTo>
                                  <a:pt x="0" y="0"/>
                                </a:moveTo>
                                <a:lnTo>
                                  <a:pt x="60"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3" name="Freeform 616"/>
                        <wps:cNvSpPr>
                          <a:spLocks/>
                        </wps:cNvSpPr>
                        <wps:spPr bwMode="auto">
                          <a:xfrm>
                            <a:off x="4760" y="2003"/>
                            <a:ext cx="60" cy="2"/>
                          </a:xfrm>
                          <a:custGeom>
                            <a:avLst/>
                            <a:gdLst>
                              <a:gd name="T0" fmla="+- 0 4820 4760"/>
                              <a:gd name="T1" fmla="*/ T0 w 60"/>
                              <a:gd name="T2" fmla="+- 0 4760 4760"/>
                              <a:gd name="T3" fmla="*/ T2 w 60"/>
                              <a:gd name="T4" fmla="+- 0 4820 4760"/>
                              <a:gd name="T5" fmla="*/ T4 w 60"/>
                            </a:gdLst>
                            <a:ahLst/>
                            <a:cxnLst>
                              <a:cxn ang="0">
                                <a:pos x="T1" y="0"/>
                              </a:cxn>
                              <a:cxn ang="0">
                                <a:pos x="T3" y="0"/>
                              </a:cxn>
                              <a:cxn ang="0">
                                <a:pos x="T5" y="0"/>
                              </a:cxn>
                            </a:cxnLst>
                            <a:rect l="0" t="0" r="r" b="b"/>
                            <a:pathLst>
                              <a:path w="60">
                                <a:moveTo>
                                  <a:pt x="60" y="0"/>
                                </a:moveTo>
                                <a:lnTo>
                                  <a:pt x="0" y="0"/>
                                </a:lnTo>
                                <a:lnTo>
                                  <a:pt x="60" y="0"/>
                                </a:lnTo>
                                <a:close/>
                              </a:path>
                            </a:pathLst>
                          </a:custGeom>
                          <a:solidFill>
                            <a:srgbClr val="A9A9A9">
                              <a:alpha val="3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4" name="Freeform 615"/>
                        <wps:cNvSpPr>
                          <a:spLocks/>
                        </wps:cNvSpPr>
                        <wps:spPr bwMode="auto">
                          <a:xfrm>
                            <a:off x="4760" y="2003"/>
                            <a:ext cx="60" cy="2"/>
                          </a:xfrm>
                          <a:custGeom>
                            <a:avLst/>
                            <a:gdLst>
                              <a:gd name="T0" fmla="+- 0 4760 4760"/>
                              <a:gd name="T1" fmla="*/ T0 w 60"/>
                              <a:gd name="T2" fmla="+- 0 4820 4760"/>
                              <a:gd name="T3" fmla="*/ T2 w 60"/>
                              <a:gd name="T4" fmla="+- 0 4760 4760"/>
                              <a:gd name="T5" fmla="*/ T4 w 60"/>
                            </a:gdLst>
                            <a:ahLst/>
                            <a:cxnLst>
                              <a:cxn ang="0">
                                <a:pos x="T1" y="0"/>
                              </a:cxn>
                              <a:cxn ang="0">
                                <a:pos x="T3" y="0"/>
                              </a:cxn>
                              <a:cxn ang="0">
                                <a:pos x="T5" y="0"/>
                              </a:cxn>
                            </a:cxnLst>
                            <a:rect l="0" t="0" r="r" b="b"/>
                            <a:pathLst>
                              <a:path w="60">
                                <a:moveTo>
                                  <a:pt x="0" y="0"/>
                                </a:moveTo>
                                <a:lnTo>
                                  <a:pt x="60"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5" name="Freeform 614"/>
                        <wps:cNvSpPr>
                          <a:spLocks/>
                        </wps:cNvSpPr>
                        <wps:spPr bwMode="auto">
                          <a:xfrm>
                            <a:off x="4819" y="2003"/>
                            <a:ext cx="60" cy="2"/>
                          </a:xfrm>
                          <a:custGeom>
                            <a:avLst/>
                            <a:gdLst>
                              <a:gd name="T0" fmla="+- 0 4880 4820"/>
                              <a:gd name="T1" fmla="*/ T0 w 60"/>
                              <a:gd name="T2" fmla="+- 0 4820 4820"/>
                              <a:gd name="T3" fmla="*/ T2 w 60"/>
                              <a:gd name="T4" fmla="+- 0 4880 4820"/>
                              <a:gd name="T5" fmla="*/ T4 w 60"/>
                            </a:gdLst>
                            <a:ahLst/>
                            <a:cxnLst>
                              <a:cxn ang="0">
                                <a:pos x="T1" y="0"/>
                              </a:cxn>
                              <a:cxn ang="0">
                                <a:pos x="T3" y="0"/>
                              </a:cxn>
                              <a:cxn ang="0">
                                <a:pos x="T5" y="0"/>
                              </a:cxn>
                            </a:cxnLst>
                            <a:rect l="0" t="0" r="r" b="b"/>
                            <a:pathLst>
                              <a:path w="60">
                                <a:moveTo>
                                  <a:pt x="60" y="0"/>
                                </a:moveTo>
                                <a:lnTo>
                                  <a:pt x="0" y="0"/>
                                </a:lnTo>
                                <a:lnTo>
                                  <a:pt x="60" y="0"/>
                                </a:lnTo>
                                <a:close/>
                              </a:path>
                            </a:pathLst>
                          </a:custGeom>
                          <a:solidFill>
                            <a:srgbClr val="A9A9A9">
                              <a:alpha val="3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6" name="Freeform 613"/>
                        <wps:cNvSpPr>
                          <a:spLocks/>
                        </wps:cNvSpPr>
                        <wps:spPr bwMode="auto">
                          <a:xfrm>
                            <a:off x="4819" y="2003"/>
                            <a:ext cx="60" cy="2"/>
                          </a:xfrm>
                          <a:custGeom>
                            <a:avLst/>
                            <a:gdLst>
                              <a:gd name="T0" fmla="+- 0 4820 4820"/>
                              <a:gd name="T1" fmla="*/ T0 w 60"/>
                              <a:gd name="T2" fmla="+- 0 4880 4820"/>
                              <a:gd name="T3" fmla="*/ T2 w 60"/>
                              <a:gd name="T4" fmla="+- 0 4820 4820"/>
                              <a:gd name="T5" fmla="*/ T4 w 60"/>
                            </a:gdLst>
                            <a:ahLst/>
                            <a:cxnLst>
                              <a:cxn ang="0">
                                <a:pos x="T1" y="0"/>
                              </a:cxn>
                              <a:cxn ang="0">
                                <a:pos x="T3" y="0"/>
                              </a:cxn>
                              <a:cxn ang="0">
                                <a:pos x="T5" y="0"/>
                              </a:cxn>
                            </a:cxnLst>
                            <a:rect l="0" t="0" r="r" b="b"/>
                            <a:pathLst>
                              <a:path w="60">
                                <a:moveTo>
                                  <a:pt x="0" y="0"/>
                                </a:moveTo>
                                <a:lnTo>
                                  <a:pt x="60"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7" name="Freeform 612"/>
                        <wps:cNvSpPr>
                          <a:spLocks/>
                        </wps:cNvSpPr>
                        <wps:spPr bwMode="auto">
                          <a:xfrm>
                            <a:off x="4879" y="2003"/>
                            <a:ext cx="60" cy="2"/>
                          </a:xfrm>
                          <a:custGeom>
                            <a:avLst/>
                            <a:gdLst>
                              <a:gd name="T0" fmla="+- 0 4940 4880"/>
                              <a:gd name="T1" fmla="*/ T0 w 60"/>
                              <a:gd name="T2" fmla="+- 0 4880 4880"/>
                              <a:gd name="T3" fmla="*/ T2 w 60"/>
                              <a:gd name="T4" fmla="+- 0 4940 4880"/>
                              <a:gd name="T5" fmla="*/ T4 w 60"/>
                            </a:gdLst>
                            <a:ahLst/>
                            <a:cxnLst>
                              <a:cxn ang="0">
                                <a:pos x="T1" y="0"/>
                              </a:cxn>
                              <a:cxn ang="0">
                                <a:pos x="T3" y="0"/>
                              </a:cxn>
                              <a:cxn ang="0">
                                <a:pos x="T5" y="0"/>
                              </a:cxn>
                            </a:cxnLst>
                            <a:rect l="0" t="0" r="r" b="b"/>
                            <a:pathLst>
                              <a:path w="60">
                                <a:moveTo>
                                  <a:pt x="60" y="0"/>
                                </a:moveTo>
                                <a:lnTo>
                                  <a:pt x="0" y="0"/>
                                </a:lnTo>
                                <a:lnTo>
                                  <a:pt x="60" y="0"/>
                                </a:lnTo>
                                <a:close/>
                              </a:path>
                            </a:pathLst>
                          </a:custGeom>
                          <a:solidFill>
                            <a:srgbClr val="A9A9A9">
                              <a:alpha val="3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8" name="Freeform 611"/>
                        <wps:cNvSpPr>
                          <a:spLocks/>
                        </wps:cNvSpPr>
                        <wps:spPr bwMode="auto">
                          <a:xfrm>
                            <a:off x="4879" y="2003"/>
                            <a:ext cx="60" cy="2"/>
                          </a:xfrm>
                          <a:custGeom>
                            <a:avLst/>
                            <a:gdLst>
                              <a:gd name="T0" fmla="+- 0 4880 4880"/>
                              <a:gd name="T1" fmla="*/ T0 w 60"/>
                              <a:gd name="T2" fmla="+- 0 4940 4880"/>
                              <a:gd name="T3" fmla="*/ T2 w 60"/>
                              <a:gd name="T4" fmla="+- 0 4880 4880"/>
                              <a:gd name="T5" fmla="*/ T4 w 60"/>
                            </a:gdLst>
                            <a:ahLst/>
                            <a:cxnLst>
                              <a:cxn ang="0">
                                <a:pos x="T1" y="0"/>
                              </a:cxn>
                              <a:cxn ang="0">
                                <a:pos x="T3" y="0"/>
                              </a:cxn>
                              <a:cxn ang="0">
                                <a:pos x="T5" y="0"/>
                              </a:cxn>
                            </a:cxnLst>
                            <a:rect l="0" t="0" r="r" b="b"/>
                            <a:pathLst>
                              <a:path w="60">
                                <a:moveTo>
                                  <a:pt x="0" y="0"/>
                                </a:moveTo>
                                <a:lnTo>
                                  <a:pt x="60"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9" name="Freeform 610"/>
                        <wps:cNvSpPr>
                          <a:spLocks/>
                        </wps:cNvSpPr>
                        <wps:spPr bwMode="auto">
                          <a:xfrm>
                            <a:off x="4939" y="2003"/>
                            <a:ext cx="60" cy="2"/>
                          </a:xfrm>
                          <a:custGeom>
                            <a:avLst/>
                            <a:gdLst>
                              <a:gd name="T0" fmla="+- 0 4999 4940"/>
                              <a:gd name="T1" fmla="*/ T0 w 60"/>
                              <a:gd name="T2" fmla="+- 0 4940 4940"/>
                              <a:gd name="T3" fmla="*/ T2 w 60"/>
                              <a:gd name="T4" fmla="+- 0 4999 4940"/>
                              <a:gd name="T5" fmla="*/ T4 w 60"/>
                            </a:gdLst>
                            <a:ahLst/>
                            <a:cxnLst>
                              <a:cxn ang="0">
                                <a:pos x="T1" y="0"/>
                              </a:cxn>
                              <a:cxn ang="0">
                                <a:pos x="T3" y="0"/>
                              </a:cxn>
                              <a:cxn ang="0">
                                <a:pos x="T5" y="0"/>
                              </a:cxn>
                            </a:cxnLst>
                            <a:rect l="0" t="0" r="r" b="b"/>
                            <a:pathLst>
                              <a:path w="60">
                                <a:moveTo>
                                  <a:pt x="59" y="0"/>
                                </a:moveTo>
                                <a:lnTo>
                                  <a:pt x="0" y="0"/>
                                </a:lnTo>
                                <a:lnTo>
                                  <a:pt x="59" y="0"/>
                                </a:lnTo>
                                <a:close/>
                              </a:path>
                            </a:pathLst>
                          </a:custGeom>
                          <a:solidFill>
                            <a:srgbClr val="A9A9A9">
                              <a:alpha val="3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0" name="Freeform 609"/>
                        <wps:cNvSpPr>
                          <a:spLocks/>
                        </wps:cNvSpPr>
                        <wps:spPr bwMode="auto">
                          <a:xfrm>
                            <a:off x="4939" y="2003"/>
                            <a:ext cx="60" cy="2"/>
                          </a:xfrm>
                          <a:custGeom>
                            <a:avLst/>
                            <a:gdLst>
                              <a:gd name="T0" fmla="+- 0 4940 4940"/>
                              <a:gd name="T1" fmla="*/ T0 w 60"/>
                              <a:gd name="T2" fmla="+- 0 4999 4940"/>
                              <a:gd name="T3" fmla="*/ T2 w 60"/>
                              <a:gd name="T4" fmla="+- 0 4940 4940"/>
                              <a:gd name="T5" fmla="*/ T4 w 60"/>
                            </a:gdLst>
                            <a:ahLst/>
                            <a:cxnLst>
                              <a:cxn ang="0">
                                <a:pos x="T1" y="0"/>
                              </a:cxn>
                              <a:cxn ang="0">
                                <a:pos x="T3" y="0"/>
                              </a:cxn>
                              <a:cxn ang="0">
                                <a:pos x="T5" y="0"/>
                              </a:cxn>
                            </a:cxnLst>
                            <a:rect l="0" t="0" r="r" b="b"/>
                            <a:pathLst>
                              <a:path w="60">
                                <a:moveTo>
                                  <a:pt x="0" y="0"/>
                                </a:moveTo>
                                <a:lnTo>
                                  <a:pt x="59"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1" name="Freeform 608"/>
                        <wps:cNvSpPr>
                          <a:spLocks/>
                        </wps:cNvSpPr>
                        <wps:spPr bwMode="auto">
                          <a:xfrm>
                            <a:off x="4999" y="2003"/>
                            <a:ext cx="60" cy="2"/>
                          </a:xfrm>
                          <a:custGeom>
                            <a:avLst/>
                            <a:gdLst>
                              <a:gd name="T0" fmla="+- 0 5059 4999"/>
                              <a:gd name="T1" fmla="*/ T0 w 60"/>
                              <a:gd name="T2" fmla="+- 0 4999 4999"/>
                              <a:gd name="T3" fmla="*/ T2 w 60"/>
                              <a:gd name="T4" fmla="+- 0 5059 4999"/>
                              <a:gd name="T5" fmla="*/ T4 w 60"/>
                            </a:gdLst>
                            <a:ahLst/>
                            <a:cxnLst>
                              <a:cxn ang="0">
                                <a:pos x="T1" y="0"/>
                              </a:cxn>
                              <a:cxn ang="0">
                                <a:pos x="T3" y="0"/>
                              </a:cxn>
                              <a:cxn ang="0">
                                <a:pos x="T5" y="0"/>
                              </a:cxn>
                            </a:cxnLst>
                            <a:rect l="0" t="0" r="r" b="b"/>
                            <a:pathLst>
                              <a:path w="60">
                                <a:moveTo>
                                  <a:pt x="60" y="0"/>
                                </a:moveTo>
                                <a:lnTo>
                                  <a:pt x="0" y="0"/>
                                </a:lnTo>
                                <a:lnTo>
                                  <a:pt x="60" y="0"/>
                                </a:lnTo>
                                <a:close/>
                              </a:path>
                            </a:pathLst>
                          </a:custGeom>
                          <a:solidFill>
                            <a:srgbClr val="A9A9A9">
                              <a:alpha val="3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2" name="Freeform 607"/>
                        <wps:cNvSpPr>
                          <a:spLocks/>
                        </wps:cNvSpPr>
                        <wps:spPr bwMode="auto">
                          <a:xfrm>
                            <a:off x="4999" y="2003"/>
                            <a:ext cx="60" cy="2"/>
                          </a:xfrm>
                          <a:custGeom>
                            <a:avLst/>
                            <a:gdLst>
                              <a:gd name="T0" fmla="+- 0 4999 4999"/>
                              <a:gd name="T1" fmla="*/ T0 w 60"/>
                              <a:gd name="T2" fmla="+- 0 5059 4999"/>
                              <a:gd name="T3" fmla="*/ T2 w 60"/>
                              <a:gd name="T4" fmla="+- 0 4999 4999"/>
                              <a:gd name="T5" fmla="*/ T4 w 60"/>
                            </a:gdLst>
                            <a:ahLst/>
                            <a:cxnLst>
                              <a:cxn ang="0">
                                <a:pos x="T1" y="0"/>
                              </a:cxn>
                              <a:cxn ang="0">
                                <a:pos x="T3" y="0"/>
                              </a:cxn>
                              <a:cxn ang="0">
                                <a:pos x="T5" y="0"/>
                              </a:cxn>
                            </a:cxnLst>
                            <a:rect l="0" t="0" r="r" b="b"/>
                            <a:pathLst>
                              <a:path w="60">
                                <a:moveTo>
                                  <a:pt x="0" y="0"/>
                                </a:moveTo>
                                <a:lnTo>
                                  <a:pt x="60"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3" name="Freeform 606"/>
                        <wps:cNvSpPr>
                          <a:spLocks/>
                        </wps:cNvSpPr>
                        <wps:spPr bwMode="auto">
                          <a:xfrm>
                            <a:off x="5059" y="2003"/>
                            <a:ext cx="60" cy="2"/>
                          </a:xfrm>
                          <a:custGeom>
                            <a:avLst/>
                            <a:gdLst>
                              <a:gd name="T0" fmla="+- 0 5119 5059"/>
                              <a:gd name="T1" fmla="*/ T0 w 60"/>
                              <a:gd name="T2" fmla="+- 0 5059 5059"/>
                              <a:gd name="T3" fmla="*/ T2 w 60"/>
                              <a:gd name="T4" fmla="+- 0 5119 5059"/>
                              <a:gd name="T5" fmla="*/ T4 w 60"/>
                            </a:gdLst>
                            <a:ahLst/>
                            <a:cxnLst>
                              <a:cxn ang="0">
                                <a:pos x="T1" y="0"/>
                              </a:cxn>
                              <a:cxn ang="0">
                                <a:pos x="T3" y="0"/>
                              </a:cxn>
                              <a:cxn ang="0">
                                <a:pos x="T5" y="0"/>
                              </a:cxn>
                            </a:cxnLst>
                            <a:rect l="0" t="0" r="r" b="b"/>
                            <a:pathLst>
                              <a:path w="60">
                                <a:moveTo>
                                  <a:pt x="60" y="0"/>
                                </a:moveTo>
                                <a:lnTo>
                                  <a:pt x="0" y="0"/>
                                </a:lnTo>
                                <a:lnTo>
                                  <a:pt x="60" y="0"/>
                                </a:lnTo>
                                <a:close/>
                              </a:path>
                            </a:pathLst>
                          </a:custGeom>
                          <a:solidFill>
                            <a:srgbClr val="A9A9A9">
                              <a:alpha val="3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4" name="Freeform 605"/>
                        <wps:cNvSpPr>
                          <a:spLocks/>
                        </wps:cNvSpPr>
                        <wps:spPr bwMode="auto">
                          <a:xfrm>
                            <a:off x="5059" y="2003"/>
                            <a:ext cx="60" cy="2"/>
                          </a:xfrm>
                          <a:custGeom>
                            <a:avLst/>
                            <a:gdLst>
                              <a:gd name="T0" fmla="+- 0 5059 5059"/>
                              <a:gd name="T1" fmla="*/ T0 w 60"/>
                              <a:gd name="T2" fmla="+- 0 5119 5059"/>
                              <a:gd name="T3" fmla="*/ T2 w 60"/>
                              <a:gd name="T4" fmla="+- 0 5059 5059"/>
                              <a:gd name="T5" fmla="*/ T4 w 60"/>
                            </a:gdLst>
                            <a:ahLst/>
                            <a:cxnLst>
                              <a:cxn ang="0">
                                <a:pos x="T1" y="0"/>
                              </a:cxn>
                              <a:cxn ang="0">
                                <a:pos x="T3" y="0"/>
                              </a:cxn>
                              <a:cxn ang="0">
                                <a:pos x="T5" y="0"/>
                              </a:cxn>
                            </a:cxnLst>
                            <a:rect l="0" t="0" r="r" b="b"/>
                            <a:pathLst>
                              <a:path w="60">
                                <a:moveTo>
                                  <a:pt x="0" y="0"/>
                                </a:moveTo>
                                <a:lnTo>
                                  <a:pt x="60"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5" name="Freeform 604"/>
                        <wps:cNvSpPr>
                          <a:spLocks/>
                        </wps:cNvSpPr>
                        <wps:spPr bwMode="auto">
                          <a:xfrm>
                            <a:off x="5119" y="2003"/>
                            <a:ext cx="60" cy="2"/>
                          </a:xfrm>
                          <a:custGeom>
                            <a:avLst/>
                            <a:gdLst>
                              <a:gd name="T0" fmla="+- 0 5179 5119"/>
                              <a:gd name="T1" fmla="*/ T0 w 60"/>
                              <a:gd name="T2" fmla="+- 0 5119 5119"/>
                              <a:gd name="T3" fmla="*/ T2 w 60"/>
                              <a:gd name="T4" fmla="+- 0 5179 5119"/>
                              <a:gd name="T5" fmla="*/ T4 w 60"/>
                            </a:gdLst>
                            <a:ahLst/>
                            <a:cxnLst>
                              <a:cxn ang="0">
                                <a:pos x="T1" y="0"/>
                              </a:cxn>
                              <a:cxn ang="0">
                                <a:pos x="T3" y="0"/>
                              </a:cxn>
                              <a:cxn ang="0">
                                <a:pos x="T5" y="0"/>
                              </a:cxn>
                            </a:cxnLst>
                            <a:rect l="0" t="0" r="r" b="b"/>
                            <a:pathLst>
                              <a:path w="60">
                                <a:moveTo>
                                  <a:pt x="60" y="0"/>
                                </a:moveTo>
                                <a:lnTo>
                                  <a:pt x="0" y="0"/>
                                </a:lnTo>
                                <a:lnTo>
                                  <a:pt x="60" y="0"/>
                                </a:lnTo>
                                <a:close/>
                              </a:path>
                            </a:pathLst>
                          </a:custGeom>
                          <a:solidFill>
                            <a:srgbClr val="A9A9A9">
                              <a:alpha val="3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6" name="Freeform 603"/>
                        <wps:cNvSpPr>
                          <a:spLocks/>
                        </wps:cNvSpPr>
                        <wps:spPr bwMode="auto">
                          <a:xfrm>
                            <a:off x="5119" y="2003"/>
                            <a:ext cx="60" cy="2"/>
                          </a:xfrm>
                          <a:custGeom>
                            <a:avLst/>
                            <a:gdLst>
                              <a:gd name="T0" fmla="+- 0 5119 5119"/>
                              <a:gd name="T1" fmla="*/ T0 w 60"/>
                              <a:gd name="T2" fmla="+- 0 5179 5119"/>
                              <a:gd name="T3" fmla="*/ T2 w 60"/>
                              <a:gd name="T4" fmla="+- 0 5119 5119"/>
                              <a:gd name="T5" fmla="*/ T4 w 60"/>
                            </a:gdLst>
                            <a:ahLst/>
                            <a:cxnLst>
                              <a:cxn ang="0">
                                <a:pos x="T1" y="0"/>
                              </a:cxn>
                              <a:cxn ang="0">
                                <a:pos x="T3" y="0"/>
                              </a:cxn>
                              <a:cxn ang="0">
                                <a:pos x="T5" y="0"/>
                              </a:cxn>
                            </a:cxnLst>
                            <a:rect l="0" t="0" r="r" b="b"/>
                            <a:pathLst>
                              <a:path w="60">
                                <a:moveTo>
                                  <a:pt x="0" y="0"/>
                                </a:moveTo>
                                <a:lnTo>
                                  <a:pt x="60"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7" name="Freeform 602"/>
                        <wps:cNvSpPr>
                          <a:spLocks/>
                        </wps:cNvSpPr>
                        <wps:spPr bwMode="auto">
                          <a:xfrm>
                            <a:off x="5178" y="2003"/>
                            <a:ext cx="60" cy="2"/>
                          </a:xfrm>
                          <a:custGeom>
                            <a:avLst/>
                            <a:gdLst>
                              <a:gd name="T0" fmla="+- 0 5239 5179"/>
                              <a:gd name="T1" fmla="*/ T0 w 60"/>
                              <a:gd name="T2" fmla="+- 0 5179 5179"/>
                              <a:gd name="T3" fmla="*/ T2 w 60"/>
                              <a:gd name="T4" fmla="+- 0 5239 5179"/>
                              <a:gd name="T5" fmla="*/ T4 w 60"/>
                            </a:gdLst>
                            <a:ahLst/>
                            <a:cxnLst>
                              <a:cxn ang="0">
                                <a:pos x="T1" y="0"/>
                              </a:cxn>
                              <a:cxn ang="0">
                                <a:pos x="T3" y="0"/>
                              </a:cxn>
                              <a:cxn ang="0">
                                <a:pos x="T5" y="0"/>
                              </a:cxn>
                            </a:cxnLst>
                            <a:rect l="0" t="0" r="r" b="b"/>
                            <a:pathLst>
                              <a:path w="60">
                                <a:moveTo>
                                  <a:pt x="60" y="0"/>
                                </a:moveTo>
                                <a:lnTo>
                                  <a:pt x="0" y="0"/>
                                </a:lnTo>
                                <a:lnTo>
                                  <a:pt x="60" y="0"/>
                                </a:lnTo>
                                <a:close/>
                              </a:path>
                            </a:pathLst>
                          </a:custGeom>
                          <a:solidFill>
                            <a:srgbClr val="A9A9A9">
                              <a:alpha val="3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8" name="Freeform 601"/>
                        <wps:cNvSpPr>
                          <a:spLocks/>
                        </wps:cNvSpPr>
                        <wps:spPr bwMode="auto">
                          <a:xfrm>
                            <a:off x="5178" y="2003"/>
                            <a:ext cx="60" cy="2"/>
                          </a:xfrm>
                          <a:custGeom>
                            <a:avLst/>
                            <a:gdLst>
                              <a:gd name="T0" fmla="+- 0 5179 5179"/>
                              <a:gd name="T1" fmla="*/ T0 w 60"/>
                              <a:gd name="T2" fmla="+- 0 5239 5179"/>
                              <a:gd name="T3" fmla="*/ T2 w 60"/>
                              <a:gd name="T4" fmla="+- 0 5179 5179"/>
                              <a:gd name="T5" fmla="*/ T4 w 60"/>
                            </a:gdLst>
                            <a:ahLst/>
                            <a:cxnLst>
                              <a:cxn ang="0">
                                <a:pos x="T1" y="0"/>
                              </a:cxn>
                              <a:cxn ang="0">
                                <a:pos x="T3" y="0"/>
                              </a:cxn>
                              <a:cxn ang="0">
                                <a:pos x="T5" y="0"/>
                              </a:cxn>
                            </a:cxnLst>
                            <a:rect l="0" t="0" r="r" b="b"/>
                            <a:pathLst>
                              <a:path w="60">
                                <a:moveTo>
                                  <a:pt x="0" y="0"/>
                                </a:moveTo>
                                <a:lnTo>
                                  <a:pt x="60"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9" name="Freeform 600"/>
                        <wps:cNvSpPr>
                          <a:spLocks/>
                        </wps:cNvSpPr>
                        <wps:spPr bwMode="auto">
                          <a:xfrm>
                            <a:off x="5238" y="2003"/>
                            <a:ext cx="60" cy="2"/>
                          </a:xfrm>
                          <a:custGeom>
                            <a:avLst/>
                            <a:gdLst>
                              <a:gd name="T0" fmla="+- 0 5299 5239"/>
                              <a:gd name="T1" fmla="*/ T0 w 60"/>
                              <a:gd name="T2" fmla="+- 0 5239 5239"/>
                              <a:gd name="T3" fmla="*/ T2 w 60"/>
                              <a:gd name="T4" fmla="+- 0 5299 5239"/>
                              <a:gd name="T5" fmla="*/ T4 w 60"/>
                            </a:gdLst>
                            <a:ahLst/>
                            <a:cxnLst>
                              <a:cxn ang="0">
                                <a:pos x="T1" y="0"/>
                              </a:cxn>
                              <a:cxn ang="0">
                                <a:pos x="T3" y="0"/>
                              </a:cxn>
                              <a:cxn ang="0">
                                <a:pos x="T5" y="0"/>
                              </a:cxn>
                            </a:cxnLst>
                            <a:rect l="0" t="0" r="r" b="b"/>
                            <a:pathLst>
                              <a:path w="60">
                                <a:moveTo>
                                  <a:pt x="60" y="0"/>
                                </a:moveTo>
                                <a:lnTo>
                                  <a:pt x="0" y="0"/>
                                </a:lnTo>
                                <a:lnTo>
                                  <a:pt x="60" y="0"/>
                                </a:lnTo>
                                <a:close/>
                              </a:path>
                            </a:pathLst>
                          </a:custGeom>
                          <a:solidFill>
                            <a:srgbClr val="A9A9A9">
                              <a:alpha val="3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0" name="Freeform 599"/>
                        <wps:cNvSpPr>
                          <a:spLocks/>
                        </wps:cNvSpPr>
                        <wps:spPr bwMode="auto">
                          <a:xfrm>
                            <a:off x="5238" y="2003"/>
                            <a:ext cx="60" cy="2"/>
                          </a:xfrm>
                          <a:custGeom>
                            <a:avLst/>
                            <a:gdLst>
                              <a:gd name="T0" fmla="+- 0 5239 5239"/>
                              <a:gd name="T1" fmla="*/ T0 w 60"/>
                              <a:gd name="T2" fmla="+- 0 5299 5239"/>
                              <a:gd name="T3" fmla="*/ T2 w 60"/>
                              <a:gd name="T4" fmla="+- 0 5239 5239"/>
                              <a:gd name="T5" fmla="*/ T4 w 60"/>
                            </a:gdLst>
                            <a:ahLst/>
                            <a:cxnLst>
                              <a:cxn ang="0">
                                <a:pos x="T1" y="0"/>
                              </a:cxn>
                              <a:cxn ang="0">
                                <a:pos x="T3" y="0"/>
                              </a:cxn>
                              <a:cxn ang="0">
                                <a:pos x="T5" y="0"/>
                              </a:cxn>
                            </a:cxnLst>
                            <a:rect l="0" t="0" r="r" b="b"/>
                            <a:pathLst>
                              <a:path w="60">
                                <a:moveTo>
                                  <a:pt x="0" y="0"/>
                                </a:moveTo>
                                <a:lnTo>
                                  <a:pt x="60"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1" name="Freeform 598"/>
                        <wps:cNvSpPr>
                          <a:spLocks/>
                        </wps:cNvSpPr>
                        <wps:spPr bwMode="auto">
                          <a:xfrm>
                            <a:off x="5298" y="2003"/>
                            <a:ext cx="60" cy="2"/>
                          </a:xfrm>
                          <a:custGeom>
                            <a:avLst/>
                            <a:gdLst>
                              <a:gd name="T0" fmla="+- 0 5358 5299"/>
                              <a:gd name="T1" fmla="*/ T0 w 60"/>
                              <a:gd name="T2" fmla="+- 0 5299 5299"/>
                              <a:gd name="T3" fmla="*/ T2 w 60"/>
                              <a:gd name="T4" fmla="+- 0 5358 5299"/>
                              <a:gd name="T5" fmla="*/ T4 w 60"/>
                            </a:gdLst>
                            <a:ahLst/>
                            <a:cxnLst>
                              <a:cxn ang="0">
                                <a:pos x="T1" y="0"/>
                              </a:cxn>
                              <a:cxn ang="0">
                                <a:pos x="T3" y="0"/>
                              </a:cxn>
                              <a:cxn ang="0">
                                <a:pos x="T5" y="0"/>
                              </a:cxn>
                            </a:cxnLst>
                            <a:rect l="0" t="0" r="r" b="b"/>
                            <a:pathLst>
                              <a:path w="60">
                                <a:moveTo>
                                  <a:pt x="59" y="0"/>
                                </a:moveTo>
                                <a:lnTo>
                                  <a:pt x="0" y="0"/>
                                </a:lnTo>
                                <a:lnTo>
                                  <a:pt x="59" y="0"/>
                                </a:lnTo>
                                <a:close/>
                              </a:path>
                            </a:pathLst>
                          </a:custGeom>
                          <a:solidFill>
                            <a:srgbClr val="A9A9A9">
                              <a:alpha val="3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2" name="Freeform 597"/>
                        <wps:cNvSpPr>
                          <a:spLocks/>
                        </wps:cNvSpPr>
                        <wps:spPr bwMode="auto">
                          <a:xfrm>
                            <a:off x="5298" y="2003"/>
                            <a:ext cx="60" cy="2"/>
                          </a:xfrm>
                          <a:custGeom>
                            <a:avLst/>
                            <a:gdLst>
                              <a:gd name="T0" fmla="+- 0 5299 5299"/>
                              <a:gd name="T1" fmla="*/ T0 w 60"/>
                              <a:gd name="T2" fmla="+- 0 5358 5299"/>
                              <a:gd name="T3" fmla="*/ T2 w 60"/>
                              <a:gd name="T4" fmla="+- 0 5299 5299"/>
                              <a:gd name="T5" fmla="*/ T4 w 60"/>
                            </a:gdLst>
                            <a:ahLst/>
                            <a:cxnLst>
                              <a:cxn ang="0">
                                <a:pos x="T1" y="0"/>
                              </a:cxn>
                              <a:cxn ang="0">
                                <a:pos x="T3" y="0"/>
                              </a:cxn>
                              <a:cxn ang="0">
                                <a:pos x="T5" y="0"/>
                              </a:cxn>
                            </a:cxnLst>
                            <a:rect l="0" t="0" r="r" b="b"/>
                            <a:pathLst>
                              <a:path w="60">
                                <a:moveTo>
                                  <a:pt x="0" y="0"/>
                                </a:moveTo>
                                <a:lnTo>
                                  <a:pt x="59"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3" name="Freeform 596"/>
                        <wps:cNvSpPr>
                          <a:spLocks/>
                        </wps:cNvSpPr>
                        <wps:spPr bwMode="auto">
                          <a:xfrm>
                            <a:off x="5358" y="2003"/>
                            <a:ext cx="60" cy="2"/>
                          </a:xfrm>
                          <a:custGeom>
                            <a:avLst/>
                            <a:gdLst>
                              <a:gd name="T0" fmla="+- 0 5418 5358"/>
                              <a:gd name="T1" fmla="*/ T0 w 60"/>
                              <a:gd name="T2" fmla="+- 0 5358 5358"/>
                              <a:gd name="T3" fmla="*/ T2 w 60"/>
                              <a:gd name="T4" fmla="+- 0 5418 5358"/>
                              <a:gd name="T5" fmla="*/ T4 w 60"/>
                            </a:gdLst>
                            <a:ahLst/>
                            <a:cxnLst>
                              <a:cxn ang="0">
                                <a:pos x="T1" y="0"/>
                              </a:cxn>
                              <a:cxn ang="0">
                                <a:pos x="T3" y="0"/>
                              </a:cxn>
                              <a:cxn ang="0">
                                <a:pos x="T5" y="0"/>
                              </a:cxn>
                            </a:cxnLst>
                            <a:rect l="0" t="0" r="r" b="b"/>
                            <a:pathLst>
                              <a:path w="60">
                                <a:moveTo>
                                  <a:pt x="60" y="0"/>
                                </a:moveTo>
                                <a:lnTo>
                                  <a:pt x="0" y="0"/>
                                </a:lnTo>
                                <a:lnTo>
                                  <a:pt x="60" y="0"/>
                                </a:lnTo>
                                <a:close/>
                              </a:path>
                            </a:pathLst>
                          </a:custGeom>
                          <a:solidFill>
                            <a:srgbClr val="A9A9A9">
                              <a:alpha val="3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4" name="Freeform 595"/>
                        <wps:cNvSpPr>
                          <a:spLocks/>
                        </wps:cNvSpPr>
                        <wps:spPr bwMode="auto">
                          <a:xfrm>
                            <a:off x="5358" y="2003"/>
                            <a:ext cx="60" cy="2"/>
                          </a:xfrm>
                          <a:custGeom>
                            <a:avLst/>
                            <a:gdLst>
                              <a:gd name="T0" fmla="+- 0 5358 5358"/>
                              <a:gd name="T1" fmla="*/ T0 w 60"/>
                              <a:gd name="T2" fmla="+- 0 5418 5358"/>
                              <a:gd name="T3" fmla="*/ T2 w 60"/>
                              <a:gd name="T4" fmla="+- 0 5358 5358"/>
                              <a:gd name="T5" fmla="*/ T4 w 60"/>
                            </a:gdLst>
                            <a:ahLst/>
                            <a:cxnLst>
                              <a:cxn ang="0">
                                <a:pos x="T1" y="0"/>
                              </a:cxn>
                              <a:cxn ang="0">
                                <a:pos x="T3" y="0"/>
                              </a:cxn>
                              <a:cxn ang="0">
                                <a:pos x="T5" y="0"/>
                              </a:cxn>
                            </a:cxnLst>
                            <a:rect l="0" t="0" r="r" b="b"/>
                            <a:pathLst>
                              <a:path w="60">
                                <a:moveTo>
                                  <a:pt x="0" y="0"/>
                                </a:moveTo>
                                <a:lnTo>
                                  <a:pt x="60"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5" name="Freeform 594"/>
                        <wps:cNvSpPr>
                          <a:spLocks/>
                        </wps:cNvSpPr>
                        <wps:spPr bwMode="auto">
                          <a:xfrm>
                            <a:off x="5418" y="2003"/>
                            <a:ext cx="60" cy="2"/>
                          </a:xfrm>
                          <a:custGeom>
                            <a:avLst/>
                            <a:gdLst>
                              <a:gd name="T0" fmla="+- 0 5478 5418"/>
                              <a:gd name="T1" fmla="*/ T0 w 60"/>
                              <a:gd name="T2" fmla="+- 0 5418 5418"/>
                              <a:gd name="T3" fmla="*/ T2 w 60"/>
                              <a:gd name="T4" fmla="+- 0 5478 5418"/>
                              <a:gd name="T5" fmla="*/ T4 w 60"/>
                            </a:gdLst>
                            <a:ahLst/>
                            <a:cxnLst>
                              <a:cxn ang="0">
                                <a:pos x="T1" y="0"/>
                              </a:cxn>
                              <a:cxn ang="0">
                                <a:pos x="T3" y="0"/>
                              </a:cxn>
                              <a:cxn ang="0">
                                <a:pos x="T5" y="0"/>
                              </a:cxn>
                            </a:cxnLst>
                            <a:rect l="0" t="0" r="r" b="b"/>
                            <a:pathLst>
                              <a:path w="60">
                                <a:moveTo>
                                  <a:pt x="60" y="0"/>
                                </a:moveTo>
                                <a:lnTo>
                                  <a:pt x="0" y="0"/>
                                </a:lnTo>
                                <a:lnTo>
                                  <a:pt x="60" y="0"/>
                                </a:lnTo>
                                <a:close/>
                              </a:path>
                            </a:pathLst>
                          </a:custGeom>
                          <a:solidFill>
                            <a:srgbClr val="A9A9A9">
                              <a:alpha val="3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6" name="Freeform 593"/>
                        <wps:cNvSpPr>
                          <a:spLocks/>
                        </wps:cNvSpPr>
                        <wps:spPr bwMode="auto">
                          <a:xfrm>
                            <a:off x="5418" y="2003"/>
                            <a:ext cx="60" cy="2"/>
                          </a:xfrm>
                          <a:custGeom>
                            <a:avLst/>
                            <a:gdLst>
                              <a:gd name="T0" fmla="+- 0 5418 5418"/>
                              <a:gd name="T1" fmla="*/ T0 w 60"/>
                              <a:gd name="T2" fmla="+- 0 5478 5418"/>
                              <a:gd name="T3" fmla="*/ T2 w 60"/>
                              <a:gd name="T4" fmla="+- 0 5418 5418"/>
                              <a:gd name="T5" fmla="*/ T4 w 60"/>
                            </a:gdLst>
                            <a:ahLst/>
                            <a:cxnLst>
                              <a:cxn ang="0">
                                <a:pos x="T1" y="0"/>
                              </a:cxn>
                              <a:cxn ang="0">
                                <a:pos x="T3" y="0"/>
                              </a:cxn>
                              <a:cxn ang="0">
                                <a:pos x="T5" y="0"/>
                              </a:cxn>
                            </a:cxnLst>
                            <a:rect l="0" t="0" r="r" b="b"/>
                            <a:pathLst>
                              <a:path w="60">
                                <a:moveTo>
                                  <a:pt x="0" y="0"/>
                                </a:moveTo>
                                <a:lnTo>
                                  <a:pt x="60"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7" name="Line 592"/>
                        <wps:cNvCnPr>
                          <a:cxnSpLocks noChangeShapeType="1"/>
                        </wps:cNvCnPr>
                        <wps:spPr bwMode="auto">
                          <a:xfrm>
                            <a:off x="2410" y="2004"/>
                            <a:ext cx="3225" cy="0"/>
                          </a:xfrm>
                          <a:prstGeom prst="line">
                            <a:avLst/>
                          </a:prstGeom>
                          <a:noFill/>
                          <a:ln w="1359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88" name="Rectangle 591"/>
                        <wps:cNvSpPr>
                          <a:spLocks noChangeArrowheads="1"/>
                        </wps:cNvSpPr>
                        <wps:spPr bwMode="auto">
                          <a:xfrm>
                            <a:off x="2399" y="111"/>
                            <a:ext cx="22" cy="1893"/>
                          </a:xfrm>
                          <a:prstGeom prst="rect">
                            <a:avLst/>
                          </a:prstGeom>
                          <a:solidFill>
                            <a:srgbClr val="000000">
                              <a:alpha val="3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9" name="Line 590"/>
                        <wps:cNvCnPr>
                          <a:cxnSpLocks noChangeShapeType="1"/>
                        </wps:cNvCnPr>
                        <wps:spPr bwMode="auto">
                          <a:xfrm>
                            <a:off x="3924" y="2004"/>
                            <a:ext cx="0" cy="0"/>
                          </a:xfrm>
                          <a:prstGeom prst="line">
                            <a:avLst/>
                          </a:prstGeom>
                          <a:noFill/>
                          <a:ln w="13590">
                            <a:solidFill>
                              <a:srgbClr val="FF0000"/>
                            </a:solidFill>
                            <a:prstDash val="solid"/>
                            <a:round/>
                            <a:headEnd/>
                            <a:tailEnd/>
                          </a:ln>
                          <a:extLst>
                            <a:ext uri="{909E8E84-426E-40DD-AFC4-6F175D3DCCD1}">
                              <a14:hiddenFill xmlns:a14="http://schemas.microsoft.com/office/drawing/2010/main">
                                <a:noFill/>
                              </a14:hiddenFill>
                            </a:ext>
                          </a:extLst>
                        </wps:spPr>
                        <wps:bodyPr/>
                      </wps:wsp>
                      <wps:wsp>
                        <wps:cNvPr id="690" name="Line 589"/>
                        <wps:cNvCnPr>
                          <a:cxnSpLocks noChangeShapeType="1"/>
                        </wps:cNvCnPr>
                        <wps:spPr bwMode="auto">
                          <a:xfrm>
                            <a:off x="2410" y="2004"/>
                            <a:ext cx="3225" cy="0"/>
                          </a:xfrm>
                          <a:prstGeom prst="line">
                            <a:avLst/>
                          </a:prstGeom>
                          <a:noFill/>
                          <a:ln w="1359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91" name="AutoShape 588"/>
                        <wps:cNvSpPr>
                          <a:spLocks/>
                        </wps:cNvSpPr>
                        <wps:spPr bwMode="auto">
                          <a:xfrm>
                            <a:off x="2556" y="2003"/>
                            <a:ext cx="2932" cy="55"/>
                          </a:xfrm>
                          <a:custGeom>
                            <a:avLst/>
                            <a:gdLst>
                              <a:gd name="T0" fmla="+- 0 2556 2556"/>
                              <a:gd name="T1" fmla="*/ T0 w 2932"/>
                              <a:gd name="T2" fmla="+- 0 2059 2004"/>
                              <a:gd name="T3" fmla="*/ 2059 h 55"/>
                              <a:gd name="T4" fmla="+- 0 2556 2556"/>
                              <a:gd name="T5" fmla="*/ T4 w 2932"/>
                              <a:gd name="T6" fmla="+- 0 2004 2004"/>
                              <a:gd name="T7" fmla="*/ 2004 h 55"/>
                              <a:gd name="T8" fmla="+- 0 3533 2556"/>
                              <a:gd name="T9" fmla="*/ T8 w 2932"/>
                              <a:gd name="T10" fmla="+- 0 2059 2004"/>
                              <a:gd name="T11" fmla="*/ 2059 h 55"/>
                              <a:gd name="T12" fmla="+- 0 3533 2556"/>
                              <a:gd name="T13" fmla="*/ T12 w 2932"/>
                              <a:gd name="T14" fmla="+- 0 2004 2004"/>
                              <a:gd name="T15" fmla="*/ 2004 h 55"/>
                              <a:gd name="T16" fmla="+- 0 4511 2556"/>
                              <a:gd name="T17" fmla="*/ T16 w 2932"/>
                              <a:gd name="T18" fmla="+- 0 2059 2004"/>
                              <a:gd name="T19" fmla="*/ 2059 h 55"/>
                              <a:gd name="T20" fmla="+- 0 4511 2556"/>
                              <a:gd name="T21" fmla="*/ T20 w 2932"/>
                              <a:gd name="T22" fmla="+- 0 2004 2004"/>
                              <a:gd name="T23" fmla="*/ 2004 h 55"/>
                              <a:gd name="T24" fmla="+- 0 5488 2556"/>
                              <a:gd name="T25" fmla="*/ T24 w 2932"/>
                              <a:gd name="T26" fmla="+- 0 2059 2004"/>
                              <a:gd name="T27" fmla="*/ 2059 h 55"/>
                              <a:gd name="T28" fmla="+- 0 5488 2556"/>
                              <a:gd name="T29" fmla="*/ T28 w 2932"/>
                              <a:gd name="T30" fmla="+- 0 2004 2004"/>
                              <a:gd name="T31" fmla="*/ 2004 h 5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932" h="55">
                                <a:moveTo>
                                  <a:pt x="0" y="55"/>
                                </a:moveTo>
                                <a:lnTo>
                                  <a:pt x="0" y="0"/>
                                </a:lnTo>
                                <a:moveTo>
                                  <a:pt x="977" y="55"/>
                                </a:moveTo>
                                <a:lnTo>
                                  <a:pt x="977" y="0"/>
                                </a:lnTo>
                                <a:moveTo>
                                  <a:pt x="1955" y="55"/>
                                </a:moveTo>
                                <a:lnTo>
                                  <a:pt x="1955" y="0"/>
                                </a:lnTo>
                                <a:moveTo>
                                  <a:pt x="2932" y="55"/>
                                </a:moveTo>
                                <a:lnTo>
                                  <a:pt x="2932" y="0"/>
                                </a:lnTo>
                              </a:path>
                            </a:pathLst>
                          </a:custGeom>
                          <a:noFill/>
                          <a:ln w="13590">
                            <a:solidFill>
                              <a:srgbClr val="3333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2" name="Rectangle 587"/>
                        <wps:cNvSpPr>
                          <a:spLocks noChangeArrowheads="1"/>
                        </wps:cNvSpPr>
                        <wps:spPr bwMode="auto">
                          <a:xfrm>
                            <a:off x="2399" y="111"/>
                            <a:ext cx="22" cy="189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3" name="AutoShape 586"/>
                        <wps:cNvSpPr>
                          <a:spLocks/>
                        </wps:cNvSpPr>
                        <wps:spPr bwMode="auto">
                          <a:xfrm>
                            <a:off x="2354" y="111"/>
                            <a:ext cx="55" cy="1893"/>
                          </a:xfrm>
                          <a:custGeom>
                            <a:avLst/>
                            <a:gdLst>
                              <a:gd name="T0" fmla="+- 0 2355 2355"/>
                              <a:gd name="T1" fmla="*/ T0 w 55"/>
                              <a:gd name="T2" fmla="+- 0 2004 112"/>
                              <a:gd name="T3" fmla="*/ 2004 h 1893"/>
                              <a:gd name="T4" fmla="+- 0 2410 2355"/>
                              <a:gd name="T5" fmla="*/ T4 w 55"/>
                              <a:gd name="T6" fmla="+- 0 2004 112"/>
                              <a:gd name="T7" fmla="*/ 2004 h 1893"/>
                              <a:gd name="T8" fmla="+- 0 2355 2355"/>
                              <a:gd name="T9" fmla="*/ T8 w 55"/>
                              <a:gd name="T10" fmla="+- 0 1815 112"/>
                              <a:gd name="T11" fmla="*/ 1815 h 1893"/>
                              <a:gd name="T12" fmla="+- 0 2410 2355"/>
                              <a:gd name="T13" fmla="*/ T12 w 55"/>
                              <a:gd name="T14" fmla="+- 0 1815 112"/>
                              <a:gd name="T15" fmla="*/ 1815 h 1893"/>
                              <a:gd name="T16" fmla="+- 0 2355 2355"/>
                              <a:gd name="T17" fmla="*/ T16 w 55"/>
                              <a:gd name="T18" fmla="+- 0 1625 112"/>
                              <a:gd name="T19" fmla="*/ 1625 h 1893"/>
                              <a:gd name="T20" fmla="+- 0 2410 2355"/>
                              <a:gd name="T21" fmla="*/ T20 w 55"/>
                              <a:gd name="T22" fmla="+- 0 1625 112"/>
                              <a:gd name="T23" fmla="*/ 1625 h 1893"/>
                              <a:gd name="T24" fmla="+- 0 2355 2355"/>
                              <a:gd name="T25" fmla="*/ T24 w 55"/>
                              <a:gd name="T26" fmla="+- 0 1436 112"/>
                              <a:gd name="T27" fmla="*/ 1436 h 1893"/>
                              <a:gd name="T28" fmla="+- 0 2410 2355"/>
                              <a:gd name="T29" fmla="*/ T28 w 55"/>
                              <a:gd name="T30" fmla="+- 0 1436 112"/>
                              <a:gd name="T31" fmla="*/ 1436 h 1893"/>
                              <a:gd name="T32" fmla="+- 0 2355 2355"/>
                              <a:gd name="T33" fmla="*/ T32 w 55"/>
                              <a:gd name="T34" fmla="+- 0 1247 112"/>
                              <a:gd name="T35" fmla="*/ 1247 h 1893"/>
                              <a:gd name="T36" fmla="+- 0 2410 2355"/>
                              <a:gd name="T37" fmla="*/ T36 w 55"/>
                              <a:gd name="T38" fmla="+- 0 1247 112"/>
                              <a:gd name="T39" fmla="*/ 1247 h 1893"/>
                              <a:gd name="T40" fmla="+- 0 2355 2355"/>
                              <a:gd name="T41" fmla="*/ T40 w 55"/>
                              <a:gd name="T42" fmla="+- 0 1058 112"/>
                              <a:gd name="T43" fmla="*/ 1058 h 1893"/>
                              <a:gd name="T44" fmla="+- 0 2410 2355"/>
                              <a:gd name="T45" fmla="*/ T44 w 55"/>
                              <a:gd name="T46" fmla="+- 0 1058 112"/>
                              <a:gd name="T47" fmla="*/ 1058 h 1893"/>
                              <a:gd name="T48" fmla="+- 0 2355 2355"/>
                              <a:gd name="T49" fmla="*/ T48 w 55"/>
                              <a:gd name="T50" fmla="+- 0 869 112"/>
                              <a:gd name="T51" fmla="*/ 869 h 1893"/>
                              <a:gd name="T52" fmla="+- 0 2410 2355"/>
                              <a:gd name="T53" fmla="*/ T52 w 55"/>
                              <a:gd name="T54" fmla="+- 0 869 112"/>
                              <a:gd name="T55" fmla="*/ 869 h 1893"/>
                              <a:gd name="T56" fmla="+- 0 2355 2355"/>
                              <a:gd name="T57" fmla="*/ T56 w 55"/>
                              <a:gd name="T58" fmla="+- 0 679 112"/>
                              <a:gd name="T59" fmla="*/ 679 h 1893"/>
                              <a:gd name="T60" fmla="+- 0 2410 2355"/>
                              <a:gd name="T61" fmla="*/ T60 w 55"/>
                              <a:gd name="T62" fmla="+- 0 679 112"/>
                              <a:gd name="T63" fmla="*/ 679 h 1893"/>
                              <a:gd name="T64" fmla="+- 0 2355 2355"/>
                              <a:gd name="T65" fmla="*/ T64 w 55"/>
                              <a:gd name="T66" fmla="+- 0 490 112"/>
                              <a:gd name="T67" fmla="*/ 490 h 1893"/>
                              <a:gd name="T68" fmla="+- 0 2410 2355"/>
                              <a:gd name="T69" fmla="*/ T68 w 55"/>
                              <a:gd name="T70" fmla="+- 0 490 112"/>
                              <a:gd name="T71" fmla="*/ 490 h 1893"/>
                              <a:gd name="T72" fmla="+- 0 2355 2355"/>
                              <a:gd name="T73" fmla="*/ T72 w 55"/>
                              <a:gd name="T74" fmla="+- 0 301 112"/>
                              <a:gd name="T75" fmla="*/ 301 h 1893"/>
                              <a:gd name="T76" fmla="+- 0 2410 2355"/>
                              <a:gd name="T77" fmla="*/ T76 w 55"/>
                              <a:gd name="T78" fmla="+- 0 301 112"/>
                              <a:gd name="T79" fmla="*/ 301 h 1893"/>
                              <a:gd name="T80" fmla="+- 0 2355 2355"/>
                              <a:gd name="T81" fmla="*/ T80 w 55"/>
                              <a:gd name="T82" fmla="+- 0 112 112"/>
                              <a:gd name="T83" fmla="*/ 112 h 1893"/>
                              <a:gd name="T84" fmla="+- 0 2410 2355"/>
                              <a:gd name="T85" fmla="*/ T84 w 55"/>
                              <a:gd name="T86" fmla="+- 0 112 112"/>
                              <a:gd name="T87" fmla="*/ 112 h 18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55" h="1893">
                                <a:moveTo>
                                  <a:pt x="0" y="1892"/>
                                </a:moveTo>
                                <a:lnTo>
                                  <a:pt x="55" y="1892"/>
                                </a:lnTo>
                                <a:moveTo>
                                  <a:pt x="0" y="1703"/>
                                </a:moveTo>
                                <a:lnTo>
                                  <a:pt x="55" y="1703"/>
                                </a:lnTo>
                                <a:moveTo>
                                  <a:pt x="0" y="1513"/>
                                </a:moveTo>
                                <a:lnTo>
                                  <a:pt x="55" y="1513"/>
                                </a:lnTo>
                                <a:moveTo>
                                  <a:pt x="0" y="1324"/>
                                </a:moveTo>
                                <a:lnTo>
                                  <a:pt x="55" y="1324"/>
                                </a:lnTo>
                                <a:moveTo>
                                  <a:pt x="0" y="1135"/>
                                </a:moveTo>
                                <a:lnTo>
                                  <a:pt x="55" y="1135"/>
                                </a:lnTo>
                                <a:moveTo>
                                  <a:pt x="0" y="946"/>
                                </a:moveTo>
                                <a:lnTo>
                                  <a:pt x="55" y="946"/>
                                </a:lnTo>
                                <a:moveTo>
                                  <a:pt x="0" y="757"/>
                                </a:moveTo>
                                <a:lnTo>
                                  <a:pt x="55" y="757"/>
                                </a:lnTo>
                                <a:moveTo>
                                  <a:pt x="0" y="567"/>
                                </a:moveTo>
                                <a:lnTo>
                                  <a:pt x="55" y="567"/>
                                </a:lnTo>
                                <a:moveTo>
                                  <a:pt x="0" y="378"/>
                                </a:moveTo>
                                <a:lnTo>
                                  <a:pt x="55" y="378"/>
                                </a:lnTo>
                                <a:moveTo>
                                  <a:pt x="0" y="189"/>
                                </a:moveTo>
                                <a:lnTo>
                                  <a:pt x="55" y="189"/>
                                </a:lnTo>
                                <a:moveTo>
                                  <a:pt x="0" y="0"/>
                                </a:moveTo>
                                <a:lnTo>
                                  <a:pt x="55" y="0"/>
                                </a:lnTo>
                              </a:path>
                            </a:pathLst>
                          </a:custGeom>
                          <a:noFill/>
                          <a:ln w="13590">
                            <a:solidFill>
                              <a:srgbClr val="3333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4" name="Text Box 585"/>
                        <wps:cNvSpPr txBox="1">
                          <a:spLocks noChangeArrowheads="1"/>
                        </wps:cNvSpPr>
                        <wps:spPr bwMode="auto">
                          <a:xfrm>
                            <a:off x="3693" y="857"/>
                            <a:ext cx="482" cy="1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60D1E2" w14:textId="77777777" w:rsidR="00C334C5" w:rsidRDefault="00C334C5">
                              <w:pPr>
                                <w:spacing w:line="119" w:lineRule="exact"/>
                                <w:rPr>
                                  <w:rFonts w:ascii="Arial" w:hAnsi="Arial"/>
                                  <w:sz w:val="12"/>
                                </w:rPr>
                              </w:pPr>
                              <w:r>
                                <w:rPr>
                                  <w:rFonts w:ascii="Arial" w:hAnsi="Arial"/>
                                  <w:color w:val="FF0000"/>
                                  <w:sz w:val="12"/>
                                </w:rPr>
                                <w:t>OA</w:t>
                              </w:r>
                              <w:r>
                                <w:rPr>
                                  <w:rFonts w:ascii="Arial" w:hAnsi="Arial"/>
                                  <w:color w:val="FF0000"/>
                                  <w:spacing w:val="-8"/>
                                  <w:sz w:val="12"/>
                                </w:rPr>
                                <w:t xml:space="preserve"> </w:t>
                              </w:r>
                              <w:r>
                                <w:rPr>
                                  <w:rFonts w:ascii="Symbol" w:hAnsi="Symbol"/>
                                  <w:color w:val="FF0000"/>
                                  <w:sz w:val="12"/>
                                </w:rPr>
                                <w:t></w:t>
                              </w:r>
                              <w:r>
                                <w:rPr>
                                  <w:rFonts w:ascii="Times New Roman" w:hAnsi="Times New Roman"/>
                                  <w:color w:val="FF0000"/>
                                  <w:spacing w:val="-4"/>
                                  <w:sz w:val="12"/>
                                </w:rPr>
                                <w:t xml:space="preserve"> </w:t>
                              </w:r>
                              <w:r>
                                <w:rPr>
                                  <w:rFonts w:ascii="Arial" w:hAnsi="Arial"/>
                                  <w:color w:val="FF0000"/>
                                  <w:sz w:val="12"/>
                                </w:rPr>
                                <w:t>3.2</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F91B1E5" id="Group 584" o:spid="_x0000_s2253" style="position:absolute;left:0;text-align:left;margin-left:117.75pt;margin-top:5.05pt;width:164pt;height:97.9pt;z-index:15782400;mso-position-horizontal-relative:page" coordorigin="2355,101" coordsize="3280,19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">
                <v:shape id="Freeform 688" o:spid="_x0000_s2254" style="position:absolute;left:2606;top:2003;width:60;height:2;visibility:visible;mso-wrap-style:square;v-text-anchor:top" coordsize="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" path="m60,l,,60,xe" fillcolor="#a9a9a9" stroked="f">
                  <v:fill opacity="26214f"/>
                  <v:path arrowok="t" o:connecttype="custom" o:connectlocs="60,0;0,0;60,0" o:connectangles="0,0,0"/>
                </v:shape>
                <v:shape id="Freeform 687" o:spid="_x0000_s2255" style="position:absolute;left:2606;top:2003;width:60;height:2;visibility:visible;mso-wrap-style:square;v-text-anchor:top" coordsize="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" path="m,l60,,,xe" filled="f" strokeweight=".21pt">
                  <v:path arrowok="t" o:connecttype="custom" o:connectlocs="0,0;60,0;0,0" o:connectangles="0,0,0"/>
                </v:shape>
                <v:shape id="Freeform 686" o:spid="_x0000_s2256" style="position:absolute;left:2666;top:2003;width:60;height:2;visibility:visible;mso-wrap-style:square;v-text-anchor:top" coordsize="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" path="m60,l,,60,xe" fillcolor="#a9a9a9" stroked="f">
                  <v:fill opacity="26214f"/>
                  <v:path arrowok="t" o:connecttype="custom" o:connectlocs="60,0;0,0;60,0" o:connectangles="0,0,0"/>
                </v:shape>
                <v:shape id="Freeform 685" o:spid="_x0000_s2257" style="position:absolute;left:2666;top:2003;width:60;height:2;visibility:visible;mso-wrap-style:square;v-text-anchor:top" coordsize="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" path="m,l60,,,xe" filled="f" strokeweight=".21pt">
                  <v:path arrowok="t" o:connecttype="custom" o:connectlocs="0,0;60,0;0,0" o:connectangles="0,0,0"/>
                </v:shape>
                <v:shape id="Freeform 684" o:spid="_x0000_s2258" style="position:absolute;left:2725;top:2003;width:60;height:2;visibility:visible;mso-wrap-style:square;v-text-anchor:top" coordsize="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" path="m60,l,,60,xe" fillcolor="#a9a9a9" stroked="f">
                  <v:fill opacity="26214f"/>
                  <v:path arrowok="t" o:connecttype="custom" o:connectlocs="60,0;0,0;60,0" o:connectangles="0,0,0"/>
                </v:shape>
                <v:shape id="Freeform 683" o:spid="_x0000_s2259" style="position:absolute;left:2725;top:2003;width:60;height:2;visibility:visible;mso-wrap-style:square;v-text-anchor:top" coordsize="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" path="m,l60,,,xe" filled="f" strokeweight=".21pt">
                  <v:path arrowok="t" o:connecttype="custom" o:connectlocs="0,0;60,0;0,0" o:connectangles="0,0,0"/>
                </v:shape>
                <v:shape id="Freeform 682" o:spid="_x0000_s2260" style="position:absolute;left:2785;top:2003;width:60;height:2;visibility:visible;mso-wrap-style:square;v-text-anchor:top" coordsize="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" path="m59,l,,59,xe" fillcolor="#a9a9a9" stroked="f">
                  <v:fill opacity="26214f"/>
                  <v:path arrowok="t" o:connecttype="custom" o:connectlocs="59,0;0,0;59,0" o:connectangles="0,0,0"/>
                </v:shape>
                <v:shape id="Freeform 681" o:spid="_x0000_s2261" style="position:absolute;left:2785;top:2003;width:60;height:2;visibility:visible;mso-wrap-style:square;v-text-anchor:top" coordsize="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" path="m,l59,,,xe" filled="f" strokeweight=".21pt">
                  <v:path arrowok="t" o:connecttype="custom" o:connectlocs="0,0;59,0;0,0" o:connectangles="0,0,0"/>
                </v:shape>
                <v:shape id="Freeform 680" o:spid="_x0000_s2262" style="position:absolute;left:2845;top:2003;width:60;height:2;visibility:visible;mso-wrap-style:square;v-text-anchor:top" coordsize="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" path="m60,l,,60,xe" fillcolor="#a9a9a9" stroked="f">
                  <v:fill opacity="26214f"/>
                  <v:path arrowok="t" o:connecttype="custom" o:connectlocs="60,0;0,0;60,0" o:connectangles="0,0,0"/>
                </v:shape>
                <v:shape id="Freeform 679" o:spid="_x0000_s2263" style="position:absolute;left:2845;top:2003;width:60;height:2;visibility:visible;mso-wrap-style:square;v-text-anchor:top" coordsize="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" path="m,l60,,,xe" filled="f" strokeweight=".21pt">
                  <v:path arrowok="t" o:connecttype="custom" o:connectlocs="0,0;60,0;0,0" o:connectangles="0,0,0"/>
                </v:shape>
                <v:shape id="Freeform 678" o:spid="_x0000_s2264" style="position:absolute;left:2905;top:2003;width:60;height:2;visibility:visible;mso-wrap-style:square;v-text-anchor:top" coordsize="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" path="m60,l,,60,xe" fillcolor="#a9a9a9" stroked="f">
                  <v:fill opacity="26214f"/>
                  <v:path arrowok="t" o:connecttype="custom" o:connectlocs="60,0;0,0;60,0" o:connectangles="0,0,0"/>
                </v:shape>
                <v:shape id="Freeform 677" o:spid="_x0000_s2265" style="position:absolute;left:2905;top:2003;width:60;height:2;visibility:visible;mso-wrap-style:square;v-text-anchor:top" coordsize="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" path="m,l60,,,xe" filled="f" strokeweight=".21pt">
                  <v:path arrowok="t" o:connecttype="custom" o:connectlocs="0,0;60,0;0,0" o:connectangles="0,0,0"/>
                </v:shape>
                <v:shape id="Freeform 676" o:spid="_x0000_s2266" style="position:absolute;left:2965;top:2003;width:60;height:2;visibility:visible;mso-wrap-style:square;v-text-anchor:top" coordsize="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" path="m60,l,,60,xe" fillcolor="#a9a9a9" stroked="f">
                  <v:fill opacity="26214f"/>
                  <v:path arrowok="t" o:connecttype="custom" o:connectlocs="60,0;0,0;60,0" o:connectangles="0,0,0"/>
                </v:shape>
                <v:shape id="Freeform 675" o:spid="_x0000_s2267" style="position:absolute;left:2965;top:2003;width:60;height:2;visibility:visible;mso-wrap-style:square;v-text-anchor:top" coordsize="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" path="m,l60,,,xe" filled="f" strokeweight=".21pt">
                  <v:path arrowok="t" o:connecttype="custom" o:connectlocs="0,0;60,0;0,0" o:connectangles="0,0,0"/>
                </v:shape>
                <v:shape id="Freeform 674" o:spid="_x0000_s2268" style="position:absolute;left:3025;top:2003;width:60;height:2;visibility:visible;mso-wrap-style:square;v-text-anchor:top" coordsize="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" path="m60,l,,60,xe" fillcolor="#a9a9a9" stroked="f">
                  <v:fill opacity="26214f"/>
                  <v:path arrowok="t" o:connecttype="custom" o:connectlocs="60,0;0,0;60,0" o:connectangles="0,0,0"/>
                </v:shape>
                <v:shape id="Freeform 673" o:spid="_x0000_s2269" style="position:absolute;left:3025;top:2003;width:60;height:2;visibility:visible;mso-wrap-style:square;v-text-anchor:top" coordsize="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" path="m,l60,,,xe" filled="f" strokeweight=".21pt">
                  <v:path arrowok="t" o:connecttype="custom" o:connectlocs="0,0;60,0;0,0" o:connectangles="0,0,0"/>
                </v:shape>
                <v:rect id="Rectangle 672" o:spid="_x0000_s2270" style="position:absolute;left:3084;top:1999;width:60;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" fillcolor="#a9a9a9" stroked="f">
                  <v:fill opacity="26214f"/>
                </v:rect>
                <v:rect id="Rectangle 671" o:spid="_x0000_s2271" style="position:absolute;left:3084;top:1999;width:60;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" filled="f" strokeweight=".21pt"/>
                <v:rect id="Rectangle 670" o:spid="_x0000_s2272" style="position:absolute;left:3144;top:1999;width:60;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" fillcolor="#a9a9a9" stroked="f">
                  <v:fill opacity="26214f"/>
                </v:rect>
                <v:rect id="Rectangle 669" o:spid="_x0000_s2273" style="position:absolute;left:3144;top:1999;width:60;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" filled="f" strokeweight=".21pt"/>
                <v:rect id="Rectangle 668" o:spid="_x0000_s2274" style="position:absolute;left:3204;top:1996;width:60;height: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" fillcolor="#a9a9a9" stroked="f">
                  <v:fill opacity="26214f"/>
                </v:rect>
                <v:rect id="Rectangle 667" o:spid="_x0000_s2275" style="position:absolute;left:3204;top:1996;width:60;height: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" filled="f" strokeweight=".21pt"/>
                <v:rect id="Rectangle 666" o:spid="_x0000_s2276" style="position:absolute;left:3264;top:1946;width:60;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" fillcolor="#a9a9a9" stroked="f">
                  <v:fill opacity="26214f"/>
                </v:rect>
                <v:rect id="Rectangle 665" o:spid="_x0000_s2277" style="position:absolute;left:3264;top:1946;width:60;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" filled="f" strokeweight=".21pt"/>
                <v:rect id="Rectangle 664" o:spid="_x0000_s2278" style="position:absolute;left:3324;top:1788;width:60;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" fillcolor="#a9a9a9" stroked="f">
                  <v:fill opacity="26214f"/>
                </v:rect>
                <v:rect id="Rectangle 663" o:spid="_x0000_s2279" style="position:absolute;left:3324;top:1788;width:60;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" filled="f" strokeweight=".21pt"/>
                <v:rect id="Rectangle 662" o:spid="_x0000_s2280" style="position:absolute;left:3384;top:1572;width:60;height: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" fillcolor="#a9a9a9" stroked="f">
                  <v:fill opacity="26214f"/>
                </v:rect>
                <v:rect id="Rectangle 661" o:spid="_x0000_s2281" style="position:absolute;left:3384;top:1572;width:60;height: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" filled="f" strokeweight=".21pt"/>
                <v:rect id="Rectangle 660" o:spid="_x0000_s2282" style="position:absolute;left:3443;top:1383;width:60;height: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" fillcolor="#a9a9a9" stroked="f">
                  <v:fill opacity="26214f"/>
                </v:rect>
                <v:rect id="Rectangle 659" o:spid="_x0000_s2283" style="position:absolute;left:3443;top:1383;width:60;height: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" filled="f" strokeweight=".21pt"/>
                <v:rect id="Rectangle 658" o:spid="_x0000_s2284" style="position:absolute;left:3503;top:1129;width:60;height: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" fillcolor="#a9a9a9" stroked="f">
                  <v:fill opacity="26214f"/>
                </v:rect>
                <v:rect id="Rectangle 657" o:spid="_x0000_s2285" style="position:absolute;left:3503;top:1129;width:60;height: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" filled="f" strokeweight=".21pt"/>
                <v:rect id="Rectangle 656" o:spid="_x0000_s2286" style="position:absolute;left:3563;top:1315;width:60;height: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" fillcolor="#a9a9a9" stroked="f">
                  <v:fill opacity="26214f"/>
                </v:rect>
                <v:rect id="Rectangle 655" o:spid="_x0000_s2287" style="position:absolute;left:3563;top:1315;width:60;height: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" filled="f" strokeweight=".21pt"/>
                <v:rect id="Rectangle 654" o:spid="_x0000_s2288" style="position:absolute;left:3623;top:1508;width:60;height: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" fillcolor="#a9a9a9" stroked="f">
                  <v:fill opacity="26214f"/>
                </v:rect>
                <v:rect id="Rectangle 653" o:spid="_x0000_s2289" style="position:absolute;left:3623;top:1508;width:60;height: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" filled="f" strokeweight=".21pt"/>
                <v:rect id="Rectangle 652" o:spid="_x0000_s2290" style="position:absolute;left:3683;top:1757;width:60;height: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" fillcolor="#a9a9a9" stroked="f">
                  <v:fill opacity="26214f"/>
                </v:rect>
                <v:rect id="Rectangle 651" o:spid="_x0000_s2291" style="position:absolute;left:3683;top:1757;width:60;height: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" filled="f" strokeweight=".21pt"/>
                <v:rect id="Rectangle 650" o:spid="_x0000_s2292" style="position:absolute;left:3742;top:1901;width:60;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" fillcolor="#a9a9a9" stroked="f">
                  <v:fill opacity="26214f"/>
                </v:rect>
                <v:rect id="Rectangle 649" o:spid="_x0000_s2293" style="position:absolute;left:3742;top:1901;width:60;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" filled="f" strokeweight=".21pt"/>
                <v:rect id="Rectangle 648" o:spid="_x0000_s2294" style="position:absolute;left:3802;top:1969;width:60;height: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" fillcolor="#a9a9a9" stroked="f">
                  <v:fill opacity="26214f"/>
                </v:rect>
                <v:rect id="Rectangle 647" o:spid="_x0000_s2295" style="position:absolute;left:3802;top:1969;width:60;height: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" filled="f" strokeweight=".21pt"/>
                <v:rect id="Rectangle 646" o:spid="_x0000_s2296" style="position:absolute;left:3862;top:1999;width:60;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" fillcolor="#a9a9a9" stroked="f">
                  <v:fill opacity="26214f"/>
                </v:rect>
                <v:rect id="Rectangle 645" o:spid="_x0000_s2297" style="position:absolute;left:3862;top:1999;width:60;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" filled="f" strokeweight=".21pt"/>
                <v:shape id="Freeform 644" o:spid="_x0000_s2298" style="position:absolute;left:3922;top:2003;width:60;height:2;visibility:visible;mso-wrap-style:square;v-text-anchor:top" coordsize="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" path="m60,l,,60,xe" fillcolor="#a9a9a9" stroked="f">
                  <v:fill opacity="26214f"/>
                  <v:path arrowok="t" o:connecttype="custom" o:connectlocs="60,0;0,0;60,0" o:connectangles="0,0,0"/>
                </v:shape>
                <v:shape id="Freeform 643" o:spid="_x0000_s2299" style="position:absolute;left:3922;top:2003;width:60;height:2;visibility:visible;mso-wrap-style:square;v-text-anchor:top" coordsize="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" path="m,l60,,,xe" filled="f" strokeweight=".21pt">
                  <v:path arrowok="t" o:connecttype="custom" o:connectlocs="0,0;60,0;0,0" o:connectangles="0,0,0"/>
                </v:shape>
                <v:shape id="Freeform 642" o:spid="_x0000_s2300" style="position:absolute;left:3982;top:2003;width:60;height:2;visibility:visible;mso-wrap-style:square;v-text-anchor:top" coordsize="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" path="m60,l,,60,xe" fillcolor="#a9a9a9" stroked="f">
                  <v:fill opacity="26214f"/>
                  <v:path arrowok="t" o:connecttype="custom" o:connectlocs="60,0;0,0;60,0" o:connectangles="0,0,0"/>
                </v:shape>
                <v:shape id="Freeform 641" o:spid="_x0000_s2301" style="position:absolute;left:3982;top:2003;width:60;height:2;visibility:visible;mso-wrap-style:square;v-text-anchor:top" coordsize="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" path="m,l60,,,xe" filled="f" strokeweight=".21pt">
                  <v:path arrowok="t" o:connecttype="custom" o:connectlocs="0,0;60,0;0,0" o:connectangles="0,0,0"/>
                </v:shape>
                <v:shape id="Freeform 640" o:spid="_x0000_s2302" style="position:absolute;left:4042;top:2003;width:60;height:2;visibility:visible;mso-wrap-style:square;v-text-anchor:top" coordsize="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" path="m60,l,,60,xe" fillcolor="#a9a9a9" stroked="f">
                  <v:fill opacity="26214f"/>
                  <v:path arrowok="t" o:connecttype="custom" o:connectlocs="60,0;0,0;60,0" o:connectangles="0,0,0"/>
                </v:shape>
                <v:shape id="Freeform 639" o:spid="_x0000_s2303" style="position:absolute;left:4042;top:2003;width:60;height:2;visibility:visible;mso-wrap-style:square;v-text-anchor:top" coordsize="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" path="m,l60,,,xe" filled="f" strokeweight=".21pt">
                  <v:path arrowok="t" o:connecttype="custom" o:connectlocs="0,0;60,0;0,0" o:connectangles="0,0,0"/>
                </v:shape>
                <v:shape id="Freeform 638" o:spid="_x0000_s2304" style="position:absolute;left:4101;top:2003;width:60;height:2;visibility:visible;mso-wrap-style:square;v-text-anchor:top" coordsize="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" path="m60,l,,60,xe" fillcolor="#a9a9a9" stroked="f">
                  <v:fill opacity="26214f"/>
                  <v:path arrowok="t" o:connecttype="custom" o:connectlocs="60,0;0,0;60,0" o:connectangles="0,0,0"/>
                </v:shape>
                <v:shape id="Freeform 637" o:spid="_x0000_s2305" style="position:absolute;left:4101;top:2003;width:60;height:2;visibility:visible;mso-wrap-style:square;v-text-anchor:top" coordsize="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" path="m,l60,,,xe" filled="f" strokeweight=".21pt">
                  <v:path arrowok="t" o:connecttype="custom" o:connectlocs="0,0;60,0;0,0" o:connectangles="0,0,0"/>
                </v:shape>
                <v:shape id="Freeform 636" o:spid="_x0000_s2306" style="position:absolute;left:4161;top:2003;width:60;height:2;visibility:visible;mso-wrap-style:square;v-text-anchor:top" coordsize="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" path="m59,l,,59,xe" fillcolor="#a9a9a9" stroked="f">
                  <v:fill opacity="26214f"/>
                  <v:path arrowok="t" o:connecttype="custom" o:connectlocs="59,0;0,0;59,0" o:connectangles="0,0,0"/>
                </v:shape>
                <v:shape id="Freeform 635" o:spid="_x0000_s2307" style="position:absolute;left:4161;top:2003;width:60;height:2;visibility:visible;mso-wrap-style:square;v-text-anchor:top" coordsize="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" path="m,l59,,,xe" filled="f" strokeweight=".21pt">
                  <v:path arrowok="t" o:connecttype="custom" o:connectlocs="0,0;59,0;0,0" o:connectangles="0,0,0"/>
                </v:shape>
                <v:shape id="Freeform 634" o:spid="_x0000_s2308" style="position:absolute;left:4221;top:2003;width:60;height:2;visibility:visible;mso-wrap-style:square;v-text-anchor:top" coordsize="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" path="m59,l,,59,xe" fillcolor="#a9a9a9" stroked="f">
                  <v:fill opacity="26214f"/>
                  <v:path arrowok="t" o:connecttype="custom" o:connectlocs="59,0;0,0;59,0" o:connectangles="0,0,0"/>
                </v:shape>
                <v:shape id="Freeform 633" o:spid="_x0000_s2309" style="position:absolute;left:4221;top:2003;width:60;height:2;visibility:visible;mso-wrap-style:square;v-text-anchor:top" coordsize="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" path="m,l59,,,xe" filled="f" strokeweight=".21pt">
                  <v:path arrowok="t" o:connecttype="custom" o:connectlocs="0,0;59,0;0,0" o:connectangles="0,0,0"/>
                </v:shape>
                <v:shape id="Freeform 632" o:spid="_x0000_s2310" style="position:absolute;left:4281;top:2003;width:60;height:2;visibility:visible;mso-wrap-style:square;v-text-anchor:top" coordsize="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" path="m60,l,,60,xe" fillcolor="#a9a9a9" stroked="f">
                  <v:fill opacity="26214f"/>
                  <v:path arrowok="t" o:connecttype="custom" o:connectlocs="60,0;0,0;60,0" o:connectangles="0,0,0"/>
                </v:shape>
                <v:shape id="Freeform 631" o:spid="_x0000_s2311" style="position:absolute;left:4281;top:2003;width:60;height:2;visibility:visible;mso-wrap-style:square;v-text-anchor:top" coordsize="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" path="m,l60,,,xe" filled="f" strokeweight=".21pt">
                  <v:path arrowok="t" o:connecttype="custom" o:connectlocs="0,0;60,0;0,0" o:connectangles="0,0,0"/>
                </v:shape>
                <v:shape id="Freeform 630" o:spid="_x0000_s2312" style="position:absolute;left:4341;top:2003;width:60;height:2;visibility:visible;mso-wrap-style:square;v-text-anchor:top" coordsize="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" path="m60,l,,60,xe" fillcolor="#a9a9a9" stroked="f">
                  <v:fill opacity="26214f"/>
                  <v:path arrowok="t" o:connecttype="custom" o:connectlocs="60,0;0,0;60,0" o:connectangles="0,0,0"/>
                </v:shape>
                <v:shape id="Freeform 629" o:spid="_x0000_s2313" style="position:absolute;left:4341;top:2003;width:60;height:2;visibility:visible;mso-wrap-style:square;v-text-anchor:top" coordsize="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" path="m,l60,,,xe" filled="f" strokeweight=".21pt">
                  <v:path arrowok="t" o:connecttype="custom" o:connectlocs="0,0;60,0;0,0" o:connectangles="0,0,0"/>
                </v:shape>
                <v:shape id="Freeform 628" o:spid="_x0000_s2314" style="position:absolute;left:4401;top:2003;width:60;height:2;visibility:visible;mso-wrap-style:square;v-text-anchor:top" coordsize="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" path="m60,l,,60,xe" fillcolor="#a9a9a9" stroked="f">
                  <v:fill opacity="26214f"/>
                  <v:path arrowok="t" o:connecttype="custom" o:connectlocs="60,0;0,0;60,0" o:connectangles="0,0,0"/>
                </v:shape>
                <v:shape id="Freeform 627" o:spid="_x0000_s2315" style="position:absolute;left:4401;top:2003;width:60;height:2;visibility:visible;mso-wrap-style:square;v-text-anchor:top" coordsize="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" path="m,l60,,,xe" filled="f" strokeweight=".21pt">
                  <v:path arrowok="t" o:connecttype="custom" o:connectlocs="0,0;60,0;0,0" o:connectangles="0,0,0"/>
                </v:shape>
                <v:shape id="Freeform 626" o:spid="_x0000_s2316" style="position:absolute;left:4460;top:2003;width:60;height:2;visibility:visible;mso-wrap-style:square;v-text-anchor:top" coordsize="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" path="m60,l,,60,xe" fillcolor="#a9a9a9" stroked="f">
                  <v:fill opacity="26214f"/>
                  <v:path arrowok="t" o:connecttype="custom" o:connectlocs="60,0;0,0;60,0" o:connectangles="0,0,0"/>
                </v:shape>
                <v:shape id="Freeform 625" o:spid="_x0000_s2317" style="position:absolute;left:4460;top:2003;width:60;height:2;visibility:visible;mso-wrap-style:square;v-text-anchor:top" coordsize="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" path="m,l60,,,xe" filled="f" strokeweight=".21pt">
                  <v:path arrowok="t" o:connecttype="custom" o:connectlocs="0,0;60,0;0,0" o:connectangles="0,0,0"/>
                </v:shape>
                <v:shape id="Freeform 624" o:spid="_x0000_s2318" style="position:absolute;left:4520;top:2003;width:60;height:2;visibility:visible;mso-wrap-style:square;v-text-anchor:top" coordsize="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" path="m60,l,,60,xe" fillcolor="#a9a9a9" stroked="f">
                  <v:fill opacity="26214f"/>
                  <v:path arrowok="t" o:connecttype="custom" o:connectlocs="60,0;0,0;60,0" o:connectangles="0,0,0"/>
                </v:shape>
                <v:shape id="Freeform 623" o:spid="_x0000_s2319" style="position:absolute;left:4520;top:2003;width:60;height:2;visibility:visible;mso-wrap-style:square;v-text-anchor:top" coordsize="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" path="m,l60,,,xe" filled="f" strokeweight=".21pt">
                  <v:path arrowok="t" o:connecttype="custom" o:connectlocs="0,0;60,0;0,0" o:connectangles="0,0,0"/>
                </v:shape>
                <v:shape id="Freeform 622" o:spid="_x0000_s2320" style="position:absolute;left:4580;top:2003;width:60;height:2;visibility:visible;mso-wrap-style:square;v-text-anchor:top" coordsize="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" path="m59,l,,59,xe" fillcolor="#a9a9a9" stroked="f">
                  <v:fill opacity="26214f"/>
                  <v:path arrowok="t" o:connecttype="custom" o:connectlocs="59,0;0,0;59,0" o:connectangles="0,0,0"/>
                </v:shape>
                <v:shape id="Freeform 621" o:spid="_x0000_s2321" style="position:absolute;left:4580;top:2003;width:60;height:2;visibility:visible;mso-wrap-style:square;v-text-anchor:top" coordsize="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" path="m,l59,,,xe" filled="f" strokeweight=".21pt">
                  <v:path arrowok="t" o:connecttype="custom" o:connectlocs="0,0;59,0;0,0" o:connectangles="0,0,0"/>
                </v:shape>
                <v:shape id="Freeform 620" o:spid="_x0000_s2322" style="position:absolute;left:4640;top:2003;width:60;height:2;visibility:visible;mso-wrap-style:square;v-text-anchor:top" coordsize="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" path="m59,l,,59,xe" fillcolor="#a9a9a9" stroked="f">
                  <v:fill opacity="26214f"/>
                  <v:path arrowok="t" o:connecttype="custom" o:connectlocs="59,0;0,0;59,0" o:connectangles="0,0,0"/>
                </v:shape>
                <v:shape id="Freeform 619" o:spid="_x0000_s2323" style="position:absolute;left:4640;top:2003;width:60;height:2;visibility:visible;mso-wrap-style:square;v-text-anchor:top" coordsize="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" path="m,l59,,,xe" filled="f" strokeweight=".21pt">
                  <v:path arrowok="t" o:connecttype="custom" o:connectlocs="0,0;59,0;0,0" o:connectangles="0,0,0"/>
                </v:shape>
                <v:shape id="Freeform 618" o:spid="_x0000_s2324" style="position:absolute;left:4700;top:2003;width:60;height:2;visibility:visible;mso-wrap-style:square;v-text-anchor:top" coordsize="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" path="m60,l,,60,xe" fillcolor="#a9a9a9" stroked="f">
                  <v:fill opacity="26214f"/>
                  <v:path arrowok="t" o:connecttype="custom" o:connectlocs="60,0;0,0;60,0" o:connectangles="0,0,0"/>
                </v:shape>
                <v:shape id="Freeform 617" o:spid="_x0000_s2325" style="position:absolute;left:4700;top:2003;width:60;height:2;visibility:visible;mso-wrap-style:square;v-text-anchor:top" coordsize="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" path="m,l60,,,xe" filled="f" strokeweight=".21pt">
                  <v:path arrowok="t" o:connecttype="custom" o:connectlocs="0,0;60,0;0,0" o:connectangles="0,0,0"/>
                </v:shape>
                <v:shape id="Freeform 616" o:spid="_x0000_s2326" style="position:absolute;left:4760;top:2003;width:60;height:2;visibility:visible;mso-wrap-style:square;v-text-anchor:top" coordsize="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" path="m60,l,,60,xe" fillcolor="#a9a9a9" stroked="f">
                  <v:fill opacity="26214f"/>
                  <v:path arrowok="t" o:connecttype="custom" o:connectlocs="60,0;0,0;60,0" o:connectangles="0,0,0"/>
                </v:shape>
                <v:shape id="Freeform 615" o:spid="_x0000_s2327" style="position:absolute;left:4760;top:2003;width:60;height:2;visibility:visible;mso-wrap-style:square;v-text-anchor:top" coordsize="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" path="m,l60,,,xe" filled="f" strokeweight=".21pt">
                  <v:path arrowok="t" o:connecttype="custom" o:connectlocs="0,0;60,0;0,0" o:connectangles="0,0,0"/>
                </v:shape>
                <v:shape id="Freeform 614" o:spid="_x0000_s2328" style="position:absolute;left:4819;top:2003;width:60;height:2;visibility:visible;mso-wrap-style:square;v-text-anchor:top" coordsize="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" path="m60,l,,60,xe" fillcolor="#a9a9a9" stroked="f">
                  <v:fill opacity="26214f"/>
                  <v:path arrowok="t" o:connecttype="custom" o:connectlocs="60,0;0,0;60,0" o:connectangles="0,0,0"/>
                </v:shape>
                <v:shape id="Freeform 613" o:spid="_x0000_s2329" style="position:absolute;left:4819;top:2003;width:60;height:2;visibility:visible;mso-wrap-style:square;v-text-anchor:top" coordsize="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" path="m,l60,,,xe" filled="f" strokeweight=".21pt">
                  <v:path arrowok="t" o:connecttype="custom" o:connectlocs="0,0;60,0;0,0" o:connectangles="0,0,0"/>
                </v:shape>
                <v:shape id="Freeform 612" o:spid="_x0000_s2330" style="position:absolute;left:4879;top:2003;width:60;height:2;visibility:visible;mso-wrap-style:square;v-text-anchor:top" coordsize="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" path="m60,l,,60,xe" fillcolor="#a9a9a9" stroked="f">
                  <v:fill opacity="26214f"/>
                  <v:path arrowok="t" o:connecttype="custom" o:connectlocs="60,0;0,0;60,0" o:connectangles="0,0,0"/>
                </v:shape>
                <v:shape id="Freeform 611" o:spid="_x0000_s2331" style="position:absolute;left:4879;top:2003;width:60;height:2;visibility:visible;mso-wrap-style:square;v-text-anchor:top" coordsize="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" path="m,l60,,,xe" filled="f" strokeweight=".21pt">
                  <v:path arrowok="t" o:connecttype="custom" o:connectlocs="0,0;60,0;0,0" o:connectangles="0,0,0"/>
                </v:shape>
                <v:shape id="Freeform 610" o:spid="_x0000_s2332" style="position:absolute;left:4939;top:2003;width:60;height:2;visibility:visible;mso-wrap-style:square;v-text-anchor:top" coordsize="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" path="m59,l,,59,xe" fillcolor="#a9a9a9" stroked="f">
                  <v:fill opacity="26214f"/>
                  <v:path arrowok="t" o:connecttype="custom" o:connectlocs="59,0;0,0;59,0" o:connectangles="0,0,0"/>
                </v:shape>
                <v:shape id="Freeform 609" o:spid="_x0000_s2333" style="position:absolute;left:4939;top:2003;width:60;height:2;visibility:visible;mso-wrap-style:square;v-text-anchor:top" coordsize="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" path="m,l59,,,xe" filled="f" strokeweight=".21pt">
                  <v:path arrowok="t" o:connecttype="custom" o:connectlocs="0,0;59,0;0,0" o:connectangles="0,0,0"/>
                </v:shape>
                <v:shape id="Freeform 608" o:spid="_x0000_s2334" style="position:absolute;left:4999;top:2003;width:60;height:2;visibility:visible;mso-wrap-style:square;v-text-anchor:top" coordsize="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" path="m60,l,,60,xe" fillcolor="#a9a9a9" stroked="f">
                  <v:fill opacity="26214f"/>
                  <v:path arrowok="t" o:connecttype="custom" o:connectlocs="60,0;0,0;60,0" o:connectangles="0,0,0"/>
                </v:shape>
                <v:shape id="Freeform 607" o:spid="_x0000_s2335" style="position:absolute;left:4999;top:2003;width:60;height:2;visibility:visible;mso-wrap-style:square;v-text-anchor:top" coordsize="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" path="m,l60,,,xe" filled="f" strokeweight=".21pt">
                  <v:path arrowok="t" o:connecttype="custom" o:connectlocs="0,0;60,0;0,0" o:connectangles="0,0,0"/>
                </v:shape>
                <v:shape id="Freeform 606" o:spid="_x0000_s2336" style="position:absolute;left:5059;top:2003;width:60;height:2;visibility:visible;mso-wrap-style:square;v-text-anchor:top" coordsize="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" path="m60,l,,60,xe" fillcolor="#a9a9a9" stroked="f">
                  <v:fill opacity="26214f"/>
                  <v:path arrowok="t" o:connecttype="custom" o:connectlocs="60,0;0,0;60,0" o:connectangles="0,0,0"/>
                </v:shape>
                <v:shape id="Freeform 605" o:spid="_x0000_s2337" style="position:absolute;left:5059;top:2003;width:60;height:2;visibility:visible;mso-wrap-style:square;v-text-anchor:top" coordsize="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" path="m,l60,,,xe" filled="f" strokeweight=".21pt">
                  <v:path arrowok="t" o:connecttype="custom" o:connectlocs="0,0;60,0;0,0" o:connectangles="0,0,0"/>
                </v:shape>
                <v:shape id="Freeform 604" o:spid="_x0000_s2338" style="position:absolute;left:5119;top:2003;width:60;height:2;visibility:visible;mso-wrap-style:square;v-text-anchor:top" coordsize="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" path="m60,l,,60,xe" fillcolor="#a9a9a9" stroked="f">
                  <v:fill opacity="26214f"/>
                  <v:path arrowok="t" o:connecttype="custom" o:connectlocs="60,0;0,0;60,0" o:connectangles="0,0,0"/>
                </v:shape>
                <v:shape id="Freeform 603" o:spid="_x0000_s2339" style="position:absolute;left:5119;top:2003;width:60;height:2;visibility:visible;mso-wrap-style:square;v-text-anchor:top" coordsize="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" path="m,l60,,,xe" filled="f" strokeweight=".21pt">
                  <v:path arrowok="t" o:connecttype="custom" o:connectlocs="0,0;60,0;0,0" o:connectangles="0,0,0"/>
                </v:shape>
                <v:shape id="Freeform 602" o:spid="_x0000_s2340" style="position:absolute;left:5178;top:2003;width:60;height:2;visibility:visible;mso-wrap-style:square;v-text-anchor:top" coordsize="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" path="m60,l,,60,xe" fillcolor="#a9a9a9" stroked="f">
                  <v:fill opacity="26214f"/>
                  <v:path arrowok="t" o:connecttype="custom" o:connectlocs="60,0;0,0;60,0" o:connectangles="0,0,0"/>
                </v:shape>
                <v:shape id="Freeform 601" o:spid="_x0000_s2341" style="position:absolute;left:5178;top:2003;width:60;height:2;visibility:visible;mso-wrap-style:square;v-text-anchor:top" coordsize="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" path="m,l60,,,xe" filled="f" strokeweight=".21pt">
                  <v:path arrowok="t" o:connecttype="custom" o:connectlocs="0,0;60,0;0,0" o:connectangles="0,0,0"/>
                </v:shape>
                <v:shape id="Freeform 600" o:spid="_x0000_s2342" style="position:absolute;left:5238;top:2003;width:60;height:2;visibility:visible;mso-wrap-style:square;v-text-anchor:top" coordsize="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" path="m60,l,,60,xe" fillcolor="#a9a9a9" stroked="f">
                  <v:fill opacity="26214f"/>
                  <v:path arrowok="t" o:connecttype="custom" o:connectlocs="60,0;0,0;60,0" o:connectangles="0,0,0"/>
                </v:shape>
                <v:shape id="Freeform 599" o:spid="_x0000_s2343" style="position:absolute;left:5238;top:2003;width:60;height:2;visibility:visible;mso-wrap-style:square;v-text-anchor:top" coordsize="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" path="m,l60,,,xe" filled="f" strokeweight=".21pt">
                  <v:path arrowok="t" o:connecttype="custom" o:connectlocs="0,0;60,0;0,0" o:connectangles="0,0,0"/>
                </v:shape>
                <v:shape id="Freeform 598" o:spid="_x0000_s2344" style="position:absolute;left:5298;top:2003;width:60;height:2;visibility:visible;mso-wrap-style:square;v-text-anchor:top" coordsize="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" path="m59,l,,59,xe" fillcolor="#a9a9a9" stroked="f">
                  <v:fill opacity="26214f"/>
                  <v:path arrowok="t" o:connecttype="custom" o:connectlocs="59,0;0,0;59,0" o:connectangles="0,0,0"/>
                </v:shape>
                <v:shape id="Freeform 597" o:spid="_x0000_s2345" style="position:absolute;left:5298;top:2003;width:60;height:2;visibility:visible;mso-wrap-style:square;v-text-anchor:top" coordsize="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" path="m,l59,,,xe" filled="f" strokeweight=".21pt">
                  <v:path arrowok="t" o:connecttype="custom" o:connectlocs="0,0;59,0;0,0" o:connectangles="0,0,0"/>
                </v:shape>
                <v:shape id="Freeform 596" o:spid="_x0000_s2346" style="position:absolute;left:5358;top:2003;width:60;height:2;visibility:visible;mso-wrap-style:square;v-text-anchor:top" coordsize="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" path="m60,l,,60,xe" fillcolor="#a9a9a9" stroked="f">
                  <v:fill opacity="26214f"/>
                  <v:path arrowok="t" o:connecttype="custom" o:connectlocs="60,0;0,0;60,0" o:connectangles="0,0,0"/>
                </v:shape>
                <v:shape id="Freeform 595" o:spid="_x0000_s2347" style="position:absolute;left:5358;top:2003;width:60;height:2;visibility:visible;mso-wrap-style:square;v-text-anchor:top" coordsize="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" path="m,l60,,,xe" filled="f" strokeweight=".21pt">
                  <v:path arrowok="t" o:connecttype="custom" o:connectlocs="0,0;60,0;0,0" o:connectangles="0,0,0"/>
                </v:shape>
                <v:shape id="Freeform 594" o:spid="_x0000_s2348" style="position:absolute;left:5418;top:2003;width:60;height:2;visibility:visible;mso-wrap-style:square;v-text-anchor:top" coordsize="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" path="m60,l,,60,xe" fillcolor="#a9a9a9" stroked="f">
                  <v:fill opacity="26214f"/>
                  <v:path arrowok="t" o:connecttype="custom" o:connectlocs="60,0;0,0;60,0" o:connectangles="0,0,0"/>
                </v:shape>
                <v:shape id="Freeform 593" o:spid="_x0000_s2349" style="position:absolute;left:5418;top:2003;width:60;height:2;visibility:visible;mso-wrap-style:square;v-text-anchor:top" coordsize="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" path="m,l60,,,xe" filled="f" strokeweight=".21pt">
                  <v:path arrowok="t" o:connecttype="custom" o:connectlocs="0,0;60,0;0,0" o:connectangles="0,0,0"/>
                </v:shape>
                <v:line id="Line 592" o:spid="_x0000_s2350" style="position:absolute;visibility:visible;mso-wrap-style:square" from="2410,2004" to="5635,2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" strokeweight=".3775mm"/>
                <v:rect id="Rectangle 591" o:spid="_x0000_s2351" style="position:absolute;left:2399;top:111;width:22;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" fillcolor="black" stroked="f">
                  <v:fill opacity="26214f"/>
                </v:rect>
                <v:line id="Line 590" o:spid="_x0000_s2352" style="position:absolute;visibility:visible;mso-wrap-style:square" from="3924,2004" to="3924,2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" strokecolor="red" strokeweight=".3775mm"/>
                <v:line id="Line 589" o:spid="_x0000_s2353" style="position:absolute;visibility:visible;mso-wrap-style:square" from="2410,2004" to="5635,2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" strokeweight=".3775mm"/>
                <v:shape id="AutoShape 588" o:spid="_x0000_s2354" style="position:absolute;left:2556;top:2003;width:2932;height:55;visibility:visible;mso-wrap-style:square;v-text-anchor:top" coordsize="293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" path="m,55l,m977,55l977,t978,55l1955,t977,55l2932,e" filled="f" strokecolor="#333" strokeweight=".3775mm">
                  <v:path arrowok="t" o:connecttype="custom" o:connectlocs="0,2059;0,2004;977,2059;977,2004;1955,2059;1955,2004;2932,2059;2932,2004" o:connectangles="0,0,0,0,0,0,0,0"/>
                </v:shape>
                <v:rect id="Rectangle 587" o:spid="_x0000_s2355" style="position:absolute;left:2399;top:111;width:22;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" fillcolor="black" stroked="f"/>
                <v:shape id="AutoShape 586" o:spid="_x0000_s2356" style="position:absolute;left:2354;top:111;width:55;height:1893;visibility:visible;mso-wrap-style:square;v-text-anchor:top" coordsize="55,1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" path="m,1892r55,m,1703r55,m,1513r55,m,1324r55,m,1135r55,m,946r55,m,757r55,m,567r55,m,378r55,m,189r55,m,l55,e" filled="f" strokecolor="#333" strokeweight=".3775mm">
                  <v:path arrowok="t" o:connecttype="custom" o:connectlocs="0,2004;55,2004;0,1815;55,1815;0,1625;55,1625;0,1436;55,1436;0,1247;55,1247;0,1058;55,1058;0,869;55,869;0,679;55,679;0,490;55,490;0,301;55,301;0,112;55,112" o:connectangles="0,0,0,0,0,0,0,0,0,0,0,0,0,0,0,0,0,0,0,0,0,0"/>
                </v:shape>
                <v:shape id="Text Box 585" o:spid="_x0000_s2357" type="#_x0000_t202" style="position:absolute;left:3693;top:857;width:482;height:1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" filled="f" stroked="f">
                  <v:textbox inset="0,0,0,0">
                    <w:txbxContent>
                      <w:p w14:paraId="3C60D1E2" w14:textId="77777777" w:rsidR="00C334C5" w:rsidRDefault="00C334C5">
                        <w:pPr>
                          <w:spacing w:line="119" w:lineRule="exact"/>
                          <w:rPr>
                            <w:rFonts w:ascii="Arial" w:hAnsi="Arial"/>
                            <w:sz w:val="12"/>
                          </w:rPr>
                        </w:pPr>
                        <w:r>
                          <w:rPr>
                            <w:rFonts w:ascii="Arial" w:hAnsi="Arial"/>
                            <w:color w:val="FF0000"/>
                            <w:sz w:val="12"/>
                          </w:rPr>
                          <w:t>OA</w:t>
                        </w:r>
                        <w:r>
                          <w:rPr>
                            <w:rFonts w:ascii="Arial" w:hAnsi="Arial"/>
                            <w:color w:val="FF0000"/>
                            <w:spacing w:val="-8"/>
                            <w:sz w:val="12"/>
                          </w:rPr>
                          <w:t xml:space="preserve"> </w:t>
                        </w:r>
                        <w:r>
                          <w:rPr>
                            <w:rFonts w:ascii="Symbol" w:hAnsi="Symbol"/>
                            <w:color w:val="FF0000"/>
                            <w:sz w:val="12"/>
                          </w:rPr>
                          <w:t></w:t>
                        </w:r>
                        <w:r>
                          <w:rPr>
                            <w:rFonts w:ascii="Times New Roman" w:hAnsi="Times New Roman"/>
                            <w:color w:val="FF0000"/>
                            <w:spacing w:val="-4"/>
                            <w:sz w:val="12"/>
                          </w:rPr>
                          <w:t xml:space="preserve"> </w:t>
                        </w:r>
                        <w:r>
                          <w:rPr>
                            <w:rFonts w:ascii="Arial" w:hAnsi="Arial"/>
                            <w:color w:val="FF0000"/>
                            <w:sz w:val="12"/>
                          </w:rPr>
                          <w:t>3.2</w:t>
                        </w:r>
                      </w:p>
                    </w:txbxContent>
                  </v:textbox>
                </v:shape>
                <w10:wrap anchorx="page"/>
              </v:group>
            </w:pict>
          </mc:Fallback>
        </mc:AlternateContent>
      </w:r>
      <w:r w:rsidR="00DC0BFC">
        <w:rPr>
          <w:rFonts w:ascii="Arial"/>
          <w:color w:val="4D4D4D"/>
          <w:sz w:val="16"/>
        </w:rPr>
        <w:t>500</w:t>
      </w:r>
    </w:p>
    <w:p w14:paraId="1B962548" w14:textId="77777777" w:rsidR="00BB4C49" w:rsidRDefault="00DC0BFC">
      <w:pPr>
        <w:spacing w:before="6"/>
        <w:ind w:right="375"/>
        <w:jc w:val="right"/>
        <w:rPr>
          <w:rFonts w:ascii="Arial"/>
          <w:sz w:val="16"/>
        </w:rPr>
      </w:pPr>
      <w:r>
        <w:rPr>
          <w:rFonts w:ascii="Arial"/>
          <w:color w:val="4D4D4D"/>
          <w:sz w:val="16"/>
        </w:rPr>
        <w:t>450</w:t>
      </w:r>
    </w:p>
    <w:p w14:paraId="6A20EA0F" w14:textId="77777777" w:rsidR="00BB4C49" w:rsidRDefault="00DC0BFC">
      <w:pPr>
        <w:spacing w:before="5"/>
        <w:ind w:right="375"/>
        <w:jc w:val="right"/>
        <w:rPr>
          <w:rFonts w:ascii="Arial"/>
          <w:sz w:val="16"/>
        </w:rPr>
      </w:pPr>
      <w:r>
        <w:rPr>
          <w:rFonts w:ascii="Arial"/>
          <w:color w:val="4D4D4D"/>
          <w:sz w:val="16"/>
        </w:rPr>
        <w:t>400</w:t>
      </w:r>
    </w:p>
    <w:p w14:paraId="0BC0366A" w14:textId="77777777" w:rsidR="00BB4C49" w:rsidRDefault="00DC0BFC">
      <w:pPr>
        <w:spacing w:before="5"/>
        <w:ind w:right="375"/>
        <w:jc w:val="right"/>
        <w:rPr>
          <w:rFonts w:ascii="Arial"/>
          <w:sz w:val="16"/>
        </w:rPr>
      </w:pPr>
      <w:r>
        <w:rPr>
          <w:rFonts w:ascii="Arial"/>
          <w:color w:val="4D4D4D"/>
          <w:sz w:val="16"/>
        </w:rPr>
        <w:t>350</w:t>
      </w:r>
    </w:p>
    <w:p w14:paraId="67F448BD" w14:textId="77777777" w:rsidR="00BB4C49" w:rsidRDefault="00DC0BFC">
      <w:pPr>
        <w:spacing w:before="5"/>
        <w:ind w:right="375"/>
        <w:jc w:val="right"/>
        <w:rPr>
          <w:rFonts w:ascii="Arial"/>
          <w:sz w:val="16"/>
        </w:rPr>
      </w:pPr>
      <w:r>
        <w:rPr>
          <w:rFonts w:ascii="Arial"/>
          <w:color w:val="4D4D4D"/>
          <w:sz w:val="16"/>
        </w:rPr>
        <w:t>300</w:t>
      </w:r>
    </w:p>
    <w:p w14:paraId="21975866" w14:textId="77777777" w:rsidR="00BB4C49" w:rsidRDefault="00DC0BFC">
      <w:pPr>
        <w:spacing w:before="6"/>
        <w:ind w:right="375"/>
        <w:jc w:val="right"/>
        <w:rPr>
          <w:rFonts w:ascii="Arial"/>
          <w:sz w:val="16"/>
        </w:rPr>
      </w:pPr>
      <w:r>
        <w:rPr>
          <w:rFonts w:ascii="Arial"/>
          <w:color w:val="4D4D4D"/>
          <w:sz w:val="16"/>
        </w:rPr>
        <w:t>250</w:t>
      </w:r>
    </w:p>
    <w:p w14:paraId="4626FD72" w14:textId="77777777" w:rsidR="00BB4C49" w:rsidRDefault="00DC0BFC">
      <w:pPr>
        <w:spacing w:before="5"/>
        <w:ind w:right="375"/>
        <w:jc w:val="right"/>
        <w:rPr>
          <w:rFonts w:ascii="Arial"/>
          <w:sz w:val="16"/>
        </w:rPr>
      </w:pPr>
      <w:r>
        <w:rPr>
          <w:rFonts w:ascii="Arial"/>
          <w:color w:val="4D4D4D"/>
          <w:sz w:val="16"/>
        </w:rPr>
        <w:t>200</w:t>
      </w:r>
    </w:p>
    <w:p w14:paraId="60D5E7B0" w14:textId="77777777" w:rsidR="00BB4C49" w:rsidRDefault="00DC0BFC">
      <w:pPr>
        <w:spacing w:before="5"/>
        <w:ind w:right="375"/>
        <w:jc w:val="right"/>
        <w:rPr>
          <w:rFonts w:ascii="Arial"/>
          <w:sz w:val="16"/>
        </w:rPr>
      </w:pPr>
      <w:r>
        <w:rPr>
          <w:rFonts w:ascii="Arial"/>
          <w:color w:val="4D4D4D"/>
          <w:sz w:val="16"/>
        </w:rPr>
        <w:t>150</w:t>
      </w:r>
    </w:p>
    <w:p w14:paraId="09262CA6" w14:textId="77777777" w:rsidR="00BB4C49" w:rsidRDefault="00DC0BFC">
      <w:pPr>
        <w:spacing w:before="5"/>
        <w:ind w:right="375"/>
        <w:jc w:val="right"/>
        <w:rPr>
          <w:rFonts w:ascii="Arial"/>
          <w:sz w:val="16"/>
        </w:rPr>
      </w:pPr>
      <w:r>
        <w:rPr>
          <w:rFonts w:ascii="Arial"/>
          <w:color w:val="4D4D4D"/>
          <w:sz w:val="16"/>
        </w:rPr>
        <w:t>100</w:t>
      </w:r>
    </w:p>
    <w:p w14:paraId="188B8A63" w14:textId="77777777" w:rsidR="00BB4C49" w:rsidRDefault="00DC0BFC">
      <w:pPr>
        <w:spacing w:before="5"/>
        <w:ind w:right="374"/>
        <w:jc w:val="right"/>
        <w:rPr>
          <w:rFonts w:ascii="Arial"/>
          <w:sz w:val="16"/>
        </w:rPr>
      </w:pPr>
      <w:r>
        <w:rPr>
          <w:rFonts w:ascii="Arial"/>
          <w:color w:val="4D4D4D"/>
          <w:sz w:val="16"/>
        </w:rPr>
        <w:t>50</w:t>
      </w:r>
    </w:p>
    <w:p w14:paraId="3C48C6A4" w14:textId="77777777" w:rsidR="00BB4C49" w:rsidRDefault="00DC0BFC">
      <w:pPr>
        <w:spacing w:before="6" w:line="183" w:lineRule="exact"/>
        <w:ind w:right="374"/>
        <w:jc w:val="right"/>
        <w:rPr>
          <w:rFonts w:ascii="Arial"/>
          <w:sz w:val="16"/>
        </w:rPr>
      </w:pPr>
      <w:r>
        <w:rPr>
          <w:rFonts w:ascii="Arial"/>
          <w:color w:val="4D4D4D"/>
          <w:sz w:val="16"/>
        </w:rPr>
        <w:t>0</w:t>
      </w:r>
    </w:p>
    <w:p w14:paraId="4EF950C7" w14:textId="77777777" w:rsidR="00BB4C49" w:rsidRDefault="00DC0BFC">
      <w:pPr>
        <w:spacing w:before="63"/>
        <w:ind w:left="1104"/>
        <w:rPr>
          <w:rFonts w:ascii="Arial"/>
          <w:b/>
        </w:rPr>
      </w:pPr>
      <w:r>
        <w:br w:type="column"/>
      </w:r>
      <w:r>
        <w:rPr>
          <w:rFonts w:ascii="Arial"/>
          <w:b/>
        </w:rPr>
        <w:t>B</w:t>
      </w:r>
    </w:p>
    <w:p w14:paraId="4D9CBBE8" w14:textId="77777777" w:rsidR="00BB4C49" w:rsidRDefault="00BB4C49">
      <w:pPr>
        <w:pStyle w:val="BodyText"/>
        <w:rPr>
          <w:rFonts w:ascii="Arial"/>
          <w:b/>
          <w:sz w:val="22"/>
        </w:rPr>
      </w:pPr>
    </w:p>
    <w:p w14:paraId="10E1966A" w14:textId="77777777" w:rsidR="00BB4C49" w:rsidRDefault="00BB4C49">
      <w:pPr>
        <w:pStyle w:val="BodyText"/>
        <w:rPr>
          <w:rFonts w:ascii="Arial"/>
          <w:b/>
          <w:sz w:val="22"/>
        </w:rPr>
      </w:pPr>
    </w:p>
    <w:p w14:paraId="39541FE6" w14:textId="77777777" w:rsidR="00BB4C49" w:rsidRDefault="00BB4C49">
      <w:pPr>
        <w:pStyle w:val="BodyText"/>
        <w:rPr>
          <w:rFonts w:ascii="Arial"/>
          <w:b/>
          <w:sz w:val="22"/>
        </w:rPr>
      </w:pPr>
    </w:p>
    <w:p w14:paraId="6B5887A7" w14:textId="77777777" w:rsidR="00BB4C49" w:rsidRDefault="00144D41">
      <w:pPr>
        <w:spacing w:before="183"/>
        <w:ind w:left="4249"/>
        <w:rPr>
          <w:rFonts w:ascii="Arial"/>
          <w:sz w:val="20"/>
        </w:rPr>
      </w:pPr>
      <w:r>
        <w:rPr>
          <w:noProof/>
        </w:rPr>
        <mc:AlternateContent>
          <mc:Choice Requires="wpg">
            <w:drawing>
              <wp:anchor distT="0" distB="0" distL="114300" distR="114300" simplePos="0" relativeHeight="15782912" behindDoc="0" locked="0" layoutInCell="1" allowOverlap="1" wp14:anchorId="16F9562C" wp14:editId="766B8CAE">
                <wp:simplePos x="0" y="0"/>
                <wp:positionH relativeFrom="page">
                  <wp:posOffset>3754120</wp:posOffset>
                </wp:positionH>
                <wp:positionV relativeFrom="paragraph">
                  <wp:posOffset>-411480</wp:posOffset>
                </wp:positionV>
                <wp:extent cx="2054860" cy="1209040"/>
                <wp:effectExtent l="0" t="0" r="0" b="0"/>
                <wp:wrapNone/>
                <wp:docPr id="490" name="Group 4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54860" cy="1209040"/>
                          <a:chOff x="5912" y="-648"/>
                          <a:chExt cx="3236" cy="1904"/>
                        </a:xfrm>
                      </wpg:grpSpPr>
                      <wps:wsp>
                        <wps:cNvPr id="491" name="Freeform 583"/>
                        <wps:cNvSpPr>
                          <a:spLocks/>
                        </wps:cNvSpPr>
                        <wps:spPr bwMode="auto">
                          <a:xfrm>
                            <a:off x="6119" y="1244"/>
                            <a:ext cx="60" cy="2"/>
                          </a:xfrm>
                          <a:custGeom>
                            <a:avLst/>
                            <a:gdLst>
                              <a:gd name="T0" fmla="+- 0 6179 6119"/>
                              <a:gd name="T1" fmla="*/ T0 w 60"/>
                              <a:gd name="T2" fmla="+- 0 6119 6119"/>
                              <a:gd name="T3" fmla="*/ T2 w 60"/>
                              <a:gd name="T4" fmla="+- 0 6179 6119"/>
                              <a:gd name="T5" fmla="*/ T4 w 60"/>
                            </a:gdLst>
                            <a:ahLst/>
                            <a:cxnLst>
                              <a:cxn ang="0">
                                <a:pos x="T1" y="0"/>
                              </a:cxn>
                              <a:cxn ang="0">
                                <a:pos x="T3" y="0"/>
                              </a:cxn>
                              <a:cxn ang="0">
                                <a:pos x="T5" y="0"/>
                              </a:cxn>
                            </a:cxnLst>
                            <a:rect l="0" t="0" r="r" b="b"/>
                            <a:pathLst>
                              <a:path w="60">
                                <a:moveTo>
                                  <a:pt x="60" y="0"/>
                                </a:moveTo>
                                <a:lnTo>
                                  <a:pt x="0" y="0"/>
                                </a:lnTo>
                                <a:lnTo>
                                  <a:pt x="60" y="0"/>
                                </a:lnTo>
                                <a:close/>
                              </a:path>
                            </a:pathLst>
                          </a:custGeom>
                          <a:solidFill>
                            <a:srgbClr val="A9A9A9">
                              <a:alpha val="3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2" name="Freeform 582"/>
                        <wps:cNvSpPr>
                          <a:spLocks/>
                        </wps:cNvSpPr>
                        <wps:spPr bwMode="auto">
                          <a:xfrm>
                            <a:off x="6119" y="1244"/>
                            <a:ext cx="60" cy="2"/>
                          </a:xfrm>
                          <a:custGeom>
                            <a:avLst/>
                            <a:gdLst>
                              <a:gd name="T0" fmla="+- 0 6119 6119"/>
                              <a:gd name="T1" fmla="*/ T0 w 60"/>
                              <a:gd name="T2" fmla="+- 0 6179 6119"/>
                              <a:gd name="T3" fmla="*/ T2 w 60"/>
                              <a:gd name="T4" fmla="+- 0 6119 6119"/>
                              <a:gd name="T5" fmla="*/ T4 w 60"/>
                            </a:gdLst>
                            <a:ahLst/>
                            <a:cxnLst>
                              <a:cxn ang="0">
                                <a:pos x="T1" y="0"/>
                              </a:cxn>
                              <a:cxn ang="0">
                                <a:pos x="T3" y="0"/>
                              </a:cxn>
                              <a:cxn ang="0">
                                <a:pos x="T5" y="0"/>
                              </a:cxn>
                            </a:cxnLst>
                            <a:rect l="0" t="0" r="r" b="b"/>
                            <a:pathLst>
                              <a:path w="60">
                                <a:moveTo>
                                  <a:pt x="0" y="0"/>
                                </a:moveTo>
                                <a:lnTo>
                                  <a:pt x="60"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3" name="Freeform 581"/>
                        <wps:cNvSpPr>
                          <a:spLocks/>
                        </wps:cNvSpPr>
                        <wps:spPr bwMode="auto">
                          <a:xfrm>
                            <a:off x="6179" y="1244"/>
                            <a:ext cx="60" cy="2"/>
                          </a:xfrm>
                          <a:custGeom>
                            <a:avLst/>
                            <a:gdLst>
                              <a:gd name="T0" fmla="+- 0 6239 6179"/>
                              <a:gd name="T1" fmla="*/ T0 w 60"/>
                              <a:gd name="T2" fmla="+- 0 6179 6179"/>
                              <a:gd name="T3" fmla="*/ T2 w 60"/>
                              <a:gd name="T4" fmla="+- 0 6239 6179"/>
                              <a:gd name="T5" fmla="*/ T4 w 60"/>
                            </a:gdLst>
                            <a:ahLst/>
                            <a:cxnLst>
                              <a:cxn ang="0">
                                <a:pos x="T1" y="0"/>
                              </a:cxn>
                              <a:cxn ang="0">
                                <a:pos x="T3" y="0"/>
                              </a:cxn>
                              <a:cxn ang="0">
                                <a:pos x="T5" y="0"/>
                              </a:cxn>
                            </a:cxnLst>
                            <a:rect l="0" t="0" r="r" b="b"/>
                            <a:pathLst>
                              <a:path w="60">
                                <a:moveTo>
                                  <a:pt x="60" y="0"/>
                                </a:moveTo>
                                <a:lnTo>
                                  <a:pt x="0" y="0"/>
                                </a:lnTo>
                                <a:lnTo>
                                  <a:pt x="60" y="0"/>
                                </a:lnTo>
                                <a:close/>
                              </a:path>
                            </a:pathLst>
                          </a:custGeom>
                          <a:solidFill>
                            <a:srgbClr val="A9A9A9">
                              <a:alpha val="3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4" name="Freeform 580"/>
                        <wps:cNvSpPr>
                          <a:spLocks/>
                        </wps:cNvSpPr>
                        <wps:spPr bwMode="auto">
                          <a:xfrm>
                            <a:off x="6179" y="1244"/>
                            <a:ext cx="60" cy="2"/>
                          </a:xfrm>
                          <a:custGeom>
                            <a:avLst/>
                            <a:gdLst>
                              <a:gd name="T0" fmla="+- 0 6179 6179"/>
                              <a:gd name="T1" fmla="*/ T0 w 60"/>
                              <a:gd name="T2" fmla="+- 0 6239 6179"/>
                              <a:gd name="T3" fmla="*/ T2 w 60"/>
                              <a:gd name="T4" fmla="+- 0 6179 6179"/>
                              <a:gd name="T5" fmla="*/ T4 w 60"/>
                            </a:gdLst>
                            <a:ahLst/>
                            <a:cxnLst>
                              <a:cxn ang="0">
                                <a:pos x="T1" y="0"/>
                              </a:cxn>
                              <a:cxn ang="0">
                                <a:pos x="T3" y="0"/>
                              </a:cxn>
                              <a:cxn ang="0">
                                <a:pos x="T5" y="0"/>
                              </a:cxn>
                            </a:cxnLst>
                            <a:rect l="0" t="0" r="r" b="b"/>
                            <a:pathLst>
                              <a:path w="60">
                                <a:moveTo>
                                  <a:pt x="0" y="0"/>
                                </a:moveTo>
                                <a:lnTo>
                                  <a:pt x="60"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5" name="Freeform 579"/>
                        <wps:cNvSpPr>
                          <a:spLocks/>
                        </wps:cNvSpPr>
                        <wps:spPr bwMode="auto">
                          <a:xfrm>
                            <a:off x="6238" y="1244"/>
                            <a:ext cx="60" cy="2"/>
                          </a:xfrm>
                          <a:custGeom>
                            <a:avLst/>
                            <a:gdLst>
                              <a:gd name="T0" fmla="+- 0 6299 6239"/>
                              <a:gd name="T1" fmla="*/ T0 w 60"/>
                              <a:gd name="T2" fmla="+- 0 6239 6239"/>
                              <a:gd name="T3" fmla="*/ T2 w 60"/>
                              <a:gd name="T4" fmla="+- 0 6299 6239"/>
                              <a:gd name="T5" fmla="*/ T4 w 60"/>
                            </a:gdLst>
                            <a:ahLst/>
                            <a:cxnLst>
                              <a:cxn ang="0">
                                <a:pos x="T1" y="0"/>
                              </a:cxn>
                              <a:cxn ang="0">
                                <a:pos x="T3" y="0"/>
                              </a:cxn>
                              <a:cxn ang="0">
                                <a:pos x="T5" y="0"/>
                              </a:cxn>
                            </a:cxnLst>
                            <a:rect l="0" t="0" r="r" b="b"/>
                            <a:pathLst>
                              <a:path w="60">
                                <a:moveTo>
                                  <a:pt x="60" y="0"/>
                                </a:moveTo>
                                <a:lnTo>
                                  <a:pt x="0" y="0"/>
                                </a:lnTo>
                                <a:lnTo>
                                  <a:pt x="60" y="0"/>
                                </a:lnTo>
                                <a:close/>
                              </a:path>
                            </a:pathLst>
                          </a:custGeom>
                          <a:solidFill>
                            <a:srgbClr val="A9A9A9">
                              <a:alpha val="3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6" name="Freeform 578"/>
                        <wps:cNvSpPr>
                          <a:spLocks/>
                        </wps:cNvSpPr>
                        <wps:spPr bwMode="auto">
                          <a:xfrm>
                            <a:off x="6238" y="1244"/>
                            <a:ext cx="60" cy="2"/>
                          </a:xfrm>
                          <a:custGeom>
                            <a:avLst/>
                            <a:gdLst>
                              <a:gd name="T0" fmla="+- 0 6239 6239"/>
                              <a:gd name="T1" fmla="*/ T0 w 60"/>
                              <a:gd name="T2" fmla="+- 0 6299 6239"/>
                              <a:gd name="T3" fmla="*/ T2 w 60"/>
                              <a:gd name="T4" fmla="+- 0 6239 6239"/>
                              <a:gd name="T5" fmla="*/ T4 w 60"/>
                            </a:gdLst>
                            <a:ahLst/>
                            <a:cxnLst>
                              <a:cxn ang="0">
                                <a:pos x="T1" y="0"/>
                              </a:cxn>
                              <a:cxn ang="0">
                                <a:pos x="T3" y="0"/>
                              </a:cxn>
                              <a:cxn ang="0">
                                <a:pos x="T5" y="0"/>
                              </a:cxn>
                            </a:cxnLst>
                            <a:rect l="0" t="0" r="r" b="b"/>
                            <a:pathLst>
                              <a:path w="60">
                                <a:moveTo>
                                  <a:pt x="0" y="0"/>
                                </a:moveTo>
                                <a:lnTo>
                                  <a:pt x="60"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7" name="Freeform 577"/>
                        <wps:cNvSpPr>
                          <a:spLocks/>
                        </wps:cNvSpPr>
                        <wps:spPr bwMode="auto">
                          <a:xfrm>
                            <a:off x="6298" y="1244"/>
                            <a:ext cx="60" cy="2"/>
                          </a:xfrm>
                          <a:custGeom>
                            <a:avLst/>
                            <a:gdLst>
                              <a:gd name="T0" fmla="+- 0 6358 6299"/>
                              <a:gd name="T1" fmla="*/ T0 w 60"/>
                              <a:gd name="T2" fmla="+- 0 6299 6299"/>
                              <a:gd name="T3" fmla="*/ T2 w 60"/>
                              <a:gd name="T4" fmla="+- 0 6358 6299"/>
                              <a:gd name="T5" fmla="*/ T4 w 60"/>
                            </a:gdLst>
                            <a:ahLst/>
                            <a:cxnLst>
                              <a:cxn ang="0">
                                <a:pos x="T1" y="0"/>
                              </a:cxn>
                              <a:cxn ang="0">
                                <a:pos x="T3" y="0"/>
                              </a:cxn>
                              <a:cxn ang="0">
                                <a:pos x="T5" y="0"/>
                              </a:cxn>
                            </a:cxnLst>
                            <a:rect l="0" t="0" r="r" b="b"/>
                            <a:pathLst>
                              <a:path w="60">
                                <a:moveTo>
                                  <a:pt x="59" y="0"/>
                                </a:moveTo>
                                <a:lnTo>
                                  <a:pt x="0" y="0"/>
                                </a:lnTo>
                                <a:lnTo>
                                  <a:pt x="59" y="0"/>
                                </a:lnTo>
                                <a:close/>
                              </a:path>
                            </a:pathLst>
                          </a:custGeom>
                          <a:solidFill>
                            <a:srgbClr val="A9A9A9">
                              <a:alpha val="3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8" name="Freeform 576"/>
                        <wps:cNvSpPr>
                          <a:spLocks/>
                        </wps:cNvSpPr>
                        <wps:spPr bwMode="auto">
                          <a:xfrm>
                            <a:off x="6298" y="1244"/>
                            <a:ext cx="60" cy="2"/>
                          </a:xfrm>
                          <a:custGeom>
                            <a:avLst/>
                            <a:gdLst>
                              <a:gd name="T0" fmla="+- 0 6299 6299"/>
                              <a:gd name="T1" fmla="*/ T0 w 60"/>
                              <a:gd name="T2" fmla="+- 0 6358 6299"/>
                              <a:gd name="T3" fmla="*/ T2 w 60"/>
                              <a:gd name="T4" fmla="+- 0 6299 6299"/>
                              <a:gd name="T5" fmla="*/ T4 w 60"/>
                            </a:gdLst>
                            <a:ahLst/>
                            <a:cxnLst>
                              <a:cxn ang="0">
                                <a:pos x="T1" y="0"/>
                              </a:cxn>
                              <a:cxn ang="0">
                                <a:pos x="T3" y="0"/>
                              </a:cxn>
                              <a:cxn ang="0">
                                <a:pos x="T5" y="0"/>
                              </a:cxn>
                            </a:cxnLst>
                            <a:rect l="0" t="0" r="r" b="b"/>
                            <a:pathLst>
                              <a:path w="60">
                                <a:moveTo>
                                  <a:pt x="0" y="0"/>
                                </a:moveTo>
                                <a:lnTo>
                                  <a:pt x="59"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9" name="Freeform 575"/>
                        <wps:cNvSpPr>
                          <a:spLocks/>
                        </wps:cNvSpPr>
                        <wps:spPr bwMode="auto">
                          <a:xfrm>
                            <a:off x="6358" y="1244"/>
                            <a:ext cx="60" cy="2"/>
                          </a:xfrm>
                          <a:custGeom>
                            <a:avLst/>
                            <a:gdLst>
                              <a:gd name="T0" fmla="+- 0 6418 6358"/>
                              <a:gd name="T1" fmla="*/ T0 w 60"/>
                              <a:gd name="T2" fmla="+- 0 6358 6358"/>
                              <a:gd name="T3" fmla="*/ T2 w 60"/>
                              <a:gd name="T4" fmla="+- 0 6418 6358"/>
                              <a:gd name="T5" fmla="*/ T4 w 60"/>
                            </a:gdLst>
                            <a:ahLst/>
                            <a:cxnLst>
                              <a:cxn ang="0">
                                <a:pos x="T1" y="0"/>
                              </a:cxn>
                              <a:cxn ang="0">
                                <a:pos x="T3" y="0"/>
                              </a:cxn>
                              <a:cxn ang="0">
                                <a:pos x="T5" y="0"/>
                              </a:cxn>
                            </a:cxnLst>
                            <a:rect l="0" t="0" r="r" b="b"/>
                            <a:pathLst>
                              <a:path w="60">
                                <a:moveTo>
                                  <a:pt x="60" y="0"/>
                                </a:moveTo>
                                <a:lnTo>
                                  <a:pt x="0" y="0"/>
                                </a:lnTo>
                                <a:lnTo>
                                  <a:pt x="60" y="0"/>
                                </a:lnTo>
                                <a:close/>
                              </a:path>
                            </a:pathLst>
                          </a:custGeom>
                          <a:solidFill>
                            <a:srgbClr val="A9A9A9">
                              <a:alpha val="3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0" name="Freeform 574"/>
                        <wps:cNvSpPr>
                          <a:spLocks/>
                        </wps:cNvSpPr>
                        <wps:spPr bwMode="auto">
                          <a:xfrm>
                            <a:off x="6358" y="1244"/>
                            <a:ext cx="60" cy="2"/>
                          </a:xfrm>
                          <a:custGeom>
                            <a:avLst/>
                            <a:gdLst>
                              <a:gd name="T0" fmla="+- 0 6358 6358"/>
                              <a:gd name="T1" fmla="*/ T0 w 60"/>
                              <a:gd name="T2" fmla="+- 0 6418 6358"/>
                              <a:gd name="T3" fmla="*/ T2 w 60"/>
                              <a:gd name="T4" fmla="+- 0 6358 6358"/>
                              <a:gd name="T5" fmla="*/ T4 w 60"/>
                            </a:gdLst>
                            <a:ahLst/>
                            <a:cxnLst>
                              <a:cxn ang="0">
                                <a:pos x="T1" y="0"/>
                              </a:cxn>
                              <a:cxn ang="0">
                                <a:pos x="T3" y="0"/>
                              </a:cxn>
                              <a:cxn ang="0">
                                <a:pos x="T5" y="0"/>
                              </a:cxn>
                            </a:cxnLst>
                            <a:rect l="0" t="0" r="r" b="b"/>
                            <a:pathLst>
                              <a:path w="60">
                                <a:moveTo>
                                  <a:pt x="0" y="0"/>
                                </a:moveTo>
                                <a:lnTo>
                                  <a:pt x="60"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1" name="Freeform 573"/>
                        <wps:cNvSpPr>
                          <a:spLocks/>
                        </wps:cNvSpPr>
                        <wps:spPr bwMode="auto">
                          <a:xfrm>
                            <a:off x="6418" y="1244"/>
                            <a:ext cx="60" cy="2"/>
                          </a:xfrm>
                          <a:custGeom>
                            <a:avLst/>
                            <a:gdLst>
                              <a:gd name="T0" fmla="+- 0 6478 6418"/>
                              <a:gd name="T1" fmla="*/ T0 w 60"/>
                              <a:gd name="T2" fmla="+- 0 6418 6418"/>
                              <a:gd name="T3" fmla="*/ T2 w 60"/>
                              <a:gd name="T4" fmla="+- 0 6478 6418"/>
                              <a:gd name="T5" fmla="*/ T4 w 60"/>
                            </a:gdLst>
                            <a:ahLst/>
                            <a:cxnLst>
                              <a:cxn ang="0">
                                <a:pos x="T1" y="0"/>
                              </a:cxn>
                              <a:cxn ang="0">
                                <a:pos x="T3" y="0"/>
                              </a:cxn>
                              <a:cxn ang="0">
                                <a:pos x="T5" y="0"/>
                              </a:cxn>
                            </a:cxnLst>
                            <a:rect l="0" t="0" r="r" b="b"/>
                            <a:pathLst>
                              <a:path w="60">
                                <a:moveTo>
                                  <a:pt x="60" y="0"/>
                                </a:moveTo>
                                <a:lnTo>
                                  <a:pt x="0" y="0"/>
                                </a:lnTo>
                                <a:lnTo>
                                  <a:pt x="60" y="0"/>
                                </a:lnTo>
                                <a:close/>
                              </a:path>
                            </a:pathLst>
                          </a:custGeom>
                          <a:solidFill>
                            <a:srgbClr val="A9A9A9">
                              <a:alpha val="3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2" name="Freeform 572"/>
                        <wps:cNvSpPr>
                          <a:spLocks/>
                        </wps:cNvSpPr>
                        <wps:spPr bwMode="auto">
                          <a:xfrm>
                            <a:off x="6418" y="1244"/>
                            <a:ext cx="60" cy="2"/>
                          </a:xfrm>
                          <a:custGeom>
                            <a:avLst/>
                            <a:gdLst>
                              <a:gd name="T0" fmla="+- 0 6418 6418"/>
                              <a:gd name="T1" fmla="*/ T0 w 60"/>
                              <a:gd name="T2" fmla="+- 0 6478 6418"/>
                              <a:gd name="T3" fmla="*/ T2 w 60"/>
                              <a:gd name="T4" fmla="+- 0 6418 6418"/>
                              <a:gd name="T5" fmla="*/ T4 w 60"/>
                            </a:gdLst>
                            <a:ahLst/>
                            <a:cxnLst>
                              <a:cxn ang="0">
                                <a:pos x="T1" y="0"/>
                              </a:cxn>
                              <a:cxn ang="0">
                                <a:pos x="T3" y="0"/>
                              </a:cxn>
                              <a:cxn ang="0">
                                <a:pos x="T5" y="0"/>
                              </a:cxn>
                            </a:cxnLst>
                            <a:rect l="0" t="0" r="r" b="b"/>
                            <a:pathLst>
                              <a:path w="60">
                                <a:moveTo>
                                  <a:pt x="0" y="0"/>
                                </a:moveTo>
                                <a:lnTo>
                                  <a:pt x="60"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3" name="Freeform 571"/>
                        <wps:cNvSpPr>
                          <a:spLocks/>
                        </wps:cNvSpPr>
                        <wps:spPr bwMode="auto">
                          <a:xfrm>
                            <a:off x="6478" y="1244"/>
                            <a:ext cx="60" cy="2"/>
                          </a:xfrm>
                          <a:custGeom>
                            <a:avLst/>
                            <a:gdLst>
                              <a:gd name="T0" fmla="+- 0 6538 6478"/>
                              <a:gd name="T1" fmla="*/ T0 w 60"/>
                              <a:gd name="T2" fmla="+- 0 6478 6478"/>
                              <a:gd name="T3" fmla="*/ T2 w 60"/>
                              <a:gd name="T4" fmla="+- 0 6538 6478"/>
                              <a:gd name="T5" fmla="*/ T4 w 60"/>
                            </a:gdLst>
                            <a:ahLst/>
                            <a:cxnLst>
                              <a:cxn ang="0">
                                <a:pos x="T1" y="0"/>
                              </a:cxn>
                              <a:cxn ang="0">
                                <a:pos x="T3" y="0"/>
                              </a:cxn>
                              <a:cxn ang="0">
                                <a:pos x="T5" y="0"/>
                              </a:cxn>
                            </a:cxnLst>
                            <a:rect l="0" t="0" r="r" b="b"/>
                            <a:pathLst>
                              <a:path w="60">
                                <a:moveTo>
                                  <a:pt x="60" y="0"/>
                                </a:moveTo>
                                <a:lnTo>
                                  <a:pt x="0" y="0"/>
                                </a:lnTo>
                                <a:lnTo>
                                  <a:pt x="60" y="0"/>
                                </a:lnTo>
                                <a:close/>
                              </a:path>
                            </a:pathLst>
                          </a:custGeom>
                          <a:solidFill>
                            <a:srgbClr val="A9A9A9">
                              <a:alpha val="3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4" name="Freeform 570"/>
                        <wps:cNvSpPr>
                          <a:spLocks/>
                        </wps:cNvSpPr>
                        <wps:spPr bwMode="auto">
                          <a:xfrm>
                            <a:off x="6478" y="1244"/>
                            <a:ext cx="60" cy="2"/>
                          </a:xfrm>
                          <a:custGeom>
                            <a:avLst/>
                            <a:gdLst>
                              <a:gd name="T0" fmla="+- 0 6478 6478"/>
                              <a:gd name="T1" fmla="*/ T0 w 60"/>
                              <a:gd name="T2" fmla="+- 0 6538 6478"/>
                              <a:gd name="T3" fmla="*/ T2 w 60"/>
                              <a:gd name="T4" fmla="+- 0 6478 6478"/>
                              <a:gd name="T5" fmla="*/ T4 w 60"/>
                            </a:gdLst>
                            <a:ahLst/>
                            <a:cxnLst>
                              <a:cxn ang="0">
                                <a:pos x="T1" y="0"/>
                              </a:cxn>
                              <a:cxn ang="0">
                                <a:pos x="T3" y="0"/>
                              </a:cxn>
                              <a:cxn ang="0">
                                <a:pos x="T5" y="0"/>
                              </a:cxn>
                            </a:cxnLst>
                            <a:rect l="0" t="0" r="r" b="b"/>
                            <a:pathLst>
                              <a:path w="60">
                                <a:moveTo>
                                  <a:pt x="0" y="0"/>
                                </a:moveTo>
                                <a:lnTo>
                                  <a:pt x="60"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5" name="Freeform 569"/>
                        <wps:cNvSpPr>
                          <a:spLocks/>
                        </wps:cNvSpPr>
                        <wps:spPr bwMode="auto">
                          <a:xfrm>
                            <a:off x="6537" y="1244"/>
                            <a:ext cx="60" cy="2"/>
                          </a:xfrm>
                          <a:custGeom>
                            <a:avLst/>
                            <a:gdLst>
                              <a:gd name="T0" fmla="+- 0 6598 6538"/>
                              <a:gd name="T1" fmla="*/ T0 w 60"/>
                              <a:gd name="T2" fmla="+- 0 6538 6538"/>
                              <a:gd name="T3" fmla="*/ T2 w 60"/>
                              <a:gd name="T4" fmla="+- 0 6598 6538"/>
                              <a:gd name="T5" fmla="*/ T4 w 60"/>
                            </a:gdLst>
                            <a:ahLst/>
                            <a:cxnLst>
                              <a:cxn ang="0">
                                <a:pos x="T1" y="0"/>
                              </a:cxn>
                              <a:cxn ang="0">
                                <a:pos x="T3" y="0"/>
                              </a:cxn>
                              <a:cxn ang="0">
                                <a:pos x="T5" y="0"/>
                              </a:cxn>
                            </a:cxnLst>
                            <a:rect l="0" t="0" r="r" b="b"/>
                            <a:pathLst>
                              <a:path w="60">
                                <a:moveTo>
                                  <a:pt x="60" y="0"/>
                                </a:moveTo>
                                <a:lnTo>
                                  <a:pt x="0" y="0"/>
                                </a:lnTo>
                                <a:lnTo>
                                  <a:pt x="60" y="0"/>
                                </a:lnTo>
                                <a:close/>
                              </a:path>
                            </a:pathLst>
                          </a:custGeom>
                          <a:solidFill>
                            <a:srgbClr val="A9A9A9">
                              <a:alpha val="3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6" name="Freeform 568"/>
                        <wps:cNvSpPr>
                          <a:spLocks/>
                        </wps:cNvSpPr>
                        <wps:spPr bwMode="auto">
                          <a:xfrm>
                            <a:off x="6537" y="1244"/>
                            <a:ext cx="60" cy="2"/>
                          </a:xfrm>
                          <a:custGeom>
                            <a:avLst/>
                            <a:gdLst>
                              <a:gd name="T0" fmla="+- 0 6538 6538"/>
                              <a:gd name="T1" fmla="*/ T0 w 60"/>
                              <a:gd name="T2" fmla="+- 0 6598 6538"/>
                              <a:gd name="T3" fmla="*/ T2 w 60"/>
                              <a:gd name="T4" fmla="+- 0 6538 6538"/>
                              <a:gd name="T5" fmla="*/ T4 w 60"/>
                            </a:gdLst>
                            <a:ahLst/>
                            <a:cxnLst>
                              <a:cxn ang="0">
                                <a:pos x="T1" y="0"/>
                              </a:cxn>
                              <a:cxn ang="0">
                                <a:pos x="T3" y="0"/>
                              </a:cxn>
                              <a:cxn ang="0">
                                <a:pos x="T5" y="0"/>
                              </a:cxn>
                            </a:cxnLst>
                            <a:rect l="0" t="0" r="r" b="b"/>
                            <a:pathLst>
                              <a:path w="60">
                                <a:moveTo>
                                  <a:pt x="0" y="0"/>
                                </a:moveTo>
                                <a:lnTo>
                                  <a:pt x="60"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7" name="Freeform 567"/>
                        <wps:cNvSpPr>
                          <a:spLocks/>
                        </wps:cNvSpPr>
                        <wps:spPr bwMode="auto">
                          <a:xfrm>
                            <a:off x="6597" y="1244"/>
                            <a:ext cx="60" cy="2"/>
                          </a:xfrm>
                          <a:custGeom>
                            <a:avLst/>
                            <a:gdLst>
                              <a:gd name="T0" fmla="+- 0 6658 6598"/>
                              <a:gd name="T1" fmla="*/ T0 w 60"/>
                              <a:gd name="T2" fmla="+- 0 6598 6598"/>
                              <a:gd name="T3" fmla="*/ T2 w 60"/>
                              <a:gd name="T4" fmla="+- 0 6658 6598"/>
                              <a:gd name="T5" fmla="*/ T4 w 60"/>
                            </a:gdLst>
                            <a:ahLst/>
                            <a:cxnLst>
                              <a:cxn ang="0">
                                <a:pos x="T1" y="0"/>
                              </a:cxn>
                              <a:cxn ang="0">
                                <a:pos x="T3" y="0"/>
                              </a:cxn>
                              <a:cxn ang="0">
                                <a:pos x="T5" y="0"/>
                              </a:cxn>
                            </a:cxnLst>
                            <a:rect l="0" t="0" r="r" b="b"/>
                            <a:pathLst>
                              <a:path w="60">
                                <a:moveTo>
                                  <a:pt x="60" y="0"/>
                                </a:moveTo>
                                <a:lnTo>
                                  <a:pt x="0" y="0"/>
                                </a:lnTo>
                                <a:lnTo>
                                  <a:pt x="60" y="0"/>
                                </a:lnTo>
                                <a:close/>
                              </a:path>
                            </a:pathLst>
                          </a:custGeom>
                          <a:solidFill>
                            <a:srgbClr val="A9A9A9">
                              <a:alpha val="3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8" name="Freeform 566"/>
                        <wps:cNvSpPr>
                          <a:spLocks/>
                        </wps:cNvSpPr>
                        <wps:spPr bwMode="auto">
                          <a:xfrm>
                            <a:off x="6597" y="1244"/>
                            <a:ext cx="60" cy="2"/>
                          </a:xfrm>
                          <a:custGeom>
                            <a:avLst/>
                            <a:gdLst>
                              <a:gd name="T0" fmla="+- 0 6598 6598"/>
                              <a:gd name="T1" fmla="*/ T0 w 60"/>
                              <a:gd name="T2" fmla="+- 0 6658 6598"/>
                              <a:gd name="T3" fmla="*/ T2 w 60"/>
                              <a:gd name="T4" fmla="+- 0 6598 6598"/>
                              <a:gd name="T5" fmla="*/ T4 w 60"/>
                            </a:gdLst>
                            <a:ahLst/>
                            <a:cxnLst>
                              <a:cxn ang="0">
                                <a:pos x="T1" y="0"/>
                              </a:cxn>
                              <a:cxn ang="0">
                                <a:pos x="T3" y="0"/>
                              </a:cxn>
                              <a:cxn ang="0">
                                <a:pos x="T5" y="0"/>
                              </a:cxn>
                            </a:cxnLst>
                            <a:rect l="0" t="0" r="r" b="b"/>
                            <a:pathLst>
                              <a:path w="60">
                                <a:moveTo>
                                  <a:pt x="0" y="0"/>
                                </a:moveTo>
                                <a:lnTo>
                                  <a:pt x="60"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9" name="Freeform 565"/>
                        <wps:cNvSpPr>
                          <a:spLocks/>
                        </wps:cNvSpPr>
                        <wps:spPr bwMode="auto">
                          <a:xfrm>
                            <a:off x="6657" y="1244"/>
                            <a:ext cx="60" cy="2"/>
                          </a:xfrm>
                          <a:custGeom>
                            <a:avLst/>
                            <a:gdLst>
                              <a:gd name="T0" fmla="+- 0 6717 6658"/>
                              <a:gd name="T1" fmla="*/ T0 w 60"/>
                              <a:gd name="T2" fmla="+- 0 6658 6658"/>
                              <a:gd name="T3" fmla="*/ T2 w 60"/>
                              <a:gd name="T4" fmla="+- 0 6717 6658"/>
                              <a:gd name="T5" fmla="*/ T4 w 60"/>
                            </a:gdLst>
                            <a:ahLst/>
                            <a:cxnLst>
                              <a:cxn ang="0">
                                <a:pos x="T1" y="0"/>
                              </a:cxn>
                              <a:cxn ang="0">
                                <a:pos x="T3" y="0"/>
                              </a:cxn>
                              <a:cxn ang="0">
                                <a:pos x="T5" y="0"/>
                              </a:cxn>
                            </a:cxnLst>
                            <a:rect l="0" t="0" r="r" b="b"/>
                            <a:pathLst>
                              <a:path w="60">
                                <a:moveTo>
                                  <a:pt x="59" y="0"/>
                                </a:moveTo>
                                <a:lnTo>
                                  <a:pt x="0" y="0"/>
                                </a:lnTo>
                                <a:lnTo>
                                  <a:pt x="59" y="0"/>
                                </a:lnTo>
                                <a:close/>
                              </a:path>
                            </a:pathLst>
                          </a:custGeom>
                          <a:solidFill>
                            <a:srgbClr val="A9A9A9">
                              <a:alpha val="3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0" name="Freeform 564"/>
                        <wps:cNvSpPr>
                          <a:spLocks/>
                        </wps:cNvSpPr>
                        <wps:spPr bwMode="auto">
                          <a:xfrm>
                            <a:off x="6657" y="1244"/>
                            <a:ext cx="60" cy="2"/>
                          </a:xfrm>
                          <a:custGeom>
                            <a:avLst/>
                            <a:gdLst>
                              <a:gd name="T0" fmla="+- 0 6658 6658"/>
                              <a:gd name="T1" fmla="*/ T0 w 60"/>
                              <a:gd name="T2" fmla="+- 0 6717 6658"/>
                              <a:gd name="T3" fmla="*/ T2 w 60"/>
                              <a:gd name="T4" fmla="+- 0 6658 6658"/>
                              <a:gd name="T5" fmla="*/ T4 w 60"/>
                            </a:gdLst>
                            <a:ahLst/>
                            <a:cxnLst>
                              <a:cxn ang="0">
                                <a:pos x="T1" y="0"/>
                              </a:cxn>
                              <a:cxn ang="0">
                                <a:pos x="T3" y="0"/>
                              </a:cxn>
                              <a:cxn ang="0">
                                <a:pos x="T5" y="0"/>
                              </a:cxn>
                            </a:cxnLst>
                            <a:rect l="0" t="0" r="r" b="b"/>
                            <a:pathLst>
                              <a:path w="60">
                                <a:moveTo>
                                  <a:pt x="0" y="0"/>
                                </a:moveTo>
                                <a:lnTo>
                                  <a:pt x="59"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1" name="Freeform 563"/>
                        <wps:cNvSpPr>
                          <a:spLocks/>
                        </wps:cNvSpPr>
                        <wps:spPr bwMode="auto">
                          <a:xfrm>
                            <a:off x="6717" y="1244"/>
                            <a:ext cx="60" cy="2"/>
                          </a:xfrm>
                          <a:custGeom>
                            <a:avLst/>
                            <a:gdLst>
                              <a:gd name="T0" fmla="+- 0 6777 6717"/>
                              <a:gd name="T1" fmla="*/ T0 w 60"/>
                              <a:gd name="T2" fmla="+- 0 6717 6717"/>
                              <a:gd name="T3" fmla="*/ T2 w 60"/>
                              <a:gd name="T4" fmla="+- 0 6777 6717"/>
                              <a:gd name="T5" fmla="*/ T4 w 60"/>
                            </a:gdLst>
                            <a:ahLst/>
                            <a:cxnLst>
                              <a:cxn ang="0">
                                <a:pos x="T1" y="0"/>
                              </a:cxn>
                              <a:cxn ang="0">
                                <a:pos x="T3" y="0"/>
                              </a:cxn>
                              <a:cxn ang="0">
                                <a:pos x="T5" y="0"/>
                              </a:cxn>
                            </a:cxnLst>
                            <a:rect l="0" t="0" r="r" b="b"/>
                            <a:pathLst>
                              <a:path w="60">
                                <a:moveTo>
                                  <a:pt x="60" y="0"/>
                                </a:moveTo>
                                <a:lnTo>
                                  <a:pt x="0" y="0"/>
                                </a:lnTo>
                                <a:lnTo>
                                  <a:pt x="60" y="0"/>
                                </a:lnTo>
                                <a:close/>
                              </a:path>
                            </a:pathLst>
                          </a:custGeom>
                          <a:solidFill>
                            <a:srgbClr val="A9A9A9">
                              <a:alpha val="3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2" name="Freeform 562"/>
                        <wps:cNvSpPr>
                          <a:spLocks/>
                        </wps:cNvSpPr>
                        <wps:spPr bwMode="auto">
                          <a:xfrm>
                            <a:off x="6717" y="1244"/>
                            <a:ext cx="60" cy="2"/>
                          </a:xfrm>
                          <a:custGeom>
                            <a:avLst/>
                            <a:gdLst>
                              <a:gd name="T0" fmla="+- 0 6717 6717"/>
                              <a:gd name="T1" fmla="*/ T0 w 60"/>
                              <a:gd name="T2" fmla="+- 0 6777 6717"/>
                              <a:gd name="T3" fmla="*/ T2 w 60"/>
                              <a:gd name="T4" fmla="+- 0 6717 6717"/>
                              <a:gd name="T5" fmla="*/ T4 w 60"/>
                            </a:gdLst>
                            <a:ahLst/>
                            <a:cxnLst>
                              <a:cxn ang="0">
                                <a:pos x="T1" y="0"/>
                              </a:cxn>
                              <a:cxn ang="0">
                                <a:pos x="T3" y="0"/>
                              </a:cxn>
                              <a:cxn ang="0">
                                <a:pos x="T5" y="0"/>
                              </a:cxn>
                            </a:cxnLst>
                            <a:rect l="0" t="0" r="r" b="b"/>
                            <a:pathLst>
                              <a:path w="60">
                                <a:moveTo>
                                  <a:pt x="0" y="0"/>
                                </a:moveTo>
                                <a:lnTo>
                                  <a:pt x="60"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3" name="Freeform 561"/>
                        <wps:cNvSpPr>
                          <a:spLocks/>
                        </wps:cNvSpPr>
                        <wps:spPr bwMode="auto">
                          <a:xfrm>
                            <a:off x="6777" y="1244"/>
                            <a:ext cx="60" cy="2"/>
                          </a:xfrm>
                          <a:custGeom>
                            <a:avLst/>
                            <a:gdLst>
                              <a:gd name="T0" fmla="+- 0 6837 6777"/>
                              <a:gd name="T1" fmla="*/ T0 w 60"/>
                              <a:gd name="T2" fmla="+- 0 6777 6777"/>
                              <a:gd name="T3" fmla="*/ T2 w 60"/>
                              <a:gd name="T4" fmla="+- 0 6837 6777"/>
                              <a:gd name="T5" fmla="*/ T4 w 60"/>
                            </a:gdLst>
                            <a:ahLst/>
                            <a:cxnLst>
                              <a:cxn ang="0">
                                <a:pos x="T1" y="0"/>
                              </a:cxn>
                              <a:cxn ang="0">
                                <a:pos x="T3" y="0"/>
                              </a:cxn>
                              <a:cxn ang="0">
                                <a:pos x="T5" y="0"/>
                              </a:cxn>
                            </a:cxnLst>
                            <a:rect l="0" t="0" r="r" b="b"/>
                            <a:pathLst>
                              <a:path w="60">
                                <a:moveTo>
                                  <a:pt x="60" y="0"/>
                                </a:moveTo>
                                <a:lnTo>
                                  <a:pt x="0" y="0"/>
                                </a:lnTo>
                                <a:lnTo>
                                  <a:pt x="60" y="0"/>
                                </a:lnTo>
                                <a:close/>
                              </a:path>
                            </a:pathLst>
                          </a:custGeom>
                          <a:solidFill>
                            <a:srgbClr val="A9A9A9">
                              <a:alpha val="3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4" name="Freeform 560"/>
                        <wps:cNvSpPr>
                          <a:spLocks/>
                        </wps:cNvSpPr>
                        <wps:spPr bwMode="auto">
                          <a:xfrm>
                            <a:off x="6777" y="1244"/>
                            <a:ext cx="60" cy="2"/>
                          </a:xfrm>
                          <a:custGeom>
                            <a:avLst/>
                            <a:gdLst>
                              <a:gd name="T0" fmla="+- 0 6777 6777"/>
                              <a:gd name="T1" fmla="*/ T0 w 60"/>
                              <a:gd name="T2" fmla="+- 0 6837 6777"/>
                              <a:gd name="T3" fmla="*/ T2 w 60"/>
                              <a:gd name="T4" fmla="+- 0 6777 6777"/>
                              <a:gd name="T5" fmla="*/ T4 w 60"/>
                            </a:gdLst>
                            <a:ahLst/>
                            <a:cxnLst>
                              <a:cxn ang="0">
                                <a:pos x="T1" y="0"/>
                              </a:cxn>
                              <a:cxn ang="0">
                                <a:pos x="T3" y="0"/>
                              </a:cxn>
                              <a:cxn ang="0">
                                <a:pos x="T5" y="0"/>
                              </a:cxn>
                            </a:cxnLst>
                            <a:rect l="0" t="0" r="r" b="b"/>
                            <a:pathLst>
                              <a:path w="60">
                                <a:moveTo>
                                  <a:pt x="0" y="0"/>
                                </a:moveTo>
                                <a:lnTo>
                                  <a:pt x="60"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5" name="Freeform 559"/>
                        <wps:cNvSpPr>
                          <a:spLocks/>
                        </wps:cNvSpPr>
                        <wps:spPr bwMode="auto">
                          <a:xfrm>
                            <a:off x="6837" y="1244"/>
                            <a:ext cx="60" cy="2"/>
                          </a:xfrm>
                          <a:custGeom>
                            <a:avLst/>
                            <a:gdLst>
                              <a:gd name="T0" fmla="+- 0 6897 6837"/>
                              <a:gd name="T1" fmla="*/ T0 w 60"/>
                              <a:gd name="T2" fmla="+- 0 6837 6837"/>
                              <a:gd name="T3" fmla="*/ T2 w 60"/>
                              <a:gd name="T4" fmla="+- 0 6897 6837"/>
                              <a:gd name="T5" fmla="*/ T4 w 60"/>
                            </a:gdLst>
                            <a:ahLst/>
                            <a:cxnLst>
                              <a:cxn ang="0">
                                <a:pos x="T1" y="0"/>
                              </a:cxn>
                              <a:cxn ang="0">
                                <a:pos x="T3" y="0"/>
                              </a:cxn>
                              <a:cxn ang="0">
                                <a:pos x="T5" y="0"/>
                              </a:cxn>
                            </a:cxnLst>
                            <a:rect l="0" t="0" r="r" b="b"/>
                            <a:pathLst>
                              <a:path w="60">
                                <a:moveTo>
                                  <a:pt x="60" y="0"/>
                                </a:moveTo>
                                <a:lnTo>
                                  <a:pt x="0" y="0"/>
                                </a:lnTo>
                                <a:lnTo>
                                  <a:pt x="60" y="0"/>
                                </a:lnTo>
                                <a:close/>
                              </a:path>
                            </a:pathLst>
                          </a:custGeom>
                          <a:solidFill>
                            <a:srgbClr val="A9A9A9">
                              <a:alpha val="3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6" name="Freeform 558"/>
                        <wps:cNvSpPr>
                          <a:spLocks/>
                        </wps:cNvSpPr>
                        <wps:spPr bwMode="auto">
                          <a:xfrm>
                            <a:off x="6837" y="1244"/>
                            <a:ext cx="60" cy="2"/>
                          </a:xfrm>
                          <a:custGeom>
                            <a:avLst/>
                            <a:gdLst>
                              <a:gd name="T0" fmla="+- 0 6837 6837"/>
                              <a:gd name="T1" fmla="*/ T0 w 60"/>
                              <a:gd name="T2" fmla="+- 0 6897 6837"/>
                              <a:gd name="T3" fmla="*/ T2 w 60"/>
                              <a:gd name="T4" fmla="+- 0 6837 6837"/>
                              <a:gd name="T5" fmla="*/ T4 w 60"/>
                            </a:gdLst>
                            <a:ahLst/>
                            <a:cxnLst>
                              <a:cxn ang="0">
                                <a:pos x="T1" y="0"/>
                              </a:cxn>
                              <a:cxn ang="0">
                                <a:pos x="T3" y="0"/>
                              </a:cxn>
                              <a:cxn ang="0">
                                <a:pos x="T5" y="0"/>
                              </a:cxn>
                            </a:cxnLst>
                            <a:rect l="0" t="0" r="r" b="b"/>
                            <a:pathLst>
                              <a:path w="60">
                                <a:moveTo>
                                  <a:pt x="0" y="0"/>
                                </a:moveTo>
                                <a:lnTo>
                                  <a:pt x="60"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7" name="Freeform 557"/>
                        <wps:cNvSpPr>
                          <a:spLocks/>
                        </wps:cNvSpPr>
                        <wps:spPr bwMode="auto">
                          <a:xfrm>
                            <a:off x="6896" y="1244"/>
                            <a:ext cx="60" cy="2"/>
                          </a:xfrm>
                          <a:custGeom>
                            <a:avLst/>
                            <a:gdLst>
                              <a:gd name="T0" fmla="+- 0 6957 6897"/>
                              <a:gd name="T1" fmla="*/ T0 w 60"/>
                              <a:gd name="T2" fmla="+- 0 6897 6897"/>
                              <a:gd name="T3" fmla="*/ T2 w 60"/>
                              <a:gd name="T4" fmla="+- 0 6957 6897"/>
                              <a:gd name="T5" fmla="*/ T4 w 60"/>
                            </a:gdLst>
                            <a:ahLst/>
                            <a:cxnLst>
                              <a:cxn ang="0">
                                <a:pos x="T1" y="0"/>
                              </a:cxn>
                              <a:cxn ang="0">
                                <a:pos x="T3" y="0"/>
                              </a:cxn>
                              <a:cxn ang="0">
                                <a:pos x="T5" y="0"/>
                              </a:cxn>
                            </a:cxnLst>
                            <a:rect l="0" t="0" r="r" b="b"/>
                            <a:pathLst>
                              <a:path w="60">
                                <a:moveTo>
                                  <a:pt x="60" y="0"/>
                                </a:moveTo>
                                <a:lnTo>
                                  <a:pt x="0" y="0"/>
                                </a:lnTo>
                                <a:lnTo>
                                  <a:pt x="60" y="0"/>
                                </a:lnTo>
                                <a:close/>
                              </a:path>
                            </a:pathLst>
                          </a:custGeom>
                          <a:solidFill>
                            <a:srgbClr val="A9A9A9">
                              <a:alpha val="3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8" name="Freeform 556"/>
                        <wps:cNvSpPr>
                          <a:spLocks/>
                        </wps:cNvSpPr>
                        <wps:spPr bwMode="auto">
                          <a:xfrm>
                            <a:off x="6896" y="1244"/>
                            <a:ext cx="60" cy="2"/>
                          </a:xfrm>
                          <a:custGeom>
                            <a:avLst/>
                            <a:gdLst>
                              <a:gd name="T0" fmla="+- 0 6897 6897"/>
                              <a:gd name="T1" fmla="*/ T0 w 60"/>
                              <a:gd name="T2" fmla="+- 0 6957 6897"/>
                              <a:gd name="T3" fmla="*/ T2 w 60"/>
                              <a:gd name="T4" fmla="+- 0 6897 6897"/>
                              <a:gd name="T5" fmla="*/ T4 w 60"/>
                            </a:gdLst>
                            <a:ahLst/>
                            <a:cxnLst>
                              <a:cxn ang="0">
                                <a:pos x="T1" y="0"/>
                              </a:cxn>
                              <a:cxn ang="0">
                                <a:pos x="T3" y="0"/>
                              </a:cxn>
                              <a:cxn ang="0">
                                <a:pos x="T5" y="0"/>
                              </a:cxn>
                            </a:cxnLst>
                            <a:rect l="0" t="0" r="r" b="b"/>
                            <a:pathLst>
                              <a:path w="60">
                                <a:moveTo>
                                  <a:pt x="0" y="0"/>
                                </a:moveTo>
                                <a:lnTo>
                                  <a:pt x="60"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9" name="Freeform 555"/>
                        <wps:cNvSpPr>
                          <a:spLocks/>
                        </wps:cNvSpPr>
                        <wps:spPr bwMode="auto">
                          <a:xfrm>
                            <a:off x="6956" y="1244"/>
                            <a:ext cx="60" cy="2"/>
                          </a:xfrm>
                          <a:custGeom>
                            <a:avLst/>
                            <a:gdLst>
                              <a:gd name="T0" fmla="+- 0 7016 6957"/>
                              <a:gd name="T1" fmla="*/ T0 w 60"/>
                              <a:gd name="T2" fmla="+- 0 6957 6957"/>
                              <a:gd name="T3" fmla="*/ T2 w 60"/>
                              <a:gd name="T4" fmla="+- 0 7016 6957"/>
                              <a:gd name="T5" fmla="*/ T4 w 60"/>
                            </a:gdLst>
                            <a:ahLst/>
                            <a:cxnLst>
                              <a:cxn ang="0">
                                <a:pos x="T1" y="0"/>
                              </a:cxn>
                              <a:cxn ang="0">
                                <a:pos x="T3" y="0"/>
                              </a:cxn>
                              <a:cxn ang="0">
                                <a:pos x="T5" y="0"/>
                              </a:cxn>
                            </a:cxnLst>
                            <a:rect l="0" t="0" r="r" b="b"/>
                            <a:pathLst>
                              <a:path w="60">
                                <a:moveTo>
                                  <a:pt x="59" y="0"/>
                                </a:moveTo>
                                <a:lnTo>
                                  <a:pt x="0" y="0"/>
                                </a:lnTo>
                                <a:lnTo>
                                  <a:pt x="59" y="0"/>
                                </a:lnTo>
                                <a:close/>
                              </a:path>
                            </a:pathLst>
                          </a:custGeom>
                          <a:solidFill>
                            <a:srgbClr val="A9A9A9">
                              <a:alpha val="3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0" name="Freeform 554"/>
                        <wps:cNvSpPr>
                          <a:spLocks/>
                        </wps:cNvSpPr>
                        <wps:spPr bwMode="auto">
                          <a:xfrm>
                            <a:off x="6956" y="1244"/>
                            <a:ext cx="60" cy="2"/>
                          </a:xfrm>
                          <a:custGeom>
                            <a:avLst/>
                            <a:gdLst>
                              <a:gd name="T0" fmla="+- 0 6957 6957"/>
                              <a:gd name="T1" fmla="*/ T0 w 60"/>
                              <a:gd name="T2" fmla="+- 0 7016 6957"/>
                              <a:gd name="T3" fmla="*/ T2 w 60"/>
                              <a:gd name="T4" fmla="+- 0 6957 6957"/>
                              <a:gd name="T5" fmla="*/ T4 w 60"/>
                            </a:gdLst>
                            <a:ahLst/>
                            <a:cxnLst>
                              <a:cxn ang="0">
                                <a:pos x="T1" y="0"/>
                              </a:cxn>
                              <a:cxn ang="0">
                                <a:pos x="T3" y="0"/>
                              </a:cxn>
                              <a:cxn ang="0">
                                <a:pos x="T5" y="0"/>
                              </a:cxn>
                            </a:cxnLst>
                            <a:rect l="0" t="0" r="r" b="b"/>
                            <a:pathLst>
                              <a:path w="60">
                                <a:moveTo>
                                  <a:pt x="0" y="0"/>
                                </a:moveTo>
                                <a:lnTo>
                                  <a:pt x="59"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1" name="Freeform 553"/>
                        <wps:cNvSpPr>
                          <a:spLocks/>
                        </wps:cNvSpPr>
                        <wps:spPr bwMode="auto">
                          <a:xfrm>
                            <a:off x="7016" y="1244"/>
                            <a:ext cx="60" cy="2"/>
                          </a:xfrm>
                          <a:custGeom>
                            <a:avLst/>
                            <a:gdLst>
                              <a:gd name="T0" fmla="+- 0 7076 7017"/>
                              <a:gd name="T1" fmla="*/ T0 w 60"/>
                              <a:gd name="T2" fmla="+- 0 7017 7017"/>
                              <a:gd name="T3" fmla="*/ T2 w 60"/>
                              <a:gd name="T4" fmla="+- 0 7076 7017"/>
                              <a:gd name="T5" fmla="*/ T4 w 60"/>
                            </a:gdLst>
                            <a:ahLst/>
                            <a:cxnLst>
                              <a:cxn ang="0">
                                <a:pos x="T1" y="0"/>
                              </a:cxn>
                              <a:cxn ang="0">
                                <a:pos x="T3" y="0"/>
                              </a:cxn>
                              <a:cxn ang="0">
                                <a:pos x="T5" y="0"/>
                              </a:cxn>
                            </a:cxnLst>
                            <a:rect l="0" t="0" r="r" b="b"/>
                            <a:pathLst>
                              <a:path w="60">
                                <a:moveTo>
                                  <a:pt x="59" y="0"/>
                                </a:moveTo>
                                <a:lnTo>
                                  <a:pt x="0" y="0"/>
                                </a:lnTo>
                                <a:lnTo>
                                  <a:pt x="59" y="0"/>
                                </a:lnTo>
                                <a:close/>
                              </a:path>
                            </a:pathLst>
                          </a:custGeom>
                          <a:solidFill>
                            <a:srgbClr val="A9A9A9">
                              <a:alpha val="3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2" name="Freeform 552"/>
                        <wps:cNvSpPr>
                          <a:spLocks/>
                        </wps:cNvSpPr>
                        <wps:spPr bwMode="auto">
                          <a:xfrm>
                            <a:off x="7016" y="1244"/>
                            <a:ext cx="60" cy="2"/>
                          </a:xfrm>
                          <a:custGeom>
                            <a:avLst/>
                            <a:gdLst>
                              <a:gd name="T0" fmla="+- 0 7017 7017"/>
                              <a:gd name="T1" fmla="*/ T0 w 60"/>
                              <a:gd name="T2" fmla="+- 0 7076 7017"/>
                              <a:gd name="T3" fmla="*/ T2 w 60"/>
                              <a:gd name="T4" fmla="+- 0 7017 7017"/>
                              <a:gd name="T5" fmla="*/ T4 w 60"/>
                            </a:gdLst>
                            <a:ahLst/>
                            <a:cxnLst>
                              <a:cxn ang="0">
                                <a:pos x="T1" y="0"/>
                              </a:cxn>
                              <a:cxn ang="0">
                                <a:pos x="T3" y="0"/>
                              </a:cxn>
                              <a:cxn ang="0">
                                <a:pos x="T5" y="0"/>
                              </a:cxn>
                            </a:cxnLst>
                            <a:rect l="0" t="0" r="r" b="b"/>
                            <a:pathLst>
                              <a:path w="60">
                                <a:moveTo>
                                  <a:pt x="0" y="0"/>
                                </a:moveTo>
                                <a:lnTo>
                                  <a:pt x="59"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3" name="Freeform 551"/>
                        <wps:cNvSpPr>
                          <a:spLocks/>
                        </wps:cNvSpPr>
                        <wps:spPr bwMode="auto">
                          <a:xfrm>
                            <a:off x="7076" y="1244"/>
                            <a:ext cx="60" cy="2"/>
                          </a:xfrm>
                          <a:custGeom>
                            <a:avLst/>
                            <a:gdLst>
                              <a:gd name="T0" fmla="+- 0 7136 7076"/>
                              <a:gd name="T1" fmla="*/ T0 w 60"/>
                              <a:gd name="T2" fmla="+- 0 7076 7076"/>
                              <a:gd name="T3" fmla="*/ T2 w 60"/>
                              <a:gd name="T4" fmla="+- 0 7136 7076"/>
                              <a:gd name="T5" fmla="*/ T4 w 60"/>
                            </a:gdLst>
                            <a:ahLst/>
                            <a:cxnLst>
                              <a:cxn ang="0">
                                <a:pos x="T1" y="0"/>
                              </a:cxn>
                              <a:cxn ang="0">
                                <a:pos x="T3" y="0"/>
                              </a:cxn>
                              <a:cxn ang="0">
                                <a:pos x="T5" y="0"/>
                              </a:cxn>
                            </a:cxnLst>
                            <a:rect l="0" t="0" r="r" b="b"/>
                            <a:pathLst>
                              <a:path w="60">
                                <a:moveTo>
                                  <a:pt x="60" y="0"/>
                                </a:moveTo>
                                <a:lnTo>
                                  <a:pt x="0" y="0"/>
                                </a:lnTo>
                                <a:lnTo>
                                  <a:pt x="60" y="0"/>
                                </a:lnTo>
                                <a:close/>
                              </a:path>
                            </a:pathLst>
                          </a:custGeom>
                          <a:solidFill>
                            <a:srgbClr val="A9A9A9">
                              <a:alpha val="3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4" name="Freeform 550"/>
                        <wps:cNvSpPr>
                          <a:spLocks/>
                        </wps:cNvSpPr>
                        <wps:spPr bwMode="auto">
                          <a:xfrm>
                            <a:off x="7076" y="1244"/>
                            <a:ext cx="60" cy="2"/>
                          </a:xfrm>
                          <a:custGeom>
                            <a:avLst/>
                            <a:gdLst>
                              <a:gd name="T0" fmla="+- 0 7076 7076"/>
                              <a:gd name="T1" fmla="*/ T0 w 60"/>
                              <a:gd name="T2" fmla="+- 0 7136 7076"/>
                              <a:gd name="T3" fmla="*/ T2 w 60"/>
                              <a:gd name="T4" fmla="+- 0 7076 7076"/>
                              <a:gd name="T5" fmla="*/ T4 w 60"/>
                            </a:gdLst>
                            <a:ahLst/>
                            <a:cxnLst>
                              <a:cxn ang="0">
                                <a:pos x="T1" y="0"/>
                              </a:cxn>
                              <a:cxn ang="0">
                                <a:pos x="T3" y="0"/>
                              </a:cxn>
                              <a:cxn ang="0">
                                <a:pos x="T5" y="0"/>
                              </a:cxn>
                            </a:cxnLst>
                            <a:rect l="0" t="0" r="r" b="b"/>
                            <a:pathLst>
                              <a:path w="60">
                                <a:moveTo>
                                  <a:pt x="0" y="0"/>
                                </a:moveTo>
                                <a:lnTo>
                                  <a:pt x="60"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5" name="Freeform 549"/>
                        <wps:cNvSpPr>
                          <a:spLocks/>
                        </wps:cNvSpPr>
                        <wps:spPr bwMode="auto">
                          <a:xfrm>
                            <a:off x="7136" y="1244"/>
                            <a:ext cx="60" cy="2"/>
                          </a:xfrm>
                          <a:custGeom>
                            <a:avLst/>
                            <a:gdLst>
                              <a:gd name="T0" fmla="+- 0 7196 7136"/>
                              <a:gd name="T1" fmla="*/ T0 w 60"/>
                              <a:gd name="T2" fmla="+- 0 7136 7136"/>
                              <a:gd name="T3" fmla="*/ T2 w 60"/>
                              <a:gd name="T4" fmla="+- 0 7196 7136"/>
                              <a:gd name="T5" fmla="*/ T4 w 60"/>
                            </a:gdLst>
                            <a:ahLst/>
                            <a:cxnLst>
                              <a:cxn ang="0">
                                <a:pos x="T1" y="0"/>
                              </a:cxn>
                              <a:cxn ang="0">
                                <a:pos x="T3" y="0"/>
                              </a:cxn>
                              <a:cxn ang="0">
                                <a:pos x="T5" y="0"/>
                              </a:cxn>
                            </a:cxnLst>
                            <a:rect l="0" t="0" r="r" b="b"/>
                            <a:pathLst>
                              <a:path w="60">
                                <a:moveTo>
                                  <a:pt x="60" y="0"/>
                                </a:moveTo>
                                <a:lnTo>
                                  <a:pt x="0" y="0"/>
                                </a:lnTo>
                                <a:lnTo>
                                  <a:pt x="60" y="0"/>
                                </a:lnTo>
                                <a:close/>
                              </a:path>
                            </a:pathLst>
                          </a:custGeom>
                          <a:solidFill>
                            <a:srgbClr val="A9A9A9">
                              <a:alpha val="3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6" name="Freeform 548"/>
                        <wps:cNvSpPr>
                          <a:spLocks/>
                        </wps:cNvSpPr>
                        <wps:spPr bwMode="auto">
                          <a:xfrm>
                            <a:off x="7136" y="1244"/>
                            <a:ext cx="60" cy="2"/>
                          </a:xfrm>
                          <a:custGeom>
                            <a:avLst/>
                            <a:gdLst>
                              <a:gd name="T0" fmla="+- 0 7136 7136"/>
                              <a:gd name="T1" fmla="*/ T0 w 60"/>
                              <a:gd name="T2" fmla="+- 0 7196 7136"/>
                              <a:gd name="T3" fmla="*/ T2 w 60"/>
                              <a:gd name="T4" fmla="+- 0 7136 7136"/>
                              <a:gd name="T5" fmla="*/ T4 w 60"/>
                            </a:gdLst>
                            <a:ahLst/>
                            <a:cxnLst>
                              <a:cxn ang="0">
                                <a:pos x="T1" y="0"/>
                              </a:cxn>
                              <a:cxn ang="0">
                                <a:pos x="T3" y="0"/>
                              </a:cxn>
                              <a:cxn ang="0">
                                <a:pos x="T5" y="0"/>
                              </a:cxn>
                            </a:cxnLst>
                            <a:rect l="0" t="0" r="r" b="b"/>
                            <a:pathLst>
                              <a:path w="60">
                                <a:moveTo>
                                  <a:pt x="0" y="0"/>
                                </a:moveTo>
                                <a:lnTo>
                                  <a:pt x="60"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7" name="Rectangle 547"/>
                        <wps:cNvSpPr>
                          <a:spLocks noChangeArrowheads="1"/>
                        </wps:cNvSpPr>
                        <wps:spPr bwMode="auto">
                          <a:xfrm>
                            <a:off x="7196" y="1233"/>
                            <a:ext cx="60" cy="12"/>
                          </a:xfrm>
                          <a:prstGeom prst="rect">
                            <a:avLst/>
                          </a:prstGeom>
                          <a:solidFill>
                            <a:srgbClr val="A9A9A9">
                              <a:alpha val="3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8" name="Rectangle 546"/>
                        <wps:cNvSpPr>
                          <a:spLocks noChangeArrowheads="1"/>
                        </wps:cNvSpPr>
                        <wps:spPr bwMode="auto">
                          <a:xfrm>
                            <a:off x="7196" y="1233"/>
                            <a:ext cx="60" cy="12"/>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9" name="Rectangle 545"/>
                        <wps:cNvSpPr>
                          <a:spLocks noChangeArrowheads="1"/>
                        </wps:cNvSpPr>
                        <wps:spPr bwMode="auto">
                          <a:xfrm>
                            <a:off x="7255" y="1225"/>
                            <a:ext cx="60" cy="19"/>
                          </a:xfrm>
                          <a:prstGeom prst="rect">
                            <a:avLst/>
                          </a:prstGeom>
                          <a:solidFill>
                            <a:srgbClr val="A9A9A9">
                              <a:alpha val="3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0" name="Rectangle 544"/>
                        <wps:cNvSpPr>
                          <a:spLocks noChangeArrowheads="1"/>
                        </wps:cNvSpPr>
                        <wps:spPr bwMode="auto">
                          <a:xfrm>
                            <a:off x="7255" y="1225"/>
                            <a:ext cx="60" cy="19"/>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1" name="Rectangle 543"/>
                        <wps:cNvSpPr>
                          <a:spLocks noChangeArrowheads="1"/>
                        </wps:cNvSpPr>
                        <wps:spPr bwMode="auto">
                          <a:xfrm>
                            <a:off x="7315" y="1225"/>
                            <a:ext cx="60" cy="19"/>
                          </a:xfrm>
                          <a:prstGeom prst="rect">
                            <a:avLst/>
                          </a:prstGeom>
                          <a:solidFill>
                            <a:srgbClr val="A9A9A9">
                              <a:alpha val="3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2" name="Rectangle 542"/>
                        <wps:cNvSpPr>
                          <a:spLocks noChangeArrowheads="1"/>
                        </wps:cNvSpPr>
                        <wps:spPr bwMode="auto">
                          <a:xfrm>
                            <a:off x="7315" y="1225"/>
                            <a:ext cx="60" cy="19"/>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3" name="Rectangle 541"/>
                        <wps:cNvSpPr>
                          <a:spLocks noChangeArrowheads="1"/>
                        </wps:cNvSpPr>
                        <wps:spPr bwMode="auto">
                          <a:xfrm>
                            <a:off x="7375" y="1203"/>
                            <a:ext cx="60" cy="42"/>
                          </a:xfrm>
                          <a:prstGeom prst="rect">
                            <a:avLst/>
                          </a:prstGeom>
                          <a:solidFill>
                            <a:srgbClr val="A9A9A9">
                              <a:alpha val="3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4" name="Rectangle 540"/>
                        <wps:cNvSpPr>
                          <a:spLocks noChangeArrowheads="1"/>
                        </wps:cNvSpPr>
                        <wps:spPr bwMode="auto">
                          <a:xfrm>
                            <a:off x="7375" y="1203"/>
                            <a:ext cx="60" cy="42"/>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5" name="Rectangle 539"/>
                        <wps:cNvSpPr>
                          <a:spLocks noChangeArrowheads="1"/>
                        </wps:cNvSpPr>
                        <wps:spPr bwMode="auto">
                          <a:xfrm>
                            <a:off x="7435" y="1161"/>
                            <a:ext cx="60" cy="84"/>
                          </a:xfrm>
                          <a:prstGeom prst="rect">
                            <a:avLst/>
                          </a:prstGeom>
                          <a:solidFill>
                            <a:srgbClr val="A9A9A9">
                              <a:alpha val="3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6" name="Rectangle 538"/>
                        <wps:cNvSpPr>
                          <a:spLocks noChangeArrowheads="1"/>
                        </wps:cNvSpPr>
                        <wps:spPr bwMode="auto">
                          <a:xfrm>
                            <a:off x="7435" y="1161"/>
                            <a:ext cx="60" cy="84"/>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7" name="Rectangle 537"/>
                        <wps:cNvSpPr>
                          <a:spLocks noChangeArrowheads="1"/>
                        </wps:cNvSpPr>
                        <wps:spPr bwMode="auto">
                          <a:xfrm>
                            <a:off x="7495" y="1066"/>
                            <a:ext cx="60" cy="178"/>
                          </a:xfrm>
                          <a:prstGeom prst="rect">
                            <a:avLst/>
                          </a:prstGeom>
                          <a:solidFill>
                            <a:srgbClr val="A9A9A9">
                              <a:alpha val="3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8" name="Rectangle 536"/>
                        <wps:cNvSpPr>
                          <a:spLocks noChangeArrowheads="1"/>
                        </wps:cNvSpPr>
                        <wps:spPr bwMode="auto">
                          <a:xfrm>
                            <a:off x="7495" y="1066"/>
                            <a:ext cx="60" cy="178"/>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9" name="Rectangle 535"/>
                        <wps:cNvSpPr>
                          <a:spLocks noChangeArrowheads="1"/>
                        </wps:cNvSpPr>
                        <wps:spPr bwMode="auto">
                          <a:xfrm>
                            <a:off x="7555" y="998"/>
                            <a:ext cx="60" cy="247"/>
                          </a:xfrm>
                          <a:prstGeom prst="rect">
                            <a:avLst/>
                          </a:prstGeom>
                          <a:solidFill>
                            <a:srgbClr val="A9A9A9">
                              <a:alpha val="3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0" name="Rectangle 534"/>
                        <wps:cNvSpPr>
                          <a:spLocks noChangeArrowheads="1"/>
                        </wps:cNvSpPr>
                        <wps:spPr bwMode="auto">
                          <a:xfrm>
                            <a:off x="7555" y="998"/>
                            <a:ext cx="60" cy="247"/>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1" name="Rectangle 533"/>
                        <wps:cNvSpPr>
                          <a:spLocks noChangeArrowheads="1"/>
                        </wps:cNvSpPr>
                        <wps:spPr bwMode="auto">
                          <a:xfrm>
                            <a:off x="7614" y="877"/>
                            <a:ext cx="60" cy="368"/>
                          </a:xfrm>
                          <a:prstGeom prst="rect">
                            <a:avLst/>
                          </a:prstGeom>
                          <a:solidFill>
                            <a:srgbClr val="A9A9A9">
                              <a:alpha val="3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2" name="Rectangle 532"/>
                        <wps:cNvSpPr>
                          <a:spLocks noChangeArrowheads="1"/>
                        </wps:cNvSpPr>
                        <wps:spPr bwMode="auto">
                          <a:xfrm>
                            <a:off x="7614" y="877"/>
                            <a:ext cx="60" cy="368"/>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3" name="Rectangle 531"/>
                        <wps:cNvSpPr>
                          <a:spLocks noChangeArrowheads="1"/>
                        </wps:cNvSpPr>
                        <wps:spPr bwMode="auto">
                          <a:xfrm>
                            <a:off x="7674" y="870"/>
                            <a:ext cx="60" cy="375"/>
                          </a:xfrm>
                          <a:prstGeom prst="rect">
                            <a:avLst/>
                          </a:prstGeom>
                          <a:solidFill>
                            <a:srgbClr val="A9A9A9">
                              <a:alpha val="3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4" name="Rectangle 530"/>
                        <wps:cNvSpPr>
                          <a:spLocks noChangeArrowheads="1"/>
                        </wps:cNvSpPr>
                        <wps:spPr bwMode="auto">
                          <a:xfrm>
                            <a:off x="7674" y="870"/>
                            <a:ext cx="60" cy="375"/>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5" name="Rectangle 529"/>
                        <wps:cNvSpPr>
                          <a:spLocks noChangeArrowheads="1"/>
                        </wps:cNvSpPr>
                        <wps:spPr bwMode="auto">
                          <a:xfrm>
                            <a:off x="7734" y="684"/>
                            <a:ext cx="60" cy="561"/>
                          </a:xfrm>
                          <a:prstGeom prst="rect">
                            <a:avLst/>
                          </a:prstGeom>
                          <a:solidFill>
                            <a:srgbClr val="A9A9A9">
                              <a:alpha val="3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6" name="Rectangle 528"/>
                        <wps:cNvSpPr>
                          <a:spLocks noChangeArrowheads="1"/>
                        </wps:cNvSpPr>
                        <wps:spPr bwMode="auto">
                          <a:xfrm>
                            <a:off x="7734" y="684"/>
                            <a:ext cx="60" cy="561"/>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7" name="Rectangle 527"/>
                        <wps:cNvSpPr>
                          <a:spLocks noChangeArrowheads="1"/>
                        </wps:cNvSpPr>
                        <wps:spPr bwMode="auto">
                          <a:xfrm>
                            <a:off x="7794" y="673"/>
                            <a:ext cx="60" cy="572"/>
                          </a:xfrm>
                          <a:prstGeom prst="rect">
                            <a:avLst/>
                          </a:prstGeom>
                          <a:solidFill>
                            <a:srgbClr val="A9A9A9">
                              <a:alpha val="3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8" name="Rectangle 526"/>
                        <wps:cNvSpPr>
                          <a:spLocks noChangeArrowheads="1"/>
                        </wps:cNvSpPr>
                        <wps:spPr bwMode="auto">
                          <a:xfrm>
                            <a:off x="7794" y="673"/>
                            <a:ext cx="60" cy="572"/>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9" name="Rectangle 525"/>
                        <wps:cNvSpPr>
                          <a:spLocks noChangeArrowheads="1"/>
                        </wps:cNvSpPr>
                        <wps:spPr bwMode="auto">
                          <a:xfrm>
                            <a:off x="7854" y="828"/>
                            <a:ext cx="60" cy="417"/>
                          </a:xfrm>
                          <a:prstGeom prst="rect">
                            <a:avLst/>
                          </a:prstGeom>
                          <a:solidFill>
                            <a:srgbClr val="A9A9A9">
                              <a:alpha val="3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0" name="Rectangle 524"/>
                        <wps:cNvSpPr>
                          <a:spLocks noChangeArrowheads="1"/>
                        </wps:cNvSpPr>
                        <wps:spPr bwMode="auto">
                          <a:xfrm>
                            <a:off x="7854" y="828"/>
                            <a:ext cx="60" cy="417"/>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1" name="Rectangle 523"/>
                        <wps:cNvSpPr>
                          <a:spLocks noChangeArrowheads="1"/>
                        </wps:cNvSpPr>
                        <wps:spPr bwMode="auto">
                          <a:xfrm>
                            <a:off x="7914" y="832"/>
                            <a:ext cx="60" cy="413"/>
                          </a:xfrm>
                          <a:prstGeom prst="rect">
                            <a:avLst/>
                          </a:prstGeom>
                          <a:solidFill>
                            <a:srgbClr val="A9A9A9">
                              <a:alpha val="3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2" name="Rectangle 522"/>
                        <wps:cNvSpPr>
                          <a:spLocks noChangeArrowheads="1"/>
                        </wps:cNvSpPr>
                        <wps:spPr bwMode="auto">
                          <a:xfrm>
                            <a:off x="7914" y="832"/>
                            <a:ext cx="60" cy="413"/>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3" name="Rectangle 521"/>
                        <wps:cNvSpPr>
                          <a:spLocks noChangeArrowheads="1"/>
                        </wps:cNvSpPr>
                        <wps:spPr bwMode="auto">
                          <a:xfrm>
                            <a:off x="7973" y="1010"/>
                            <a:ext cx="60" cy="235"/>
                          </a:xfrm>
                          <a:prstGeom prst="rect">
                            <a:avLst/>
                          </a:prstGeom>
                          <a:solidFill>
                            <a:srgbClr val="A9A9A9">
                              <a:alpha val="3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4" name="Rectangle 520"/>
                        <wps:cNvSpPr>
                          <a:spLocks noChangeArrowheads="1"/>
                        </wps:cNvSpPr>
                        <wps:spPr bwMode="auto">
                          <a:xfrm>
                            <a:off x="7973" y="1010"/>
                            <a:ext cx="60" cy="235"/>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5" name="Rectangle 519"/>
                        <wps:cNvSpPr>
                          <a:spLocks noChangeArrowheads="1"/>
                        </wps:cNvSpPr>
                        <wps:spPr bwMode="auto">
                          <a:xfrm>
                            <a:off x="8033" y="1093"/>
                            <a:ext cx="60" cy="152"/>
                          </a:xfrm>
                          <a:prstGeom prst="rect">
                            <a:avLst/>
                          </a:prstGeom>
                          <a:solidFill>
                            <a:srgbClr val="A9A9A9">
                              <a:alpha val="3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6" name="Rectangle 518"/>
                        <wps:cNvSpPr>
                          <a:spLocks noChangeArrowheads="1"/>
                        </wps:cNvSpPr>
                        <wps:spPr bwMode="auto">
                          <a:xfrm>
                            <a:off x="8033" y="1093"/>
                            <a:ext cx="60" cy="152"/>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7" name="Rectangle 517"/>
                        <wps:cNvSpPr>
                          <a:spLocks noChangeArrowheads="1"/>
                        </wps:cNvSpPr>
                        <wps:spPr bwMode="auto">
                          <a:xfrm>
                            <a:off x="8093" y="1180"/>
                            <a:ext cx="60" cy="65"/>
                          </a:xfrm>
                          <a:prstGeom prst="rect">
                            <a:avLst/>
                          </a:prstGeom>
                          <a:solidFill>
                            <a:srgbClr val="A9A9A9">
                              <a:alpha val="3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8" name="Rectangle 516"/>
                        <wps:cNvSpPr>
                          <a:spLocks noChangeArrowheads="1"/>
                        </wps:cNvSpPr>
                        <wps:spPr bwMode="auto">
                          <a:xfrm>
                            <a:off x="8093" y="1180"/>
                            <a:ext cx="60" cy="65"/>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9" name="Rectangle 515"/>
                        <wps:cNvSpPr>
                          <a:spLocks noChangeArrowheads="1"/>
                        </wps:cNvSpPr>
                        <wps:spPr bwMode="auto">
                          <a:xfrm>
                            <a:off x="8153" y="1218"/>
                            <a:ext cx="60" cy="27"/>
                          </a:xfrm>
                          <a:prstGeom prst="rect">
                            <a:avLst/>
                          </a:prstGeom>
                          <a:solidFill>
                            <a:srgbClr val="A9A9A9">
                              <a:alpha val="3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0" name="Rectangle 514"/>
                        <wps:cNvSpPr>
                          <a:spLocks noChangeArrowheads="1"/>
                        </wps:cNvSpPr>
                        <wps:spPr bwMode="auto">
                          <a:xfrm>
                            <a:off x="8153" y="1218"/>
                            <a:ext cx="60" cy="27"/>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1" name="Rectangle 513"/>
                        <wps:cNvSpPr>
                          <a:spLocks noChangeArrowheads="1"/>
                        </wps:cNvSpPr>
                        <wps:spPr bwMode="auto">
                          <a:xfrm>
                            <a:off x="8213" y="1240"/>
                            <a:ext cx="60" cy="4"/>
                          </a:xfrm>
                          <a:prstGeom prst="rect">
                            <a:avLst/>
                          </a:prstGeom>
                          <a:solidFill>
                            <a:srgbClr val="A9A9A9">
                              <a:alpha val="3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2" name="Rectangle 512"/>
                        <wps:cNvSpPr>
                          <a:spLocks noChangeArrowheads="1"/>
                        </wps:cNvSpPr>
                        <wps:spPr bwMode="auto">
                          <a:xfrm>
                            <a:off x="8213" y="1240"/>
                            <a:ext cx="60" cy="4"/>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3" name="Freeform 511"/>
                        <wps:cNvSpPr>
                          <a:spLocks/>
                        </wps:cNvSpPr>
                        <wps:spPr bwMode="auto">
                          <a:xfrm>
                            <a:off x="8273" y="1244"/>
                            <a:ext cx="60" cy="2"/>
                          </a:xfrm>
                          <a:custGeom>
                            <a:avLst/>
                            <a:gdLst>
                              <a:gd name="T0" fmla="+- 0 8333 8273"/>
                              <a:gd name="T1" fmla="*/ T0 w 60"/>
                              <a:gd name="T2" fmla="+- 0 8273 8273"/>
                              <a:gd name="T3" fmla="*/ T2 w 60"/>
                              <a:gd name="T4" fmla="+- 0 8333 8273"/>
                              <a:gd name="T5" fmla="*/ T4 w 60"/>
                            </a:gdLst>
                            <a:ahLst/>
                            <a:cxnLst>
                              <a:cxn ang="0">
                                <a:pos x="T1" y="0"/>
                              </a:cxn>
                              <a:cxn ang="0">
                                <a:pos x="T3" y="0"/>
                              </a:cxn>
                              <a:cxn ang="0">
                                <a:pos x="T5" y="0"/>
                              </a:cxn>
                            </a:cxnLst>
                            <a:rect l="0" t="0" r="r" b="b"/>
                            <a:pathLst>
                              <a:path w="60">
                                <a:moveTo>
                                  <a:pt x="60" y="0"/>
                                </a:moveTo>
                                <a:lnTo>
                                  <a:pt x="0" y="0"/>
                                </a:lnTo>
                                <a:lnTo>
                                  <a:pt x="60" y="0"/>
                                </a:lnTo>
                                <a:close/>
                              </a:path>
                            </a:pathLst>
                          </a:custGeom>
                          <a:solidFill>
                            <a:srgbClr val="A9A9A9">
                              <a:alpha val="3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4" name="Freeform 510"/>
                        <wps:cNvSpPr>
                          <a:spLocks/>
                        </wps:cNvSpPr>
                        <wps:spPr bwMode="auto">
                          <a:xfrm>
                            <a:off x="8273" y="1244"/>
                            <a:ext cx="60" cy="2"/>
                          </a:xfrm>
                          <a:custGeom>
                            <a:avLst/>
                            <a:gdLst>
                              <a:gd name="T0" fmla="+- 0 8273 8273"/>
                              <a:gd name="T1" fmla="*/ T0 w 60"/>
                              <a:gd name="T2" fmla="+- 0 8333 8273"/>
                              <a:gd name="T3" fmla="*/ T2 w 60"/>
                              <a:gd name="T4" fmla="+- 0 8273 8273"/>
                              <a:gd name="T5" fmla="*/ T4 w 60"/>
                            </a:gdLst>
                            <a:ahLst/>
                            <a:cxnLst>
                              <a:cxn ang="0">
                                <a:pos x="T1" y="0"/>
                              </a:cxn>
                              <a:cxn ang="0">
                                <a:pos x="T3" y="0"/>
                              </a:cxn>
                              <a:cxn ang="0">
                                <a:pos x="T5" y="0"/>
                              </a:cxn>
                            </a:cxnLst>
                            <a:rect l="0" t="0" r="r" b="b"/>
                            <a:pathLst>
                              <a:path w="60">
                                <a:moveTo>
                                  <a:pt x="0" y="0"/>
                                </a:moveTo>
                                <a:lnTo>
                                  <a:pt x="60"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5" name="Rectangle 509"/>
                        <wps:cNvSpPr>
                          <a:spLocks noChangeArrowheads="1"/>
                        </wps:cNvSpPr>
                        <wps:spPr bwMode="auto">
                          <a:xfrm>
                            <a:off x="8332" y="1240"/>
                            <a:ext cx="60" cy="4"/>
                          </a:xfrm>
                          <a:prstGeom prst="rect">
                            <a:avLst/>
                          </a:prstGeom>
                          <a:solidFill>
                            <a:srgbClr val="A9A9A9">
                              <a:alpha val="3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6" name="Rectangle 508"/>
                        <wps:cNvSpPr>
                          <a:spLocks noChangeArrowheads="1"/>
                        </wps:cNvSpPr>
                        <wps:spPr bwMode="auto">
                          <a:xfrm>
                            <a:off x="8332" y="1240"/>
                            <a:ext cx="60" cy="4"/>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7" name="Freeform 507"/>
                        <wps:cNvSpPr>
                          <a:spLocks/>
                        </wps:cNvSpPr>
                        <wps:spPr bwMode="auto">
                          <a:xfrm>
                            <a:off x="8392" y="1244"/>
                            <a:ext cx="60" cy="2"/>
                          </a:xfrm>
                          <a:custGeom>
                            <a:avLst/>
                            <a:gdLst>
                              <a:gd name="T0" fmla="+- 0 8453 8393"/>
                              <a:gd name="T1" fmla="*/ T0 w 60"/>
                              <a:gd name="T2" fmla="+- 0 8393 8393"/>
                              <a:gd name="T3" fmla="*/ T2 w 60"/>
                              <a:gd name="T4" fmla="+- 0 8453 8393"/>
                              <a:gd name="T5" fmla="*/ T4 w 60"/>
                            </a:gdLst>
                            <a:ahLst/>
                            <a:cxnLst>
                              <a:cxn ang="0">
                                <a:pos x="T1" y="0"/>
                              </a:cxn>
                              <a:cxn ang="0">
                                <a:pos x="T3" y="0"/>
                              </a:cxn>
                              <a:cxn ang="0">
                                <a:pos x="T5" y="0"/>
                              </a:cxn>
                            </a:cxnLst>
                            <a:rect l="0" t="0" r="r" b="b"/>
                            <a:pathLst>
                              <a:path w="60">
                                <a:moveTo>
                                  <a:pt x="60" y="0"/>
                                </a:moveTo>
                                <a:lnTo>
                                  <a:pt x="0" y="0"/>
                                </a:lnTo>
                                <a:lnTo>
                                  <a:pt x="60" y="0"/>
                                </a:lnTo>
                                <a:close/>
                              </a:path>
                            </a:pathLst>
                          </a:custGeom>
                          <a:solidFill>
                            <a:srgbClr val="A9A9A9">
                              <a:alpha val="3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8" name="Freeform 506"/>
                        <wps:cNvSpPr>
                          <a:spLocks/>
                        </wps:cNvSpPr>
                        <wps:spPr bwMode="auto">
                          <a:xfrm>
                            <a:off x="8392" y="1244"/>
                            <a:ext cx="60" cy="2"/>
                          </a:xfrm>
                          <a:custGeom>
                            <a:avLst/>
                            <a:gdLst>
                              <a:gd name="T0" fmla="+- 0 8393 8393"/>
                              <a:gd name="T1" fmla="*/ T0 w 60"/>
                              <a:gd name="T2" fmla="+- 0 8453 8393"/>
                              <a:gd name="T3" fmla="*/ T2 w 60"/>
                              <a:gd name="T4" fmla="+- 0 8393 8393"/>
                              <a:gd name="T5" fmla="*/ T4 w 60"/>
                            </a:gdLst>
                            <a:ahLst/>
                            <a:cxnLst>
                              <a:cxn ang="0">
                                <a:pos x="T1" y="0"/>
                              </a:cxn>
                              <a:cxn ang="0">
                                <a:pos x="T3" y="0"/>
                              </a:cxn>
                              <a:cxn ang="0">
                                <a:pos x="T5" y="0"/>
                              </a:cxn>
                            </a:cxnLst>
                            <a:rect l="0" t="0" r="r" b="b"/>
                            <a:pathLst>
                              <a:path w="60">
                                <a:moveTo>
                                  <a:pt x="0" y="0"/>
                                </a:moveTo>
                                <a:lnTo>
                                  <a:pt x="60"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9" name="Freeform 505"/>
                        <wps:cNvSpPr>
                          <a:spLocks/>
                        </wps:cNvSpPr>
                        <wps:spPr bwMode="auto">
                          <a:xfrm>
                            <a:off x="8452" y="1244"/>
                            <a:ext cx="60" cy="2"/>
                          </a:xfrm>
                          <a:custGeom>
                            <a:avLst/>
                            <a:gdLst>
                              <a:gd name="T0" fmla="+- 0 8512 8453"/>
                              <a:gd name="T1" fmla="*/ T0 w 60"/>
                              <a:gd name="T2" fmla="+- 0 8453 8453"/>
                              <a:gd name="T3" fmla="*/ T2 w 60"/>
                              <a:gd name="T4" fmla="+- 0 8512 8453"/>
                              <a:gd name="T5" fmla="*/ T4 w 60"/>
                            </a:gdLst>
                            <a:ahLst/>
                            <a:cxnLst>
                              <a:cxn ang="0">
                                <a:pos x="T1" y="0"/>
                              </a:cxn>
                              <a:cxn ang="0">
                                <a:pos x="T3" y="0"/>
                              </a:cxn>
                              <a:cxn ang="0">
                                <a:pos x="T5" y="0"/>
                              </a:cxn>
                            </a:cxnLst>
                            <a:rect l="0" t="0" r="r" b="b"/>
                            <a:pathLst>
                              <a:path w="60">
                                <a:moveTo>
                                  <a:pt x="59" y="0"/>
                                </a:moveTo>
                                <a:lnTo>
                                  <a:pt x="0" y="0"/>
                                </a:lnTo>
                                <a:lnTo>
                                  <a:pt x="59" y="0"/>
                                </a:lnTo>
                                <a:close/>
                              </a:path>
                            </a:pathLst>
                          </a:custGeom>
                          <a:solidFill>
                            <a:srgbClr val="A9A9A9">
                              <a:alpha val="3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0" name="Freeform 504"/>
                        <wps:cNvSpPr>
                          <a:spLocks/>
                        </wps:cNvSpPr>
                        <wps:spPr bwMode="auto">
                          <a:xfrm>
                            <a:off x="8452" y="1244"/>
                            <a:ext cx="60" cy="2"/>
                          </a:xfrm>
                          <a:custGeom>
                            <a:avLst/>
                            <a:gdLst>
                              <a:gd name="T0" fmla="+- 0 8453 8453"/>
                              <a:gd name="T1" fmla="*/ T0 w 60"/>
                              <a:gd name="T2" fmla="+- 0 8512 8453"/>
                              <a:gd name="T3" fmla="*/ T2 w 60"/>
                              <a:gd name="T4" fmla="+- 0 8453 8453"/>
                              <a:gd name="T5" fmla="*/ T4 w 60"/>
                            </a:gdLst>
                            <a:ahLst/>
                            <a:cxnLst>
                              <a:cxn ang="0">
                                <a:pos x="T1" y="0"/>
                              </a:cxn>
                              <a:cxn ang="0">
                                <a:pos x="T3" y="0"/>
                              </a:cxn>
                              <a:cxn ang="0">
                                <a:pos x="T5" y="0"/>
                              </a:cxn>
                            </a:cxnLst>
                            <a:rect l="0" t="0" r="r" b="b"/>
                            <a:pathLst>
                              <a:path w="60">
                                <a:moveTo>
                                  <a:pt x="0" y="0"/>
                                </a:moveTo>
                                <a:lnTo>
                                  <a:pt x="59"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1" name="Freeform 503"/>
                        <wps:cNvSpPr>
                          <a:spLocks/>
                        </wps:cNvSpPr>
                        <wps:spPr bwMode="auto">
                          <a:xfrm>
                            <a:off x="8512" y="1244"/>
                            <a:ext cx="60" cy="2"/>
                          </a:xfrm>
                          <a:custGeom>
                            <a:avLst/>
                            <a:gdLst>
                              <a:gd name="T0" fmla="+- 0 8572 8512"/>
                              <a:gd name="T1" fmla="*/ T0 w 60"/>
                              <a:gd name="T2" fmla="+- 0 8512 8512"/>
                              <a:gd name="T3" fmla="*/ T2 w 60"/>
                              <a:gd name="T4" fmla="+- 0 8572 8512"/>
                              <a:gd name="T5" fmla="*/ T4 w 60"/>
                            </a:gdLst>
                            <a:ahLst/>
                            <a:cxnLst>
                              <a:cxn ang="0">
                                <a:pos x="T1" y="0"/>
                              </a:cxn>
                              <a:cxn ang="0">
                                <a:pos x="T3" y="0"/>
                              </a:cxn>
                              <a:cxn ang="0">
                                <a:pos x="T5" y="0"/>
                              </a:cxn>
                            </a:cxnLst>
                            <a:rect l="0" t="0" r="r" b="b"/>
                            <a:pathLst>
                              <a:path w="60">
                                <a:moveTo>
                                  <a:pt x="60" y="0"/>
                                </a:moveTo>
                                <a:lnTo>
                                  <a:pt x="0" y="0"/>
                                </a:lnTo>
                                <a:lnTo>
                                  <a:pt x="60" y="0"/>
                                </a:lnTo>
                                <a:close/>
                              </a:path>
                            </a:pathLst>
                          </a:custGeom>
                          <a:solidFill>
                            <a:srgbClr val="A9A9A9">
                              <a:alpha val="3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2" name="Freeform 502"/>
                        <wps:cNvSpPr>
                          <a:spLocks/>
                        </wps:cNvSpPr>
                        <wps:spPr bwMode="auto">
                          <a:xfrm>
                            <a:off x="8512" y="1244"/>
                            <a:ext cx="60" cy="2"/>
                          </a:xfrm>
                          <a:custGeom>
                            <a:avLst/>
                            <a:gdLst>
                              <a:gd name="T0" fmla="+- 0 8512 8512"/>
                              <a:gd name="T1" fmla="*/ T0 w 60"/>
                              <a:gd name="T2" fmla="+- 0 8572 8512"/>
                              <a:gd name="T3" fmla="*/ T2 w 60"/>
                              <a:gd name="T4" fmla="+- 0 8512 8512"/>
                              <a:gd name="T5" fmla="*/ T4 w 60"/>
                            </a:gdLst>
                            <a:ahLst/>
                            <a:cxnLst>
                              <a:cxn ang="0">
                                <a:pos x="T1" y="0"/>
                              </a:cxn>
                              <a:cxn ang="0">
                                <a:pos x="T3" y="0"/>
                              </a:cxn>
                              <a:cxn ang="0">
                                <a:pos x="T5" y="0"/>
                              </a:cxn>
                            </a:cxnLst>
                            <a:rect l="0" t="0" r="r" b="b"/>
                            <a:pathLst>
                              <a:path w="60">
                                <a:moveTo>
                                  <a:pt x="0" y="0"/>
                                </a:moveTo>
                                <a:lnTo>
                                  <a:pt x="60"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3" name="Freeform 501"/>
                        <wps:cNvSpPr>
                          <a:spLocks/>
                        </wps:cNvSpPr>
                        <wps:spPr bwMode="auto">
                          <a:xfrm>
                            <a:off x="8572" y="1244"/>
                            <a:ext cx="60" cy="2"/>
                          </a:xfrm>
                          <a:custGeom>
                            <a:avLst/>
                            <a:gdLst>
                              <a:gd name="T0" fmla="+- 0 8632 8572"/>
                              <a:gd name="T1" fmla="*/ T0 w 60"/>
                              <a:gd name="T2" fmla="+- 0 8572 8572"/>
                              <a:gd name="T3" fmla="*/ T2 w 60"/>
                              <a:gd name="T4" fmla="+- 0 8632 8572"/>
                              <a:gd name="T5" fmla="*/ T4 w 60"/>
                            </a:gdLst>
                            <a:ahLst/>
                            <a:cxnLst>
                              <a:cxn ang="0">
                                <a:pos x="T1" y="0"/>
                              </a:cxn>
                              <a:cxn ang="0">
                                <a:pos x="T3" y="0"/>
                              </a:cxn>
                              <a:cxn ang="0">
                                <a:pos x="T5" y="0"/>
                              </a:cxn>
                            </a:cxnLst>
                            <a:rect l="0" t="0" r="r" b="b"/>
                            <a:pathLst>
                              <a:path w="60">
                                <a:moveTo>
                                  <a:pt x="60" y="0"/>
                                </a:moveTo>
                                <a:lnTo>
                                  <a:pt x="0" y="0"/>
                                </a:lnTo>
                                <a:lnTo>
                                  <a:pt x="60" y="0"/>
                                </a:lnTo>
                                <a:close/>
                              </a:path>
                            </a:pathLst>
                          </a:custGeom>
                          <a:solidFill>
                            <a:srgbClr val="A9A9A9">
                              <a:alpha val="3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4" name="Freeform 500"/>
                        <wps:cNvSpPr>
                          <a:spLocks/>
                        </wps:cNvSpPr>
                        <wps:spPr bwMode="auto">
                          <a:xfrm>
                            <a:off x="8572" y="1244"/>
                            <a:ext cx="60" cy="2"/>
                          </a:xfrm>
                          <a:custGeom>
                            <a:avLst/>
                            <a:gdLst>
                              <a:gd name="T0" fmla="+- 0 8572 8572"/>
                              <a:gd name="T1" fmla="*/ T0 w 60"/>
                              <a:gd name="T2" fmla="+- 0 8632 8572"/>
                              <a:gd name="T3" fmla="*/ T2 w 60"/>
                              <a:gd name="T4" fmla="+- 0 8572 8572"/>
                              <a:gd name="T5" fmla="*/ T4 w 60"/>
                            </a:gdLst>
                            <a:ahLst/>
                            <a:cxnLst>
                              <a:cxn ang="0">
                                <a:pos x="T1" y="0"/>
                              </a:cxn>
                              <a:cxn ang="0">
                                <a:pos x="T3" y="0"/>
                              </a:cxn>
                              <a:cxn ang="0">
                                <a:pos x="T5" y="0"/>
                              </a:cxn>
                            </a:cxnLst>
                            <a:rect l="0" t="0" r="r" b="b"/>
                            <a:pathLst>
                              <a:path w="60">
                                <a:moveTo>
                                  <a:pt x="0" y="0"/>
                                </a:moveTo>
                                <a:lnTo>
                                  <a:pt x="60"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5" name="Freeform 499"/>
                        <wps:cNvSpPr>
                          <a:spLocks/>
                        </wps:cNvSpPr>
                        <wps:spPr bwMode="auto">
                          <a:xfrm>
                            <a:off x="8631" y="1244"/>
                            <a:ext cx="60" cy="2"/>
                          </a:xfrm>
                          <a:custGeom>
                            <a:avLst/>
                            <a:gdLst>
                              <a:gd name="T0" fmla="+- 0 8692 8632"/>
                              <a:gd name="T1" fmla="*/ T0 w 60"/>
                              <a:gd name="T2" fmla="+- 0 8632 8632"/>
                              <a:gd name="T3" fmla="*/ T2 w 60"/>
                              <a:gd name="T4" fmla="+- 0 8692 8632"/>
                              <a:gd name="T5" fmla="*/ T4 w 60"/>
                            </a:gdLst>
                            <a:ahLst/>
                            <a:cxnLst>
                              <a:cxn ang="0">
                                <a:pos x="T1" y="0"/>
                              </a:cxn>
                              <a:cxn ang="0">
                                <a:pos x="T3" y="0"/>
                              </a:cxn>
                              <a:cxn ang="0">
                                <a:pos x="T5" y="0"/>
                              </a:cxn>
                            </a:cxnLst>
                            <a:rect l="0" t="0" r="r" b="b"/>
                            <a:pathLst>
                              <a:path w="60">
                                <a:moveTo>
                                  <a:pt x="60" y="0"/>
                                </a:moveTo>
                                <a:lnTo>
                                  <a:pt x="0" y="0"/>
                                </a:lnTo>
                                <a:lnTo>
                                  <a:pt x="60" y="0"/>
                                </a:lnTo>
                                <a:close/>
                              </a:path>
                            </a:pathLst>
                          </a:custGeom>
                          <a:solidFill>
                            <a:srgbClr val="A9A9A9">
                              <a:alpha val="3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6" name="Freeform 498"/>
                        <wps:cNvSpPr>
                          <a:spLocks/>
                        </wps:cNvSpPr>
                        <wps:spPr bwMode="auto">
                          <a:xfrm>
                            <a:off x="8631" y="1244"/>
                            <a:ext cx="60" cy="2"/>
                          </a:xfrm>
                          <a:custGeom>
                            <a:avLst/>
                            <a:gdLst>
                              <a:gd name="T0" fmla="+- 0 8632 8632"/>
                              <a:gd name="T1" fmla="*/ T0 w 60"/>
                              <a:gd name="T2" fmla="+- 0 8692 8632"/>
                              <a:gd name="T3" fmla="*/ T2 w 60"/>
                              <a:gd name="T4" fmla="+- 0 8632 8632"/>
                              <a:gd name="T5" fmla="*/ T4 w 60"/>
                            </a:gdLst>
                            <a:ahLst/>
                            <a:cxnLst>
                              <a:cxn ang="0">
                                <a:pos x="T1" y="0"/>
                              </a:cxn>
                              <a:cxn ang="0">
                                <a:pos x="T3" y="0"/>
                              </a:cxn>
                              <a:cxn ang="0">
                                <a:pos x="T5" y="0"/>
                              </a:cxn>
                            </a:cxnLst>
                            <a:rect l="0" t="0" r="r" b="b"/>
                            <a:pathLst>
                              <a:path w="60">
                                <a:moveTo>
                                  <a:pt x="0" y="0"/>
                                </a:moveTo>
                                <a:lnTo>
                                  <a:pt x="60"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7" name="Freeform 497"/>
                        <wps:cNvSpPr>
                          <a:spLocks/>
                        </wps:cNvSpPr>
                        <wps:spPr bwMode="auto">
                          <a:xfrm>
                            <a:off x="8691" y="1244"/>
                            <a:ext cx="60" cy="2"/>
                          </a:xfrm>
                          <a:custGeom>
                            <a:avLst/>
                            <a:gdLst>
                              <a:gd name="T0" fmla="+- 0 8752 8692"/>
                              <a:gd name="T1" fmla="*/ T0 w 60"/>
                              <a:gd name="T2" fmla="+- 0 8692 8692"/>
                              <a:gd name="T3" fmla="*/ T2 w 60"/>
                              <a:gd name="T4" fmla="+- 0 8752 8692"/>
                              <a:gd name="T5" fmla="*/ T4 w 60"/>
                            </a:gdLst>
                            <a:ahLst/>
                            <a:cxnLst>
                              <a:cxn ang="0">
                                <a:pos x="T1" y="0"/>
                              </a:cxn>
                              <a:cxn ang="0">
                                <a:pos x="T3" y="0"/>
                              </a:cxn>
                              <a:cxn ang="0">
                                <a:pos x="T5" y="0"/>
                              </a:cxn>
                            </a:cxnLst>
                            <a:rect l="0" t="0" r="r" b="b"/>
                            <a:pathLst>
                              <a:path w="60">
                                <a:moveTo>
                                  <a:pt x="60" y="0"/>
                                </a:moveTo>
                                <a:lnTo>
                                  <a:pt x="0" y="0"/>
                                </a:lnTo>
                                <a:lnTo>
                                  <a:pt x="60" y="0"/>
                                </a:lnTo>
                                <a:close/>
                              </a:path>
                            </a:pathLst>
                          </a:custGeom>
                          <a:solidFill>
                            <a:srgbClr val="A9A9A9">
                              <a:alpha val="3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8" name="Freeform 496"/>
                        <wps:cNvSpPr>
                          <a:spLocks/>
                        </wps:cNvSpPr>
                        <wps:spPr bwMode="auto">
                          <a:xfrm>
                            <a:off x="8691" y="1244"/>
                            <a:ext cx="60" cy="2"/>
                          </a:xfrm>
                          <a:custGeom>
                            <a:avLst/>
                            <a:gdLst>
                              <a:gd name="T0" fmla="+- 0 8692 8692"/>
                              <a:gd name="T1" fmla="*/ T0 w 60"/>
                              <a:gd name="T2" fmla="+- 0 8752 8692"/>
                              <a:gd name="T3" fmla="*/ T2 w 60"/>
                              <a:gd name="T4" fmla="+- 0 8692 8692"/>
                              <a:gd name="T5" fmla="*/ T4 w 60"/>
                            </a:gdLst>
                            <a:ahLst/>
                            <a:cxnLst>
                              <a:cxn ang="0">
                                <a:pos x="T1" y="0"/>
                              </a:cxn>
                              <a:cxn ang="0">
                                <a:pos x="T3" y="0"/>
                              </a:cxn>
                              <a:cxn ang="0">
                                <a:pos x="T5" y="0"/>
                              </a:cxn>
                            </a:cxnLst>
                            <a:rect l="0" t="0" r="r" b="b"/>
                            <a:pathLst>
                              <a:path w="60">
                                <a:moveTo>
                                  <a:pt x="0" y="0"/>
                                </a:moveTo>
                                <a:lnTo>
                                  <a:pt x="60"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9" name="Freeform 495"/>
                        <wps:cNvSpPr>
                          <a:spLocks/>
                        </wps:cNvSpPr>
                        <wps:spPr bwMode="auto">
                          <a:xfrm>
                            <a:off x="8751" y="1244"/>
                            <a:ext cx="60" cy="2"/>
                          </a:xfrm>
                          <a:custGeom>
                            <a:avLst/>
                            <a:gdLst>
                              <a:gd name="T0" fmla="+- 0 8812 8752"/>
                              <a:gd name="T1" fmla="*/ T0 w 60"/>
                              <a:gd name="T2" fmla="+- 0 8752 8752"/>
                              <a:gd name="T3" fmla="*/ T2 w 60"/>
                              <a:gd name="T4" fmla="+- 0 8812 8752"/>
                              <a:gd name="T5" fmla="*/ T4 w 60"/>
                            </a:gdLst>
                            <a:ahLst/>
                            <a:cxnLst>
                              <a:cxn ang="0">
                                <a:pos x="T1" y="0"/>
                              </a:cxn>
                              <a:cxn ang="0">
                                <a:pos x="T3" y="0"/>
                              </a:cxn>
                              <a:cxn ang="0">
                                <a:pos x="T5" y="0"/>
                              </a:cxn>
                            </a:cxnLst>
                            <a:rect l="0" t="0" r="r" b="b"/>
                            <a:pathLst>
                              <a:path w="60">
                                <a:moveTo>
                                  <a:pt x="60" y="0"/>
                                </a:moveTo>
                                <a:lnTo>
                                  <a:pt x="0" y="0"/>
                                </a:lnTo>
                                <a:lnTo>
                                  <a:pt x="60" y="0"/>
                                </a:lnTo>
                                <a:close/>
                              </a:path>
                            </a:pathLst>
                          </a:custGeom>
                          <a:solidFill>
                            <a:srgbClr val="A9A9A9">
                              <a:alpha val="3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0" name="Freeform 494"/>
                        <wps:cNvSpPr>
                          <a:spLocks/>
                        </wps:cNvSpPr>
                        <wps:spPr bwMode="auto">
                          <a:xfrm>
                            <a:off x="8751" y="1244"/>
                            <a:ext cx="60" cy="2"/>
                          </a:xfrm>
                          <a:custGeom>
                            <a:avLst/>
                            <a:gdLst>
                              <a:gd name="T0" fmla="+- 0 8752 8752"/>
                              <a:gd name="T1" fmla="*/ T0 w 60"/>
                              <a:gd name="T2" fmla="+- 0 8812 8752"/>
                              <a:gd name="T3" fmla="*/ T2 w 60"/>
                              <a:gd name="T4" fmla="+- 0 8752 8752"/>
                              <a:gd name="T5" fmla="*/ T4 w 60"/>
                            </a:gdLst>
                            <a:ahLst/>
                            <a:cxnLst>
                              <a:cxn ang="0">
                                <a:pos x="T1" y="0"/>
                              </a:cxn>
                              <a:cxn ang="0">
                                <a:pos x="T3" y="0"/>
                              </a:cxn>
                              <a:cxn ang="0">
                                <a:pos x="T5" y="0"/>
                              </a:cxn>
                            </a:cxnLst>
                            <a:rect l="0" t="0" r="r" b="b"/>
                            <a:pathLst>
                              <a:path w="60">
                                <a:moveTo>
                                  <a:pt x="0" y="0"/>
                                </a:moveTo>
                                <a:lnTo>
                                  <a:pt x="60"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1" name="Freeform 493"/>
                        <wps:cNvSpPr>
                          <a:spLocks/>
                        </wps:cNvSpPr>
                        <wps:spPr bwMode="auto">
                          <a:xfrm>
                            <a:off x="8811" y="1244"/>
                            <a:ext cx="60" cy="2"/>
                          </a:xfrm>
                          <a:custGeom>
                            <a:avLst/>
                            <a:gdLst>
                              <a:gd name="T0" fmla="+- 0 8871 8812"/>
                              <a:gd name="T1" fmla="*/ T0 w 60"/>
                              <a:gd name="T2" fmla="+- 0 8812 8812"/>
                              <a:gd name="T3" fmla="*/ T2 w 60"/>
                              <a:gd name="T4" fmla="+- 0 8871 8812"/>
                              <a:gd name="T5" fmla="*/ T4 w 60"/>
                            </a:gdLst>
                            <a:ahLst/>
                            <a:cxnLst>
                              <a:cxn ang="0">
                                <a:pos x="T1" y="0"/>
                              </a:cxn>
                              <a:cxn ang="0">
                                <a:pos x="T3" y="0"/>
                              </a:cxn>
                              <a:cxn ang="0">
                                <a:pos x="T5" y="0"/>
                              </a:cxn>
                            </a:cxnLst>
                            <a:rect l="0" t="0" r="r" b="b"/>
                            <a:pathLst>
                              <a:path w="60">
                                <a:moveTo>
                                  <a:pt x="59" y="0"/>
                                </a:moveTo>
                                <a:lnTo>
                                  <a:pt x="0" y="0"/>
                                </a:lnTo>
                                <a:lnTo>
                                  <a:pt x="59" y="0"/>
                                </a:lnTo>
                                <a:close/>
                              </a:path>
                            </a:pathLst>
                          </a:custGeom>
                          <a:solidFill>
                            <a:srgbClr val="A9A9A9">
                              <a:alpha val="3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2" name="Freeform 492"/>
                        <wps:cNvSpPr>
                          <a:spLocks/>
                        </wps:cNvSpPr>
                        <wps:spPr bwMode="auto">
                          <a:xfrm>
                            <a:off x="8811" y="1244"/>
                            <a:ext cx="60" cy="2"/>
                          </a:xfrm>
                          <a:custGeom>
                            <a:avLst/>
                            <a:gdLst>
                              <a:gd name="T0" fmla="+- 0 8812 8812"/>
                              <a:gd name="T1" fmla="*/ T0 w 60"/>
                              <a:gd name="T2" fmla="+- 0 8871 8812"/>
                              <a:gd name="T3" fmla="*/ T2 w 60"/>
                              <a:gd name="T4" fmla="+- 0 8812 8812"/>
                              <a:gd name="T5" fmla="*/ T4 w 60"/>
                            </a:gdLst>
                            <a:ahLst/>
                            <a:cxnLst>
                              <a:cxn ang="0">
                                <a:pos x="T1" y="0"/>
                              </a:cxn>
                              <a:cxn ang="0">
                                <a:pos x="T3" y="0"/>
                              </a:cxn>
                              <a:cxn ang="0">
                                <a:pos x="T5" y="0"/>
                              </a:cxn>
                            </a:cxnLst>
                            <a:rect l="0" t="0" r="r" b="b"/>
                            <a:pathLst>
                              <a:path w="60">
                                <a:moveTo>
                                  <a:pt x="0" y="0"/>
                                </a:moveTo>
                                <a:lnTo>
                                  <a:pt x="59"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3" name="Freeform 491"/>
                        <wps:cNvSpPr>
                          <a:spLocks/>
                        </wps:cNvSpPr>
                        <wps:spPr bwMode="auto">
                          <a:xfrm>
                            <a:off x="8871" y="1244"/>
                            <a:ext cx="60" cy="2"/>
                          </a:xfrm>
                          <a:custGeom>
                            <a:avLst/>
                            <a:gdLst>
                              <a:gd name="T0" fmla="+- 0 8931 8871"/>
                              <a:gd name="T1" fmla="*/ T0 w 60"/>
                              <a:gd name="T2" fmla="+- 0 8871 8871"/>
                              <a:gd name="T3" fmla="*/ T2 w 60"/>
                              <a:gd name="T4" fmla="+- 0 8931 8871"/>
                              <a:gd name="T5" fmla="*/ T4 w 60"/>
                            </a:gdLst>
                            <a:ahLst/>
                            <a:cxnLst>
                              <a:cxn ang="0">
                                <a:pos x="T1" y="0"/>
                              </a:cxn>
                              <a:cxn ang="0">
                                <a:pos x="T3" y="0"/>
                              </a:cxn>
                              <a:cxn ang="0">
                                <a:pos x="T5" y="0"/>
                              </a:cxn>
                            </a:cxnLst>
                            <a:rect l="0" t="0" r="r" b="b"/>
                            <a:pathLst>
                              <a:path w="60">
                                <a:moveTo>
                                  <a:pt x="60" y="0"/>
                                </a:moveTo>
                                <a:lnTo>
                                  <a:pt x="0" y="0"/>
                                </a:lnTo>
                                <a:lnTo>
                                  <a:pt x="60" y="0"/>
                                </a:lnTo>
                                <a:close/>
                              </a:path>
                            </a:pathLst>
                          </a:custGeom>
                          <a:solidFill>
                            <a:srgbClr val="A9A9A9">
                              <a:alpha val="3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4" name="Freeform 490"/>
                        <wps:cNvSpPr>
                          <a:spLocks/>
                        </wps:cNvSpPr>
                        <wps:spPr bwMode="auto">
                          <a:xfrm>
                            <a:off x="8871" y="1244"/>
                            <a:ext cx="60" cy="2"/>
                          </a:xfrm>
                          <a:custGeom>
                            <a:avLst/>
                            <a:gdLst>
                              <a:gd name="T0" fmla="+- 0 8871 8871"/>
                              <a:gd name="T1" fmla="*/ T0 w 60"/>
                              <a:gd name="T2" fmla="+- 0 8931 8871"/>
                              <a:gd name="T3" fmla="*/ T2 w 60"/>
                              <a:gd name="T4" fmla="+- 0 8871 8871"/>
                              <a:gd name="T5" fmla="*/ T4 w 60"/>
                            </a:gdLst>
                            <a:ahLst/>
                            <a:cxnLst>
                              <a:cxn ang="0">
                                <a:pos x="T1" y="0"/>
                              </a:cxn>
                              <a:cxn ang="0">
                                <a:pos x="T3" y="0"/>
                              </a:cxn>
                              <a:cxn ang="0">
                                <a:pos x="T5" y="0"/>
                              </a:cxn>
                            </a:cxnLst>
                            <a:rect l="0" t="0" r="r" b="b"/>
                            <a:pathLst>
                              <a:path w="60">
                                <a:moveTo>
                                  <a:pt x="0" y="0"/>
                                </a:moveTo>
                                <a:lnTo>
                                  <a:pt x="60"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5" name="Freeform 489"/>
                        <wps:cNvSpPr>
                          <a:spLocks/>
                        </wps:cNvSpPr>
                        <wps:spPr bwMode="auto">
                          <a:xfrm>
                            <a:off x="8931" y="1244"/>
                            <a:ext cx="60" cy="2"/>
                          </a:xfrm>
                          <a:custGeom>
                            <a:avLst/>
                            <a:gdLst>
                              <a:gd name="T0" fmla="+- 0 8991 8931"/>
                              <a:gd name="T1" fmla="*/ T0 w 60"/>
                              <a:gd name="T2" fmla="+- 0 8931 8931"/>
                              <a:gd name="T3" fmla="*/ T2 w 60"/>
                              <a:gd name="T4" fmla="+- 0 8991 8931"/>
                              <a:gd name="T5" fmla="*/ T4 w 60"/>
                            </a:gdLst>
                            <a:ahLst/>
                            <a:cxnLst>
                              <a:cxn ang="0">
                                <a:pos x="T1" y="0"/>
                              </a:cxn>
                              <a:cxn ang="0">
                                <a:pos x="T3" y="0"/>
                              </a:cxn>
                              <a:cxn ang="0">
                                <a:pos x="T5" y="0"/>
                              </a:cxn>
                            </a:cxnLst>
                            <a:rect l="0" t="0" r="r" b="b"/>
                            <a:pathLst>
                              <a:path w="60">
                                <a:moveTo>
                                  <a:pt x="60" y="0"/>
                                </a:moveTo>
                                <a:lnTo>
                                  <a:pt x="0" y="0"/>
                                </a:lnTo>
                                <a:lnTo>
                                  <a:pt x="60" y="0"/>
                                </a:lnTo>
                                <a:close/>
                              </a:path>
                            </a:pathLst>
                          </a:custGeom>
                          <a:solidFill>
                            <a:srgbClr val="A9A9A9">
                              <a:alpha val="3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6" name="Freeform 488"/>
                        <wps:cNvSpPr>
                          <a:spLocks/>
                        </wps:cNvSpPr>
                        <wps:spPr bwMode="auto">
                          <a:xfrm>
                            <a:off x="8931" y="1244"/>
                            <a:ext cx="60" cy="2"/>
                          </a:xfrm>
                          <a:custGeom>
                            <a:avLst/>
                            <a:gdLst>
                              <a:gd name="T0" fmla="+- 0 8931 8931"/>
                              <a:gd name="T1" fmla="*/ T0 w 60"/>
                              <a:gd name="T2" fmla="+- 0 8991 8931"/>
                              <a:gd name="T3" fmla="*/ T2 w 60"/>
                              <a:gd name="T4" fmla="+- 0 8931 8931"/>
                              <a:gd name="T5" fmla="*/ T4 w 60"/>
                            </a:gdLst>
                            <a:ahLst/>
                            <a:cxnLst>
                              <a:cxn ang="0">
                                <a:pos x="T1" y="0"/>
                              </a:cxn>
                              <a:cxn ang="0">
                                <a:pos x="T3" y="0"/>
                              </a:cxn>
                              <a:cxn ang="0">
                                <a:pos x="T5" y="0"/>
                              </a:cxn>
                            </a:cxnLst>
                            <a:rect l="0" t="0" r="r" b="b"/>
                            <a:pathLst>
                              <a:path w="60">
                                <a:moveTo>
                                  <a:pt x="0" y="0"/>
                                </a:moveTo>
                                <a:lnTo>
                                  <a:pt x="60"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7" name="AutoShape 487"/>
                        <wps:cNvSpPr>
                          <a:spLocks/>
                        </wps:cNvSpPr>
                        <wps:spPr bwMode="auto">
                          <a:xfrm>
                            <a:off x="5922" y="-648"/>
                            <a:ext cx="3225" cy="1893"/>
                          </a:xfrm>
                          <a:custGeom>
                            <a:avLst/>
                            <a:gdLst>
                              <a:gd name="T0" fmla="+- 0 5923 5923"/>
                              <a:gd name="T1" fmla="*/ T0 w 3225"/>
                              <a:gd name="T2" fmla="+- 0 1245 -648"/>
                              <a:gd name="T3" fmla="*/ 1245 h 1893"/>
                              <a:gd name="T4" fmla="+- 0 9148 5923"/>
                              <a:gd name="T5" fmla="*/ T4 w 3225"/>
                              <a:gd name="T6" fmla="+- 0 1245 -648"/>
                              <a:gd name="T7" fmla="*/ 1245 h 1893"/>
                              <a:gd name="T8" fmla="+- 0 5923 5923"/>
                              <a:gd name="T9" fmla="*/ T8 w 3225"/>
                              <a:gd name="T10" fmla="+- 0 1245 -648"/>
                              <a:gd name="T11" fmla="*/ 1245 h 1893"/>
                              <a:gd name="T12" fmla="+- 0 5923 5923"/>
                              <a:gd name="T13" fmla="*/ T12 w 3225"/>
                              <a:gd name="T14" fmla="+- 0 -648 -648"/>
                              <a:gd name="T15" fmla="*/ -648 h 1893"/>
                            </a:gdLst>
                            <a:ahLst/>
                            <a:cxnLst>
                              <a:cxn ang="0">
                                <a:pos x="T1" y="T3"/>
                              </a:cxn>
                              <a:cxn ang="0">
                                <a:pos x="T5" y="T7"/>
                              </a:cxn>
                              <a:cxn ang="0">
                                <a:pos x="T9" y="T11"/>
                              </a:cxn>
                              <a:cxn ang="0">
                                <a:pos x="T13" y="T15"/>
                              </a:cxn>
                            </a:cxnLst>
                            <a:rect l="0" t="0" r="r" b="b"/>
                            <a:pathLst>
                              <a:path w="3225" h="1893">
                                <a:moveTo>
                                  <a:pt x="0" y="1893"/>
                                </a:moveTo>
                                <a:lnTo>
                                  <a:pt x="3225" y="1893"/>
                                </a:lnTo>
                                <a:moveTo>
                                  <a:pt x="0" y="1893"/>
                                </a:moveTo>
                                <a:lnTo>
                                  <a:pt x="0" y="0"/>
                                </a:lnTo>
                              </a:path>
                            </a:pathLst>
                          </a:custGeom>
                          <a:noFill/>
                          <a:ln w="1359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8" name="Line 486"/>
                        <wps:cNvCnPr>
                          <a:cxnSpLocks noChangeShapeType="1"/>
                        </wps:cNvCnPr>
                        <wps:spPr bwMode="auto">
                          <a:xfrm>
                            <a:off x="7437" y="1245"/>
                            <a:ext cx="0" cy="0"/>
                          </a:xfrm>
                          <a:prstGeom prst="line">
                            <a:avLst/>
                          </a:prstGeom>
                          <a:noFill/>
                          <a:ln w="13590">
                            <a:solidFill>
                              <a:srgbClr val="FF0000"/>
                            </a:solidFill>
                            <a:prstDash val="solid"/>
                            <a:round/>
                            <a:headEnd/>
                            <a:tailEnd/>
                          </a:ln>
                          <a:extLst>
                            <a:ext uri="{909E8E84-426E-40DD-AFC4-6F175D3DCCD1}">
                              <a14:hiddenFill xmlns:a14="http://schemas.microsoft.com/office/drawing/2010/main">
                                <a:noFill/>
                              </a14:hiddenFill>
                            </a:ext>
                          </a:extLst>
                        </wps:spPr>
                        <wps:bodyPr/>
                      </wps:wsp>
                      <wps:wsp>
                        <wps:cNvPr id="589" name="Text Box 485"/>
                        <wps:cNvSpPr txBox="1">
                          <a:spLocks noChangeArrowheads="1"/>
                        </wps:cNvSpPr>
                        <wps:spPr bwMode="auto">
                          <a:xfrm>
                            <a:off x="7206" y="97"/>
                            <a:ext cx="482" cy="1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B6D62" w14:textId="77777777" w:rsidR="00C334C5" w:rsidRDefault="00C334C5">
                              <w:pPr>
                                <w:spacing w:line="119" w:lineRule="exact"/>
                                <w:rPr>
                                  <w:rFonts w:ascii="Arial" w:hAnsi="Arial"/>
                                  <w:sz w:val="12"/>
                                </w:rPr>
                              </w:pPr>
                              <w:r>
                                <w:rPr>
                                  <w:rFonts w:ascii="Arial" w:hAnsi="Arial"/>
                                  <w:color w:val="FF0000"/>
                                  <w:sz w:val="12"/>
                                </w:rPr>
                                <w:t>OA</w:t>
                              </w:r>
                              <w:r>
                                <w:rPr>
                                  <w:rFonts w:ascii="Arial" w:hAnsi="Arial"/>
                                  <w:color w:val="FF0000"/>
                                  <w:spacing w:val="-8"/>
                                  <w:sz w:val="12"/>
                                </w:rPr>
                                <w:t xml:space="preserve"> </w:t>
                              </w:r>
                              <w:r>
                                <w:rPr>
                                  <w:rFonts w:ascii="Symbol" w:hAnsi="Symbol"/>
                                  <w:color w:val="FF0000"/>
                                  <w:sz w:val="12"/>
                                </w:rPr>
                                <w:t></w:t>
                              </w:r>
                              <w:r>
                                <w:rPr>
                                  <w:rFonts w:ascii="Times New Roman" w:hAnsi="Times New Roman"/>
                                  <w:color w:val="FF0000"/>
                                  <w:spacing w:val="-4"/>
                                  <w:sz w:val="12"/>
                                </w:rPr>
                                <w:t xml:space="preserve"> </w:t>
                              </w:r>
                              <w:r>
                                <w:rPr>
                                  <w:rFonts w:ascii="Arial" w:hAnsi="Arial"/>
                                  <w:color w:val="FF0000"/>
                                  <w:sz w:val="12"/>
                                </w:rPr>
                                <w:t>3.2</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6F9562C" id="Group 484" o:spid="_x0000_s2358" style="position:absolute;left:0;text-align:left;margin-left:295.6pt;margin-top:-32.4pt;width:161.8pt;height:95.2pt;z-index:15782912;mso-position-horizontal-relative:page" coordorigin="5912,-648" coordsize="3236,19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">
                <v:shape id="Freeform 583" o:spid="_x0000_s2359" style="position:absolute;left:6119;top:1244;width:60;height:2;visibility:visible;mso-wrap-style:square;v-text-anchor:top" coordsize="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" path="m60,l,,60,xe" fillcolor="#a9a9a9" stroked="f">
                  <v:fill opacity="26214f"/>
                  <v:path arrowok="t" o:connecttype="custom" o:connectlocs="60,0;0,0;60,0" o:connectangles="0,0,0"/>
                </v:shape>
                <v:shape id="Freeform 582" o:spid="_x0000_s2360" style="position:absolute;left:6119;top:1244;width:60;height:2;visibility:visible;mso-wrap-style:square;v-text-anchor:top" coordsize="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" path="m,l60,,,xe" filled="f" strokeweight=".21pt">
                  <v:path arrowok="t" o:connecttype="custom" o:connectlocs="0,0;60,0;0,0" o:connectangles="0,0,0"/>
                </v:shape>
                <v:shape id="Freeform 581" o:spid="_x0000_s2361" style="position:absolute;left:6179;top:1244;width:60;height:2;visibility:visible;mso-wrap-style:square;v-text-anchor:top" coordsize="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" path="m60,l,,60,xe" fillcolor="#a9a9a9" stroked="f">
                  <v:fill opacity="26214f"/>
                  <v:path arrowok="t" o:connecttype="custom" o:connectlocs="60,0;0,0;60,0" o:connectangles="0,0,0"/>
                </v:shape>
                <v:shape id="Freeform 580" o:spid="_x0000_s2362" style="position:absolute;left:6179;top:1244;width:60;height:2;visibility:visible;mso-wrap-style:square;v-text-anchor:top" coordsize="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" path="m,l60,,,xe" filled="f" strokeweight=".21pt">
                  <v:path arrowok="t" o:connecttype="custom" o:connectlocs="0,0;60,0;0,0" o:connectangles="0,0,0"/>
                </v:shape>
                <v:shape id="Freeform 579" o:spid="_x0000_s2363" style="position:absolute;left:6238;top:1244;width:60;height:2;visibility:visible;mso-wrap-style:square;v-text-anchor:top" coordsize="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" path="m60,l,,60,xe" fillcolor="#a9a9a9" stroked="f">
                  <v:fill opacity="26214f"/>
                  <v:path arrowok="t" o:connecttype="custom" o:connectlocs="60,0;0,0;60,0" o:connectangles="0,0,0"/>
                </v:shape>
                <v:shape id="Freeform 578" o:spid="_x0000_s2364" style="position:absolute;left:6238;top:1244;width:60;height:2;visibility:visible;mso-wrap-style:square;v-text-anchor:top" coordsize="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" path="m,l60,,,xe" filled="f" strokeweight=".21pt">
                  <v:path arrowok="t" o:connecttype="custom" o:connectlocs="0,0;60,0;0,0" o:connectangles="0,0,0"/>
                </v:shape>
                <v:shape id="Freeform 577" o:spid="_x0000_s2365" style="position:absolute;left:6298;top:1244;width:60;height:2;visibility:visible;mso-wrap-style:square;v-text-anchor:top" coordsize="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" path="m59,l,,59,xe" fillcolor="#a9a9a9" stroked="f">
                  <v:fill opacity="26214f"/>
                  <v:path arrowok="t" o:connecttype="custom" o:connectlocs="59,0;0,0;59,0" o:connectangles="0,0,0"/>
                </v:shape>
                <v:shape id="Freeform 576" o:spid="_x0000_s2366" style="position:absolute;left:6298;top:1244;width:60;height:2;visibility:visible;mso-wrap-style:square;v-text-anchor:top" coordsize="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" path="m,l59,,,xe" filled="f" strokeweight=".21pt">
                  <v:path arrowok="t" o:connecttype="custom" o:connectlocs="0,0;59,0;0,0" o:connectangles="0,0,0"/>
                </v:shape>
                <v:shape id="Freeform 575" o:spid="_x0000_s2367" style="position:absolute;left:6358;top:1244;width:60;height:2;visibility:visible;mso-wrap-style:square;v-text-anchor:top" coordsize="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" path="m60,l,,60,xe" fillcolor="#a9a9a9" stroked="f">
                  <v:fill opacity="26214f"/>
                  <v:path arrowok="t" o:connecttype="custom" o:connectlocs="60,0;0,0;60,0" o:connectangles="0,0,0"/>
                </v:shape>
                <v:shape id="Freeform 574" o:spid="_x0000_s2368" style="position:absolute;left:6358;top:1244;width:60;height:2;visibility:visible;mso-wrap-style:square;v-text-anchor:top" coordsize="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" path="m,l60,,,xe" filled="f" strokeweight=".21pt">
                  <v:path arrowok="t" o:connecttype="custom" o:connectlocs="0,0;60,0;0,0" o:connectangles="0,0,0"/>
                </v:shape>
                <v:shape id="Freeform 573" o:spid="_x0000_s2369" style="position:absolute;left:6418;top:1244;width:60;height:2;visibility:visible;mso-wrap-style:square;v-text-anchor:top" coordsize="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" path="m60,l,,60,xe" fillcolor="#a9a9a9" stroked="f">
                  <v:fill opacity="26214f"/>
                  <v:path arrowok="t" o:connecttype="custom" o:connectlocs="60,0;0,0;60,0" o:connectangles="0,0,0"/>
                </v:shape>
                <v:shape id="Freeform 572" o:spid="_x0000_s2370" style="position:absolute;left:6418;top:1244;width:60;height:2;visibility:visible;mso-wrap-style:square;v-text-anchor:top" coordsize="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" path="m,l60,,,xe" filled="f" strokeweight=".21pt">
                  <v:path arrowok="t" o:connecttype="custom" o:connectlocs="0,0;60,0;0,0" o:connectangles="0,0,0"/>
                </v:shape>
                <v:shape id="Freeform 571" o:spid="_x0000_s2371" style="position:absolute;left:6478;top:1244;width:60;height:2;visibility:visible;mso-wrap-style:square;v-text-anchor:top" coordsize="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" path="m60,l,,60,xe" fillcolor="#a9a9a9" stroked="f">
                  <v:fill opacity="26214f"/>
                  <v:path arrowok="t" o:connecttype="custom" o:connectlocs="60,0;0,0;60,0" o:connectangles="0,0,0"/>
                </v:shape>
                <v:shape id="Freeform 570" o:spid="_x0000_s2372" style="position:absolute;left:6478;top:1244;width:60;height:2;visibility:visible;mso-wrap-style:square;v-text-anchor:top" coordsize="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" path="m,l60,,,xe" filled="f" strokeweight=".21pt">
                  <v:path arrowok="t" o:connecttype="custom" o:connectlocs="0,0;60,0;0,0" o:connectangles="0,0,0"/>
                </v:shape>
                <v:shape id="Freeform 569" o:spid="_x0000_s2373" style="position:absolute;left:6537;top:1244;width:60;height:2;visibility:visible;mso-wrap-style:square;v-text-anchor:top" coordsize="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" path="m60,l,,60,xe" fillcolor="#a9a9a9" stroked="f">
                  <v:fill opacity="26214f"/>
                  <v:path arrowok="t" o:connecttype="custom" o:connectlocs="60,0;0,0;60,0" o:connectangles="0,0,0"/>
                </v:shape>
                <v:shape id="Freeform 568" o:spid="_x0000_s2374" style="position:absolute;left:6537;top:1244;width:60;height:2;visibility:visible;mso-wrap-style:square;v-text-anchor:top" coordsize="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" path="m,l60,,,xe" filled="f" strokeweight=".21pt">
                  <v:path arrowok="t" o:connecttype="custom" o:connectlocs="0,0;60,0;0,0" o:connectangles="0,0,0"/>
                </v:shape>
                <v:shape id="Freeform 567" o:spid="_x0000_s2375" style="position:absolute;left:6597;top:1244;width:60;height:2;visibility:visible;mso-wrap-style:square;v-text-anchor:top" coordsize="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" path="m60,l,,60,xe" fillcolor="#a9a9a9" stroked="f">
                  <v:fill opacity="26214f"/>
                  <v:path arrowok="t" o:connecttype="custom" o:connectlocs="60,0;0,0;60,0" o:connectangles="0,0,0"/>
                </v:shape>
                <v:shape id="Freeform 566" o:spid="_x0000_s2376" style="position:absolute;left:6597;top:1244;width:60;height:2;visibility:visible;mso-wrap-style:square;v-text-anchor:top" coordsize="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" path="m,l60,,,xe" filled="f" strokeweight=".21pt">
                  <v:path arrowok="t" o:connecttype="custom" o:connectlocs="0,0;60,0;0,0" o:connectangles="0,0,0"/>
                </v:shape>
                <v:shape id="Freeform 565" o:spid="_x0000_s2377" style="position:absolute;left:6657;top:1244;width:60;height:2;visibility:visible;mso-wrap-style:square;v-text-anchor:top" coordsize="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" path="m59,l,,59,xe" fillcolor="#a9a9a9" stroked="f">
                  <v:fill opacity="26214f"/>
                  <v:path arrowok="t" o:connecttype="custom" o:connectlocs="59,0;0,0;59,0" o:connectangles="0,0,0"/>
                </v:shape>
                <v:shape id="Freeform 564" o:spid="_x0000_s2378" style="position:absolute;left:6657;top:1244;width:60;height:2;visibility:visible;mso-wrap-style:square;v-text-anchor:top" coordsize="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" path="m,l59,,,xe" filled="f" strokeweight=".21pt">
                  <v:path arrowok="t" o:connecttype="custom" o:connectlocs="0,0;59,0;0,0" o:connectangles="0,0,0"/>
                </v:shape>
                <v:shape id="Freeform 563" o:spid="_x0000_s2379" style="position:absolute;left:6717;top:1244;width:60;height:2;visibility:visible;mso-wrap-style:square;v-text-anchor:top" coordsize="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" path="m60,l,,60,xe" fillcolor="#a9a9a9" stroked="f">
                  <v:fill opacity="26214f"/>
                  <v:path arrowok="t" o:connecttype="custom" o:connectlocs="60,0;0,0;60,0" o:connectangles="0,0,0"/>
                </v:shape>
                <v:shape id="Freeform 562" o:spid="_x0000_s2380" style="position:absolute;left:6717;top:1244;width:60;height:2;visibility:visible;mso-wrap-style:square;v-text-anchor:top" coordsize="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" path="m,l60,,,xe" filled="f" strokeweight=".21pt">
                  <v:path arrowok="t" o:connecttype="custom" o:connectlocs="0,0;60,0;0,0" o:connectangles="0,0,0"/>
                </v:shape>
                <v:shape id="Freeform 561" o:spid="_x0000_s2381" style="position:absolute;left:6777;top:1244;width:60;height:2;visibility:visible;mso-wrap-style:square;v-text-anchor:top" coordsize="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" path="m60,l,,60,xe" fillcolor="#a9a9a9" stroked="f">
                  <v:fill opacity="26214f"/>
                  <v:path arrowok="t" o:connecttype="custom" o:connectlocs="60,0;0,0;60,0" o:connectangles="0,0,0"/>
                </v:shape>
                <v:shape id="Freeform 560" o:spid="_x0000_s2382" style="position:absolute;left:6777;top:1244;width:60;height:2;visibility:visible;mso-wrap-style:square;v-text-anchor:top" coordsize="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" path="m,l60,,,xe" filled="f" strokeweight=".21pt">
                  <v:path arrowok="t" o:connecttype="custom" o:connectlocs="0,0;60,0;0,0" o:connectangles="0,0,0"/>
                </v:shape>
                <v:shape id="Freeform 559" o:spid="_x0000_s2383" style="position:absolute;left:6837;top:1244;width:60;height:2;visibility:visible;mso-wrap-style:square;v-text-anchor:top" coordsize="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" path="m60,l,,60,xe" fillcolor="#a9a9a9" stroked="f">
                  <v:fill opacity="26214f"/>
                  <v:path arrowok="t" o:connecttype="custom" o:connectlocs="60,0;0,0;60,0" o:connectangles="0,0,0"/>
                </v:shape>
                <v:shape id="Freeform 558" o:spid="_x0000_s2384" style="position:absolute;left:6837;top:1244;width:60;height:2;visibility:visible;mso-wrap-style:square;v-text-anchor:top" coordsize="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" path="m,l60,,,xe" filled="f" strokeweight=".21pt">
                  <v:path arrowok="t" o:connecttype="custom" o:connectlocs="0,0;60,0;0,0" o:connectangles="0,0,0"/>
                </v:shape>
                <v:shape id="Freeform 557" o:spid="_x0000_s2385" style="position:absolute;left:6896;top:1244;width:60;height:2;visibility:visible;mso-wrap-style:square;v-text-anchor:top" coordsize="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" path="m60,l,,60,xe" fillcolor="#a9a9a9" stroked="f">
                  <v:fill opacity="26214f"/>
                  <v:path arrowok="t" o:connecttype="custom" o:connectlocs="60,0;0,0;60,0" o:connectangles="0,0,0"/>
                </v:shape>
                <v:shape id="Freeform 556" o:spid="_x0000_s2386" style="position:absolute;left:6896;top:1244;width:60;height:2;visibility:visible;mso-wrap-style:square;v-text-anchor:top" coordsize="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" path="m,l60,,,xe" filled="f" strokeweight=".21pt">
                  <v:path arrowok="t" o:connecttype="custom" o:connectlocs="0,0;60,0;0,0" o:connectangles="0,0,0"/>
                </v:shape>
                <v:shape id="Freeform 555" o:spid="_x0000_s2387" style="position:absolute;left:6956;top:1244;width:60;height:2;visibility:visible;mso-wrap-style:square;v-text-anchor:top" coordsize="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" path="m59,l,,59,xe" fillcolor="#a9a9a9" stroked="f">
                  <v:fill opacity="26214f"/>
                  <v:path arrowok="t" o:connecttype="custom" o:connectlocs="59,0;0,0;59,0" o:connectangles="0,0,0"/>
                </v:shape>
                <v:shape id="Freeform 554" o:spid="_x0000_s2388" style="position:absolute;left:6956;top:1244;width:60;height:2;visibility:visible;mso-wrap-style:square;v-text-anchor:top" coordsize="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" path="m,l59,,,xe" filled="f" strokeweight=".21pt">
                  <v:path arrowok="t" o:connecttype="custom" o:connectlocs="0,0;59,0;0,0" o:connectangles="0,0,0"/>
                </v:shape>
                <v:shape id="Freeform 553" o:spid="_x0000_s2389" style="position:absolute;left:7016;top:1244;width:60;height:2;visibility:visible;mso-wrap-style:square;v-text-anchor:top" coordsize="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" path="m59,l,,59,xe" fillcolor="#a9a9a9" stroked="f">
                  <v:fill opacity="26214f"/>
                  <v:path arrowok="t" o:connecttype="custom" o:connectlocs="59,0;0,0;59,0" o:connectangles="0,0,0"/>
                </v:shape>
                <v:shape id="Freeform 552" o:spid="_x0000_s2390" style="position:absolute;left:7016;top:1244;width:60;height:2;visibility:visible;mso-wrap-style:square;v-text-anchor:top" coordsize="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" path="m,l59,,,xe" filled="f" strokeweight=".21pt">
                  <v:path arrowok="t" o:connecttype="custom" o:connectlocs="0,0;59,0;0,0" o:connectangles="0,0,0"/>
                </v:shape>
                <v:shape id="Freeform 551" o:spid="_x0000_s2391" style="position:absolute;left:7076;top:1244;width:60;height:2;visibility:visible;mso-wrap-style:square;v-text-anchor:top" coordsize="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" path="m60,l,,60,xe" fillcolor="#a9a9a9" stroked="f">
                  <v:fill opacity="26214f"/>
                  <v:path arrowok="t" o:connecttype="custom" o:connectlocs="60,0;0,0;60,0" o:connectangles="0,0,0"/>
                </v:shape>
                <v:shape id="Freeform 550" o:spid="_x0000_s2392" style="position:absolute;left:7076;top:1244;width:60;height:2;visibility:visible;mso-wrap-style:square;v-text-anchor:top" coordsize="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" path="m,l60,,,xe" filled="f" strokeweight=".21pt">
                  <v:path arrowok="t" o:connecttype="custom" o:connectlocs="0,0;60,0;0,0" o:connectangles="0,0,0"/>
                </v:shape>
                <v:shape id="Freeform 549" o:spid="_x0000_s2393" style="position:absolute;left:7136;top:1244;width:60;height:2;visibility:visible;mso-wrap-style:square;v-text-anchor:top" coordsize="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" path="m60,l,,60,xe" fillcolor="#a9a9a9" stroked="f">
                  <v:fill opacity="26214f"/>
                  <v:path arrowok="t" o:connecttype="custom" o:connectlocs="60,0;0,0;60,0" o:connectangles="0,0,0"/>
                </v:shape>
                <v:shape id="Freeform 548" o:spid="_x0000_s2394" style="position:absolute;left:7136;top:1244;width:60;height:2;visibility:visible;mso-wrap-style:square;v-text-anchor:top" coordsize="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" path="m,l60,,,xe" filled="f" strokeweight=".21pt">
                  <v:path arrowok="t" o:connecttype="custom" o:connectlocs="0,0;60,0;0,0" o:connectangles="0,0,0"/>
                </v:shape>
                <v:rect id="Rectangle 547" o:spid="_x0000_s2395" style="position:absolute;left:7196;top:1233;width:60;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" fillcolor="#a9a9a9" stroked="f">
                  <v:fill opacity="26214f"/>
                </v:rect>
                <v:rect id="Rectangle 546" o:spid="_x0000_s2396" style="position:absolute;left:7196;top:1233;width:60;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" filled="f" strokeweight=".21pt"/>
                <v:rect id="Rectangle 545" o:spid="_x0000_s2397" style="position:absolute;left:7255;top:1225;width:60;height: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" fillcolor="#a9a9a9" stroked="f">
                  <v:fill opacity="26214f"/>
                </v:rect>
                <v:rect id="Rectangle 544" o:spid="_x0000_s2398" style="position:absolute;left:7255;top:1225;width:60;height: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" filled="f" strokeweight=".21pt"/>
                <v:rect id="Rectangle 543" o:spid="_x0000_s2399" style="position:absolute;left:7315;top:1225;width:60;height: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" fillcolor="#a9a9a9" stroked="f">
                  <v:fill opacity="26214f"/>
                </v:rect>
                <v:rect id="Rectangle 542" o:spid="_x0000_s2400" style="position:absolute;left:7315;top:1225;width:60;height: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" filled="f" strokeweight=".21pt"/>
                <v:rect id="Rectangle 541" o:spid="_x0000_s2401" style="position:absolute;left:7375;top:1203;width:60;height: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" fillcolor="#a9a9a9" stroked="f">
                  <v:fill opacity="26214f"/>
                </v:rect>
                <v:rect id="Rectangle 540" o:spid="_x0000_s2402" style="position:absolute;left:7375;top:1203;width:60;height: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" filled="f" strokeweight=".21pt"/>
                <v:rect id="Rectangle 539" o:spid="_x0000_s2403" style="position:absolute;left:7435;top:1161;width:60;height: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" fillcolor="#a9a9a9" stroked="f">
                  <v:fill opacity="26214f"/>
                </v:rect>
                <v:rect id="Rectangle 538" o:spid="_x0000_s2404" style="position:absolute;left:7435;top:1161;width:60;height: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" filled="f" strokeweight=".21pt"/>
                <v:rect id="Rectangle 537" o:spid="_x0000_s2405" style="position:absolute;left:7495;top:1066;width:60;height: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" fillcolor="#a9a9a9" stroked="f">
                  <v:fill opacity="26214f"/>
                </v:rect>
                <v:rect id="Rectangle 536" o:spid="_x0000_s2406" style="position:absolute;left:7495;top:1066;width:60;height: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" filled="f" strokeweight=".21pt"/>
                <v:rect id="Rectangle 535" o:spid="_x0000_s2407" style="position:absolute;left:7555;top:998;width:60;height: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" fillcolor="#a9a9a9" stroked="f">
                  <v:fill opacity="26214f"/>
                </v:rect>
                <v:rect id="Rectangle 534" o:spid="_x0000_s2408" style="position:absolute;left:7555;top:998;width:60;height: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" filled="f" strokeweight=".21pt"/>
                <v:rect id="Rectangle 533" o:spid="_x0000_s2409" style="position:absolute;left:7614;top:877;width:60;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" fillcolor="#a9a9a9" stroked="f">
                  <v:fill opacity="26214f"/>
                </v:rect>
                <v:rect id="Rectangle 532" o:spid="_x0000_s2410" style="position:absolute;left:7614;top:877;width:60;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" filled="f" strokeweight=".21pt"/>
                <v:rect id="Rectangle 531" o:spid="_x0000_s2411" style="position:absolute;left:7674;top:870;width:60;height: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" fillcolor="#a9a9a9" stroked="f">
                  <v:fill opacity="26214f"/>
                </v:rect>
                <v:rect id="Rectangle 530" o:spid="_x0000_s2412" style="position:absolute;left:7674;top:870;width:60;height: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" filled="f" strokeweight=".21pt"/>
                <v:rect id="Rectangle 529" o:spid="_x0000_s2413" style="position:absolute;left:7734;top:684;width:60;height:5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" fillcolor="#a9a9a9" stroked="f">
                  <v:fill opacity="26214f"/>
                </v:rect>
                <v:rect id="Rectangle 528" o:spid="_x0000_s2414" style="position:absolute;left:7734;top:684;width:60;height:5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" filled="f" strokeweight=".21pt"/>
                <v:rect id="Rectangle 527" o:spid="_x0000_s2415" style="position:absolute;left:7794;top:673;width:60;height: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" fillcolor="#a9a9a9" stroked="f">
                  <v:fill opacity="26214f"/>
                </v:rect>
                <v:rect id="Rectangle 526" o:spid="_x0000_s2416" style="position:absolute;left:7794;top:673;width:60;height: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" filled="f" strokeweight=".21pt"/>
                <v:rect id="Rectangle 525" o:spid="_x0000_s2417" style="position:absolute;left:7854;top:828;width:60;height: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" fillcolor="#a9a9a9" stroked="f">
                  <v:fill opacity="26214f"/>
                </v:rect>
                <v:rect id="Rectangle 524" o:spid="_x0000_s2418" style="position:absolute;left:7854;top:828;width:60;height: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" filled="f" strokeweight=".21pt"/>
                <v:rect id="Rectangle 523" o:spid="_x0000_s2419" style="position:absolute;left:7914;top:832;width:60;height: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" fillcolor="#a9a9a9" stroked="f">
                  <v:fill opacity="26214f"/>
                </v:rect>
                <v:rect id="Rectangle 522" o:spid="_x0000_s2420" style="position:absolute;left:7914;top:832;width:60;height: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" filled="f" strokeweight=".21pt"/>
                <v:rect id="Rectangle 521" o:spid="_x0000_s2421" style="position:absolute;left:7973;top:1010;width:60;height: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" fillcolor="#a9a9a9" stroked="f">
                  <v:fill opacity="26214f"/>
                </v:rect>
                <v:rect id="Rectangle 520" o:spid="_x0000_s2422" style="position:absolute;left:7973;top:1010;width:60;height: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" filled="f" strokeweight=".21pt"/>
                <v:rect id="Rectangle 519" o:spid="_x0000_s2423" style="position:absolute;left:8033;top:1093;width:60;height: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" fillcolor="#a9a9a9" stroked="f">
                  <v:fill opacity="26214f"/>
                </v:rect>
                <v:rect id="Rectangle 518" o:spid="_x0000_s2424" style="position:absolute;left:8033;top:1093;width:60;height: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" filled="f" strokeweight=".21pt"/>
                <v:rect id="Rectangle 517" o:spid="_x0000_s2425" style="position:absolute;left:8093;top:1180;width:60;height: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" fillcolor="#a9a9a9" stroked="f">
                  <v:fill opacity="26214f"/>
                </v:rect>
                <v:rect id="Rectangle 516" o:spid="_x0000_s2426" style="position:absolute;left:8093;top:1180;width:60;height: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" filled="f" strokeweight=".21pt"/>
                <v:rect id="Rectangle 515" o:spid="_x0000_s2427" style="position:absolute;left:8153;top:1218;width:60;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" fillcolor="#a9a9a9" stroked="f">
                  <v:fill opacity="26214f"/>
                </v:rect>
                <v:rect id="Rectangle 514" o:spid="_x0000_s2428" style="position:absolute;left:8153;top:1218;width:60;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" filled="f" strokeweight=".21pt"/>
                <v:rect id="Rectangle 513" o:spid="_x0000_s2429" style="position:absolute;left:8213;top:1240;width:60;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" fillcolor="#a9a9a9" stroked="f">
                  <v:fill opacity="26214f"/>
                </v:rect>
                <v:rect id="Rectangle 512" o:spid="_x0000_s2430" style="position:absolute;left:8213;top:1240;width:60;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" filled="f" strokeweight=".21pt"/>
                <v:shape id="Freeform 511" o:spid="_x0000_s2431" style="position:absolute;left:8273;top:1244;width:60;height:2;visibility:visible;mso-wrap-style:square;v-text-anchor:top" coordsize="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" path="m60,l,,60,xe" fillcolor="#a9a9a9" stroked="f">
                  <v:fill opacity="26214f"/>
                  <v:path arrowok="t" o:connecttype="custom" o:connectlocs="60,0;0,0;60,0" o:connectangles="0,0,0"/>
                </v:shape>
                <v:shape id="Freeform 510" o:spid="_x0000_s2432" style="position:absolute;left:8273;top:1244;width:60;height:2;visibility:visible;mso-wrap-style:square;v-text-anchor:top" coordsize="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" path="m,l60,,,xe" filled="f" strokeweight=".21pt">
                  <v:path arrowok="t" o:connecttype="custom" o:connectlocs="0,0;60,0;0,0" o:connectangles="0,0,0"/>
                </v:shape>
                <v:rect id="Rectangle 509" o:spid="_x0000_s2433" style="position:absolute;left:8332;top:1240;width:60;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" fillcolor="#a9a9a9" stroked="f">
                  <v:fill opacity="26214f"/>
                </v:rect>
                <v:rect id="Rectangle 508" o:spid="_x0000_s2434" style="position:absolute;left:8332;top:1240;width:60;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" filled="f" strokeweight=".21pt"/>
                <v:shape id="Freeform 507" o:spid="_x0000_s2435" style="position:absolute;left:8392;top:1244;width:60;height:2;visibility:visible;mso-wrap-style:square;v-text-anchor:top" coordsize="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" path="m60,l,,60,xe" fillcolor="#a9a9a9" stroked="f">
                  <v:fill opacity="26214f"/>
                  <v:path arrowok="t" o:connecttype="custom" o:connectlocs="60,0;0,0;60,0" o:connectangles="0,0,0"/>
                </v:shape>
                <v:shape id="Freeform 506" o:spid="_x0000_s2436" style="position:absolute;left:8392;top:1244;width:60;height:2;visibility:visible;mso-wrap-style:square;v-text-anchor:top" coordsize="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" path="m,l60,,,xe" filled="f" strokeweight=".21pt">
                  <v:path arrowok="t" o:connecttype="custom" o:connectlocs="0,0;60,0;0,0" o:connectangles="0,0,0"/>
                </v:shape>
                <v:shape id="Freeform 505" o:spid="_x0000_s2437" style="position:absolute;left:8452;top:1244;width:60;height:2;visibility:visible;mso-wrap-style:square;v-text-anchor:top" coordsize="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" path="m59,l,,59,xe" fillcolor="#a9a9a9" stroked="f">
                  <v:fill opacity="26214f"/>
                  <v:path arrowok="t" o:connecttype="custom" o:connectlocs="59,0;0,0;59,0" o:connectangles="0,0,0"/>
                </v:shape>
                <v:shape id="Freeform 504" o:spid="_x0000_s2438" style="position:absolute;left:8452;top:1244;width:60;height:2;visibility:visible;mso-wrap-style:square;v-text-anchor:top" coordsize="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" path="m,l59,,,xe" filled="f" strokeweight=".21pt">
                  <v:path arrowok="t" o:connecttype="custom" o:connectlocs="0,0;59,0;0,0" o:connectangles="0,0,0"/>
                </v:shape>
                <v:shape id="Freeform 503" o:spid="_x0000_s2439" style="position:absolute;left:8512;top:1244;width:60;height:2;visibility:visible;mso-wrap-style:square;v-text-anchor:top" coordsize="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" path="m60,l,,60,xe" fillcolor="#a9a9a9" stroked="f">
                  <v:fill opacity="26214f"/>
                  <v:path arrowok="t" o:connecttype="custom" o:connectlocs="60,0;0,0;60,0" o:connectangles="0,0,0"/>
                </v:shape>
                <v:shape id="Freeform 502" o:spid="_x0000_s2440" style="position:absolute;left:8512;top:1244;width:60;height:2;visibility:visible;mso-wrap-style:square;v-text-anchor:top" coordsize="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" path="m,l60,,,xe" filled="f" strokeweight=".21pt">
                  <v:path arrowok="t" o:connecttype="custom" o:connectlocs="0,0;60,0;0,0" o:connectangles="0,0,0"/>
                </v:shape>
                <v:shape id="Freeform 501" o:spid="_x0000_s2441" style="position:absolute;left:8572;top:1244;width:60;height:2;visibility:visible;mso-wrap-style:square;v-text-anchor:top" coordsize="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" path="m60,l,,60,xe" fillcolor="#a9a9a9" stroked="f">
                  <v:fill opacity="26214f"/>
                  <v:path arrowok="t" o:connecttype="custom" o:connectlocs="60,0;0,0;60,0" o:connectangles="0,0,0"/>
                </v:shape>
                <v:shape id="Freeform 500" o:spid="_x0000_s2442" style="position:absolute;left:8572;top:1244;width:60;height:2;visibility:visible;mso-wrap-style:square;v-text-anchor:top" coordsize="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" path="m,l60,,,xe" filled="f" strokeweight=".21pt">
                  <v:path arrowok="t" o:connecttype="custom" o:connectlocs="0,0;60,0;0,0" o:connectangles="0,0,0"/>
                </v:shape>
                <v:shape id="Freeform 499" o:spid="_x0000_s2443" style="position:absolute;left:8631;top:1244;width:60;height:2;visibility:visible;mso-wrap-style:square;v-text-anchor:top" coordsize="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" path="m60,l,,60,xe" fillcolor="#a9a9a9" stroked="f">
                  <v:fill opacity="26214f"/>
                  <v:path arrowok="t" o:connecttype="custom" o:connectlocs="60,0;0,0;60,0" o:connectangles="0,0,0"/>
                </v:shape>
                <v:shape id="Freeform 498" o:spid="_x0000_s2444" style="position:absolute;left:8631;top:1244;width:60;height:2;visibility:visible;mso-wrap-style:square;v-text-anchor:top" coordsize="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" path="m,l60,,,xe" filled="f" strokeweight=".21pt">
                  <v:path arrowok="t" o:connecttype="custom" o:connectlocs="0,0;60,0;0,0" o:connectangles="0,0,0"/>
                </v:shape>
                <v:shape id="Freeform 497" o:spid="_x0000_s2445" style="position:absolute;left:8691;top:1244;width:60;height:2;visibility:visible;mso-wrap-style:square;v-text-anchor:top" coordsize="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" path="m60,l,,60,xe" fillcolor="#a9a9a9" stroked="f">
                  <v:fill opacity="26214f"/>
                  <v:path arrowok="t" o:connecttype="custom" o:connectlocs="60,0;0,0;60,0" o:connectangles="0,0,0"/>
                </v:shape>
                <v:shape id="Freeform 496" o:spid="_x0000_s2446" style="position:absolute;left:8691;top:1244;width:60;height:2;visibility:visible;mso-wrap-style:square;v-text-anchor:top" coordsize="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" path="m,l60,,,xe" filled="f" strokeweight=".21pt">
                  <v:path arrowok="t" o:connecttype="custom" o:connectlocs="0,0;60,0;0,0" o:connectangles="0,0,0"/>
                </v:shape>
                <v:shape id="Freeform 495" o:spid="_x0000_s2447" style="position:absolute;left:8751;top:1244;width:60;height:2;visibility:visible;mso-wrap-style:square;v-text-anchor:top" coordsize="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" path="m60,l,,60,xe" fillcolor="#a9a9a9" stroked="f">
                  <v:fill opacity="26214f"/>
                  <v:path arrowok="t" o:connecttype="custom" o:connectlocs="60,0;0,0;60,0" o:connectangles="0,0,0"/>
                </v:shape>
                <v:shape id="Freeform 494" o:spid="_x0000_s2448" style="position:absolute;left:8751;top:1244;width:60;height:2;visibility:visible;mso-wrap-style:square;v-text-anchor:top" coordsize="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" path="m,l60,,,xe" filled="f" strokeweight=".21pt">
                  <v:path arrowok="t" o:connecttype="custom" o:connectlocs="0,0;60,0;0,0" o:connectangles="0,0,0"/>
                </v:shape>
                <v:shape id="Freeform 493" o:spid="_x0000_s2449" style="position:absolute;left:8811;top:1244;width:60;height:2;visibility:visible;mso-wrap-style:square;v-text-anchor:top" coordsize="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" path="m59,l,,59,xe" fillcolor="#a9a9a9" stroked="f">
                  <v:fill opacity="26214f"/>
                  <v:path arrowok="t" o:connecttype="custom" o:connectlocs="59,0;0,0;59,0" o:connectangles="0,0,0"/>
                </v:shape>
                <v:shape id="Freeform 492" o:spid="_x0000_s2450" style="position:absolute;left:8811;top:1244;width:60;height:2;visibility:visible;mso-wrap-style:square;v-text-anchor:top" coordsize="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" path="m,l59,,,xe" filled="f" strokeweight=".21pt">
                  <v:path arrowok="t" o:connecttype="custom" o:connectlocs="0,0;59,0;0,0" o:connectangles="0,0,0"/>
                </v:shape>
                <v:shape id="Freeform 491" o:spid="_x0000_s2451" style="position:absolute;left:8871;top:1244;width:60;height:2;visibility:visible;mso-wrap-style:square;v-text-anchor:top" coordsize="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" path="m60,l,,60,xe" fillcolor="#a9a9a9" stroked="f">
                  <v:fill opacity="26214f"/>
                  <v:path arrowok="t" o:connecttype="custom" o:connectlocs="60,0;0,0;60,0" o:connectangles="0,0,0"/>
                </v:shape>
                <v:shape id="Freeform 490" o:spid="_x0000_s2452" style="position:absolute;left:8871;top:1244;width:60;height:2;visibility:visible;mso-wrap-style:square;v-text-anchor:top" coordsize="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" path="m,l60,,,xe" filled="f" strokeweight=".21pt">
                  <v:path arrowok="t" o:connecttype="custom" o:connectlocs="0,0;60,0;0,0" o:connectangles="0,0,0"/>
                </v:shape>
                <v:shape id="Freeform 489" o:spid="_x0000_s2453" style="position:absolute;left:8931;top:1244;width:60;height:2;visibility:visible;mso-wrap-style:square;v-text-anchor:top" coordsize="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" path="m60,l,,60,xe" fillcolor="#a9a9a9" stroked="f">
                  <v:fill opacity="26214f"/>
                  <v:path arrowok="t" o:connecttype="custom" o:connectlocs="60,0;0,0;60,0" o:connectangles="0,0,0"/>
                </v:shape>
                <v:shape id="Freeform 488" o:spid="_x0000_s2454" style="position:absolute;left:8931;top:1244;width:60;height:2;visibility:visible;mso-wrap-style:square;v-text-anchor:top" coordsize="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" path="m,l60,,,xe" filled="f" strokeweight=".21pt">
                  <v:path arrowok="t" o:connecttype="custom" o:connectlocs="0,0;60,0;0,0" o:connectangles="0,0,0"/>
                </v:shape>
                <v:shape id="AutoShape 487" o:spid="_x0000_s2455" style="position:absolute;left:5922;top:-648;width:3225;height:1893;visibility:visible;mso-wrap-style:square;v-text-anchor:top" coordsize="3225,1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" path="m,1893r3225,m,1893l,e" filled="f" strokeweight=".3775mm">
                  <v:path arrowok="t" o:connecttype="custom" o:connectlocs="0,1245;3225,1245;0,1245;0,-648" o:connectangles="0,0,0,0"/>
                </v:shape>
                <v:line id="Line 486" o:spid="_x0000_s2456" style="position:absolute;visibility:visible;mso-wrap-style:square" from="7437,1245" to="7437,1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" strokecolor="red" strokeweight=".3775mm"/>
                <v:shape id="Text Box 485" o:spid="_x0000_s2457" type="#_x0000_t202" style="position:absolute;left:7206;top:97;width:482;height:1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" filled="f" stroked="f">
                  <v:textbox inset="0,0,0,0">
                    <w:txbxContent>
                      <w:p w14:paraId="37FB6D62" w14:textId="77777777" w:rsidR="00C334C5" w:rsidRDefault="00C334C5">
                        <w:pPr>
                          <w:spacing w:line="119" w:lineRule="exact"/>
                          <w:rPr>
                            <w:rFonts w:ascii="Arial" w:hAnsi="Arial"/>
                            <w:sz w:val="12"/>
                          </w:rPr>
                        </w:pPr>
                        <w:r>
                          <w:rPr>
                            <w:rFonts w:ascii="Arial" w:hAnsi="Arial"/>
                            <w:color w:val="FF0000"/>
                            <w:sz w:val="12"/>
                          </w:rPr>
                          <w:t>OA</w:t>
                        </w:r>
                        <w:r>
                          <w:rPr>
                            <w:rFonts w:ascii="Arial" w:hAnsi="Arial"/>
                            <w:color w:val="FF0000"/>
                            <w:spacing w:val="-8"/>
                            <w:sz w:val="12"/>
                          </w:rPr>
                          <w:t xml:space="preserve"> </w:t>
                        </w:r>
                        <w:r>
                          <w:rPr>
                            <w:rFonts w:ascii="Symbol" w:hAnsi="Symbol"/>
                            <w:color w:val="FF0000"/>
                            <w:sz w:val="12"/>
                          </w:rPr>
                          <w:t></w:t>
                        </w:r>
                        <w:r>
                          <w:rPr>
                            <w:rFonts w:ascii="Times New Roman" w:hAnsi="Times New Roman"/>
                            <w:color w:val="FF0000"/>
                            <w:spacing w:val="-4"/>
                            <w:sz w:val="12"/>
                          </w:rPr>
                          <w:t xml:space="preserve"> </w:t>
                        </w:r>
                        <w:r>
                          <w:rPr>
                            <w:rFonts w:ascii="Arial" w:hAnsi="Arial"/>
                            <w:color w:val="FF0000"/>
                            <w:sz w:val="12"/>
                          </w:rPr>
                          <w:t>3.2</w:t>
                        </w:r>
                      </w:p>
                    </w:txbxContent>
                  </v:textbox>
                </v:shape>
                <w10:wrap anchorx="page"/>
              </v:group>
            </w:pict>
          </mc:Fallback>
        </mc:AlternateContent>
      </w:r>
      <w:r w:rsidR="00DC0BFC">
        <w:rPr>
          <w:rFonts w:ascii="Arial"/>
          <w:sz w:val="20"/>
        </w:rPr>
        <w:t>Single</w:t>
      </w:r>
      <w:r w:rsidR="00DC0BFC">
        <w:rPr>
          <w:rFonts w:ascii="Arial"/>
          <w:spacing w:val="-6"/>
          <w:sz w:val="20"/>
        </w:rPr>
        <w:t xml:space="preserve"> </w:t>
      </w:r>
      <w:r w:rsidR="00DC0BFC">
        <w:rPr>
          <w:rFonts w:ascii="Arial"/>
          <w:sz w:val="20"/>
        </w:rPr>
        <w:t>Authors</w:t>
      </w:r>
    </w:p>
    <w:p w14:paraId="3E590E59" w14:textId="77777777" w:rsidR="00BB4C49" w:rsidRDefault="00BB4C49">
      <w:pPr>
        <w:pStyle w:val="BodyText"/>
        <w:rPr>
          <w:rFonts w:ascii="Arial"/>
          <w:sz w:val="20"/>
        </w:rPr>
      </w:pPr>
    </w:p>
    <w:p w14:paraId="79884FC2" w14:textId="77777777" w:rsidR="00BB4C49" w:rsidRDefault="00BB4C49">
      <w:pPr>
        <w:pStyle w:val="BodyText"/>
        <w:rPr>
          <w:rFonts w:ascii="Arial"/>
          <w:sz w:val="20"/>
        </w:rPr>
      </w:pPr>
    </w:p>
    <w:p w14:paraId="7D68C719" w14:textId="77777777" w:rsidR="00BB4C49" w:rsidRDefault="00BB4C49">
      <w:pPr>
        <w:pStyle w:val="BodyText"/>
        <w:rPr>
          <w:rFonts w:ascii="Arial"/>
          <w:sz w:val="20"/>
        </w:rPr>
      </w:pPr>
    </w:p>
    <w:p w14:paraId="37AB1394" w14:textId="77777777" w:rsidR="00BB4C49" w:rsidRDefault="00BB4C49">
      <w:pPr>
        <w:pStyle w:val="BodyText"/>
        <w:rPr>
          <w:rFonts w:ascii="Arial"/>
          <w:sz w:val="20"/>
        </w:rPr>
      </w:pPr>
    </w:p>
    <w:p w14:paraId="391AD43B" w14:textId="77777777" w:rsidR="00BB4C49" w:rsidRDefault="00144D41">
      <w:pPr>
        <w:spacing w:before="124"/>
        <w:ind w:left="1104"/>
        <w:rPr>
          <w:rFonts w:ascii="Arial"/>
          <w:b/>
        </w:rPr>
      </w:pPr>
      <w:r>
        <w:rPr>
          <w:noProof/>
        </w:rPr>
        <mc:AlternateContent>
          <mc:Choice Requires="wpg">
            <w:drawing>
              <wp:anchor distT="0" distB="0" distL="114300" distR="114300" simplePos="0" relativeHeight="15783424" behindDoc="0" locked="0" layoutInCell="1" allowOverlap="1" wp14:anchorId="1700DFFB" wp14:editId="179D61E6">
                <wp:simplePos x="0" y="0"/>
                <wp:positionH relativeFrom="page">
                  <wp:posOffset>3754120</wp:posOffset>
                </wp:positionH>
                <wp:positionV relativeFrom="paragraph">
                  <wp:posOffset>309880</wp:posOffset>
                </wp:positionV>
                <wp:extent cx="2054860" cy="1236980"/>
                <wp:effectExtent l="0" t="0" r="0" b="0"/>
                <wp:wrapNone/>
                <wp:docPr id="388" name="Group 3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54860" cy="1236980"/>
                          <a:chOff x="5912" y="488"/>
                          <a:chExt cx="3236" cy="1948"/>
                        </a:xfrm>
                      </wpg:grpSpPr>
                      <wps:wsp>
                        <wps:cNvPr id="389" name="Freeform 483"/>
                        <wps:cNvSpPr>
                          <a:spLocks/>
                        </wps:cNvSpPr>
                        <wps:spPr bwMode="auto">
                          <a:xfrm>
                            <a:off x="6119" y="2380"/>
                            <a:ext cx="60" cy="2"/>
                          </a:xfrm>
                          <a:custGeom>
                            <a:avLst/>
                            <a:gdLst>
                              <a:gd name="T0" fmla="+- 0 6179 6119"/>
                              <a:gd name="T1" fmla="*/ T0 w 60"/>
                              <a:gd name="T2" fmla="+- 0 6119 6119"/>
                              <a:gd name="T3" fmla="*/ T2 w 60"/>
                              <a:gd name="T4" fmla="+- 0 6179 6119"/>
                              <a:gd name="T5" fmla="*/ T4 w 60"/>
                            </a:gdLst>
                            <a:ahLst/>
                            <a:cxnLst>
                              <a:cxn ang="0">
                                <a:pos x="T1" y="0"/>
                              </a:cxn>
                              <a:cxn ang="0">
                                <a:pos x="T3" y="0"/>
                              </a:cxn>
                              <a:cxn ang="0">
                                <a:pos x="T5" y="0"/>
                              </a:cxn>
                            </a:cxnLst>
                            <a:rect l="0" t="0" r="r" b="b"/>
                            <a:pathLst>
                              <a:path w="60">
                                <a:moveTo>
                                  <a:pt x="60" y="0"/>
                                </a:moveTo>
                                <a:lnTo>
                                  <a:pt x="0" y="0"/>
                                </a:lnTo>
                                <a:lnTo>
                                  <a:pt x="60" y="0"/>
                                </a:lnTo>
                                <a:close/>
                              </a:path>
                            </a:pathLst>
                          </a:custGeom>
                          <a:solidFill>
                            <a:srgbClr val="A9A9A9">
                              <a:alpha val="3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0" name="Freeform 482"/>
                        <wps:cNvSpPr>
                          <a:spLocks/>
                        </wps:cNvSpPr>
                        <wps:spPr bwMode="auto">
                          <a:xfrm>
                            <a:off x="6119" y="2380"/>
                            <a:ext cx="60" cy="2"/>
                          </a:xfrm>
                          <a:custGeom>
                            <a:avLst/>
                            <a:gdLst>
                              <a:gd name="T0" fmla="+- 0 6119 6119"/>
                              <a:gd name="T1" fmla="*/ T0 w 60"/>
                              <a:gd name="T2" fmla="+- 0 6179 6119"/>
                              <a:gd name="T3" fmla="*/ T2 w 60"/>
                              <a:gd name="T4" fmla="+- 0 6119 6119"/>
                              <a:gd name="T5" fmla="*/ T4 w 60"/>
                            </a:gdLst>
                            <a:ahLst/>
                            <a:cxnLst>
                              <a:cxn ang="0">
                                <a:pos x="T1" y="0"/>
                              </a:cxn>
                              <a:cxn ang="0">
                                <a:pos x="T3" y="0"/>
                              </a:cxn>
                              <a:cxn ang="0">
                                <a:pos x="T5" y="0"/>
                              </a:cxn>
                            </a:cxnLst>
                            <a:rect l="0" t="0" r="r" b="b"/>
                            <a:pathLst>
                              <a:path w="60">
                                <a:moveTo>
                                  <a:pt x="0" y="0"/>
                                </a:moveTo>
                                <a:lnTo>
                                  <a:pt x="60"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1" name="Freeform 481"/>
                        <wps:cNvSpPr>
                          <a:spLocks/>
                        </wps:cNvSpPr>
                        <wps:spPr bwMode="auto">
                          <a:xfrm>
                            <a:off x="6179" y="2380"/>
                            <a:ext cx="60" cy="2"/>
                          </a:xfrm>
                          <a:custGeom>
                            <a:avLst/>
                            <a:gdLst>
                              <a:gd name="T0" fmla="+- 0 6239 6179"/>
                              <a:gd name="T1" fmla="*/ T0 w 60"/>
                              <a:gd name="T2" fmla="+- 0 6179 6179"/>
                              <a:gd name="T3" fmla="*/ T2 w 60"/>
                              <a:gd name="T4" fmla="+- 0 6239 6179"/>
                              <a:gd name="T5" fmla="*/ T4 w 60"/>
                            </a:gdLst>
                            <a:ahLst/>
                            <a:cxnLst>
                              <a:cxn ang="0">
                                <a:pos x="T1" y="0"/>
                              </a:cxn>
                              <a:cxn ang="0">
                                <a:pos x="T3" y="0"/>
                              </a:cxn>
                              <a:cxn ang="0">
                                <a:pos x="T5" y="0"/>
                              </a:cxn>
                            </a:cxnLst>
                            <a:rect l="0" t="0" r="r" b="b"/>
                            <a:pathLst>
                              <a:path w="60">
                                <a:moveTo>
                                  <a:pt x="60" y="0"/>
                                </a:moveTo>
                                <a:lnTo>
                                  <a:pt x="0" y="0"/>
                                </a:lnTo>
                                <a:lnTo>
                                  <a:pt x="60" y="0"/>
                                </a:lnTo>
                                <a:close/>
                              </a:path>
                            </a:pathLst>
                          </a:custGeom>
                          <a:solidFill>
                            <a:srgbClr val="A9A9A9">
                              <a:alpha val="3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2" name="Freeform 480"/>
                        <wps:cNvSpPr>
                          <a:spLocks/>
                        </wps:cNvSpPr>
                        <wps:spPr bwMode="auto">
                          <a:xfrm>
                            <a:off x="6179" y="2380"/>
                            <a:ext cx="60" cy="2"/>
                          </a:xfrm>
                          <a:custGeom>
                            <a:avLst/>
                            <a:gdLst>
                              <a:gd name="T0" fmla="+- 0 6179 6179"/>
                              <a:gd name="T1" fmla="*/ T0 w 60"/>
                              <a:gd name="T2" fmla="+- 0 6239 6179"/>
                              <a:gd name="T3" fmla="*/ T2 w 60"/>
                              <a:gd name="T4" fmla="+- 0 6179 6179"/>
                              <a:gd name="T5" fmla="*/ T4 w 60"/>
                            </a:gdLst>
                            <a:ahLst/>
                            <a:cxnLst>
                              <a:cxn ang="0">
                                <a:pos x="T1" y="0"/>
                              </a:cxn>
                              <a:cxn ang="0">
                                <a:pos x="T3" y="0"/>
                              </a:cxn>
                              <a:cxn ang="0">
                                <a:pos x="T5" y="0"/>
                              </a:cxn>
                            </a:cxnLst>
                            <a:rect l="0" t="0" r="r" b="b"/>
                            <a:pathLst>
                              <a:path w="60">
                                <a:moveTo>
                                  <a:pt x="0" y="0"/>
                                </a:moveTo>
                                <a:lnTo>
                                  <a:pt x="60"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3" name="Freeform 479"/>
                        <wps:cNvSpPr>
                          <a:spLocks/>
                        </wps:cNvSpPr>
                        <wps:spPr bwMode="auto">
                          <a:xfrm>
                            <a:off x="6238" y="2380"/>
                            <a:ext cx="60" cy="2"/>
                          </a:xfrm>
                          <a:custGeom>
                            <a:avLst/>
                            <a:gdLst>
                              <a:gd name="T0" fmla="+- 0 6299 6239"/>
                              <a:gd name="T1" fmla="*/ T0 w 60"/>
                              <a:gd name="T2" fmla="+- 0 6239 6239"/>
                              <a:gd name="T3" fmla="*/ T2 w 60"/>
                              <a:gd name="T4" fmla="+- 0 6299 6239"/>
                              <a:gd name="T5" fmla="*/ T4 w 60"/>
                            </a:gdLst>
                            <a:ahLst/>
                            <a:cxnLst>
                              <a:cxn ang="0">
                                <a:pos x="T1" y="0"/>
                              </a:cxn>
                              <a:cxn ang="0">
                                <a:pos x="T3" y="0"/>
                              </a:cxn>
                              <a:cxn ang="0">
                                <a:pos x="T5" y="0"/>
                              </a:cxn>
                            </a:cxnLst>
                            <a:rect l="0" t="0" r="r" b="b"/>
                            <a:pathLst>
                              <a:path w="60">
                                <a:moveTo>
                                  <a:pt x="60" y="0"/>
                                </a:moveTo>
                                <a:lnTo>
                                  <a:pt x="0" y="0"/>
                                </a:lnTo>
                                <a:lnTo>
                                  <a:pt x="60" y="0"/>
                                </a:lnTo>
                                <a:close/>
                              </a:path>
                            </a:pathLst>
                          </a:custGeom>
                          <a:solidFill>
                            <a:srgbClr val="A9A9A9">
                              <a:alpha val="3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4" name="Freeform 478"/>
                        <wps:cNvSpPr>
                          <a:spLocks/>
                        </wps:cNvSpPr>
                        <wps:spPr bwMode="auto">
                          <a:xfrm>
                            <a:off x="6238" y="2380"/>
                            <a:ext cx="60" cy="2"/>
                          </a:xfrm>
                          <a:custGeom>
                            <a:avLst/>
                            <a:gdLst>
                              <a:gd name="T0" fmla="+- 0 6239 6239"/>
                              <a:gd name="T1" fmla="*/ T0 w 60"/>
                              <a:gd name="T2" fmla="+- 0 6299 6239"/>
                              <a:gd name="T3" fmla="*/ T2 w 60"/>
                              <a:gd name="T4" fmla="+- 0 6239 6239"/>
                              <a:gd name="T5" fmla="*/ T4 w 60"/>
                            </a:gdLst>
                            <a:ahLst/>
                            <a:cxnLst>
                              <a:cxn ang="0">
                                <a:pos x="T1" y="0"/>
                              </a:cxn>
                              <a:cxn ang="0">
                                <a:pos x="T3" y="0"/>
                              </a:cxn>
                              <a:cxn ang="0">
                                <a:pos x="T5" y="0"/>
                              </a:cxn>
                            </a:cxnLst>
                            <a:rect l="0" t="0" r="r" b="b"/>
                            <a:pathLst>
                              <a:path w="60">
                                <a:moveTo>
                                  <a:pt x="0" y="0"/>
                                </a:moveTo>
                                <a:lnTo>
                                  <a:pt x="60"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5" name="Freeform 477"/>
                        <wps:cNvSpPr>
                          <a:spLocks/>
                        </wps:cNvSpPr>
                        <wps:spPr bwMode="auto">
                          <a:xfrm>
                            <a:off x="6298" y="2380"/>
                            <a:ext cx="60" cy="2"/>
                          </a:xfrm>
                          <a:custGeom>
                            <a:avLst/>
                            <a:gdLst>
                              <a:gd name="T0" fmla="+- 0 6358 6299"/>
                              <a:gd name="T1" fmla="*/ T0 w 60"/>
                              <a:gd name="T2" fmla="+- 0 6299 6299"/>
                              <a:gd name="T3" fmla="*/ T2 w 60"/>
                              <a:gd name="T4" fmla="+- 0 6358 6299"/>
                              <a:gd name="T5" fmla="*/ T4 w 60"/>
                            </a:gdLst>
                            <a:ahLst/>
                            <a:cxnLst>
                              <a:cxn ang="0">
                                <a:pos x="T1" y="0"/>
                              </a:cxn>
                              <a:cxn ang="0">
                                <a:pos x="T3" y="0"/>
                              </a:cxn>
                              <a:cxn ang="0">
                                <a:pos x="T5" y="0"/>
                              </a:cxn>
                            </a:cxnLst>
                            <a:rect l="0" t="0" r="r" b="b"/>
                            <a:pathLst>
                              <a:path w="60">
                                <a:moveTo>
                                  <a:pt x="59" y="0"/>
                                </a:moveTo>
                                <a:lnTo>
                                  <a:pt x="0" y="0"/>
                                </a:lnTo>
                                <a:lnTo>
                                  <a:pt x="59" y="0"/>
                                </a:lnTo>
                                <a:close/>
                              </a:path>
                            </a:pathLst>
                          </a:custGeom>
                          <a:solidFill>
                            <a:srgbClr val="A9A9A9">
                              <a:alpha val="3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6" name="Freeform 476"/>
                        <wps:cNvSpPr>
                          <a:spLocks/>
                        </wps:cNvSpPr>
                        <wps:spPr bwMode="auto">
                          <a:xfrm>
                            <a:off x="6298" y="2380"/>
                            <a:ext cx="60" cy="2"/>
                          </a:xfrm>
                          <a:custGeom>
                            <a:avLst/>
                            <a:gdLst>
                              <a:gd name="T0" fmla="+- 0 6299 6299"/>
                              <a:gd name="T1" fmla="*/ T0 w 60"/>
                              <a:gd name="T2" fmla="+- 0 6358 6299"/>
                              <a:gd name="T3" fmla="*/ T2 w 60"/>
                              <a:gd name="T4" fmla="+- 0 6299 6299"/>
                              <a:gd name="T5" fmla="*/ T4 w 60"/>
                            </a:gdLst>
                            <a:ahLst/>
                            <a:cxnLst>
                              <a:cxn ang="0">
                                <a:pos x="T1" y="0"/>
                              </a:cxn>
                              <a:cxn ang="0">
                                <a:pos x="T3" y="0"/>
                              </a:cxn>
                              <a:cxn ang="0">
                                <a:pos x="T5" y="0"/>
                              </a:cxn>
                            </a:cxnLst>
                            <a:rect l="0" t="0" r="r" b="b"/>
                            <a:pathLst>
                              <a:path w="60">
                                <a:moveTo>
                                  <a:pt x="0" y="0"/>
                                </a:moveTo>
                                <a:lnTo>
                                  <a:pt x="59"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7" name="Freeform 475"/>
                        <wps:cNvSpPr>
                          <a:spLocks/>
                        </wps:cNvSpPr>
                        <wps:spPr bwMode="auto">
                          <a:xfrm>
                            <a:off x="6358" y="2380"/>
                            <a:ext cx="60" cy="2"/>
                          </a:xfrm>
                          <a:custGeom>
                            <a:avLst/>
                            <a:gdLst>
                              <a:gd name="T0" fmla="+- 0 6418 6358"/>
                              <a:gd name="T1" fmla="*/ T0 w 60"/>
                              <a:gd name="T2" fmla="+- 0 6358 6358"/>
                              <a:gd name="T3" fmla="*/ T2 w 60"/>
                              <a:gd name="T4" fmla="+- 0 6418 6358"/>
                              <a:gd name="T5" fmla="*/ T4 w 60"/>
                            </a:gdLst>
                            <a:ahLst/>
                            <a:cxnLst>
                              <a:cxn ang="0">
                                <a:pos x="T1" y="0"/>
                              </a:cxn>
                              <a:cxn ang="0">
                                <a:pos x="T3" y="0"/>
                              </a:cxn>
                              <a:cxn ang="0">
                                <a:pos x="T5" y="0"/>
                              </a:cxn>
                            </a:cxnLst>
                            <a:rect l="0" t="0" r="r" b="b"/>
                            <a:pathLst>
                              <a:path w="60">
                                <a:moveTo>
                                  <a:pt x="60" y="0"/>
                                </a:moveTo>
                                <a:lnTo>
                                  <a:pt x="0" y="0"/>
                                </a:lnTo>
                                <a:lnTo>
                                  <a:pt x="60" y="0"/>
                                </a:lnTo>
                                <a:close/>
                              </a:path>
                            </a:pathLst>
                          </a:custGeom>
                          <a:solidFill>
                            <a:srgbClr val="A9A9A9">
                              <a:alpha val="3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8" name="Freeform 474"/>
                        <wps:cNvSpPr>
                          <a:spLocks/>
                        </wps:cNvSpPr>
                        <wps:spPr bwMode="auto">
                          <a:xfrm>
                            <a:off x="6358" y="2380"/>
                            <a:ext cx="60" cy="2"/>
                          </a:xfrm>
                          <a:custGeom>
                            <a:avLst/>
                            <a:gdLst>
                              <a:gd name="T0" fmla="+- 0 6358 6358"/>
                              <a:gd name="T1" fmla="*/ T0 w 60"/>
                              <a:gd name="T2" fmla="+- 0 6418 6358"/>
                              <a:gd name="T3" fmla="*/ T2 w 60"/>
                              <a:gd name="T4" fmla="+- 0 6358 6358"/>
                              <a:gd name="T5" fmla="*/ T4 w 60"/>
                            </a:gdLst>
                            <a:ahLst/>
                            <a:cxnLst>
                              <a:cxn ang="0">
                                <a:pos x="T1" y="0"/>
                              </a:cxn>
                              <a:cxn ang="0">
                                <a:pos x="T3" y="0"/>
                              </a:cxn>
                              <a:cxn ang="0">
                                <a:pos x="T5" y="0"/>
                              </a:cxn>
                            </a:cxnLst>
                            <a:rect l="0" t="0" r="r" b="b"/>
                            <a:pathLst>
                              <a:path w="60">
                                <a:moveTo>
                                  <a:pt x="0" y="0"/>
                                </a:moveTo>
                                <a:lnTo>
                                  <a:pt x="60"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9" name="Freeform 473"/>
                        <wps:cNvSpPr>
                          <a:spLocks/>
                        </wps:cNvSpPr>
                        <wps:spPr bwMode="auto">
                          <a:xfrm>
                            <a:off x="6418" y="2380"/>
                            <a:ext cx="60" cy="2"/>
                          </a:xfrm>
                          <a:custGeom>
                            <a:avLst/>
                            <a:gdLst>
                              <a:gd name="T0" fmla="+- 0 6478 6418"/>
                              <a:gd name="T1" fmla="*/ T0 w 60"/>
                              <a:gd name="T2" fmla="+- 0 6418 6418"/>
                              <a:gd name="T3" fmla="*/ T2 w 60"/>
                              <a:gd name="T4" fmla="+- 0 6478 6418"/>
                              <a:gd name="T5" fmla="*/ T4 w 60"/>
                            </a:gdLst>
                            <a:ahLst/>
                            <a:cxnLst>
                              <a:cxn ang="0">
                                <a:pos x="T1" y="0"/>
                              </a:cxn>
                              <a:cxn ang="0">
                                <a:pos x="T3" y="0"/>
                              </a:cxn>
                              <a:cxn ang="0">
                                <a:pos x="T5" y="0"/>
                              </a:cxn>
                            </a:cxnLst>
                            <a:rect l="0" t="0" r="r" b="b"/>
                            <a:pathLst>
                              <a:path w="60">
                                <a:moveTo>
                                  <a:pt x="60" y="0"/>
                                </a:moveTo>
                                <a:lnTo>
                                  <a:pt x="0" y="0"/>
                                </a:lnTo>
                                <a:lnTo>
                                  <a:pt x="60" y="0"/>
                                </a:lnTo>
                                <a:close/>
                              </a:path>
                            </a:pathLst>
                          </a:custGeom>
                          <a:solidFill>
                            <a:srgbClr val="A9A9A9">
                              <a:alpha val="3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0" name="Freeform 472"/>
                        <wps:cNvSpPr>
                          <a:spLocks/>
                        </wps:cNvSpPr>
                        <wps:spPr bwMode="auto">
                          <a:xfrm>
                            <a:off x="6418" y="2380"/>
                            <a:ext cx="60" cy="2"/>
                          </a:xfrm>
                          <a:custGeom>
                            <a:avLst/>
                            <a:gdLst>
                              <a:gd name="T0" fmla="+- 0 6418 6418"/>
                              <a:gd name="T1" fmla="*/ T0 w 60"/>
                              <a:gd name="T2" fmla="+- 0 6478 6418"/>
                              <a:gd name="T3" fmla="*/ T2 w 60"/>
                              <a:gd name="T4" fmla="+- 0 6418 6418"/>
                              <a:gd name="T5" fmla="*/ T4 w 60"/>
                            </a:gdLst>
                            <a:ahLst/>
                            <a:cxnLst>
                              <a:cxn ang="0">
                                <a:pos x="T1" y="0"/>
                              </a:cxn>
                              <a:cxn ang="0">
                                <a:pos x="T3" y="0"/>
                              </a:cxn>
                              <a:cxn ang="0">
                                <a:pos x="T5" y="0"/>
                              </a:cxn>
                            </a:cxnLst>
                            <a:rect l="0" t="0" r="r" b="b"/>
                            <a:pathLst>
                              <a:path w="60">
                                <a:moveTo>
                                  <a:pt x="0" y="0"/>
                                </a:moveTo>
                                <a:lnTo>
                                  <a:pt x="60"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1" name="Freeform 471"/>
                        <wps:cNvSpPr>
                          <a:spLocks/>
                        </wps:cNvSpPr>
                        <wps:spPr bwMode="auto">
                          <a:xfrm>
                            <a:off x="6478" y="2380"/>
                            <a:ext cx="60" cy="2"/>
                          </a:xfrm>
                          <a:custGeom>
                            <a:avLst/>
                            <a:gdLst>
                              <a:gd name="T0" fmla="+- 0 6538 6478"/>
                              <a:gd name="T1" fmla="*/ T0 w 60"/>
                              <a:gd name="T2" fmla="+- 0 6478 6478"/>
                              <a:gd name="T3" fmla="*/ T2 w 60"/>
                              <a:gd name="T4" fmla="+- 0 6538 6478"/>
                              <a:gd name="T5" fmla="*/ T4 w 60"/>
                            </a:gdLst>
                            <a:ahLst/>
                            <a:cxnLst>
                              <a:cxn ang="0">
                                <a:pos x="T1" y="0"/>
                              </a:cxn>
                              <a:cxn ang="0">
                                <a:pos x="T3" y="0"/>
                              </a:cxn>
                              <a:cxn ang="0">
                                <a:pos x="T5" y="0"/>
                              </a:cxn>
                            </a:cxnLst>
                            <a:rect l="0" t="0" r="r" b="b"/>
                            <a:pathLst>
                              <a:path w="60">
                                <a:moveTo>
                                  <a:pt x="60" y="0"/>
                                </a:moveTo>
                                <a:lnTo>
                                  <a:pt x="0" y="0"/>
                                </a:lnTo>
                                <a:lnTo>
                                  <a:pt x="60" y="0"/>
                                </a:lnTo>
                                <a:close/>
                              </a:path>
                            </a:pathLst>
                          </a:custGeom>
                          <a:solidFill>
                            <a:srgbClr val="A9A9A9">
                              <a:alpha val="3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2" name="Freeform 470"/>
                        <wps:cNvSpPr>
                          <a:spLocks/>
                        </wps:cNvSpPr>
                        <wps:spPr bwMode="auto">
                          <a:xfrm>
                            <a:off x="6478" y="2380"/>
                            <a:ext cx="60" cy="2"/>
                          </a:xfrm>
                          <a:custGeom>
                            <a:avLst/>
                            <a:gdLst>
                              <a:gd name="T0" fmla="+- 0 6478 6478"/>
                              <a:gd name="T1" fmla="*/ T0 w 60"/>
                              <a:gd name="T2" fmla="+- 0 6538 6478"/>
                              <a:gd name="T3" fmla="*/ T2 w 60"/>
                              <a:gd name="T4" fmla="+- 0 6478 6478"/>
                              <a:gd name="T5" fmla="*/ T4 w 60"/>
                            </a:gdLst>
                            <a:ahLst/>
                            <a:cxnLst>
                              <a:cxn ang="0">
                                <a:pos x="T1" y="0"/>
                              </a:cxn>
                              <a:cxn ang="0">
                                <a:pos x="T3" y="0"/>
                              </a:cxn>
                              <a:cxn ang="0">
                                <a:pos x="T5" y="0"/>
                              </a:cxn>
                            </a:cxnLst>
                            <a:rect l="0" t="0" r="r" b="b"/>
                            <a:pathLst>
                              <a:path w="60">
                                <a:moveTo>
                                  <a:pt x="0" y="0"/>
                                </a:moveTo>
                                <a:lnTo>
                                  <a:pt x="60"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3" name="Freeform 469"/>
                        <wps:cNvSpPr>
                          <a:spLocks/>
                        </wps:cNvSpPr>
                        <wps:spPr bwMode="auto">
                          <a:xfrm>
                            <a:off x="6537" y="2380"/>
                            <a:ext cx="60" cy="2"/>
                          </a:xfrm>
                          <a:custGeom>
                            <a:avLst/>
                            <a:gdLst>
                              <a:gd name="T0" fmla="+- 0 6598 6538"/>
                              <a:gd name="T1" fmla="*/ T0 w 60"/>
                              <a:gd name="T2" fmla="+- 0 6538 6538"/>
                              <a:gd name="T3" fmla="*/ T2 w 60"/>
                              <a:gd name="T4" fmla="+- 0 6598 6538"/>
                              <a:gd name="T5" fmla="*/ T4 w 60"/>
                            </a:gdLst>
                            <a:ahLst/>
                            <a:cxnLst>
                              <a:cxn ang="0">
                                <a:pos x="T1" y="0"/>
                              </a:cxn>
                              <a:cxn ang="0">
                                <a:pos x="T3" y="0"/>
                              </a:cxn>
                              <a:cxn ang="0">
                                <a:pos x="T5" y="0"/>
                              </a:cxn>
                            </a:cxnLst>
                            <a:rect l="0" t="0" r="r" b="b"/>
                            <a:pathLst>
                              <a:path w="60">
                                <a:moveTo>
                                  <a:pt x="60" y="0"/>
                                </a:moveTo>
                                <a:lnTo>
                                  <a:pt x="0" y="0"/>
                                </a:lnTo>
                                <a:lnTo>
                                  <a:pt x="60" y="0"/>
                                </a:lnTo>
                                <a:close/>
                              </a:path>
                            </a:pathLst>
                          </a:custGeom>
                          <a:solidFill>
                            <a:srgbClr val="A9A9A9">
                              <a:alpha val="3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4" name="Freeform 468"/>
                        <wps:cNvSpPr>
                          <a:spLocks/>
                        </wps:cNvSpPr>
                        <wps:spPr bwMode="auto">
                          <a:xfrm>
                            <a:off x="6537" y="2380"/>
                            <a:ext cx="60" cy="2"/>
                          </a:xfrm>
                          <a:custGeom>
                            <a:avLst/>
                            <a:gdLst>
                              <a:gd name="T0" fmla="+- 0 6538 6538"/>
                              <a:gd name="T1" fmla="*/ T0 w 60"/>
                              <a:gd name="T2" fmla="+- 0 6598 6538"/>
                              <a:gd name="T3" fmla="*/ T2 w 60"/>
                              <a:gd name="T4" fmla="+- 0 6538 6538"/>
                              <a:gd name="T5" fmla="*/ T4 w 60"/>
                            </a:gdLst>
                            <a:ahLst/>
                            <a:cxnLst>
                              <a:cxn ang="0">
                                <a:pos x="T1" y="0"/>
                              </a:cxn>
                              <a:cxn ang="0">
                                <a:pos x="T3" y="0"/>
                              </a:cxn>
                              <a:cxn ang="0">
                                <a:pos x="T5" y="0"/>
                              </a:cxn>
                            </a:cxnLst>
                            <a:rect l="0" t="0" r="r" b="b"/>
                            <a:pathLst>
                              <a:path w="60">
                                <a:moveTo>
                                  <a:pt x="0" y="0"/>
                                </a:moveTo>
                                <a:lnTo>
                                  <a:pt x="60"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5" name="Freeform 467"/>
                        <wps:cNvSpPr>
                          <a:spLocks/>
                        </wps:cNvSpPr>
                        <wps:spPr bwMode="auto">
                          <a:xfrm>
                            <a:off x="6597" y="2380"/>
                            <a:ext cx="60" cy="2"/>
                          </a:xfrm>
                          <a:custGeom>
                            <a:avLst/>
                            <a:gdLst>
                              <a:gd name="T0" fmla="+- 0 6658 6598"/>
                              <a:gd name="T1" fmla="*/ T0 w 60"/>
                              <a:gd name="T2" fmla="+- 0 6598 6598"/>
                              <a:gd name="T3" fmla="*/ T2 w 60"/>
                              <a:gd name="T4" fmla="+- 0 6658 6598"/>
                              <a:gd name="T5" fmla="*/ T4 w 60"/>
                            </a:gdLst>
                            <a:ahLst/>
                            <a:cxnLst>
                              <a:cxn ang="0">
                                <a:pos x="T1" y="0"/>
                              </a:cxn>
                              <a:cxn ang="0">
                                <a:pos x="T3" y="0"/>
                              </a:cxn>
                              <a:cxn ang="0">
                                <a:pos x="T5" y="0"/>
                              </a:cxn>
                            </a:cxnLst>
                            <a:rect l="0" t="0" r="r" b="b"/>
                            <a:pathLst>
                              <a:path w="60">
                                <a:moveTo>
                                  <a:pt x="60" y="0"/>
                                </a:moveTo>
                                <a:lnTo>
                                  <a:pt x="0" y="0"/>
                                </a:lnTo>
                                <a:lnTo>
                                  <a:pt x="60" y="0"/>
                                </a:lnTo>
                                <a:close/>
                              </a:path>
                            </a:pathLst>
                          </a:custGeom>
                          <a:solidFill>
                            <a:srgbClr val="A9A9A9">
                              <a:alpha val="3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6" name="Freeform 466"/>
                        <wps:cNvSpPr>
                          <a:spLocks/>
                        </wps:cNvSpPr>
                        <wps:spPr bwMode="auto">
                          <a:xfrm>
                            <a:off x="6597" y="2380"/>
                            <a:ext cx="60" cy="2"/>
                          </a:xfrm>
                          <a:custGeom>
                            <a:avLst/>
                            <a:gdLst>
                              <a:gd name="T0" fmla="+- 0 6598 6598"/>
                              <a:gd name="T1" fmla="*/ T0 w 60"/>
                              <a:gd name="T2" fmla="+- 0 6658 6598"/>
                              <a:gd name="T3" fmla="*/ T2 w 60"/>
                              <a:gd name="T4" fmla="+- 0 6598 6598"/>
                              <a:gd name="T5" fmla="*/ T4 w 60"/>
                            </a:gdLst>
                            <a:ahLst/>
                            <a:cxnLst>
                              <a:cxn ang="0">
                                <a:pos x="T1" y="0"/>
                              </a:cxn>
                              <a:cxn ang="0">
                                <a:pos x="T3" y="0"/>
                              </a:cxn>
                              <a:cxn ang="0">
                                <a:pos x="T5" y="0"/>
                              </a:cxn>
                            </a:cxnLst>
                            <a:rect l="0" t="0" r="r" b="b"/>
                            <a:pathLst>
                              <a:path w="60">
                                <a:moveTo>
                                  <a:pt x="0" y="0"/>
                                </a:moveTo>
                                <a:lnTo>
                                  <a:pt x="60"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7" name="Freeform 465"/>
                        <wps:cNvSpPr>
                          <a:spLocks/>
                        </wps:cNvSpPr>
                        <wps:spPr bwMode="auto">
                          <a:xfrm>
                            <a:off x="6657" y="2380"/>
                            <a:ext cx="60" cy="2"/>
                          </a:xfrm>
                          <a:custGeom>
                            <a:avLst/>
                            <a:gdLst>
                              <a:gd name="T0" fmla="+- 0 6717 6658"/>
                              <a:gd name="T1" fmla="*/ T0 w 60"/>
                              <a:gd name="T2" fmla="+- 0 6658 6658"/>
                              <a:gd name="T3" fmla="*/ T2 w 60"/>
                              <a:gd name="T4" fmla="+- 0 6717 6658"/>
                              <a:gd name="T5" fmla="*/ T4 w 60"/>
                            </a:gdLst>
                            <a:ahLst/>
                            <a:cxnLst>
                              <a:cxn ang="0">
                                <a:pos x="T1" y="0"/>
                              </a:cxn>
                              <a:cxn ang="0">
                                <a:pos x="T3" y="0"/>
                              </a:cxn>
                              <a:cxn ang="0">
                                <a:pos x="T5" y="0"/>
                              </a:cxn>
                            </a:cxnLst>
                            <a:rect l="0" t="0" r="r" b="b"/>
                            <a:pathLst>
                              <a:path w="60">
                                <a:moveTo>
                                  <a:pt x="59" y="0"/>
                                </a:moveTo>
                                <a:lnTo>
                                  <a:pt x="0" y="0"/>
                                </a:lnTo>
                                <a:lnTo>
                                  <a:pt x="59" y="0"/>
                                </a:lnTo>
                                <a:close/>
                              </a:path>
                            </a:pathLst>
                          </a:custGeom>
                          <a:solidFill>
                            <a:srgbClr val="A9A9A9">
                              <a:alpha val="3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8" name="Freeform 464"/>
                        <wps:cNvSpPr>
                          <a:spLocks/>
                        </wps:cNvSpPr>
                        <wps:spPr bwMode="auto">
                          <a:xfrm>
                            <a:off x="6657" y="2380"/>
                            <a:ext cx="60" cy="2"/>
                          </a:xfrm>
                          <a:custGeom>
                            <a:avLst/>
                            <a:gdLst>
                              <a:gd name="T0" fmla="+- 0 6658 6658"/>
                              <a:gd name="T1" fmla="*/ T0 w 60"/>
                              <a:gd name="T2" fmla="+- 0 6717 6658"/>
                              <a:gd name="T3" fmla="*/ T2 w 60"/>
                              <a:gd name="T4" fmla="+- 0 6658 6658"/>
                              <a:gd name="T5" fmla="*/ T4 w 60"/>
                            </a:gdLst>
                            <a:ahLst/>
                            <a:cxnLst>
                              <a:cxn ang="0">
                                <a:pos x="T1" y="0"/>
                              </a:cxn>
                              <a:cxn ang="0">
                                <a:pos x="T3" y="0"/>
                              </a:cxn>
                              <a:cxn ang="0">
                                <a:pos x="T5" y="0"/>
                              </a:cxn>
                            </a:cxnLst>
                            <a:rect l="0" t="0" r="r" b="b"/>
                            <a:pathLst>
                              <a:path w="60">
                                <a:moveTo>
                                  <a:pt x="0" y="0"/>
                                </a:moveTo>
                                <a:lnTo>
                                  <a:pt x="59"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9" name="Freeform 463"/>
                        <wps:cNvSpPr>
                          <a:spLocks/>
                        </wps:cNvSpPr>
                        <wps:spPr bwMode="auto">
                          <a:xfrm>
                            <a:off x="6717" y="2380"/>
                            <a:ext cx="60" cy="2"/>
                          </a:xfrm>
                          <a:custGeom>
                            <a:avLst/>
                            <a:gdLst>
                              <a:gd name="T0" fmla="+- 0 6777 6717"/>
                              <a:gd name="T1" fmla="*/ T0 w 60"/>
                              <a:gd name="T2" fmla="+- 0 6717 6717"/>
                              <a:gd name="T3" fmla="*/ T2 w 60"/>
                              <a:gd name="T4" fmla="+- 0 6777 6717"/>
                              <a:gd name="T5" fmla="*/ T4 w 60"/>
                            </a:gdLst>
                            <a:ahLst/>
                            <a:cxnLst>
                              <a:cxn ang="0">
                                <a:pos x="T1" y="0"/>
                              </a:cxn>
                              <a:cxn ang="0">
                                <a:pos x="T3" y="0"/>
                              </a:cxn>
                              <a:cxn ang="0">
                                <a:pos x="T5" y="0"/>
                              </a:cxn>
                            </a:cxnLst>
                            <a:rect l="0" t="0" r="r" b="b"/>
                            <a:pathLst>
                              <a:path w="60">
                                <a:moveTo>
                                  <a:pt x="60" y="0"/>
                                </a:moveTo>
                                <a:lnTo>
                                  <a:pt x="0" y="0"/>
                                </a:lnTo>
                                <a:lnTo>
                                  <a:pt x="60" y="0"/>
                                </a:lnTo>
                                <a:close/>
                              </a:path>
                            </a:pathLst>
                          </a:custGeom>
                          <a:solidFill>
                            <a:srgbClr val="A9A9A9">
                              <a:alpha val="3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0" name="Freeform 462"/>
                        <wps:cNvSpPr>
                          <a:spLocks/>
                        </wps:cNvSpPr>
                        <wps:spPr bwMode="auto">
                          <a:xfrm>
                            <a:off x="6717" y="2380"/>
                            <a:ext cx="60" cy="2"/>
                          </a:xfrm>
                          <a:custGeom>
                            <a:avLst/>
                            <a:gdLst>
                              <a:gd name="T0" fmla="+- 0 6717 6717"/>
                              <a:gd name="T1" fmla="*/ T0 w 60"/>
                              <a:gd name="T2" fmla="+- 0 6777 6717"/>
                              <a:gd name="T3" fmla="*/ T2 w 60"/>
                              <a:gd name="T4" fmla="+- 0 6717 6717"/>
                              <a:gd name="T5" fmla="*/ T4 w 60"/>
                            </a:gdLst>
                            <a:ahLst/>
                            <a:cxnLst>
                              <a:cxn ang="0">
                                <a:pos x="T1" y="0"/>
                              </a:cxn>
                              <a:cxn ang="0">
                                <a:pos x="T3" y="0"/>
                              </a:cxn>
                              <a:cxn ang="0">
                                <a:pos x="T5" y="0"/>
                              </a:cxn>
                            </a:cxnLst>
                            <a:rect l="0" t="0" r="r" b="b"/>
                            <a:pathLst>
                              <a:path w="60">
                                <a:moveTo>
                                  <a:pt x="0" y="0"/>
                                </a:moveTo>
                                <a:lnTo>
                                  <a:pt x="60"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1" name="Freeform 461"/>
                        <wps:cNvSpPr>
                          <a:spLocks/>
                        </wps:cNvSpPr>
                        <wps:spPr bwMode="auto">
                          <a:xfrm>
                            <a:off x="6777" y="2380"/>
                            <a:ext cx="60" cy="2"/>
                          </a:xfrm>
                          <a:custGeom>
                            <a:avLst/>
                            <a:gdLst>
                              <a:gd name="T0" fmla="+- 0 6837 6777"/>
                              <a:gd name="T1" fmla="*/ T0 w 60"/>
                              <a:gd name="T2" fmla="+- 0 6777 6777"/>
                              <a:gd name="T3" fmla="*/ T2 w 60"/>
                              <a:gd name="T4" fmla="+- 0 6837 6777"/>
                              <a:gd name="T5" fmla="*/ T4 w 60"/>
                            </a:gdLst>
                            <a:ahLst/>
                            <a:cxnLst>
                              <a:cxn ang="0">
                                <a:pos x="T1" y="0"/>
                              </a:cxn>
                              <a:cxn ang="0">
                                <a:pos x="T3" y="0"/>
                              </a:cxn>
                              <a:cxn ang="0">
                                <a:pos x="T5" y="0"/>
                              </a:cxn>
                            </a:cxnLst>
                            <a:rect l="0" t="0" r="r" b="b"/>
                            <a:pathLst>
                              <a:path w="60">
                                <a:moveTo>
                                  <a:pt x="60" y="0"/>
                                </a:moveTo>
                                <a:lnTo>
                                  <a:pt x="0" y="0"/>
                                </a:lnTo>
                                <a:lnTo>
                                  <a:pt x="60" y="0"/>
                                </a:lnTo>
                                <a:close/>
                              </a:path>
                            </a:pathLst>
                          </a:custGeom>
                          <a:solidFill>
                            <a:srgbClr val="A9A9A9">
                              <a:alpha val="3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2" name="Freeform 460"/>
                        <wps:cNvSpPr>
                          <a:spLocks/>
                        </wps:cNvSpPr>
                        <wps:spPr bwMode="auto">
                          <a:xfrm>
                            <a:off x="6777" y="2380"/>
                            <a:ext cx="60" cy="2"/>
                          </a:xfrm>
                          <a:custGeom>
                            <a:avLst/>
                            <a:gdLst>
                              <a:gd name="T0" fmla="+- 0 6777 6777"/>
                              <a:gd name="T1" fmla="*/ T0 w 60"/>
                              <a:gd name="T2" fmla="+- 0 6837 6777"/>
                              <a:gd name="T3" fmla="*/ T2 w 60"/>
                              <a:gd name="T4" fmla="+- 0 6777 6777"/>
                              <a:gd name="T5" fmla="*/ T4 w 60"/>
                            </a:gdLst>
                            <a:ahLst/>
                            <a:cxnLst>
                              <a:cxn ang="0">
                                <a:pos x="T1" y="0"/>
                              </a:cxn>
                              <a:cxn ang="0">
                                <a:pos x="T3" y="0"/>
                              </a:cxn>
                              <a:cxn ang="0">
                                <a:pos x="T5" y="0"/>
                              </a:cxn>
                            </a:cxnLst>
                            <a:rect l="0" t="0" r="r" b="b"/>
                            <a:pathLst>
                              <a:path w="60">
                                <a:moveTo>
                                  <a:pt x="0" y="0"/>
                                </a:moveTo>
                                <a:lnTo>
                                  <a:pt x="60"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3" name="Freeform 459"/>
                        <wps:cNvSpPr>
                          <a:spLocks/>
                        </wps:cNvSpPr>
                        <wps:spPr bwMode="auto">
                          <a:xfrm>
                            <a:off x="6837" y="2380"/>
                            <a:ext cx="60" cy="2"/>
                          </a:xfrm>
                          <a:custGeom>
                            <a:avLst/>
                            <a:gdLst>
                              <a:gd name="T0" fmla="+- 0 6897 6837"/>
                              <a:gd name="T1" fmla="*/ T0 w 60"/>
                              <a:gd name="T2" fmla="+- 0 6837 6837"/>
                              <a:gd name="T3" fmla="*/ T2 w 60"/>
                              <a:gd name="T4" fmla="+- 0 6897 6837"/>
                              <a:gd name="T5" fmla="*/ T4 w 60"/>
                            </a:gdLst>
                            <a:ahLst/>
                            <a:cxnLst>
                              <a:cxn ang="0">
                                <a:pos x="T1" y="0"/>
                              </a:cxn>
                              <a:cxn ang="0">
                                <a:pos x="T3" y="0"/>
                              </a:cxn>
                              <a:cxn ang="0">
                                <a:pos x="T5" y="0"/>
                              </a:cxn>
                            </a:cxnLst>
                            <a:rect l="0" t="0" r="r" b="b"/>
                            <a:pathLst>
                              <a:path w="60">
                                <a:moveTo>
                                  <a:pt x="60" y="0"/>
                                </a:moveTo>
                                <a:lnTo>
                                  <a:pt x="0" y="0"/>
                                </a:lnTo>
                                <a:lnTo>
                                  <a:pt x="60" y="0"/>
                                </a:lnTo>
                                <a:close/>
                              </a:path>
                            </a:pathLst>
                          </a:custGeom>
                          <a:solidFill>
                            <a:srgbClr val="A9A9A9">
                              <a:alpha val="3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4" name="Freeform 458"/>
                        <wps:cNvSpPr>
                          <a:spLocks/>
                        </wps:cNvSpPr>
                        <wps:spPr bwMode="auto">
                          <a:xfrm>
                            <a:off x="6837" y="2380"/>
                            <a:ext cx="60" cy="2"/>
                          </a:xfrm>
                          <a:custGeom>
                            <a:avLst/>
                            <a:gdLst>
                              <a:gd name="T0" fmla="+- 0 6837 6837"/>
                              <a:gd name="T1" fmla="*/ T0 w 60"/>
                              <a:gd name="T2" fmla="+- 0 6897 6837"/>
                              <a:gd name="T3" fmla="*/ T2 w 60"/>
                              <a:gd name="T4" fmla="+- 0 6837 6837"/>
                              <a:gd name="T5" fmla="*/ T4 w 60"/>
                            </a:gdLst>
                            <a:ahLst/>
                            <a:cxnLst>
                              <a:cxn ang="0">
                                <a:pos x="T1" y="0"/>
                              </a:cxn>
                              <a:cxn ang="0">
                                <a:pos x="T3" y="0"/>
                              </a:cxn>
                              <a:cxn ang="0">
                                <a:pos x="T5" y="0"/>
                              </a:cxn>
                            </a:cxnLst>
                            <a:rect l="0" t="0" r="r" b="b"/>
                            <a:pathLst>
                              <a:path w="60">
                                <a:moveTo>
                                  <a:pt x="0" y="0"/>
                                </a:moveTo>
                                <a:lnTo>
                                  <a:pt x="60"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5" name="Freeform 457"/>
                        <wps:cNvSpPr>
                          <a:spLocks/>
                        </wps:cNvSpPr>
                        <wps:spPr bwMode="auto">
                          <a:xfrm>
                            <a:off x="6896" y="2380"/>
                            <a:ext cx="60" cy="2"/>
                          </a:xfrm>
                          <a:custGeom>
                            <a:avLst/>
                            <a:gdLst>
                              <a:gd name="T0" fmla="+- 0 6957 6897"/>
                              <a:gd name="T1" fmla="*/ T0 w 60"/>
                              <a:gd name="T2" fmla="+- 0 6897 6897"/>
                              <a:gd name="T3" fmla="*/ T2 w 60"/>
                              <a:gd name="T4" fmla="+- 0 6957 6897"/>
                              <a:gd name="T5" fmla="*/ T4 w 60"/>
                            </a:gdLst>
                            <a:ahLst/>
                            <a:cxnLst>
                              <a:cxn ang="0">
                                <a:pos x="T1" y="0"/>
                              </a:cxn>
                              <a:cxn ang="0">
                                <a:pos x="T3" y="0"/>
                              </a:cxn>
                              <a:cxn ang="0">
                                <a:pos x="T5" y="0"/>
                              </a:cxn>
                            </a:cxnLst>
                            <a:rect l="0" t="0" r="r" b="b"/>
                            <a:pathLst>
                              <a:path w="60">
                                <a:moveTo>
                                  <a:pt x="60" y="0"/>
                                </a:moveTo>
                                <a:lnTo>
                                  <a:pt x="0" y="0"/>
                                </a:lnTo>
                                <a:lnTo>
                                  <a:pt x="60" y="0"/>
                                </a:lnTo>
                                <a:close/>
                              </a:path>
                            </a:pathLst>
                          </a:custGeom>
                          <a:solidFill>
                            <a:srgbClr val="A9A9A9">
                              <a:alpha val="3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6" name="Freeform 456"/>
                        <wps:cNvSpPr>
                          <a:spLocks/>
                        </wps:cNvSpPr>
                        <wps:spPr bwMode="auto">
                          <a:xfrm>
                            <a:off x="6896" y="2380"/>
                            <a:ext cx="60" cy="2"/>
                          </a:xfrm>
                          <a:custGeom>
                            <a:avLst/>
                            <a:gdLst>
                              <a:gd name="T0" fmla="+- 0 6897 6897"/>
                              <a:gd name="T1" fmla="*/ T0 w 60"/>
                              <a:gd name="T2" fmla="+- 0 6957 6897"/>
                              <a:gd name="T3" fmla="*/ T2 w 60"/>
                              <a:gd name="T4" fmla="+- 0 6897 6897"/>
                              <a:gd name="T5" fmla="*/ T4 w 60"/>
                            </a:gdLst>
                            <a:ahLst/>
                            <a:cxnLst>
                              <a:cxn ang="0">
                                <a:pos x="T1" y="0"/>
                              </a:cxn>
                              <a:cxn ang="0">
                                <a:pos x="T3" y="0"/>
                              </a:cxn>
                              <a:cxn ang="0">
                                <a:pos x="T5" y="0"/>
                              </a:cxn>
                            </a:cxnLst>
                            <a:rect l="0" t="0" r="r" b="b"/>
                            <a:pathLst>
                              <a:path w="60">
                                <a:moveTo>
                                  <a:pt x="0" y="0"/>
                                </a:moveTo>
                                <a:lnTo>
                                  <a:pt x="60"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7" name="Freeform 455"/>
                        <wps:cNvSpPr>
                          <a:spLocks/>
                        </wps:cNvSpPr>
                        <wps:spPr bwMode="auto">
                          <a:xfrm>
                            <a:off x="6956" y="2380"/>
                            <a:ext cx="60" cy="2"/>
                          </a:xfrm>
                          <a:custGeom>
                            <a:avLst/>
                            <a:gdLst>
                              <a:gd name="T0" fmla="+- 0 7016 6957"/>
                              <a:gd name="T1" fmla="*/ T0 w 60"/>
                              <a:gd name="T2" fmla="+- 0 6957 6957"/>
                              <a:gd name="T3" fmla="*/ T2 w 60"/>
                              <a:gd name="T4" fmla="+- 0 7016 6957"/>
                              <a:gd name="T5" fmla="*/ T4 w 60"/>
                            </a:gdLst>
                            <a:ahLst/>
                            <a:cxnLst>
                              <a:cxn ang="0">
                                <a:pos x="T1" y="0"/>
                              </a:cxn>
                              <a:cxn ang="0">
                                <a:pos x="T3" y="0"/>
                              </a:cxn>
                              <a:cxn ang="0">
                                <a:pos x="T5" y="0"/>
                              </a:cxn>
                            </a:cxnLst>
                            <a:rect l="0" t="0" r="r" b="b"/>
                            <a:pathLst>
                              <a:path w="60">
                                <a:moveTo>
                                  <a:pt x="59" y="0"/>
                                </a:moveTo>
                                <a:lnTo>
                                  <a:pt x="0" y="0"/>
                                </a:lnTo>
                                <a:lnTo>
                                  <a:pt x="59" y="0"/>
                                </a:lnTo>
                                <a:close/>
                              </a:path>
                            </a:pathLst>
                          </a:custGeom>
                          <a:solidFill>
                            <a:srgbClr val="A9A9A9">
                              <a:alpha val="3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8" name="Freeform 454"/>
                        <wps:cNvSpPr>
                          <a:spLocks/>
                        </wps:cNvSpPr>
                        <wps:spPr bwMode="auto">
                          <a:xfrm>
                            <a:off x="6956" y="2380"/>
                            <a:ext cx="60" cy="2"/>
                          </a:xfrm>
                          <a:custGeom>
                            <a:avLst/>
                            <a:gdLst>
                              <a:gd name="T0" fmla="+- 0 6957 6957"/>
                              <a:gd name="T1" fmla="*/ T0 w 60"/>
                              <a:gd name="T2" fmla="+- 0 7016 6957"/>
                              <a:gd name="T3" fmla="*/ T2 w 60"/>
                              <a:gd name="T4" fmla="+- 0 6957 6957"/>
                              <a:gd name="T5" fmla="*/ T4 w 60"/>
                            </a:gdLst>
                            <a:ahLst/>
                            <a:cxnLst>
                              <a:cxn ang="0">
                                <a:pos x="T1" y="0"/>
                              </a:cxn>
                              <a:cxn ang="0">
                                <a:pos x="T3" y="0"/>
                              </a:cxn>
                              <a:cxn ang="0">
                                <a:pos x="T5" y="0"/>
                              </a:cxn>
                            </a:cxnLst>
                            <a:rect l="0" t="0" r="r" b="b"/>
                            <a:pathLst>
                              <a:path w="60">
                                <a:moveTo>
                                  <a:pt x="0" y="0"/>
                                </a:moveTo>
                                <a:lnTo>
                                  <a:pt x="59"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9" name="Freeform 453"/>
                        <wps:cNvSpPr>
                          <a:spLocks/>
                        </wps:cNvSpPr>
                        <wps:spPr bwMode="auto">
                          <a:xfrm>
                            <a:off x="7016" y="2380"/>
                            <a:ext cx="60" cy="2"/>
                          </a:xfrm>
                          <a:custGeom>
                            <a:avLst/>
                            <a:gdLst>
                              <a:gd name="T0" fmla="+- 0 7076 7017"/>
                              <a:gd name="T1" fmla="*/ T0 w 60"/>
                              <a:gd name="T2" fmla="+- 0 7017 7017"/>
                              <a:gd name="T3" fmla="*/ T2 w 60"/>
                              <a:gd name="T4" fmla="+- 0 7076 7017"/>
                              <a:gd name="T5" fmla="*/ T4 w 60"/>
                            </a:gdLst>
                            <a:ahLst/>
                            <a:cxnLst>
                              <a:cxn ang="0">
                                <a:pos x="T1" y="0"/>
                              </a:cxn>
                              <a:cxn ang="0">
                                <a:pos x="T3" y="0"/>
                              </a:cxn>
                              <a:cxn ang="0">
                                <a:pos x="T5" y="0"/>
                              </a:cxn>
                            </a:cxnLst>
                            <a:rect l="0" t="0" r="r" b="b"/>
                            <a:pathLst>
                              <a:path w="60">
                                <a:moveTo>
                                  <a:pt x="59" y="0"/>
                                </a:moveTo>
                                <a:lnTo>
                                  <a:pt x="0" y="0"/>
                                </a:lnTo>
                                <a:lnTo>
                                  <a:pt x="59" y="0"/>
                                </a:lnTo>
                                <a:close/>
                              </a:path>
                            </a:pathLst>
                          </a:custGeom>
                          <a:solidFill>
                            <a:srgbClr val="A9A9A9">
                              <a:alpha val="3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0" name="Freeform 452"/>
                        <wps:cNvSpPr>
                          <a:spLocks/>
                        </wps:cNvSpPr>
                        <wps:spPr bwMode="auto">
                          <a:xfrm>
                            <a:off x="7016" y="2380"/>
                            <a:ext cx="60" cy="2"/>
                          </a:xfrm>
                          <a:custGeom>
                            <a:avLst/>
                            <a:gdLst>
                              <a:gd name="T0" fmla="+- 0 7017 7017"/>
                              <a:gd name="T1" fmla="*/ T0 w 60"/>
                              <a:gd name="T2" fmla="+- 0 7076 7017"/>
                              <a:gd name="T3" fmla="*/ T2 w 60"/>
                              <a:gd name="T4" fmla="+- 0 7017 7017"/>
                              <a:gd name="T5" fmla="*/ T4 w 60"/>
                            </a:gdLst>
                            <a:ahLst/>
                            <a:cxnLst>
                              <a:cxn ang="0">
                                <a:pos x="T1" y="0"/>
                              </a:cxn>
                              <a:cxn ang="0">
                                <a:pos x="T3" y="0"/>
                              </a:cxn>
                              <a:cxn ang="0">
                                <a:pos x="T5" y="0"/>
                              </a:cxn>
                            </a:cxnLst>
                            <a:rect l="0" t="0" r="r" b="b"/>
                            <a:pathLst>
                              <a:path w="60">
                                <a:moveTo>
                                  <a:pt x="0" y="0"/>
                                </a:moveTo>
                                <a:lnTo>
                                  <a:pt x="59"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1" name="Freeform 451"/>
                        <wps:cNvSpPr>
                          <a:spLocks/>
                        </wps:cNvSpPr>
                        <wps:spPr bwMode="auto">
                          <a:xfrm>
                            <a:off x="7076" y="2380"/>
                            <a:ext cx="60" cy="2"/>
                          </a:xfrm>
                          <a:custGeom>
                            <a:avLst/>
                            <a:gdLst>
                              <a:gd name="T0" fmla="+- 0 7136 7076"/>
                              <a:gd name="T1" fmla="*/ T0 w 60"/>
                              <a:gd name="T2" fmla="+- 0 7076 7076"/>
                              <a:gd name="T3" fmla="*/ T2 w 60"/>
                              <a:gd name="T4" fmla="+- 0 7136 7076"/>
                              <a:gd name="T5" fmla="*/ T4 w 60"/>
                            </a:gdLst>
                            <a:ahLst/>
                            <a:cxnLst>
                              <a:cxn ang="0">
                                <a:pos x="T1" y="0"/>
                              </a:cxn>
                              <a:cxn ang="0">
                                <a:pos x="T3" y="0"/>
                              </a:cxn>
                              <a:cxn ang="0">
                                <a:pos x="T5" y="0"/>
                              </a:cxn>
                            </a:cxnLst>
                            <a:rect l="0" t="0" r="r" b="b"/>
                            <a:pathLst>
                              <a:path w="60">
                                <a:moveTo>
                                  <a:pt x="60" y="0"/>
                                </a:moveTo>
                                <a:lnTo>
                                  <a:pt x="0" y="0"/>
                                </a:lnTo>
                                <a:lnTo>
                                  <a:pt x="60" y="0"/>
                                </a:lnTo>
                                <a:close/>
                              </a:path>
                            </a:pathLst>
                          </a:custGeom>
                          <a:solidFill>
                            <a:srgbClr val="A9A9A9">
                              <a:alpha val="3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2" name="Freeform 450"/>
                        <wps:cNvSpPr>
                          <a:spLocks/>
                        </wps:cNvSpPr>
                        <wps:spPr bwMode="auto">
                          <a:xfrm>
                            <a:off x="7076" y="2380"/>
                            <a:ext cx="60" cy="2"/>
                          </a:xfrm>
                          <a:custGeom>
                            <a:avLst/>
                            <a:gdLst>
                              <a:gd name="T0" fmla="+- 0 7076 7076"/>
                              <a:gd name="T1" fmla="*/ T0 w 60"/>
                              <a:gd name="T2" fmla="+- 0 7136 7076"/>
                              <a:gd name="T3" fmla="*/ T2 w 60"/>
                              <a:gd name="T4" fmla="+- 0 7076 7076"/>
                              <a:gd name="T5" fmla="*/ T4 w 60"/>
                            </a:gdLst>
                            <a:ahLst/>
                            <a:cxnLst>
                              <a:cxn ang="0">
                                <a:pos x="T1" y="0"/>
                              </a:cxn>
                              <a:cxn ang="0">
                                <a:pos x="T3" y="0"/>
                              </a:cxn>
                              <a:cxn ang="0">
                                <a:pos x="T5" y="0"/>
                              </a:cxn>
                            </a:cxnLst>
                            <a:rect l="0" t="0" r="r" b="b"/>
                            <a:pathLst>
                              <a:path w="60">
                                <a:moveTo>
                                  <a:pt x="0" y="0"/>
                                </a:moveTo>
                                <a:lnTo>
                                  <a:pt x="60"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3" name="Freeform 449"/>
                        <wps:cNvSpPr>
                          <a:spLocks/>
                        </wps:cNvSpPr>
                        <wps:spPr bwMode="auto">
                          <a:xfrm>
                            <a:off x="7136" y="2380"/>
                            <a:ext cx="60" cy="2"/>
                          </a:xfrm>
                          <a:custGeom>
                            <a:avLst/>
                            <a:gdLst>
                              <a:gd name="T0" fmla="+- 0 7196 7136"/>
                              <a:gd name="T1" fmla="*/ T0 w 60"/>
                              <a:gd name="T2" fmla="+- 0 7136 7136"/>
                              <a:gd name="T3" fmla="*/ T2 w 60"/>
                              <a:gd name="T4" fmla="+- 0 7196 7136"/>
                              <a:gd name="T5" fmla="*/ T4 w 60"/>
                            </a:gdLst>
                            <a:ahLst/>
                            <a:cxnLst>
                              <a:cxn ang="0">
                                <a:pos x="T1" y="0"/>
                              </a:cxn>
                              <a:cxn ang="0">
                                <a:pos x="T3" y="0"/>
                              </a:cxn>
                              <a:cxn ang="0">
                                <a:pos x="T5" y="0"/>
                              </a:cxn>
                            </a:cxnLst>
                            <a:rect l="0" t="0" r="r" b="b"/>
                            <a:pathLst>
                              <a:path w="60">
                                <a:moveTo>
                                  <a:pt x="60" y="0"/>
                                </a:moveTo>
                                <a:lnTo>
                                  <a:pt x="0" y="0"/>
                                </a:lnTo>
                                <a:lnTo>
                                  <a:pt x="60" y="0"/>
                                </a:lnTo>
                                <a:close/>
                              </a:path>
                            </a:pathLst>
                          </a:custGeom>
                          <a:solidFill>
                            <a:srgbClr val="A9A9A9">
                              <a:alpha val="3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4" name="Freeform 448"/>
                        <wps:cNvSpPr>
                          <a:spLocks/>
                        </wps:cNvSpPr>
                        <wps:spPr bwMode="auto">
                          <a:xfrm>
                            <a:off x="7136" y="2380"/>
                            <a:ext cx="60" cy="2"/>
                          </a:xfrm>
                          <a:custGeom>
                            <a:avLst/>
                            <a:gdLst>
                              <a:gd name="T0" fmla="+- 0 7136 7136"/>
                              <a:gd name="T1" fmla="*/ T0 w 60"/>
                              <a:gd name="T2" fmla="+- 0 7196 7136"/>
                              <a:gd name="T3" fmla="*/ T2 w 60"/>
                              <a:gd name="T4" fmla="+- 0 7136 7136"/>
                              <a:gd name="T5" fmla="*/ T4 w 60"/>
                            </a:gdLst>
                            <a:ahLst/>
                            <a:cxnLst>
                              <a:cxn ang="0">
                                <a:pos x="T1" y="0"/>
                              </a:cxn>
                              <a:cxn ang="0">
                                <a:pos x="T3" y="0"/>
                              </a:cxn>
                              <a:cxn ang="0">
                                <a:pos x="T5" y="0"/>
                              </a:cxn>
                            </a:cxnLst>
                            <a:rect l="0" t="0" r="r" b="b"/>
                            <a:pathLst>
                              <a:path w="60">
                                <a:moveTo>
                                  <a:pt x="0" y="0"/>
                                </a:moveTo>
                                <a:lnTo>
                                  <a:pt x="60"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5" name="Freeform 447"/>
                        <wps:cNvSpPr>
                          <a:spLocks/>
                        </wps:cNvSpPr>
                        <wps:spPr bwMode="auto">
                          <a:xfrm>
                            <a:off x="7196" y="2380"/>
                            <a:ext cx="60" cy="2"/>
                          </a:xfrm>
                          <a:custGeom>
                            <a:avLst/>
                            <a:gdLst>
                              <a:gd name="T0" fmla="+- 0 7256 7196"/>
                              <a:gd name="T1" fmla="*/ T0 w 60"/>
                              <a:gd name="T2" fmla="+- 0 7196 7196"/>
                              <a:gd name="T3" fmla="*/ T2 w 60"/>
                              <a:gd name="T4" fmla="+- 0 7256 7196"/>
                              <a:gd name="T5" fmla="*/ T4 w 60"/>
                            </a:gdLst>
                            <a:ahLst/>
                            <a:cxnLst>
                              <a:cxn ang="0">
                                <a:pos x="T1" y="0"/>
                              </a:cxn>
                              <a:cxn ang="0">
                                <a:pos x="T3" y="0"/>
                              </a:cxn>
                              <a:cxn ang="0">
                                <a:pos x="T5" y="0"/>
                              </a:cxn>
                            </a:cxnLst>
                            <a:rect l="0" t="0" r="r" b="b"/>
                            <a:pathLst>
                              <a:path w="60">
                                <a:moveTo>
                                  <a:pt x="60" y="0"/>
                                </a:moveTo>
                                <a:lnTo>
                                  <a:pt x="0" y="0"/>
                                </a:lnTo>
                                <a:lnTo>
                                  <a:pt x="60" y="0"/>
                                </a:lnTo>
                                <a:close/>
                              </a:path>
                            </a:pathLst>
                          </a:custGeom>
                          <a:solidFill>
                            <a:srgbClr val="A9A9A9">
                              <a:alpha val="3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6" name="Freeform 446"/>
                        <wps:cNvSpPr>
                          <a:spLocks/>
                        </wps:cNvSpPr>
                        <wps:spPr bwMode="auto">
                          <a:xfrm>
                            <a:off x="7196" y="2380"/>
                            <a:ext cx="60" cy="2"/>
                          </a:xfrm>
                          <a:custGeom>
                            <a:avLst/>
                            <a:gdLst>
                              <a:gd name="T0" fmla="+- 0 7196 7196"/>
                              <a:gd name="T1" fmla="*/ T0 w 60"/>
                              <a:gd name="T2" fmla="+- 0 7256 7196"/>
                              <a:gd name="T3" fmla="*/ T2 w 60"/>
                              <a:gd name="T4" fmla="+- 0 7196 7196"/>
                              <a:gd name="T5" fmla="*/ T4 w 60"/>
                            </a:gdLst>
                            <a:ahLst/>
                            <a:cxnLst>
                              <a:cxn ang="0">
                                <a:pos x="T1" y="0"/>
                              </a:cxn>
                              <a:cxn ang="0">
                                <a:pos x="T3" y="0"/>
                              </a:cxn>
                              <a:cxn ang="0">
                                <a:pos x="T5" y="0"/>
                              </a:cxn>
                            </a:cxnLst>
                            <a:rect l="0" t="0" r="r" b="b"/>
                            <a:pathLst>
                              <a:path w="60">
                                <a:moveTo>
                                  <a:pt x="0" y="0"/>
                                </a:moveTo>
                                <a:lnTo>
                                  <a:pt x="60"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7" name="Freeform 445"/>
                        <wps:cNvSpPr>
                          <a:spLocks/>
                        </wps:cNvSpPr>
                        <wps:spPr bwMode="auto">
                          <a:xfrm>
                            <a:off x="7255" y="2380"/>
                            <a:ext cx="60" cy="2"/>
                          </a:xfrm>
                          <a:custGeom>
                            <a:avLst/>
                            <a:gdLst>
                              <a:gd name="T0" fmla="+- 0 7316 7256"/>
                              <a:gd name="T1" fmla="*/ T0 w 60"/>
                              <a:gd name="T2" fmla="+- 0 7256 7256"/>
                              <a:gd name="T3" fmla="*/ T2 w 60"/>
                              <a:gd name="T4" fmla="+- 0 7316 7256"/>
                              <a:gd name="T5" fmla="*/ T4 w 60"/>
                            </a:gdLst>
                            <a:ahLst/>
                            <a:cxnLst>
                              <a:cxn ang="0">
                                <a:pos x="T1" y="0"/>
                              </a:cxn>
                              <a:cxn ang="0">
                                <a:pos x="T3" y="0"/>
                              </a:cxn>
                              <a:cxn ang="0">
                                <a:pos x="T5" y="0"/>
                              </a:cxn>
                            </a:cxnLst>
                            <a:rect l="0" t="0" r="r" b="b"/>
                            <a:pathLst>
                              <a:path w="60">
                                <a:moveTo>
                                  <a:pt x="60" y="0"/>
                                </a:moveTo>
                                <a:lnTo>
                                  <a:pt x="0" y="0"/>
                                </a:lnTo>
                                <a:lnTo>
                                  <a:pt x="60" y="0"/>
                                </a:lnTo>
                                <a:close/>
                              </a:path>
                            </a:pathLst>
                          </a:custGeom>
                          <a:solidFill>
                            <a:srgbClr val="A9A9A9">
                              <a:alpha val="3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8" name="Freeform 444"/>
                        <wps:cNvSpPr>
                          <a:spLocks/>
                        </wps:cNvSpPr>
                        <wps:spPr bwMode="auto">
                          <a:xfrm>
                            <a:off x="7255" y="2380"/>
                            <a:ext cx="60" cy="2"/>
                          </a:xfrm>
                          <a:custGeom>
                            <a:avLst/>
                            <a:gdLst>
                              <a:gd name="T0" fmla="+- 0 7256 7256"/>
                              <a:gd name="T1" fmla="*/ T0 w 60"/>
                              <a:gd name="T2" fmla="+- 0 7316 7256"/>
                              <a:gd name="T3" fmla="*/ T2 w 60"/>
                              <a:gd name="T4" fmla="+- 0 7256 7256"/>
                              <a:gd name="T5" fmla="*/ T4 w 60"/>
                            </a:gdLst>
                            <a:ahLst/>
                            <a:cxnLst>
                              <a:cxn ang="0">
                                <a:pos x="T1" y="0"/>
                              </a:cxn>
                              <a:cxn ang="0">
                                <a:pos x="T3" y="0"/>
                              </a:cxn>
                              <a:cxn ang="0">
                                <a:pos x="T5" y="0"/>
                              </a:cxn>
                            </a:cxnLst>
                            <a:rect l="0" t="0" r="r" b="b"/>
                            <a:pathLst>
                              <a:path w="60">
                                <a:moveTo>
                                  <a:pt x="0" y="0"/>
                                </a:moveTo>
                                <a:lnTo>
                                  <a:pt x="60"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9" name="Freeform 443"/>
                        <wps:cNvSpPr>
                          <a:spLocks/>
                        </wps:cNvSpPr>
                        <wps:spPr bwMode="auto">
                          <a:xfrm>
                            <a:off x="7315" y="2380"/>
                            <a:ext cx="60" cy="2"/>
                          </a:xfrm>
                          <a:custGeom>
                            <a:avLst/>
                            <a:gdLst>
                              <a:gd name="T0" fmla="+- 0 7375 7316"/>
                              <a:gd name="T1" fmla="*/ T0 w 60"/>
                              <a:gd name="T2" fmla="+- 0 7316 7316"/>
                              <a:gd name="T3" fmla="*/ T2 w 60"/>
                              <a:gd name="T4" fmla="+- 0 7375 7316"/>
                              <a:gd name="T5" fmla="*/ T4 w 60"/>
                            </a:gdLst>
                            <a:ahLst/>
                            <a:cxnLst>
                              <a:cxn ang="0">
                                <a:pos x="T1" y="0"/>
                              </a:cxn>
                              <a:cxn ang="0">
                                <a:pos x="T3" y="0"/>
                              </a:cxn>
                              <a:cxn ang="0">
                                <a:pos x="T5" y="0"/>
                              </a:cxn>
                            </a:cxnLst>
                            <a:rect l="0" t="0" r="r" b="b"/>
                            <a:pathLst>
                              <a:path w="60">
                                <a:moveTo>
                                  <a:pt x="59" y="0"/>
                                </a:moveTo>
                                <a:lnTo>
                                  <a:pt x="0" y="0"/>
                                </a:lnTo>
                                <a:lnTo>
                                  <a:pt x="59" y="0"/>
                                </a:lnTo>
                                <a:close/>
                              </a:path>
                            </a:pathLst>
                          </a:custGeom>
                          <a:solidFill>
                            <a:srgbClr val="A9A9A9">
                              <a:alpha val="3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0" name="Freeform 442"/>
                        <wps:cNvSpPr>
                          <a:spLocks/>
                        </wps:cNvSpPr>
                        <wps:spPr bwMode="auto">
                          <a:xfrm>
                            <a:off x="7315" y="2380"/>
                            <a:ext cx="60" cy="2"/>
                          </a:xfrm>
                          <a:custGeom>
                            <a:avLst/>
                            <a:gdLst>
                              <a:gd name="T0" fmla="+- 0 7316 7316"/>
                              <a:gd name="T1" fmla="*/ T0 w 60"/>
                              <a:gd name="T2" fmla="+- 0 7375 7316"/>
                              <a:gd name="T3" fmla="*/ T2 w 60"/>
                              <a:gd name="T4" fmla="+- 0 7316 7316"/>
                              <a:gd name="T5" fmla="*/ T4 w 60"/>
                            </a:gdLst>
                            <a:ahLst/>
                            <a:cxnLst>
                              <a:cxn ang="0">
                                <a:pos x="T1" y="0"/>
                              </a:cxn>
                              <a:cxn ang="0">
                                <a:pos x="T3" y="0"/>
                              </a:cxn>
                              <a:cxn ang="0">
                                <a:pos x="T5" y="0"/>
                              </a:cxn>
                            </a:cxnLst>
                            <a:rect l="0" t="0" r="r" b="b"/>
                            <a:pathLst>
                              <a:path w="60">
                                <a:moveTo>
                                  <a:pt x="0" y="0"/>
                                </a:moveTo>
                                <a:lnTo>
                                  <a:pt x="59"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1" name="Freeform 441"/>
                        <wps:cNvSpPr>
                          <a:spLocks/>
                        </wps:cNvSpPr>
                        <wps:spPr bwMode="auto">
                          <a:xfrm>
                            <a:off x="7375" y="2380"/>
                            <a:ext cx="60" cy="2"/>
                          </a:xfrm>
                          <a:custGeom>
                            <a:avLst/>
                            <a:gdLst>
                              <a:gd name="T0" fmla="+- 0 7435 7375"/>
                              <a:gd name="T1" fmla="*/ T0 w 60"/>
                              <a:gd name="T2" fmla="+- 0 7375 7375"/>
                              <a:gd name="T3" fmla="*/ T2 w 60"/>
                              <a:gd name="T4" fmla="+- 0 7435 7375"/>
                              <a:gd name="T5" fmla="*/ T4 w 60"/>
                            </a:gdLst>
                            <a:ahLst/>
                            <a:cxnLst>
                              <a:cxn ang="0">
                                <a:pos x="T1" y="0"/>
                              </a:cxn>
                              <a:cxn ang="0">
                                <a:pos x="T3" y="0"/>
                              </a:cxn>
                              <a:cxn ang="0">
                                <a:pos x="T5" y="0"/>
                              </a:cxn>
                            </a:cxnLst>
                            <a:rect l="0" t="0" r="r" b="b"/>
                            <a:pathLst>
                              <a:path w="60">
                                <a:moveTo>
                                  <a:pt x="60" y="0"/>
                                </a:moveTo>
                                <a:lnTo>
                                  <a:pt x="0" y="0"/>
                                </a:lnTo>
                                <a:lnTo>
                                  <a:pt x="60" y="0"/>
                                </a:lnTo>
                                <a:close/>
                              </a:path>
                            </a:pathLst>
                          </a:custGeom>
                          <a:solidFill>
                            <a:srgbClr val="A9A9A9">
                              <a:alpha val="3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2" name="Freeform 440"/>
                        <wps:cNvSpPr>
                          <a:spLocks/>
                        </wps:cNvSpPr>
                        <wps:spPr bwMode="auto">
                          <a:xfrm>
                            <a:off x="7375" y="2380"/>
                            <a:ext cx="60" cy="2"/>
                          </a:xfrm>
                          <a:custGeom>
                            <a:avLst/>
                            <a:gdLst>
                              <a:gd name="T0" fmla="+- 0 7375 7375"/>
                              <a:gd name="T1" fmla="*/ T0 w 60"/>
                              <a:gd name="T2" fmla="+- 0 7435 7375"/>
                              <a:gd name="T3" fmla="*/ T2 w 60"/>
                              <a:gd name="T4" fmla="+- 0 7375 7375"/>
                              <a:gd name="T5" fmla="*/ T4 w 60"/>
                            </a:gdLst>
                            <a:ahLst/>
                            <a:cxnLst>
                              <a:cxn ang="0">
                                <a:pos x="T1" y="0"/>
                              </a:cxn>
                              <a:cxn ang="0">
                                <a:pos x="T3" y="0"/>
                              </a:cxn>
                              <a:cxn ang="0">
                                <a:pos x="T5" y="0"/>
                              </a:cxn>
                            </a:cxnLst>
                            <a:rect l="0" t="0" r="r" b="b"/>
                            <a:pathLst>
                              <a:path w="60">
                                <a:moveTo>
                                  <a:pt x="0" y="0"/>
                                </a:moveTo>
                                <a:lnTo>
                                  <a:pt x="60"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3" name="Freeform 439"/>
                        <wps:cNvSpPr>
                          <a:spLocks/>
                        </wps:cNvSpPr>
                        <wps:spPr bwMode="auto">
                          <a:xfrm>
                            <a:off x="7435" y="2380"/>
                            <a:ext cx="60" cy="2"/>
                          </a:xfrm>
                          <a:custGeom>
                            <a:avLst/>
                            <a:gdLst>
                              <a:gd name="T0" fmla="+- 0 7495 7435"/>
                              <a:gd name="T1" fmla="*/ T0 w 60"/>
                              <a:gd name="T2" fmla="+- 0 7435 7435"/>
                              <a:gd name="T3" fmla="*/ T2 w 60"/>
                              <a:gd name="T4" fmla="+- 0 7495 7435"/>
                              <a:gd name="T5" fmla="*/ T4 w 60"/>
                            </a:gdLst>
                            <a:ahLst/>
                            <a:cxnLst>
                              <a:cxn ang="0">
                                <a:pos x="T1" y="0"/>
                              </a:cxn>
                              <a:cxn ang="0">
                                <a:pos x="T3" y="0"/>
                              </a:cxn>
                              <a:cxn ang="0">
                                <a:pos x="T5" y="0"/>
                              </a:cxn>
                            </a:cxnLst>
                            <a:rect l="0" t="0" r="r" b="b"/>
                            <a:pathLst>
                              <a:path w="60">
                                <a:moveTo>
                                  <a:pt x="60" y="0"/>
                                </a:moveTo>
                                <a:lnTo>
                                  <a:pt x="0" y="0"/>
                                </a:lnTo>
                                <a:lnTo>
                                  <a:pt x="60" y="0"/>
                                </a:lnTo>
                                <a:close/>
                              </a:path>
                            </a:pathLst>
                          </a:custGeom>
                          <a:solidFill>
                            <a:srgbClr val="A9A9A9">
                              <a:alpha val="3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4" name="Freeform 438"/>
                        <wps:cNvSpPr>
                          <a:spLocks/>
                        </wps:cNvSpPr>
                        <wps:spPr bwMode="auto">
                          <a:xfrm>
                            <a:off x="7435" y="2380"/>
                            <a:ext cx="60" cy="2"/>
                          </a:xfrm>
                          <a:custGeom>
                            <a:avLst/>
                            <a:gdLst>
                              <a:gd name="T0" fmla="+- 0 7435 7435"/>
                              <a:gd name="T1" fmla="*/ T0 w 60"/>
                              <a:gd name="T2" fmla="+- 0 7495 7435"/>
                              <a:gd name="T3" fmla="*/ T2 w 60"/>
                              <a:gd name="T4" fmla="+- 0 7435 7435"/>
                              <a:gd name="T5" fmla="*/ T4 w 60"/>
                            </a:gdLst>
                            <a:ahLst/>
                            <a:cxnLst>
                              <a:cxn ang="0">
                                <a:pos x="T1" y="0"/>
                              </a:cxn>
                              <a:cxn ang="0">
                                <a:pos x="T3" y="0"/>
                              </a:cxn>
                              <a:cxn ang="0">
                                <a:pos x="T5" y="0"/>
                              </a:cxn>
                            </a:cxnLst>
                            <a:rect l="0" t="0" r="r" b="b"/>
                            <a:pathLst>
                              <a:path w="60">
                                <a:moveTo>
                                  <a:pt x="0" y="0"/>
                                </a:moveTo>
                                <a:lnTo>
                                  <a:pt x="60"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5" name="Freeform 437"/>
                        <wps:cNvSpPr>
                          <a:spLocks/>
                        </wps:cNvSpPr>
                        <wps:spPr bwMode="auto">
                          <a:xfrm>
                            <a:off x="7495" y="2380"/>
                            <a:ext cx="60" cy="2"/>
                          </a:xfrm>
                          <a:custGeom>
                            <a:avLst/>
                            <a:gdLst>
                              <a:gd name="T0" fmla="+- 0 7555 7495"/>
                              <a:gd name="T1" fmla="*/ T0 w 60"/>
                              <a:gd name="T2" fmla="+- 0 7495 7495"/>
                              <a:gd name="T3" fmla="*/ T2 w 60"/>
                              <a:gd name="T4" fmla="+- 0 7555 7495"/>
                              <a:gd name="T5" fmla="*/ T4 w 60"/>
                            </a:gdLst>
                            <a:ahLst/>
                            <a:cxnLst>
                              <a:cxn ang="0">
                                <a:pos x="T1" y="0"/>
                              </a:cxn>
                              <a:cxn ang="0">
                                <a:pos x="T3" y="0"/>
                              </a:cxn>
                              <a:cxn ang="0">
                                <a:pos x="T5" y="0"/>
                              </a:cxn>
                            </a:cxnLst>
                            <a:rect l="0" t="0" r="r" b="b"/>
                            <a:pathLst>
                              <a:path w="60">
                                <a:moveTo>
                                  <a:pt x="60" y="0"/>
                                </a:moveTo>
                                <a:lnTo>
                                  <a:pt x="0" y="0"/>
                                </a:lnTo>
                                <a:lnTo>
                                  <a:pt x="60" y="0"/>
                                </a:lnTo>
                                <a:close/>
                              </a:path>
                            </a:pathLst>
                          </a:custGeom>
                          <a:solidFill>
                            <a:srgbClr val="A9A9A9">
                              <a:alpha val="3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6" name="Freeform 436"/>
                        <wps:cNvSpPr>
                          <a:spLocks/>
                        </wps:cNvSpPr>
                        <wps:spPr bwMode="auto">
                          <a:xfrm>
                            <a:off x="7495" y="2380"/>
                            <a:ext cx="60" cy="2"/>
                          </a:xfrm>
                          <a:custGeom>
                            <a:avLst/>
                            <a:gdLst>
                              <a:gd name="T0" fmla="+- 0 7495 7495"/>
                              <a:gd name="T1" fmla="*/ T0 w 60"/>
                              <a:gd name="T2" fmla="+- 0 7555 7495"/>
                              <a:gd name="T3" fmla="*/ T2 w 60"/>
                              <a:gd name="T4" fmla="+- 0 7495 7495"/>
                              <a:gd name="T5" fmla="*/ T4 w 60"/>
                            </a:gdLst>
                            <a:ahLst/>
                            <a:cxnLst>
                              <a:cxn ang="0">
                                <a:pos x="T1" y="0"/>
                              </a:cxn>
                              <a:cxn ang="0">
                                <a:pos x="T3" y="0"/>
                              </a:cxn>
                              <a:cxn ang="0">
                                <a:pos x="T5" y="0"/>
                              </a:cxn>
                            </a:cxnLst>
                            <a:rect l="0" t="0" r="r" b="b"/>
                            <a:pathLst>
                              <a:path w="60">
                                <a:moveTo>
                                  <a:pt x="0" y="0"/>
                                </a:moveTo>
                                <a:lnTo>
                                  <a:pt x="60"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7" name="Freeform 435"/>
                        <wps:cNvSpPr>
                          <a:spLocks/>
                        </wps:cNvSpPr>
                        <wps:spPr bwMode="auto">
                          <a:xfrm>
                            <a:off x="7555" y="2380"/>
                            <a:ext cx="60" cy="2"/>
                          </a:xfrm>
                          <a:custGeom>
                            <a:avLst/>
                            <a:gdLst>
                              <a:gd name="T0" fmla="+- 0 7615 7555"/>
                              <a:gd name="T1" fmla="*/ T0 w 60"/>
                              <a:gd name="T2" fmla="+- 0 7555 7555"/>
                              <a:gd name="T3" fmla="*/ T2 w 60"/>
                              <a:gd name="T4" fmla="+- 0 7615 7555"/>
                              <a:gd name="T5" fmla="*/ T4 w 60"/>
                            </a:gdLst>
                            <a:ahLst/>
                            <a:cxnLst>
                              <a:cxn ang="0">
                                <a:pos x="T1" y="0"/>
                              </a:cxn>
                              <a:cxn ang="0">
                                <a:pos x="T3" y="0"/>
                              </a:cxn>
                              <a:cxn ang="0">
                                <a:pos x="T5" y="0"/>
                              </a:cxn>
                            </a:cxnLst>
                            <a:rect l="0" t="0" r="r" b="b"/>
                            <a:pathLst>
                              <a:path w="60">
                                <a:moveTo>
                                  <a:pt x="60" y="0"/>
                                </a:moveTo>
                                <a:lnTo>
                                  <a:pt x="0" y="0"/>
                                </a:lnTo>
                                <a:lnTo>
                                  <a:pt x="60" y="0"/>
                                </a:lnTo>
                                <a:close/>
                              </a:path>
                            </a:pathLst>
                          </a:custGeom>
                          <a:solidFill>
                            <a:srgbClr val="A9A9A9">
                              <a:alpha val="3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8" name="Freeform 434"/>
                        <wps:cNvSpPr>
                          <a:spLocks/>
                        </wps:cNvSpPr>
                        <wps:spPr bwMode="auto">
                          <a:xfrm>
                            <a:off x="7555" y="2380"/>
                            <a:ext cx="60" cy="2"/>
                          </a:xfrm>
                          <a:custGeom>
                            <a:avLst/>
                            <a:gdLst>
                              <a:gd name="T0" fmla="+- 0 7555 7555"/>
                              <a:gd name="T1" fmla="*/ T0 w 60"/>
                              <a:gd name="T2" fmla="+- 0 7615 7555"/>
                              <a:gd name="T3" fmla="*/ T2 w 60"/>
                              <a:gd name="T4" fmla="+- 0 7555 7555"/>
                              <a:gd name="T5" fmla="*/ T4 w 60"/>
                            </a:gdLst>
                            <a:ahLst/>
                            <a:cxnLst>
                              <a:cxn ang="0">
                                <a:pos x="T1" y="0"/>
                              </a:cxn>
                              <a:cxn ang="0">
                                <a:pos x="T3" y="0"/>
                              </a:cxn>
                              <a:cxn ang="0">
                                <a:pos x="T5" y="0"/>
                              </a:cxn>
                            </a:cxnLst>
                            <a:rect l="0" t="0" r="r" b="b"/>
                            <a:pathLst>
                              <a:path w="60">
                                <a:moveTo>
                                  <a:pt x="0" y="0"/>
                                </a:moveTo>
                                <a:lnTo>
                                  <a:pt x="60"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9" name="Freeform 433"/>
                        <wps:cNvSpPr>
                          <a:spLocks/>
                        </wps:cNvSpPr>
                        <wps:spPr bwMode="auto">
                          <a:xfrm>
                            <a:off x="7614" y="2380"/>
                            <a:ext cx="60" cy="2"/>
                          </a:xfrm>
                          <a:custGeom>
                            <a:avLst/>
                            <a:gdLst>
                              <a:gd name="T0" fmla="+- 0 7675 7615"/>
                              <a:gd name="T1" fmla="*/ T0 w 60"/>
                              <a:gd name="T2" fmla="+- 0 7615 7615"/>
                              <a:gd name="T3" fmla="*/ T2 w 60"/>
                              <a:gd name="T4" fmla="+- 0 7675 7615"/>
                              <a:gd name="T5" fmla="*/ T4 w 60"/>
                            </a:gdLst>
                            <a:ahLst/>
                            <a:cxnLst>
                              <a:cxn ang="0">
                                <a:pos x="T1" y="0"/>
                              </a:cxn>
                              <a:cxn ang="0">
                                <a:pos x="T3" y="0"/>
                              </a:cxn>
                              <a:cxn ang="0">
                                <a:pos x="T5" y="0"/>
                              </a:cxn>
                            </a:cxnLst>
                            <a:rect l="0" t="0" r="r" b="b"/>
                            <a:pathLst>
                              <a:path w="60">
                                <a:moveTo>
                                  <a:pt x="60" y="0"/>
                                </a:moveTo>
                                <a:lnTo>
                                  <a:pt x="0" y="0"/>
                                </a:lnTo>
                                <a:lnTo>
                                  <a:pt x="60" y="0"/>
                                </a:lnTo>
                                <a:close/>
                              </a:path>
                            </a:pathLst>
                          </a:custGeom>
                          <a:solidFill>
                            <a:srgbClr val="A9A9A9">
                              <a:alpha val="3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0" name="Freeform 432"/>
                        <wps:cNvSpPr>
                          <a:spLocks/>
                        </wps:cNvSpPr>
                        <wps:spPr bwMode="auto">
                          <a:xfrm>
                            <a:off x="7614" y="2380"/>
                            <a:ext cx="60" cy="2"/>
                          </a:xfrm>
                          <a:custGeom>
                            <a:avLst/>
                            <a:gdLst>
                              <a:gd name="T0" fmla="+- 0 7615 7615"/>
                              <a:gd name="T1" fmla="*/ T0 w 60"/>
                              <a:gd name="T2" fmla="+- 0 7675 7615"/>
                              <a:gd name="T3" fmla="*/ T2 w 60"/>
                              <a:gd name="T4" fmla="+- 0 7615 7615"/>
                              <a:gd name="T5" fmla="*/ T4 w 60"/>
                            </a:gdLst>
                            <a:ahLst/>
                            <a:cxnLst>
                              <a:cxn ang="0">
                                <a:pos x="T1" y="0"/>
                              </a:cxn>
                              <a:cxn ang="0">
                                <a:pos x="T3" y="0"/>
                              </a:cxn>
                              <a:cxn ang="0">
                                <a:pos x="T5" y="0"/>
                              </a:cxn>
                            </a:cxnLst>
                            <a:rect l="0" t="0" r="r" b="b"/>
                            <a:pathLst>
                              <a:path w="60">
                                <a:moveTo>
                                  <a:pt x="0" y="0"/>
                                </a:moveTo>
                                <a:lnTo>
                                  <a:pt x="60"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1" name="Freeform 431"/>
                        <wps:cNvSpPr>
                          <a:spLocks/>
                        </wps:cNvSpPr>
                        <wps:spPr bwMode="auto">
                          <a:xfrm>
                            <a:off x="7674" y="2380"/>
                            <a:ext cx="60" cy="2"/>
                          </a:xfrm>
                          <a:custGeom>
                            <a:avLst/>
                            <a:gdLst>
                              <a:gd name="T0" fmla="+- 0 7734 7675"/>
                              <a:gd name="T1" fmla="*/ T0 w 60"/>
                              <a:gd name="T2" fmla="+- 0 7675 7675"/>
                              <a:gd name="T3" fmla="*/ T2 w 60"/>
                              <a:gd name="T4" fmla="+- 0 7734 7675"/>
                              <a:gd name="T5" fmla="*/ T4 w 60"/>
                            </a:gdLst>
                            <a:ahLst/>
                            <a:cxnLst>
                              <a:cxn ang="0">
                                <a:pos x="T1" y="0"/>
                              </a:cxn>
                              <a:cxn ang="0">
                                <a:pos x="T3" y="0"/>
                              </a:cxn>
                              <a:cxn ang="0">
                                <a:pos x="T5" y="0"/>
                              </a:cxn>
                            </a:cxnLst>
                            <a:rect l="0" t="0" r="r" b="b"/>
                            <a:pathLst>
                              <a:path w="60">
                                <a:moveTo>
                                  <a:pt x="59" y="0"/>
                                </a:moveTo>
                                <a:lnTo>
                                  <a:pt x="0" y="0"/>
                                </a:lnTo>
                                <a:lnTo>
                                  <a:pt x="59" y="0"/>
                                </a:lnTo>
                                <a:close/>
                              </a:path>
                            </a:pathLst>
                          </a:custGeom>
                          <a:solidFill>
                            <a:srgbClr val="A9A9A9">
                              <a:alpha val="3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2" name="Freeform 430"/>
                        <wps:cNvSpPr>
                          <a:spLocks/>
                        </wps:cNvSpPr>
                        <wps:spPr bwMode="auto">
                          <a:xfrm>
                            <a:off x="7674" y="2380"/>
                            <a:ext cx="60" cy="2"/>
                          </a:xfrm>
                          <a:custGeom>
                            <a:avLst/>
                            <a:gdLst>
                              <a:gd name="T0" fmla="+- 0 7675 7675"/>
                              <a:gd name="T1" fmla="*/ T0 w 60"/>
                              <a:gd name="T2" fmla="+- 0 7734 7675"/>
                              <a:gd name="T3" fmla="*/ T2 w 60"/>
                              <a:gd name="T4" fmla="+- 0 7675 7675"/>
                              <a:gd name="T5" fmla="*/ T4 w 60"/>
                            </a:gdLst>
                            <a:ahLst/>
                            <a:cxnLst>
                              <a:cxn ang="0">
                                <a:pos x="T1" y="0"/>
                              </a:cxn>
                              <a:cxn ang="0">
                                <a:pos x="T3" y="0"/>
                              </a:cxn>
                              <a:cxn ang="0">
                                <a:pos x="T5" y="0"/>
                              </a:cxn>
                            </a:cxnLst>
                            <a:rect l="0" t="0" r="r" b="b"/>
                            <a:pathLst>
                              <a:path w="60">
                                <a:moveTo>
                                  <a:pt x="0" y="0"/>
                                </a:moveTo>
                                <a:lnTo>
                                  <a:pt x="59"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3" name="Rectangle 429"/>
                        <wps:cNvSpPr>
                          <a:spLocks noChangeArrowheads="1"/>
                        </wps:cNvSpPr>
                        <wps:spPr bwMode="auto">
                          <a:xfrm>
                            <a:off x="7734" y="2373"/>
                            <a:ext cx="60" cy="8"/>
                          </a:xfrm>
                          <a:prstGeom prst="rect">
                            <a:avLst/>
                          </a:prstGeom>
                          <a:solidFill>
                            <a:srgbClr val="A9A9A9">
                              <a:alpha val="3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4" name="Rectangle 428"/>
                        <wps:cNvSpPr>
                          <a:spLocks noChangeArrowheads="1"/>
                        </wps:cNvSpPr>
                        <wps:spPr bwMode="auto">
                          <a:xfrm>
                            <a:off x="7734" y="2373"/>
                            <a:ext cx="60" cy="8"/>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5" name="Rectangle 427"/>
                        <wps:cNvSpPr>
                          <a:spLocks noChangeArrowheads="1"/>
                        </wps:cNvSpPr>
                        <wps:spPr bwMode="auto">
                          <a:xfrm>
                            <a:off x="7794" y="2354"/>
                            <a:ext cx="60" cy="27"/>
                          </a:xfrm>
                          <a:prstGeom prst="rect">
                            <a:avLst/>
                          </a:prstGeom>
                          <a:solidFill>
                            <a:srgbClr val="A9A9A9">
                              <a:alpha val="3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6" name="Rectangle 426"/>
                        <wps:cNvSpPr>
                          <a:spLocks noChangeArrowheads="1"/>
                        </wps:cNvSpPr>
                        <wps:spPr bwMode="auto">
                          <a:xfrm>
                            <a:off x="7794" y="2354"/>
                            <a:ext cx="60" cy="27"/>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7" name="Rectangle 425"/>
                        <wps:cNvSpPr>
                          <a:spLocks noChangeArrowheads="1"/>
                        </wps:cNvSpPr>
                        <wps:spPr bwMode="auto">
                          <a:xfrm>
                            <a:off x="7854" y="2184"/>
                            <a:ext cx="60" cy="197"/>
                          </a:xfrm>
                          <a:prstGeom prst="rect">
                            <a:avLst/>
                          </a:prstGeom>
                          <a:solidFill>
                            <a:srgbClr val="A9A9A9">
                              <a:alpha val="3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8" name="Rectangle 424"/>
                        <wps:cNvSpPr>
                          <a:spLocks noChangeArrowheads="1"/>
                        </wps:cNvSpPr>
                        <wps:spPr bwMode="auto">
                          <a:xfrm>
                            <a:off x="7854" y="2184"/>
                            <a:ext cx="60" cy="197"/>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9" name="Rectangle 423"/>
                        <wps:cNvSpPr>
                          <a:spLocks noChangeArrowheads="1"/>
                        </wps:cNvSpPr>
                        <wps:spPr bwMode="auto">
                          <a:xfrm>
                            <a:off x="7914" y="1889"/>
                            <a:ext cx="60" cy="492"/>
                          </a:xfrm>
                          <a:prstGeom prst="rect">
                            <a:avLst/>
                          </a:prstGeom>
                          <a:solidFill>
                            <a:srgbClr val="A9A9A9">
                              <a:alpha val="3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0" name="Rectangle 422"/>
                        <wps:cNvSpPr>
                          <a:spLocks noChangeArrowheads="1"/>
                        </wps:cNvSpPr>
                        <wps:spPr bwMode="auto">
                          <a:xfrm>
                            <a:off x="7914" y="1889"/>
                            <a:ext cx="60" cy="492"/>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1" name="Rectangle 421"/>
                        <wps:cNvSpPr>
                          <a:spLocks noChangeArrowheads="1"/>
                        </wps:cNvSpPr>
                        <wps:spPr bwMode="auto">
                          <a:xfrm>
                            <a:off x="7973" y="1491"/>
                            <a:ext cx="60" cy="890"/>
                          </a:xfrm>
                          <a:prstGeom prst="rect">
                            <a:avLst/>
                          </a:prstGeom>
                          <a:solidFill>
                            <a:srgbClr val="A9A9A9">
                              <a:alpha val="3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2" name="Rectangle 420"/>
                        <wps:cNvSpPr>
                          <a:spLocks noChangeArrowheads="1"/>
                        </wps:cNvSpPr>
                        <wps:spPr bwMode="auto">
                          <a:xfrm>
                            <a:off x="7973" y="1491"/>
                            <a:ext cx="60" cy="890"/>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3" name="Rectangle 419"/>
                        <wps:cNvSpPr>
                          <a:spLocks noChangeArrowheads="1"/>
                        </wps:cNvSpPr>
                        <wps:spPr bwMode="auto">
                          <a:xfrm>
                            <a:off x="8033" y="1434"/>
                            <a:ext cx="60" cy="947"/>
                          </a:xfrm>
                          <a:prstGeom prst="rect">
                            <a:avLst/>
                          </a:prstGeom>
                          <a:solidFill>
                            <a:srgbClr val="A9A9A9">
                              <a:alpha val="3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4" name="Rectangle 418"/>
                        <wps:cNvSpPr>
                          <a:spLocks noChangeArrowheads="1"/>
                        </wps:cNvSpPr>
                        <wps:spPr bwMode="auto">
                          <a:xfrm>
                            <a:off x="8033" y="1434"/>
                            <a:ext cx="60" cy="947"/>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5" name="Rectangle 417"/>
                        <wps:cNvSpPr>
                          <a:spLocks noChangeArrowheads="1"/>
                        </wps:cNvSpPr>
                        <wps:spPr bwMode="auto">
                          <a:xfrm>
                            <a:off x="8093" y="1635"/>
                            <a:ext cx="60" cy="746"/>
                          </a:xfrm>
                          <a:prstGeom prst="rect">
                            <a:avLst/>
                          </a:prstGeom>
                          <a:solidFill>
                            <a:srgbClr val="A9A9A9">
                              <a:alpha val="3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6" name="Rectangle 416"/>
                        <wps:cNvSpPr>
                          <a:spLocks noChangeArrowheads="1"/>
                        </wps:cNvSpPr>
                        <wps:spPr bwMode="auto">
                          <a:xfrm>
                            <a:off x="8093" y="1635"/>
                            <a:ext cx="60" cy="746"/>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7" name="Rectangle 415"/>
                        <wps:cNvSpPr>
                          <a:spLocks noChangeArrowheads="1"/>
                        </wps:cNvSpPr>
                        <wps:spPr bwMode="auto">
                          <a:xfrm>
                            <a:off x="8153" y="2040"/>
                            <a:ext cx="60" cy="341"/>
                          </a:xfrm>
                          <a:prstGeom prst="rect">
                            <a:avLst/>
                          </a:prstGeom>
                          <a:solidFill>
                            <a:srgbClr val="A9A9A9">
                              <a:alpha val="3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8" name="Rectangle 414"/>
                        <wps:cNvSpPr>
                          <a:spLocks noChangeArrowheads="1"/>
                        </wps:cNvSpPr>
                        <wps:spPr bwMode="auto">
                          <a:xfrm>
                            <a:off x="8153" y="2040"/>
                            <a:ext cx="60" cy="341"/>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9" name="Rectangle 413"/>
                        <wps:cNvSpPr>
                          <a:spLocks noChangeArrowheads="1"/>
                        </wps:cNvSpPr>
                        <wps:spPr bwMode="auto">
                          <a:xfrm>
                            <a:off x="8213" y="2263"/>
                            <a:ext cx="60" cy="118"/>
                          </a:xfrm>
                          <a:prstGeom prst="rect">
                            <a:avLst/>
                          </a:prstGeom>
                          <a:solidFill>
                            <a:srgbClr val="A9A9A9">
                              <a:alpha val="3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0" name="Rectangle 412"/>
                        <wps:cNvSpPr>
                          <a:spLocks noChangeArrowheads="1"/>
                        </wps:cNvSpPr>
                        <wps:spPr bwMode="auto">
                          <a:xfrm>
                            <a:off x="8213" y="2263"/>
                            <a:ext cx="60" cy="118"/>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1" name="Rectangle 411"/>
                        <wps:cNvSpPr>
                          <a:spLocks noChangeArrowheads="1"/>
                        </wps:cNvSpPr>
                        <wps:spPr bwMode="auto">
                          <a:xfrm>
                            <a:off x="8273" y="2361"/>
                            <a:ext cx="60" cy="19"/>
                          </a:xfrm>
                          <a:prstGeom prst="rect">
                            <a:avLst/>
                          </a:prstGeom>
                          <a:solidFill>
                            <a:srgbClr val="A9A9A9">
                              <a:alpha val="3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2" name="Rectangle 410"/>
                        <wps:cNvSpPr>
                          <a:spLocks noChangeArrowheads="1"/>
                        </wps:cNvSpPr>
                        <wps:spPr bwMode="auto">
                          <a:xfrm>
                            <a:off x="8273" y="2361"/>
                            <a:ext cx="60" cy="19"/>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3" name="Rectangle 409"/>
                        <wps:cNvSpPr>
                          <a:spLocks noChangeArrowheads="1"/>
                        </wps:cNvSpPr>
                        <wps:spPr bwMode="auto">
                          <a:xfrm>
                            <a:off x="8332" y="2377"/>
                            <a:ext cx="60" cy="4"/>
                          </a:xfrm>
                          <a:prstGeom prst="rect">
                            <a:avLst/>
                          </a:prstGeom>
                          <a:solidFill>
                            <a:srgbClr val="A9A9A9">
                              <a:alpha val="3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4" name="Rectangle 408"/>
                        <wps:cNvSpPr>
                          <a:spLocks noChangeArrowheads="1"/>
                        </wps:cNvSpPr>
                        <wps:spPr bwMode="auto">
                          <a:xfrm>
                            <a:off x="8332" y="2377"/>
                            <a:ext cx="60" cy="4"/>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5" name="Freeform 407"/>
                        <wps:cNvSpPr>
                          <a:spLocks/>
                        </wps:cNvSpPr>
                        <wps:spPr bwMode="auto">
                          <a:xfrm>
                            <a:off x="8392" y="2380"/>
                            <a:ext cx="60" cy="2"/>
                          </a:xfrm>
                          <a:custGeom>
                            <a:avLst/>
                            <a:gdLst>
                              <a:gd name="T0" fmla="+- 0 8453 8393"/>
                              <a:gd name="T1" fmla="*/ T0 w 60"/>
                              <a:gd name="T2" fmla="+- 0 8393 8393"/>
                              <a:gd name="T3" fmla="*/ T2 w 60"/>
                              <a:gd name="T4" fmla="+- 0 8453 8393"/>
                              <a:gd name="T5" fmla="*/ T4 w 60"/>
                            </a:gdLst>
                            <a:ahLst/>
                            <a:cxnLst>
                              <a:cxn ang="0">
                                <a:pos x="T1" y="0"/>
                              </a:cxn>
                              <a:cxn ang="0">
                                <a:pos x="T3" y="0"/>
                              </a:cxn>
                              <a:cxn ang="0">
                                <a:pos x="T5" y="0"/>
                              </a:cxn>
                            </a:cxnLst>
                            <a:rect l="0" t="0" r="r" b="b"/>
                            <a:pathLst>
                              <a:path w="60">
                                <a:moveTo>
                                  <a:pt x="60" y="0"/>
                                </a:moveTo>
                                <a:lnTo>
                                  <a:pt x="0" y="0"/>
                                </a:lnTo>
                                <a:lnTo>
                                  <a:pt x="60" y="0"/>
                                </a:lnTo>
                                <a:close/>
                              </a:path>
                            </a:pathLst>
                          </a:custGeom>
                          <a:solidFill>
                            <a:srgbClr val="A9A9A9">
                              <a:alpha val="3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6" name="Freeform 406"/>
                        <wps:cNvSpPr>
                          <a:spLocks/>
                        </wps:cNvSpPr>
                        <wps:spPr bwMode="auto">
                          <a:xfrm>
                            <a:off x="8392" y="2380"/>
                            <a:ext cx="60" cy="2"/>
                          </a:xfrm>
                          <a:custGeom>
                            <a:avLst/>
                            <a:gdLst>
                              <a:gd name="T0" fmla="+- 0 8393 8393"/>
                              <a:gd name="T1" fmla="*/ T0 w 60"/>
                              <a:gd name="T2" fmla="+- 0 8453 8393"/>
                              <a:gd name="T3" fmla="*/ T2 w 60"/>
                              <a:gd name="T4" fmla="+- 0 8393 8393"/>
                              <a:gd name="T5" fmla="*/ T4 w 60"/>
                            </a:gdLst>
                            <a:ahLst/>
                            <a:cxnLst>
                              <a:cxn ang="0">
                                <a:pos x="T1" y="0"/>
                              </a:cxn>
                              <a:cxn ang="0">
                                <a:pos x="T3" y="0"/>
                              </a:cxn>
                              <a:cxn ang="0">
                                <a:pos x="T5" y="0"/>
                              </a:cxn>
                            </a:cxnLst>
                            <a:rect l="0" t="0" r="r" b="b"/>
                            <a:pathLst>
                              <a:path w="60">
                                <a:moveTo>
                                  <a:pt x="0" y="0"/>
                                </a:moveTo>
                                <a:lnTo>
                                  <a:pt x="60"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7" name="Freeform 405"/>
                        <wps:cNvSpPr>
                          <a:spLocks/>
                        </wps:cNvSpPr>
                        <wps:spPr bwMode="auto">
                          <a:xfrm>
                            <a:off x="8452" y="2380"/>
                            <a:ext cx="60" cy="2"/>
                          </a:xfrm>
                          <a:custGeom>
                            <a:avLst/>
                            <a:gdLst>
                              <a:gd name="T0" fmla="+- 0 8512 8453"/>
                              <a:gd name="T1" fmla="*/ T0 w 60"/>
                              <a:gd name="T2" fmla="+- 0 8453 8453"/>
                              <a:gd name="T3" fmla="*/ T2 w 60"/>
                              <a:gd name="T4" fmla="+- 0 8512 8453"/>
                              <a:gd name="T5" fmla="*/ T4 w 60"/>
                            </a:gdLst>
                            <a:ahLst/>
                            <a:cxnLst>
                              <a:cxn ang="0">
                                <a:pos x="T1" y="0"/>
                              </a:cxn>
                              <a:cxn ang="0">
                                <a:pos x="T3" y="0"/>
                              </a:cxn>
                              <a:cxn ang="0">
                                <a:pos x="T5" y="0"/>
                              </a:cxn>
                            </a:cxnLst>
                            <a:rect l="0" t="0" r="r" b="b"/>
                            <a:pathLst>
                              <a:path w="60">
                                <a:moveTo>
                                  <a:pt x="59" y="0"/>
                                </a:moveTo>
                                <a:lnTo>
                                  <a:pt x="0" y="0"/>
                                </a:lnTo>
                                <a:lnTo>
                                  <a:pt x="59" y="0"/>
                                </a:lnTo>
                                <a:close/>
                              </a:path>
                            </a:pathLst>
                          </a:custGeom>
                          <a:solidFill>
                            <a:srgbClr val="A9A9A9">
                              <a:alpha val="3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8" name="Freeform 404"/>
                        <wps:cNvSpPr>
                          <a:spLocks/>
                        </wps:cNvSpPr>
                        <wps:spPr bwMode="auto">
                          <a:xfrm>
                            <a:off x="8452" y="2380"/>
                            <a:ext cx="60" cy="2"/>
                          </a:xfrm>
                          <a:custGeom>
                            <a:avLst/>
                            <a:gdLst>
                              <a:gd name="T0" fmla="+- 0 8453 8453"/>
                              <a:gd name="T1" fmla="*/ T0 w 60"/>
                              <a:gd name="T2" fmla="+- 0 8512 8453"/>
                              <a:gd name="T3" fmla="*/ T2 w 60"/>
                              <a:gd name="T4" fmla="+- 0 8453 8453"/>
                              <a:gd name="T5" fmla="*/ T4 w 60"/>
                            </a:gdLst>
                            <a:ahLst/>
                            <a:cxnLst>
                              <a:cxn ang="0">
                                <a:pos x="T1" y="0"/>
                              </a:cxn>
                              <a:cxn ang="0">
                                <a:pos x="T3" y="0"/>
                              </a:cxn>
                              <a:cxn ang="0">
                                <a:pos x="T5" y="0"/>
                              </a:cxn>
                            </a:cxnLst>
                            <a:rect l="0" t="0" r="r" b="b"/>
                            <a:pathLst>
                              <a:path w="60">
                                <a:moveTo>
                                  <a:pt x="0" y="0"/>
                                </a:moveTo>
                                <a:lnTo>
                                  <a:pt x="59"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9" name="Freeform 403"/>
                        <wps:cNvSpPr>
                          <a:spLocks/>
                        </wps:cNvSpPr>
                        <wps:spPr bwMode="auto">
                          <a:xfrm>
                            <a:off x="8512" y="2380"/>
                            <a:ext cx="60" cy="2"/>
                          </a:xfrm>
                          <a:custGeom>
                            <a:avLst/>
                            <a:gdLst>
                              <a:gd name="T0" fmla="+- 0 8572 8512"/>
                              <a:gd name="T1" fmla="*/ T0 w 60"/>
                              <a:gd name="T2" fmla="+- 0 8512 8512"/>
                              <a:gd name="T3" fmla="*/ T2 w 60"/>
                              <a:gd name="T4" fmla="+- 0 8572 8512"/>
                              <a:gd name="T5" fmla="*/ T4 w 60"/>
                            </a:gdLst>
                            <a:ahLst/>
                            <a:cxnLst>
                              <a:cxn ang="0">
                                <a:pos x="T1" y="0"/>
                              </a:cxn>
                              <a:cxn ang="0">
                                <a:pos x="T3" y="0"/>
                              </a:cxn>
                              <a:cxn ang="0">
                                <a:pos x="T5" y="0"/>
                              </a:cxn>
                            </a:cxnLst>
                            <a:rect l="0" t="0" r="r" b="b"/>
                            <a:pathLst>
                              <a:path w="60">
                                <a:moveTo>
                                  <a:pt x="60" y="0"/>
                                </a:moveTo>
                                <a:lnTo>
                                  <a:pt x="0" y="0"/>
                                </a:lnTo>
                                <a:lnTo>
                                  <a:pt x="60" y="0"/>
                                </a:lnTo>
                                <a:close/>
                              </a:path>
                            </a:pathLst>
                          </a:custGeom>
                          <a:solidFill>
                            <a:srgbClr val="A9A9A9">
                              <a:alpha val="3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0" name="Freeform 402"/>
                        <wps:cNvSpPr>
                          <a:spLocks/>
                        </wps:cNvSpPr>
                        <wps:spPr bwMode="auto">
                          <a:xfrm>
                            <a:off x="8512" y="2380"/>
                            <a:ext cx="60" cy="2"/>
                          </a:xfrm>
                          <a:custGeom>
                            <a:avLst/>
                            <a:gdLst>
                              <a:gd name="T0" fmla="+- 0 8512 8512"/>
                              <a:gd name="T1" fmla="*/ T0 w 60"/>
                              <a:gd name="T2" fmla="+- 0 8572 8512"/>
                              <a:gd name="T3" fmla="*/ T2 w 60"/>
                              <a:gd name="T4" fmla="+- 0 8512 8512"/>
                              <a:gd name="T5" fmla="*/ T4 w 60"/>
                            </a:gdLst>
                            <a:ahLst/>
                            <a:cxnLst>
                              <a:cxn ang="0">
                                <a:pos x="T1" y="0"/>
                              </a:cxn>
                              <a:cxn ang="0">
                                <a:pos x="T3" y="0"/>
                              </a:cxn>
                              <a:cxn ang="0">
                                <a:pos x="T5" y="0"/>
                              </a:cxn>
                            </a:cxnLst>
                            <a:rect l="0" t="0" r="r" b="b"/>
                            <a:pathLst>
                              <a:path w="60">
                                <a:moveTo>
                                  <a:pt x="0" y="0"/>
                                </a:moveTo>
                                <a:lnTo>
                                  <a:pt x="60"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1" name="Freeform 401"/>
                        <wps:cNvSpPr>
                          <a:spLocks/>
                        </wps:cNvSpPr>
                        <wps:spPr bwMode="auto">
                          <a:xfrm>
                            <a:off x="8572" y="2380"/>
                            <a:ext cx="60" cy="2"/>
                          </a:xfrm>
                          <a:custGeom>
                            <a:avLst/>
                            <a:gdLst>
                              <a:gd name="T0" fmla="+- 0 8632 8572"/>
                              <a:gd name="T1" fmla="*/ T0 w 60"/>
                              <a:gd name="T2" fmla="+- 0 8572 8572"/>
                              <a:gd name="T3" fmla="*/ T2 w 60"/>
                              <a:gd name="T4" fmla="+- 0 8632 8572"/>
                              <a:gd name="T5" fmla="*/ T4 w 60"/>
                            </a:gdLst>
                            <a:ahLst/>
                            <a:cxnLst>
                              <a:cxn ang="0">
                                <a:pos x="T1" y="0"/>
                              </a:cxn>
                              <a:cxn ang="0">
                                <a:pos x="T3" y="0"/>
                              </a:cxn>
                              <a:cxn ang="0">
                                <a:pos x="T5" y="0"/>
                              </a:cxn>
                            </a:cxnLst>
                            <a:rect l="0" t="0" r="r" b="b"/>
                            <a:pathLst>
                              <a:path w="60">
                                <a:moveTo>
                                  <a:pt x="60" y="0"/>
                                </a:moveTo>
                                <a:lnTo>
                                  <a:pt x="0" y="0"/>
                                </a:lnTo>
                                <a:lnTo>
                                  <a:pt x="60" y="0"/>
                                </a:lnTo>
                                <a:close/>
                              </a:path>
                            </a:pathLst>
                          </a:custGeom>
                          <a:solidFill>
                            <a:srgbClr val="A9A9A9">
                              <a:alpha val="3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2" name="Freeform 400"/>
                        <wps:cNvSpPr>
                          <a:spLocks/>
                        </wps:cNvSpPr>
                        <wps:spPr bwMode="auto">
                          <a:xfrm>
                            <a:off x="8572" y="2380"/>
                            <a:ext cx="60" cy="2"/>
                          </a:xfrm>
                          <a:custGeom>
                            <a:avLst/>
                            <a:gdLst>
                              <a:gd name="T0" fmla="+- 0 8572 8572"/>
                              <a:gd name="T1" fmla="*/ T0 w 60"/>
                              <a:gd name="T2" fmla="+- 0 8632 8572"/>
                              <a:gd name="T3" fmla="*/ T2 w 60"/>
                              <a:gd name="T4" fmla="+- 0 8572 8572"/>
                              <a:gd name="T5" fmla="*/ T4 w 60"/>
                            </a:gdLst>
                            <a:ahLst/>
                            <a:cxnLst>
                              <a:cxn ang="0">
                                <a:pos x="T1" y="0"/>
                              </a:cxn>
                              <a:cxn ang="0">
                                <a:pos x="T3" y="0"/>
                              </a:cxn>
                              <a:cxn ang="0">
                                <a:pos x="T5" y="0"/>
                              </a:cxn>
                            </a:cxnLst>
                            <a:rect l="0" t="0" r="r" b="b"/>
                            <a:pathLst>
                              <a:path w="60">
                                <a:moveTo>
                                  <a:pt x="0" y="0"/>
                                </a:moveTo>
                                <a:lnTo>
                                  <a:pt x="60"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3" name="Freeform 399"/>
                        <wps:cNvSpPr>
                          <a:spLocks/>
                        </wps:cNvSpPr>
                        <wps:spPr bwMode="auto">
                          <a:xfrm>
                            <a:off x="8631" y="2380"/>
                            <a:ext cx="60" cy="2"/>
                          </a:xfrm>
                          <a:custGeom>
                            <a:avLst/>
                            <a:gdLst>
                              <a:gd name="T0" fmla="+- 0 8692 8632"/>
                              <a:gd name="T1" fmla="*/ T0 w 60"/>
                              <a:gd name="T2" fmla="+- 0 8632 8632"/>
                              <a:gd name="T3" fmla="*/ T2 w 60"/>
                              <a:gd name="T4" fmla="+- 0 8692 8632"/>
                              <a:gd name="T5" fmla="*/ T4 w 60"/>
                            </a:gdLst>
                            <a:ahLst/>
                            <a:cxnLst>
                              <a:cxn ang="0">
                                <a:pos x="T1" y="0"/>
                              </a:cxn>
                              <a:cxn ang="0">
                                <a:pos x="T3" y="0"/>
                              </a:cxn>
                              <a:cxn ang="0">
                                <a:pos x="T5" y="0"/>
                              </a:cxn>
                            </a:cxnLst>
                            <a:rect l="0" t="0" r="r" b="b"/>
                            <a:pathLst>
                              <a:path w="60">
                                <a:moveTo>
                                  <a:pt x="60" y="0"/>
                                </a:moveTo>
                                <a:lnTo>
                                  <a:pt x="0" y="0"/>
                                </a:lnTo>
                                <a:lnTo>
                                  <a:pt x="60" y="0"/>
                                </a:lnTo>
                                <a:close/>
                              </a:path>
                            </a:pathLst>
                          </a:custGeom>
                          <a:solidFill>
                            <a:srgbClr val="A9A9A9">
                              <a:alpha val="3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4" name="Freeform 398"/>
                        <wps:cNvSpPr>
                          <a:spLocks/>
                        </wps:cNvSpPr>
                        <wps:spPr bwMode="auto">
                          <a:xfrm>
                            <a:off x="8631" y="2380"/>
                            <a:ext cx="60" cy="2"/>
                          </a:xfrm>
                          <a:custGeom>
                            <a:avLst/>
                            <a:gdLst>
                              <a:gd name="T0" fmla="+- 0 8632 8632"/>
                              <a:gd name="T1" fmla="*/ T0 w 60"/>
                              <a:gd name="T2" fmla="+- 0 8692 8632"/>
                              <a:gd name="T3" fmla="*/ T2 w 60"/>
                              <a:gd name="T4" fmla="+- 0 8632 8632"/>
                              <a:gd name="T5" fmla="*/ T4 w 60"/>
                            </a:gdLst>
                            <a:ahLst/>
                            <a:cxnLst>
                              <a:cxn ang="0">
                                <a:pos x="T1" y="0"/>
                              </a:cxn>
                              <a:cxn ang="0">
                                <a:pos x="T3" y="0"/>
                              </a:cxn>
                              <a:cxn ang="0">
                                <a:pos x="T5" y="0"/>
                              </a:cxn>
                            </a:cxnLst>
                            <a:rect l="0" t="0" r="r" b="b"/>
                            <a:pathLst>
                              <a:path w="60">
                                <a:moveTo>
                                  <a:pt x="0" y="0"/>
                                </a:moveTo>
                                <a:lnTo>
                                  <a:pt x="60"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5" name="Freeform 397"/>
                        <wps:cNvSpPr>
                          <a:spLocks/>
                        </wps:cNvSpPr>
                        <wps:spPr bwMode="auto">
                          <a:xfrm>
                            <a:off x="8691" y="2380"/>
                            <a:ext cx="60" cy="2"/>
                          </a:xfrm>
                          <a:custGeom>
                            <a:avLst/>
                            <a:gdLst>
                              <a:gd name="T0" fmla="+- 0 8752 8692"/>
                              <a:gd name="T1" fmla="*/ T0 w 60"/>
                              <a:gd name="T2" fmla="+- 0 8692 8692"/>
                              <a:gd name="T3" fmla="*/ T2 w 60"/>
                              <a:gd name="T4" fmla="+- 0 8752 8692"/>
                              <a:gd name="T5" fmla="*/ T4 w 60"/>
                            </a:gdLst>
                            <a:ahLst/>
                            <a:cxnLst>
                              <a:cxn ang="0">
                                <a:pos x="T1" y="0"/>
                              </a:cxn>
                              <a:cxn ang="0">
                                <a:pos x="T3" y="0"/>
                              </a:cxn>
                              <a:cxn ang="0">
                                <a:pos x="T5" y="0"/>
                              </a:cxn>
                            </a:cxnLst>
                            <a:rect l="0" t="0" r="r" b="b"/>
                            <a:pathLst>
                              <a:path w="60">
                                <a:moveTo>
                                  <a:pt x="60" y="0"/>
                                </a:moveTo>
                                <a:lnTo>
                                  <a:pt x="0" y="0"/>
                                </a:lnTo>
                                <a:lnTo>
                                  <a:pt x="60" y="0"/>
                                </a:lnTo>
                                <a:close/>
                              </a:path>
                            </a:pathLst>
                          </a:custGeom>
                          <a:solidFill>
                            <a:srgbClr val="A9A9A9">
                              <a:alpha val="3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6" name="Freeform 396"/>
                        <wps:cNvSpPr>
                          <a:spLocks/>
                        </wps:cNvSpPr>
                        <wps:spPr bwMode="auto">
                          <a:xfrm>
                            <a:off x="8691" y="2380"/>
                            <a:ext cx="60" cy="2"/>
                          </a:xfrm>
                          <a:custGeom>
                            <a:avLst/>
                            <a:gdLst>
                              <a:gd name="T0" fmla="+- 0 8692 8692"/>
                              <a:gd name="T1" fmla="*/ T0 w 60"/>
                              <a:gd name="T2" fmla="+- 0 8752 8692"/>
                              <a:gd name="T3" fmla="*/ T2 w 60"/>
                              <a:gd name="T4" fmla="+- 0 8692 8692"/>
                              <a:gd name="T5" fmla="*/ T4 w 60"/>
                            </a:gdLst>
                            <a:ahLst/>
                            <a:cxnLst>
                              <a:cxn ang="0">
                                <a:pos x="T1" y="0"/>
                              </a:cxn>
                              <a:cxn ang="0">
                                <a:pos x="T3" y="0"/>
                              </a:cxn>
                              <a:cxn ang="0">
                                <a:pos x="T5" y="0"/>
                              </a:cxn>
                            </a:cxnLst>
                            <a:rect l="0" t="0" r="r" b="b"/>
                            <a:pathLst>
                              <a:path w="60">
                                <a:moveTo>
                                  <a:pt x="0" y="0"/>
                                </a:moveTo>
                                <a:lnTo>
                                  <a:pt x="60"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7" name="Freeform 395"/>
                        <wps:cNvSpPr>
                          <a:spLocks/>
                        </wps:cNvSpPr>
                        <wps:spPr bwMode="auto">
                          <a:xfrm>
                            <a:off x="8751" y="2380"/>
                            <a:ext cx="60" cy="2"/>
                          </a:xfrm>
                          <a:custGeom>
                            <a:avLst/>
                            <a:gdLst>
                              <a:gd name="T0" fmla="+- 0 8812 8752"/>
                              <a:gd name="T1" fmla="*/ T0 w 60"/>
                              <a:gd name="T2" fmla="+- 0 8752 8752"/>
                              <a:gd name="T3" fmla="*/ T2 w 60"/>
                              <a:gd name="T4" fmla="+- 0 8812 8752"/>
                              <a:gd name="T5" fmla="*/ T4 w 60"/>
                            </a:gdLst>
                            <a:ahLst/>
                            <a:cxnLst>
                              <a:cxn ang="0">
                                <a:pos x="T1" y="0"/>
                              </a:cxn>
                              <a:cxn ang="0">
                                <a:pos x="T3" y="0"/>
                              </a:cxn>
                              <a:cxn ang="0">
                                <a:pos x="T5" y="0"/>
                              </a:cxn>
                            </a:cxnLst>
                            <a:rect l="0" t="0" r="r" b="b"/>
                            <a:pathLst>
                              <a:path w="60">
                                <a:moveTo>
                                  <a:pt x="60" y="0"/>
                                </a:moveTo>
                                <a:lnTo>
                                  <a:pt x="0" y="0"/>
                                </a:lnTo>
                                <a:lnTo>
                                  <a:pt x="60" y="0"/>
                                </a:lnTo>
                                <a:close/>
                              </a:path>
                            </a:pathLst>
                          </a:custGeom>
                          <a:solidFill>
                            <a:srgbClr val="A9A9A9">
                              <a:alpha val="3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8" name="Freeform 394"/>
                        <wps:cNvSpPr>
                          <a:spLocks/>
                        </wps:cNvSpPr>
                        <wps:spPr bwMode="auto">
                          <a:xfrm>
                            <a:off x="8751" y="2380"/>
                            <a:ext cx="60" cy="2"/>
                          </a:xfrm>
                          <a:custGeom>
                            <a:avLst/>
                            <a:gdLst>
                              <a:gd name="T0" fmla="+- 0 8752 8752"/>
                              <a:gd name="T1" fmla="*/ T0 w 60"/>
                              <a:gd name="T2" fmla="+- 0 8812 8752"/>
                              <a:gd name="T3" fmla="*/ T2 w 60"/>
                              <a:gd name="T4" fmla="+- 0 8752 8752"/>
                              <a:gd name="T5" fmla="*/ T4 w 60"/>
                            </a:gdLst>
                            <a:ahLst/>
                            <a:cxnLst>
                              <a:cxn ang="0">
                                <a:pos x="T1" y="0"/>
                              </a:cxn>
                              <a:cxn ang="0">
                                <a:pos x="T3" y="0"/>
                              </a:cxn>
                              <a:cxn ang="0">
                                <a:pos x="T5" y="0"/>
                              </a:cxn>
                            </a:cxnLst>
                            <a:rect l="0" t="0" r="r" b="b"/>
                            <a:pathLst>
                              <a:path w="60">
                                <a:moveTo>
                                  <a:pt x="0" y="0"/>
                                </a:moveTo>
                                <a:lnTo>
                                  <a:pt x="60"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9" name="Freeform 393"/>
                        <wps:cNvSpPr>
                          <a:spLocks/>
                        </wps:cNvSpPr>
                        <wps:spPr bwMode="auto">
                          <a:xfrm>
                            <a:off x="8811" y="2380"/>
                            <a:ext cx="60" cy="2"/>
                          </a:xfrm>
                          <a:custGeom>
                            <a:avLst/>
                            <a:gdLst>
                              <a:gd name="T0" fmla="+- 0 8871 8812"/>
                              <a:gd name="T1" fmla="*/ T0 w 60"/>
                              <a:gd name="T2" fmla="+- 0 8812 8812"/>
                              <a:gd name="T3" fmla="*/ T2 w 60"/>
                              <a:gd name="T4" fmla="+- 0 8871 8812"/>
                              <a:gd name="T5" fmla="*/ T4 w 60"/>
                            </a:gdLst>
                            <a:ahLst/>
                            <a:cxnLst>
                              <a:cxn ang="0">
                                <a:pos x="T1" y="0"/>
                              </a:cxn>
                              <a:cxn ang="0">
                                <a:pos x="T3" y="0"/>
                              </a:cxn>
                              <a:cxn ang="0">
                                <a:pos x="T5" y="0"/>
                              </a:cxn>
                            </a:cxnLst>
                            <a:rect l="0" t="0" r="r" b="b"/>
                            <a:pathLst>
                              <a:path w="60">
                                <a:moveTo>
                                  <a:pt x="59" y="0"/>
                                </a:moveTo>
                                <a:lnTo>
                                  <a:pt x="0" y="0"/>
                                </a:lnTo>
                                <a:lnTo>
                                  <a:pt x="59" y="0"/>
                                </a:lnTo>
                                <a:close/>
                              </a:path>
                            </a:pathLst>
                          </a:custGeom>
                          <a:solidFill>
                            <a:srgbClr val="A9A9A9">
                              <a:alpha val="3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0" name="Freeform 392"/>
                        <wps:cNvSpPr>
                          <a:spLocks/>
                        </wps:cNvSpPr>
                        <wps:spPr bwMode="auto">
                          <a:xfrm>
                            <a:off x="8811" y="2380"/>
                            <a:ext cx="60" cy="2"/>
                          </a:xfrm>
                          <a:custGeom>
                            <a:avLst/>
                            <a:gdLst>
                              <a:gd name="T0" fmla="+- 0 8812 8812"/>
                              <a:gd name="T1" fmla="*/ T0 w 60"/>
                              <a:gd name="T2" fmla="+- 0 8871 8812"/>
                              <a:gd name="T3" fmla="*/ T2 w 60"/>
                              <a:gd name="T4" fmla="+- 0 8812 8812"/>
                              <a:gd name="T5" fmla="*/ T4 w 60"/>
                            </a:gdLst>
                            <a:ahLst/>
                            <a:cxnLst>
                              <a:cxn ang="0">
                                <a:pos x="T1" y="0"/>
                              </a:cxn>
                              <a:cxn ang="0">
                                <a:pos x="T3" y="0"/>
                              </a:cxn>
                              <a:cxn ang="0">
                                <a:pos x="T5" y="0"/>
                              </a:cxn>
                            </a:cxnLst>
                            <a:rect l="0" t="0" r="r" b="b"/>
                            <a:pathLst>
                              <a:path w="60">
                                <a:moveTo>
                                  <a:pt x="0" y="0"/>
                                </a:moveTo>
                                <a:lnTo>
                                  <a:pt x="59"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1" name="Freeform 391"/>
                        <wps:cNvSpPr>
                          <a:spLocks/>
                        </wps:cNvSpPr>
                        <wps:spPr bwMode="auto">
                          <a:xfrm>
                            <a:off x="8871" y="2380"/>
                            <a:ext cx="60" cy="2"/>
                          </a:xfrm>
                          <a:custGeom>
                            <a:avLst/>
                            <a:gdLst>
                              <a:gd name="T0" fmla="+- 0 8931 8871"/>
                              <a:gd name="T1" fmla="*/ T0 w 60"/>
                              <a:gd name="T2" fmla="+- 0 8871 8871"/>
                              <a:gd name="T3" fmla="*/ T2 w 60"/>
                              <a:gd name="T4" fmla="+- 0 8931 8871"/>
                              <a:gd name="T5" fmla="*/ T4 w 60"/>
                            </a:gdLst>
                            <a:ahLst/>
                            <a:cxnLst>
                              <a:cxn ang="0">
                                <a:pos x="T1" y="0"/>
                              </a:cxn>
                              <a:cxn ang="0">
                                <a:pos x="T3" y="0"/>
                              </a:cxn>
                              <a:cxn ang="0">
                                <a:pos x="T5" y="0"/>
                              </a:cxn>
                            </a:cxnLst>
                            <a:rect l="0" t="0" r="r" b="b"/>
                            <a:pathLst>
                              <a:path w="60">
                                <a:moveTo>
                                  <a:pt x="60" y="0"/>
                                </a:moveTo>
                                <a:lnTo>
                                  <a:pt x="0" y="0"/>
                                </a:lnTo>
                                <a:lnTo>
                                  <a:pt x="60" y="0"/>
                                </a:lnTo>
                                <a:close/>
                              </a:path>
                            </a:pathLst>
                          </a:custGeom>
                          <a:solidFill>
                            <a:srgbClr val="A9A9A9">
                              <a:alpha val="3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2" name="Freeform 390"/>
                        <wps:cNvSpPr>
                          <a:spLocks/>
                        </wps:cNvSpPr>
                        <wps:spPr bwMode="auto">
                          <a:xfrm>
                            <a:off x="8871" y="2380"/>
                            <a:ext cx="60" cy="2"/>
                          </a:xfrm>
                          <a:custGeom>
                            <a:avLst/>
                            <a:gdLst>
                              <a:gd name="T0" fmla="+- 0 8871 8871"/>
                              <a:gd name="T1" fmla="*/ T0 w 60"/>
                              <a:gd name="T2" fmla="+- 0 8931 8871"/>
                              <a:gd name="T3" fmla="*/ T2 w 60"/>
                              <a:gd name="T4" fmla="+- 0 8871 8871"/>
                              <a:gd name="T5" fmla="*/ T4 w 60"/>
                            </a:gdLst>
                            <a:ahLst/>
                            <a:cxnLst>
                              <a:cxn ang="0">
                                <a:pos x="T1" y="0"/>
                              </a:cxn>
                              <a:cxn ang="0">
                                <a:pos x="T3" y="0"/>
                              </a:cxn>
                              <a:cxn ang="0">
                                <a:pos x="T5" y="0"/>
                              </a:cxn>
                            </a:cxnLst>
                            <a:rect l="0" t="0" r="r" b="b"/>
                            <a:pathLst>
                              <a:path w="60">
                                <a:moveTo>
                                  <a:pt x="0" y="0"/>
                                </a:moveTo>
                                <a:lnTo>
                                  <a:pt x="60"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3" name="Freeform 389"/>
                        <wps:cNvSpPr>
                          <a:spLocks/>
                        </wps:cNvSpPr>
                        <wps:spPr bwMode="auto">
                          <a:xfrm>
                            <a:off x="8931" y="2380"/>
                            <a:ext cx="60" cy="2"/>
                          </a:xfrm>
                          <a:custGeom>
                            <a:avLst/>
                            <a:gdLst>
                              <a:gd name="T0" fmla="+- 0 8991 8931"/>
                              <a:gd name="T1" fmla="*/ T0 w 60"/>
                              <a:gd name="T2" fmla="+- 0 8931 8931"/>
                              <a:gd name="T3" fmla="*/ T2 w 60"/>
                              <a:gd name="T4" fmla="+- 0 8991 8931"/>
                              <a:gd name="T5" fmla="*/ T4 w 60"/>
                            </a:gdLst>
                            <a:ahLst/>
                            <a:cxnLst>
                              <a:cxn ang="0">
                                <a:pos x="T1" y="0"/>
                              </a:cxn>
                              <a:cxn ang="0">
                                <a:pos x="T3" y="0"/>
                              </a:cxn>
                              <a:cxn ang="0">
                                <a:pos x="T5" y="0"/>
                              </a:cxn>
                            </a:cxnLst>
                            <a:rect l="0" t="0" r="r" b="b"/>
                            <a:pathLst>
                              <a:path w="60">
                                <a:moveTo>
                                  <a:pt x="60" y="0"/>
                                </a:moveTo>
                                <a:lnTo>
                                  <a:pt x="0" y="0"/>
                                </a:lnTo>
                                <a:lnTo>
                                  <a:pt x="60" y="0"/>
                                </a:lnTo>
                                <a:close/>
                              </a:path>
                            </a:pathLst>
                          </a:custGeom>
                          <a:solidFill>
                            <a:srgbClr val="A9A9A9">
                              <a:alpha val="3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4" name="Freeform 388"/>
                        <wps:cNvSpPr>
                          <a:spLocks/>
                        </wps:cNvSpPr>
                        <wps:spPr bwMode="auto">
                          <a:xfrm>
                            <a:off x="8931" y="2380"/>
                            <a:ext cx="60" cy="2"/>
                          </a:xfrm>
                          <a:custGeom>
                            <a:avLst/>
                            <a:gdLst>
                              <a:gd name="T0" fmla="+- 0 8931 8931"/>
                              <a:gd name="T1" fmla="*/ T0 w 60"/>
                              <a:gd name="T2" fmla="+- 0 8991 8931"/>
                              <a:gd name="T3" fmla="*/ T2 w 60"/>
                              <a:gd name="T4" fmla="+- 0 8931 8931"/>
                              <a:gd name="T5" fmla="*/ T4 w 60"/>
                            </a:gdLst>
                            <a:ahLst/>
                            <a:cxnLst>
                              <a:cxn ang="0">
                                <a:pos x="T1" y="0"/>
                              </a:cxn>
                              <a:cxn ang="0">
                                <a:pos x="T3" y="0"/>
                              </a:cxn>
                              <a:cxn ang="0">
                                <a:pos x="T5" y="0"/>
                              </a:cxn>
                            </a:cxnLst>
                            <a:rect l="0" t="0" r="r" b="b"/>
                            <a:pathLst>
                              <a:path w="60">
                                <a:moveTo>
                                  <a:pt x="0" y="0"/>
                                </a:moveTo>
                                <a:lnTo>
                                  <a:pt x="60"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5" name="AutoShape 387"/>
                        <wps:cNvSpPr>
                          <a:spLocks/>
                        </wps:cNvSpPr>
                        <wps:spPr bwMode="auto">
                          <a:xfrm>
                            <a:off x="5922" y="488"/>
                            <a:ext cx="3225" cy="1893"/>
                          </a:xfrm>
                          <a:custGeom>
                            <a:avLst/>
                            <a:gdLst>
                              <a:gd name="T0" fmla="+- 0 5923 5923"/>
                              <a:gd name="T1" fmla="*/ T0 w 3225"/>
                              <a:gd name="T2" fmla="+- 0 2381 488"/>
                              <a:gd name="T3" fmla="*/ 2381 h 1893"/>
                              <a:gd name="T4" fmla="+- 0 9148 5923"/>
                              <a:gd name="T5" fmla="*/ T4 w 3225"/>
                              <a:gd name="T6" fmla="+- 0 2381 488"/>
                              <a:gd name="T7" fmla="*/ 2381 h 1893"/>
                              <a:gd name="T8" fmla="+- 0 5923 5923"/>
                              <a:gd name="T9" fmla="*/ T8 w 3225"/>
                              <a:gd name="T10" fmla="+- 0 2381 488"/>
                              <a:gd name="T11" fmla="*/ 2381 h 1893"/>
                              <a:gd name="T12" fmla="+- 0 5923 5923"/>
                              <a:gd name="T13" fmla="*/ T12 w 3225"/>
                              <a:gd name="T14" fmla="+- 0 488 488"/>
                              <a:gd name="T15" fmla="*/ 488 h 1893"/>
                            </a:gdLst>
                            <a:ahLst/>
                            <a:cxnLst>
                              <a:cxn ang="0">
                                <a:pos x="T1" y="T3"/>
                              </a:cxn>
                              <a:cxn ang="0">
                                <a:pos x="T5" y="T7"/>
                              </a:cxn>
                              <a:cxn ang="0">
                                <a:pos x="T9" y="T11"/>
                              </a:cxn>
                              <a:cxn ang="0">
                                <a:pos x="T13" y="T15"/>
                              </a:cxn>
                            </a:cxnLst>
                            <a:rect l="0" t="0" r="r" b="b"/>
                            <a:pathLst>
                              <a:path w="3225" h="1893">
                                <a:moveTo>
                                  <a:pt x="0" y="1893"/>
                                </a:moveTo>
                                <a:lnTo>
                                  <a:pt x="3225" y="1893"/>
                                </a:lnTo>
                                <a:moveTo>
                                  <a:pt x="0" y="1893"/>
                                </a:moveTo>
                                <a:lnTo>
                                  <a:pt x="0" y="0"/>
                                </a:lnTo>
                              </a:path>
                            </a:pathLst>
                          </a:custGeom>
                          <a:noFill/>
                          <a:ln w="1359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6" name="Line 386"/>
                        <wps:cNvCnPr>
                          <a:cxnSpLocks noChangeShapeType="1"/>
                        </wps:cNvCnPr>
                        <wps:spPr bwMode="auto">
                          <a:xfrm>
                            <a:off x="7828" y="2381"/>
                            <a:ext cx="0" cy="0"/>
                          </a:xfrm>
                          <a:prstGeom prst="line">
                            <a:avLst/>
                          </a:prstGeom>
                          <a:noFill/>
                          <a:ln w="13590">
                            <a:solidFill>
                              <a:srgbClr val="FF0000"/>
                            </a:solidFill>
                            <a:prstDash val="solid"/>
                            <a:round/>
                            <a:headEnd/>
                            <a:tailEnd/>
                          </a:ln>
                          <a:extLst>
                            <a:ext uri="{909E8E84-426E-40DD-AFC4-6F175D3DCCD1}">
                              <a14:hiddenFill xmlns:a14="http://schemas.microsoft.com/office/drawing/2010/main">
                                <a:noFill/>
                              </a14:hiddenFill>
                            </a:ext>
                          </a:extLst>
                        </wps:spPr>
                        <wps:bodyPr/>
                      </wps:wsp>
                      <wps:wsp>
                        <wps:cNvPr id="487" name="Line 385"/>
                        <wps:cNvCnPr>
                          <a:cxnSpLocks noChangeShapeType="1"/>
                        </wps:cNvCnPr>
                        <wps:spPr bwMode="auto">
                          <a:xfrm>
                            <a:off x="5923" y="2381"/>
                            <a:ext cx="3225" cy="0"/>
                          </a:xfrm>
                          <a:prstGeom prst="line">
                            <a:avLst/>
                          </a:prstGeom>
                          <a:noFill/>
                          <a:ln w="1359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88" name="AutoShape 384"/>
                        <wps:cNvSpPr>
                          <a:spLocks/>
                        </wps:cNvSpPr>
                        <wps:spPr bwMode="auto">
                          <a:xfrm>
                            <a:off x="6069" y="2381"/>
                            <a:ext cx="2932" cy="55"/>
                          </a:xfrm>
                          <a:custGeom>
                            <a:avLst/>
                            <a:gdLst>
                              <a:gd name="T0" fmla="+- 0 6069 6069"/>
                              <a:gd name="T1" fmla="*/ T0 w 2932"/>
                              <a:gd name="T2" fmla="+- 0 2436 2381"/>
                              <a:gd name="T3" fmla="*/ 2436 h 55"/>
                              <a:gd name="T4" fmla="+- 0 6069 6069"/>
                              <a:gd name="T5" fmla="*/ T4 w 2932"/>
                              <a:gd name="T6" fmla="+- 0 2381 2381"/>
                              <a:gd name="T7" fmla="*/ 2381 h 55"/>
                              <a:gd name="T8" fmla="+- 0 7046 6069"/>
                              <a:gd name="T9" fmla="*/ T8 w 2932"/>
                              <a:gd name="T10" fmla="+- 0 2436 2381"/>
                              <a:gd name="T11" fmla="*/ 2436 h 55"/>
                              <a:gd name="T12" fmla="+- 0 7046 6069"/>
                              <a:gd name="T13" fmla="*/ T12 w 2932"/>
                              <a:gd name="T14" fmla="+- 0 2381 2381"/>
                              <a:gd name="T15" fmla="*/ 2381 h 55"/>
                              <a:gd name="T16" fmla="+- 0 8024 6069"/>
                              <a:gd name="T17" fmla="*/ T16 w 2932"/>
                              <a:gd name="T18" fmla="+- 0 2436 2381"/>
                              <a:gd name="T19" fmla="*/ 2436 h 55"/>
                              <a:gd name="T20" fmla="+- 0 8024 6069"/>
                              <a:gd name="T21" fmla="*/ T20 w 2932"/>
                              <a:gd name="T22" fmla="+- 0 2381 2381"/>
                              <a:gd name="T23" fmla="*/ 2381 h 55"/>
                              <a:gd name="T24" fmla="+- 0 9001 6069"/>
                              <a:gd name="T25" fmla="*/ T24 w 2932"/>
                              <a:gd name="T26" fmla="+- 0 2436 2381"/>
                              <a:gd name="T27" fmla="*/ 2436 h 55"/>
                              <a:gd name="T28" fmla="+- 0 9001 6069"/>
                              <a:gd name="T29" fmla="*/ T28 w 2932"/>
                              <a:gd name="T30" fmla="+- 0 2381 2381"/>
                              <a:gd name="T31" fmla="*/ 2381 h 5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932" h="55">
                                <a:moveTo>
                                  <a:pt x="0" y="55"/>
                                </a:moveTo>
                                <a:lnTo>
                                  <a:pt x="0" y="0"/>
                                </a:lnTo>
                                <a:moveTo>
                                  <a:pt x="977" y="55"/>
                                </a:moveTo>
                                <a:lnTo>
                                  <a:pt x="977" y="0"/>
                                </a:lnTo>
                                <a:moveTo>
                                  <a:pt x="1955" y="55"/>
                                </a:moveTo>
                                <a:lnTo>
                                  <a:pt x="1955" y="0"/>
                                </a:lnTo>
                                <a:moveTo>
                                  <a:pt x="2932" y="55"/>
                                </a:moveTo>
                                <a:lnTo>
                                  <a:pt x="2932" y="0"/>
                                </a:lnTo>
                              </a:path>
                            </a:pathLst>
                          </a:custGeom>
                          <a:noFill/>
                          <a:ln w="13590">
                            <a:solidFill>
                              <a:srgbClr val="3333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9" name="Text Box 383"/>
                        <wps:cNvSpPr txBox="1">
                          <a:spLocks noChangeArrowheads="1"/>
                        </wps:cNvSpPr>
                        <wps:spPr bwMode="auto">
                          <a:xfrm>
                            <a:off x="7597" y="1234"/>
                            <a:ext cx="482" cy="1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619A34" w14:textId="77777777" w:rsidR="00C334C5" w:rsidRDefault="00C334C5">
                              <w:pPr>
                                <w:spacing w:line="119" w:lineRule="exact"/>
                                <w:rPr>
                                  <w:rFonts w:ascii="Arial" w:hAnsi="Arial"/>
                                  <w:sz w:val="12"/>
                                </w:rPr>
                              </w:pPr>
                              <w:r>
                                <w:rPr>
                                  <w:rFonts w:ascii="Arial" w:hAnsi="Arial"/>
                                  <w:color w:val="FF0000"/>
                                  <w:sz w:val="12"/>
                                </w:rPr>
                                <w:t>OA</w:t>
                              </w:r>
                              <w:r>
                                <w:rPr>
                                  <w:rFonts w:ascii="Arial" w:hAnsi="Arial"/>
                                  <w:color w:val="FF0000"/>
                                  <w:spacing w:val="-8"/>
                                  <w:sz w:val="12"/>
                                </w:rPr>
                                <w:t xml:space="preserve"> </w:t>
                              </w:r>
                              <w:r>
                                <w:rPr>
                                  <w:rFonts w:ascii="Symbol" w:hAnsi="Symbol"/>
                                  <w:color w:val="FF0000"/>
                                  <w:sz w:val="12"/>
                                </w:rPr>
                                <w:t></w:t>
                              </w:r>
                              <w:r>
                                <w:rPr>
                                  <w:rFonts w:ascii="Times New Roman" w:hAnsi="Times New Roman"/>
                                  <w:color w:val="FF0000"/>
                                  <w:spacing w:val="-4"/>
                                  <w:sz w:val="12"/>
                                </w:rPr>
                                <w:t xml:space="preserve"> </w:t>
                              </w:r>
                              <w:r>
                                <w:rPr>
                                  <w:rFonts w:ascii="Arial" w:hAnsi="Arial"/>
                                  <w:color w:val="FF0000"/>
                                  <w:sz w:val="12"/>
                                </w:rPr>
                                <w:t>3.4</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700DFFB" id="Group 382" o:spid="_x0000_s2458" style="position:absolute;left:0;text-align:left;margin-left:295.6pt;margin-top:24.4pt;width:161.8pt;height:97.4pt;z-index:15783424;mso-position-horizontal-relative:page" coordorigin="5912,488" coordsize="3236,19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">
                <v:shape id="Freeform 483" o:spid="_x0000_s2459" style="position:absolute;left:6119;top:2380;width:60;height:2;visibility:visible;mso-wrap-style:square;v-text-anchor:top" coordsize="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" path="m60,l,,60,xe" fillcolor="#a9a9a9" stroked="f">
                  <v:fill opacity="26214f"/>
                  <v:path arrowok="t" o:connecttype="custom" o:connectlocs="60,0;0,0;60,0" o:connectangles="0,0,0"/>
                </v:shape>
                <v:shape id="Freeform 482" o:spid="_x0000_s2460" style="position:absolute;left:6119;top:2380;width:60;height:2;visibility:visible;mso-wrap-style:square;v-text-anchor:top" coordsize="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" path="m,l60,,,xe" filled="f" strokeweight=".21pt">
                  <v:path arrowok="t" o:connecttype="custom" o:connectlocs="0,0;60,0;0,0" o:connectangles="0,0,0"/>
                </v:shape>
                <v:shape id="Freeform 481" o:spid="_x0000_s2461" style="position:absolute;left:6179;top:2380;width:60;height:2;visibility:visible;mso-wrap-style:square;v-text-anchor:top" coordsize="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" path="m60,l,,60,xe" fillcolor="#a9a9a9" stroked="f">
                  <v:fill opacity="26214f"/>
                  <v:path arrowok="t" o:connecttype="custom" o:connectlocs="60,0;0,0;60,0" o:connectangles="0,0,0"/>
                </v:shape>
                <v:shape id="Freeform 480" o:spid="_x0000_s2462" style="position:absolute;left:6179;top:2380;width:60;height:2;visibility:visible;mso-wrap-style:square;v-text-anchor:top" coordsize="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" path="m,l60,,,xe" filled="f" strokeweight=".21pt">
                  <v:path arrowok="t" o:connecttype="custom" o:connectlocs="0,0;60,0;0,0" o:connectangles="0,0,0"/>
                </v:shape>
                <v:shape id="Freeform 479" o:spid="_x0000_s2463" style="position:absolute;left:6238;top:2380;width:60;height:2;visibility:visible;mso-wrap-style:square;v-text-anchor:top" coordsize="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" path="m60,l,,60,xe" fillcolor="#a9a9a9" stroked="f">
                  <v:fill opacity="26214f"/>
                  <v:path arrowok="t" o:connecttype="custom" o:connectlocs="60,0;0,0;60,0" o:connectangles="0,0,0"/>
                </v:shape>
                <v:shape id="Freeform 478" o:spid="_x0000_s2464" style="position:absolute;left:6238;top:2380;width:60;height:2;visibility:visible;mso-wrap-style:square;v-text-anchor:top" coordsize="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" path="m,l60,,,xe" filled="f" strokeweight=".21pt">
                  <v:path arrowok="t" o:connecttype="custom" o:connectlocs="0,0;60,0;0,0" o:connectangles="0,0,0"/>
                </v:shape>
                <v:shape id="Freeform 477" o:spid="_x0000_s2465" style="position:absolute;left:6298;top:2380;width:60;height:2;visibility:visible;mso-wrap-style:square;v-text-anchor:top" coordsize="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" path="m59,l,,59,xe" fillcolor="#a9a9a9" stroked="f">
                  <v:fill opacity="26214f"/>
                  <v:path arrowok="t" o:connecttype="custom" o:connectlocs="59,0;0,0;59,0" o:connectangles="0,0,0"/>
                </v:shape>
                <v:shape id="Freeform 476" o:spid="_x0000_s2466" style="position:absolute;left:6298;top:2380;width:60;height:2;visibility:visible;mso-wrap-style:square;v-text-anchor:top" coordsize="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" path="m,l59,,,xe" filled="f" strokeweight=".21pt">
                  <v:path arrowok="t" o:connecttype="custom" o:connectlocs="0,0;59,0;0,0" o:connectangles="0,0,0"/>
                </v:shape>
                <v:shape id="Freeform 475" o:spid="_x0000_s2467" style="position:absolute;left:6358;top:2380;width:60;height:2;visibility:visible;mso-wrap-style:square;v-text-anchor:top" coordsize="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" path="m60,l,,60,xe" fillcolor="#a9a9a9" stroked="f">
                  <v:fill opacity="26214f"/>
                  <v:path arrowok="t" o:connecttype="custom" o:connectlocs="60,0;0,0;60,0" o:connectangles="0,0,0"/>
                </v:shape>
                <v:shape id="Freeform 474" o:spid="_x0000_s2468" style="position:absolute;left:6358;top:2380;width:60;height:2;visibility:visible;mso-wrap-style:square;v-text-anchor:top" coordsize="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" path="m,l60,,,xe" filled="f" strokeweight=".21pt">
                  <v:path arrowok="t" o:connecttype="custom" o:connectlocs="0,0;60,0;0,0" o:connectangles="0,0,0"/>
                </v:shape>
                <v:shape id="Freeform 473" o:spid="_x0000_s2469" style="position:absolute;left:6418;top:2380;width:60;height:2;visibility:visible;mso-wrap-style:square;v-text-anchor:top" coordsize="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" path="m60,l,,60,xe" fillcolor="#a9a9a9" stroked="f">
                  <v:fill opacity="26214f"/>
                  <v:path arrowok="t" o:connecttype="custom" o:connectlocs="60,0;0,0;60,0" o:connectangles="0,0,0"/>
                </v:shape>
                <v:shape id="Freeform 472" o:spid="_x0000_s2470" style="position:absolute;left:6418;top:2380;width:60;height:2;visibility:visible;mso-wrap-style:square;v-text-anchor:top" coordsize="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" path="m,l60,,,xe" filled="f" strokeweight=".21pt">
                  <v:path arrowok="t" o:connecttype="custom" o:connectlocs="0,0;60,0;0,0" o:connectangles="0,0,0"/>
                </v:shape>
                <v:shape id="Freeform 471" o:spid="_x0000_s2471" style="position:absolute;left:6478;top:2380;width:60;height:2;visibility:visible;mso-wrap-style:square;v-text-anchor:top" coordsize="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" path="m60,l,,60,xe" fillcolor="#a9a9a9" stroked="f">
                  <v:fill opacity="26214f"/>
                  <v:path arrowok="t" o:connecttype="custom" o:connectlocs="60,0;0,0;60,0" o:connectangles="0,0,0"/>
                </v:shape>
                <v:shape id="Freeform 470" o:spid="_x0000_s2472" style="position:absolute;left:6478;top:2380;width:60;height:2;visibility:visible;mso-wrap-style:square;v-text-anchor:top" coordsize="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" path="m,l60,,,xe" filled="f" strokeweight=".21pt">
                  <v:path arrowok="t" o:connecttype="custom" o:connectlocs="0,0;60,0;0,0" o:connectangles="0,0,0"/>
                </v:shape>
                <v:shape id="Freeform 469" o:spid="_x0000_s2473" style="position:absolute;left:6537;top:2380;width:60;height:2;visibility:visible;mso-wrap-style:square;v-text-anchor:top" coordsize="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" path="m60,l,,60,xe" fillcolor="#a9a9a9" stroked="f">
                  <v:fill opacity="26214f"/>
                  <v:path arrowok="t" o:connecttype="custom" o:connectlocs="60,0;0,0;60,0" o:connectangles="0,0,0"/>
                </v:shape>
                <v:shape id="Freeform 468" o:spid="_x0000_s2474" style="position:absolute;left:6537;top:2380;width:60;height:2;visibility:visible;mso-wrap-style:square;v-text-anchor:top" coordsize="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" path="m,l60,,,xe" filled="f" strokeweight=".21pt">
                  <v:path arrowok="t" o:connecttype="custom" o:connectlocs="0,0;60,0;0,0" o:connectangles="0,0,0"/>
                </v:shape>
                <v:shape id="Freeform 467" o:spid="_x0000_s2475" style="position:absolute;left:6597;top:2380;width:60;height:2;visibility:visible;mso-wrap-style:square;v-text-anchor:top" coordsize="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" path="m60,l,,60,xe" fillcolor="#a9a9a9" stroked="f">
                  <v:fill opacity="26214f"/>
                  <v:path arrowok="t" o:connecttype="custom" o:connectlocs="60,0;0,0;60,0" o:connectangles="0,0,0"/>
                </v:shape>
                <v:shape id="Freeform 466" o:spid="_x0000_s2476" style="position:absolute;left:6597;top:2380;width:60;height:2;visibility:visible;mso-wrap-style:square;v-text-anchor:top" coordsize="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" path="m,l60,,,xe" filled="f" strokeweight=".21pt">
                  <v:path arrowok="t" o:connecttype="custom" o:connectlocs="0,0;60,0;0,0" o:connectangles="0,0,0"/>
                </v:shape>
                <v:shape id="Freeform 465" o:spid="_x0000_s2477" style="position:absolute;left:6657;top:2380;width:60;height:2;visibility:visible;mso-wrap-style:square;v-text-anchor:top" coordsize="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" path="m59,l,,59,xe" fillcolor="#a9a9a9" stroked="f">
                  <v:fill opacity="26214f"/>
                  <v:path arrowok="t" o:connecttype="custom" o:connectlocs="59,0;0,0;59,0" o:connectangles="0,0,0"/>
                </v:shape>
                <v:shape id="Freeform 464" o:spid="_x0000_s2478" style="position:absolute;left:6657;top:2380;width:60;height:2;visibility:visible;mso-wrap-style:square;v-text-anchor:top" coordsize="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" path="m,l59,,,xe" filled="f" strokeweight=".21pt">
                  <v:path arrowok="t" o:connecttype="custom" o:connectlocs="0,0;59,0;0,0" o:connectangles="0,0,0"/>
                </v:shape>
                <v:shape id="Freeform 463" o:spid="_x0000_s2479" style="position:absolute;left:6717;top:2380;width:60;height:2;visibility:visible;mso-wrap-style:square;v-text-anchor:top" coordsize="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" path="m60,l,,60,xe" fillcolor="#a9a9a9" stroked="f">
                  <v:fill opacity="26214f"/>
                  <v:path arrowok="t" o:connecttype="custom" o:connectlocs="60,0;0,0;60,0" o:connectangles="0,0,0"/>
                </v:shape>
                <v:shape id="Freeform 462" o:spid="_x0000_s2480" style="position:absolute;left:6717;top:2380;width:60;height:2;visibility:visible;mso-wrap-style:square;v-text-anchor:top" coordsize="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" path="m,l60,,,xe" filled="f" strokeweight=".21pt">
                  <v:path arrowok="t" o:connecttype="custom" o:connectlocs="0,0;60,0;0,0" o:connectangles="0,0,0"/>
                </v:shape>
                <v:shape id="Freeform 461" o:spid="_x0000_s2481" style="position:absolute;left:6777;top:2380;width:60;height:2;visibility:visible;mso-wrap-style:square;v-text-anchor:top" coordsize="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" path="m60,l,,60,xe" fillcolor="#a9a9a9" stroked="f">
                  <v:fill opacity="26214f"/>
                  <v:path arrowok="t" o:connecttype="custom" o:connectlocs="60,0;0,0;60,0" o:connectangles="0,0,0"/>
                </v:shape>
                <v:shape id="Freeform 460" o:spid="_x0000_s2482" style="position:absolute;left:6777;top:2380;width:60;height:2;visibility:visible;mso-wrap-style:square;v-text-anchor:top" coordsize="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" path="m,l60,,,xe" filled="f" strokeweight=".21pt">
                  <v:path arrowok="t" o:connecttype="custom" o:connectlocs="0,0;60,0;0,0" o:connectangles="0,0,0"/>
                </v:shape>
                <v:shape id="Freeform 459" o:spid="_x0000_s2483" style="position:absolute;left:6837;top:2380;width:60;height:2;visibility:visible;mso-wrap-style:square;v-text-anchor:top" coordsize="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" path="m60,l,,60,xe" fillcolor="#a9a9a9" stroked="f">
                  <v:fill opacity="26214f"/>
                  <v:path arrowok="t" o:connecttype="custom" o:connectlocs="60,0;0,0;60,0" o:connectangles="0,0,0"/>
                </v:shape>
                <v:shape id="Freeform 458" o:spid="_x0000_s2484" style="position:absolute;left:6837;top:2380;width:60;height:2;visibility:visible;mso-wrap-style:square;v-text-anchor:top" coordsize="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" path="m,l60,,,xe" filled="f" strokeweight=".21pt">
                  <v:path arrowok="t" o:connecttype="custom" o:connectlocs="0,0;60,0;0,0" o:connectangles="0,0,0"/>
                </v:shape>
                <v:shape id="Freeform 457" o:spid="_x0000_s2485" style="position:absolute;left:6896;top:2380;width:60;height:2;visibility:visible;mso-wrap-style:square;v-text-anchor:top" coordsize="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" path="m60,l,,60,xe" fillcolor="#a9a9a9" stroked="f">
                  <v:fill opacity="26214f"/>
                  <v:path arrowok="t" o:connecttype="custom" o:connectlocs="60,0;0,0;60,0" o:connectangles="0,0,0"/>
                </v:shape>
                <v:shape id="Freeform 456" o:spid="_x0000_s2486" style="position:absolute;left:6896;top:2380;width:60;height:2;visibility:visible;mso-wrap-style:square;v-text-anchor:top" coordsize="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" path="m,l60,,,xe" filled="f" strokeweight=".21pt">
                  <v:path arrowok="t" o:connecttype="custom" o:connectlocs="0,0;60,0;0,0" o:connectangles="0,0,0"/>
                </v:shape>
                <v:shape id="Freeform 455" o:spid="_x0000_s2487" style="position:absolute;left:6956;top:2380;width:60;height:2;visibility:visible;mso-wrap-style:square;v-text-anchor:top" coordsize="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" path="m59,l,,59,xe" fillcolor="#a9a9a9" stroked="f">
                  <v:fill opacity="26214f"/>
                  <v:path arrowok="t" o:connecttype="custom" o:connectlocs="59,0;0,0;59,0" o:connectangles="0,0,0"/>
                </v:shape>
                <v:shape id="Freeform 454" o:spid="_x0000_s2488" style="position:absolute;left:6956;top:2380;width:60;height:2;visibility:visible;mso-wrap-style:square;v-text-anchor:top" coordsize="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" path="m,l59,,,xe" filled="f" strokeweight=".21pt">
                  <v:path arrowok="t" o:connecttype="custom" o:connectlocs="0,0;59,0;0,0" o:connectangles="0,0,0"/>
                </v:shape>
                <v:shape id="Freeform 453" o:spid="_x0000_s2489" style="position:absolute;left:7016;top:2380;width:60;height:2;visibility:visible;mso-wrap-style:square;v-text-anchor:top" coordsize="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" path="m59,l,,59,xe" fillcolor="#a9a9a9" stroked="f">
                  <v:fill opacity="26214f"/>
                  <v:path arrowok="t" o:connecttype="custom" o:connectlocs="59,0;0,0;59,0" o:connectangles="0,0,0"/>
                </v:shape>
                <v:shape id="Freeform 452" o:spid="_x0000_s2490" style="position:absolute;left:7016;top:2380;width:60;height:2;visibility:visible;mso-wrap-style:square;v-text-anchor:top" coordsize="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" path="m,l59,,,xe" filled="f" strokeweight=".21pt">
                  <v:path arrowok="t" o:connecttype="custom" o:connectlocs="0,0;59,0;0,0" o:connectangles="0,0,0"/>
                </v:shape>
                <v:shape id="Freeform 451" o:spid="_x0000_s2491" style="position:absolute;left:7076;top:2380;width:60;height:2;visibility:visible;mso-wrap-style:square;v-text-anchor:top" coordsize="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" path="m60,l,,60,xe" fillcolor="#a9a9a9" stroked="f">
                  <v:fill opacity="26214f"/>
                  <v:path arrowok="t" o:connecttype="custom" o:connectlocs="60,0;0,0;60,0" o:connectangles="0,0,0"/>
                </v:shape>
                <v:shape id="Freeform 450" o:spid="_x0000_s2492" style="position:absolute;left:7076;top:2380;width:60;height:2;visibility:visible;mso-wrap-style:square;v-text-anchor:top" coordsize="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" path="m,l60,,,xe" filled="f" strokeweight=".21pt">
                  <v:path arrowok="t" o:connecttype="custom" o:connectlocs="0,0;60,0;0,0" o:connectangles="0,0,0"/>
                </v:shape>
                <v:shape id="Freeform 449" o:spid="_x0000_s2493" style="position:absolute;left:7136;top:2380;width:60;height:2;visibility:visible;mso-wrap-style:square;v-text-anchor:top" coordsize="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" path="m60,l,,60,xe" fillcolor="#a9a9a9" stroked="f">
                  <v:fill opacity="26214f"/>
                  <v:path arrowok="t" o:connecttype="custom" o:connectlocs="60,0;0,0;60,0" o:connectangles="0,0,0"/>
                </v:shape>
                <v:shape id="Freeform 448" o:spid="_x0000_s2494" style="position:absolute;left:7136;top:2380;width:60;height:2;visibility:visible;mso-wrap-style:square;v-text-anchor:top" coordsize="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" path="m,l60,,,xe" filled="f" strokeweight=".21pt">
                  <v:path arrowok="t" o:connecttype="custom" o:connectlocs="0,0;60,0;0,0" o:connectangles="0,0,0"/>
                </v:shape>
                <v:shape id="Freeform 447" o:spid="_x0000_s2495" style="position:absolute;left:7196;top:2380;width:60;height:2;visibility:visible;mso-wrap-style:square;v-text-anchor:top" coordsize="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" path="m60,l,,60,xe" fillcolor="#a9a9a9" stroked="f">
                  <v:fill opacity="26214f"/>
                  <v:path arrowok="t" o:connecttype="custom" o:connectlocs="60,0;0,0;60,0" o:connectangles="0,0,0"/>
                </v:shape>
                <v:shape id="Freeform 446" o:spid="_x0000_s2496" style="position:absolute;left:7196;top:2380;width:60;height:2;visibility:visible;mso-wrap-style:square;v-text-anchor:top" coordsize="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" path="m,l60,,,xe" filled="f" strokeweight=".21pt">
                  <v:path arrowok="t" o:connecttype="custom" o:connectlocs="0,0;60,0;0,0" o:connectangles="0,0,0"/>
                </v:shape>
                <v:shape id="Freeform 445" o:spid="_x0000_s2497" style="position:absolute;left:7255;top:2380;width:60;height:2;visibility:visible;mso-wrap-style:square;v-text-anchor:top" coordsize="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" path="m60,l,,60,xe" fillcolor="#a9a9a9" stroked="f">
                  <v:fill opacity="26214f"/>
                  <v:path arrowok="t" o:connecttype="custom" o:connectlocs="60,0;0,0;60,0" o:connectangles="0,0,0"/>
                </v:shape>
                <v:shape id="Freeform 444" o:spid="_x0000_s2498" style="position:absolute;left:7255;top:2380;width:60;height:2;visibility:visible;mso-wrap-style:square;v-text-anchor:top" coordsize="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" path="m,l60,,,xe" filled="f" strokeweight=".21pt">
                  <v:path arrowok="t" o:connecttype="custom" o:connectlocs="0,0;60,0;0,0" o:connectangles="0,0,0"/>
                </v:shape>
                <v:shape id="Freeform 443" o:spid="_x0000_s2499" style="position:absolute;left:7315;top:2380;width:60;height:2;visibility:visible;mso-wrap-style:square;v-text-anchor:top" coordsize="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" path="m59,l,,59,xe" fillcolor="#a9a9a9" stroked="f">
                  <v:fill opacity="26214f"/>
                  <v:path arrowok="t" o:connecttype="custom" o:connectlocs="59,0;0,0;59,0" o:connectangles="0,0,0"/>
                </v:shape>
                <v:shape id="Freeform 442" o:spid="_x0000_s2500" style="position:absolute;left:7315;top:2380;width:60;height:2;visibility:visible;mso-wrap-style:square;v-text-anchor:top" coordsize="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" path="m,l59,,,xe" filled="f" strokeweight=".21pt">
                  <v:path arrowok="t" o:connecttype="custom" o:connectlocs="0,0;59,0;0,0" o:connectangles="0,0,0"/>
                </v:shape>
                <v:shape id="Freeform 441" o:spid="_x0000_s2501" style="position:absolute;left:7375;top:2380;width:60;height:2;visibility:visible;mso-wrap-style:square;v-text-anchor:top" coordsize="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" path="m60,l,,60,xe" fillcolor="#a9a9a9" stroked="f">
                  <v:fill opacity="26214f"/>
                  <v:path arrowok="t" o:connecttype="custom" o:connectlocs="60,0;0,0;60,0" o:connectangles="0,0,0"/>
                </v:shape>
                <v:shape id="Freeform 440" o:spid="_x0000_s2502" style="position:absolute;left:7375;top:2380;width:60;height:2;visibility:visible;mso-wrap-style:square;v-text-anchor:top" coordsize="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" path="m,l60,,,xe" filled="f" strokeweight=".21pt">
                  <v:path arrowok="t" o:connecttype="custom" o:connectlocs="0,0;60,0;0,0" o:connectangles="0,0,0"/>
                </v:shape>
                <v:shape id="Freeform 439" o:spid="_x0000_s2503" style="position:absolute;left:7435;top:2380;width:60;height:2;visibility:visible;mso-wrap-style:square;v-text-anchor:top" coordsize="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" path="m60,l,,60,xe" fillcolor="#a9a9a9" stroked="f">
                  <v:fill opacity="26214f"/>
                  <v:path arrowok="t" o:connecttype="custom" o:connectlocs="60,0;0,0;60,0" o:connectangles="0,0,0"/>
                </v:shape>
                <v:shape id="Freeform 438" o:spid="_x0000_s2504" style="position:absolute;left:7435;top:2380;width:60;height:2;visibility:visible;mso-wrap-style:square;v-text-anchor:top" coordsize="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" path="m,l60,,,xe" filled="f" strokeweight=".21pt">
                  <v:path arrowok="t" o:connecttype="custom" o:connectlocs="0,0;60,0;0,0" o:connectangles="0,0,0"/>
                </v:shape>
                <v:shape id="Freeform 437" o:spid="_x0000_s2505" style="position:absolute;left:7495;top:2380;width:60;height:2;visibility:visible;mso-wrap-style:square;v-text-anchor:top" coordsize="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" path="m60,l,,60,xe" fillcolor="#a9a9a9" stroked="f">
                  <v:fill opacity="26214f"/>
                  <v:path arrowok="t" o:connecttype="custom" o:connectlocs="60,0;0,0;60,0" o:connectangles="0,0,0"/>
                </v:shape>
                <v:shape id="Freeform 436" o:spid="_x0000_s2506" style="position:absolute;left:7495;top:2380;width:60;height:2;visibility:visible;mso-wrap-style:square;v-text-anchor:top" coordsize="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" path="m,l60,,,xe" filled="f" strokeweight=".21pt">
                  <v:path arrowok="t" o:connecttype="custom" o:connectlocs="0,0;60,0;0,0" o:connectangles="0,0,0"/>
                </v:shape>
                <v:shape id="Freeform 435" o:spid="_x0000_s2507" style="position:absolute;left:7555;top:2380;width:60;height:2;visibility:visible;mso-wrap-style:square;v-text-anchor:top" coordsize="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" path="m60,l,,60,xe" fillcolor="#a9a9a9" stroked="f">
                  <v:fill opacity="26214f"/>
                  <v:path arrowok="t" o:connecttype="custom" o:connectlocs="60,0;0,0;60,0" o:connectangles="0,0,0"/>
                </v:shape>
                <v:shape id="Freeform 434" o:spid="_x0000_s2508" style="position:absolute;left:7555;top:2380;width:60;height:2;visibility:visible;mso-wrap-style:square;v-text-anchor:top" coordsize="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" path="m,l60,,,xe" filled="f" strokeweight=".21pt">
                  <v:path arrowok="t" o:connecttype="custom" o:connectlocs="0,0;60,0;0,0" o:connectangles="0,0,0"/>
                </v:shape>
                <v:shape id="Freeform 433" o:spid="_x0000_s2509" style="position:absolute;left:7614;top:2380;width:60;height:2;visibility:visible;mso-wrap-style:square;v-text-anchor:top" coordsize="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" path="m60,l,,60,xe" fillcolor="#a9a9a9" stroked="f">
                  <v:fill opacity="26214f"/>
                  <v:path arrowok="t" o:connecttype="custom" o:connectlocs="60,0;0,0;60,0" o:connectangles="0,0,0"/>
                </v:shape>
                <v:shape id="Freeform 432" o:spid="_x0000_s2510" style="position:absolute;left:7614;top:2380;width:60;height:2;visibility:visible;mso-wrap-style:square;v-text-anchor:top" coordsize="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" path="m,l60,,,xe" filled="f" strokeweight=".21pt">
                  <v:path arrowok="t" o:connecttype="custom" o:connectlocs="0,0;60,0;0,0" o:connectangles="0,0,0"/>
                </v:shape>
                <v:shape id="Freeform 431" o:spid="_x0000_s2511" style="position:absolute;left:7674;top:2380;width:60;height:2;visibility:visible;mso-wrap-style:square;v-text-anchor:top" coordsize="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" path="m59,l,,59,xe" fillcolor="#a9a9a9" stroked="f">
                  <v:fill opacity="26214f"/>
                  <v:path arrowok="t" o:connecttype="custom" o:connectlocs="59,0;0,0;59,0" o:connectangles="0,0,0"/>
                </v:shape>
                <v:shape id="Freeform 430" o:spid="_x0000_s2512" style="position:absolute;left:7674;top:2380;width:60;height:2;visibility:visible;mso-wrap-style:square;v-text-anchor:top" coordsize="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" path="m,l59,,,xe" filled="f" strokeweight=".21pt">
                  <v:path arrowok="t" o:connecttype="custom" o:connectlocs="0,0;59,0;0,0" o:connectangles="0,0,0"/>
                </v:shape>
                <v:rect id="Rectangle 429" o:spid="_x0000_s2513" style="position:absolute;left:7734;top:2373;width:60;height: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" fillcolor="#a9a9a9" stroked="f">
                  <v:fill opacity="26214f"/>
                </v:rect>
                <v:rect id="Rectangle 428" o:spid="_x0000_s2514" style="position:absolute;left:7734;top:2373;width:60;height: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" filled="f" strokeweight=".21pt"/>
                <v:rect id="Rectangle 427" o:spid="_x0000_s2515" style="position:absolute;left:7794;top:2354;width:60;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" fillcolor="#a9a9a9" stroked="f">
                  <v:fill opacity="26214f"/>
                </v:rect>
                <v:rect id="Rectangle 426" o:spid="_x0000_s2516" style="position:absolute;left:7794;top:2354;width:60;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" filled="f" strokeweight=".21pt"/>
                <v:rect id="Rectangle 425" o:spid="_x0000_s2517" style="position:absolute;left:7854;top:2184;width:60;height: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" fillcolor="#a9a9a9" stroked="f">
                  <v:fill opacity="26214f"/>
                </v:rect>
                <v:rect id="Rectangle 424" o:spid="_x0000_s2518" style="position:absolute;left:7854;top:2184;width:60;height: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" filled="f" strokeweight=".21pt"/>
                <v:rect id="Rectangle 423" o:spid="_x0000_s2519" style="position:absolute;left:7914;top:1889;width:60;height:4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" fillcolor="#a9a9a9" stroked="f">
                  <v:fill opacity="26214f"/>
                </v:rect>
                <v:rect id="Rectangle 422" o:spid="_x0000_s2520" style="position:absolute;left:7914;top:1889;width:60;height:4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" filled="f" strokeweight=".21pt"/>
                <v:rect id="Rectangle 421" o:spid="_x0000_s2521" style="position:absolute;left:7973;top:1491;width:60;height:8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" fillcolor="#a9a9a9" stroked="f">
                  <v:fill opacity="26214f"/>
                </v:rect>
                <v:rect id="Rectangle 420" o:spid="_x0000_s2522" style="position:absolute;left:7973;top:1491;width:60;height:8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" filled="f" strokeweight=".21pt"/>
                <v:rect id="Rectangle 419" o:spid="_x0000_s2523" style="position:absolute;left:8033;top:1434;width:60;height: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" fillcolor="#a9a9a9" stroked="f">
                  <v:fill opacity="26214f"/>
                </v:rect>
                <v:rect id="Rectangle 418" o:spid="_x0000_s2524" style="position:absolute;left:8033;top:1434;width:60;height: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" filled="f" strokeweight=".21pt"/>
                <v:rect id="Rectangle 417" o:spid="_x0000_s2525" style="position:absolute;left:8093;top:1635;width:60;height: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" fillcolor="#a9a9a9" stroked="f">
                  <v:fill opacity="26214f"/>
                </v:rect>
                <v:rect id="Rectangle 416" o:spid="_x0000_s2526" style="position:absolute;left:8093;top:1635;width:60;height: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" filled="f" strokeweight=".21pt"/>
                <v:rect id="Rectangle 415" o:spid="_x0000_s2527" style="position:absolute;left:8153;top:2040;width:60;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" fillcolor="#a9a9a9" stroked="f">
                  <v:fill opacity="26214f"/>
                </v:rect>
                <v:rect id="Rectangle 414" o:spid="_x0000_s2528" style="position:absolute;left:8153;top:2040;width:60;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" filled="f" strokeweight=".21pt"/>
                <v:rect id="Rectangle 413" o:spid="_x0000_s2529" style="position:absolute;left:8213;top:2263;width:60;height: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" fillcolor="#a9a9a9" stroked="f">
                  <v:fill opacity="26214f"/>
                </v:rect>
                <v:rect id="Rectangle 412" o:spid="_x0000_s2530" style="position:absolute;left:8213;top:2263;width:60;height: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" filled="f" strokeweight=".21pt"/>
                <v:rect id="Rectangle 411" o:spid="_x0000_s2531" style="position:absolute;left:8273;top:2361;width:60;height: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" fillcolor="#a9a9a9" stroked="f">
                  <v:fill opacity="26214f"/>
                </v:rect>
                <v:rect id="Rectangle 410" o:spid="_x0000_s2532" style="position:absolute;left:8273;top:2361;width:60;height: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" filled="f" strokeweight=".21pt"/>
                <v:rect id="Rectangle 409" o:spid="_x0000_s2533" style="position:absolute;left:8332;top:2377;width:60;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" fillcolor="#a9a9a9" stroked="f">
                  <v:fill opacity="26214f"/>
                </v:rect>
                <v:rect id="Rectangle 408" o:spid="_x0000_s2534" style="position:absolute;left:8332;top:2377;width:60;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" filled="f" strokeweight=".21pt"/>
                <v:shape id="Freeform 407" o:spid="_x0000_s2535" style="position:absolute;left:8392;top:2380;width:60;height:2;visibility:visible;mso-wrap-style:square;v-text-anchor:top" coordsize="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" path="m60,l,,60,xe" fillcolor="#a9a9a9" stroked="f">
                  <v:fill opacity="26214f"/>
                  <v:path arrowok="t" o:connecttype="custom" o:connectlocs="60,0;0,0;60,0" o:connectangles="0,0,0"/>
                </v:shape>
                <v:shape id="Freeform 406" o:spid="_x0000_s2536" style="position:absolute;left:8392;top:2380;width:60;height:2;visibility:visible;mso-wrap-style:square;v-text-anchor:top" coordsize="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" path="m,l60,,,xe" filled="f" strokeweight=".21pt">
                  <v:path arrowok="t" o:connecttype="custom" o:connectlocs="0,0;60,0;0,0" o:connectangles="0,0,0"/>
                </v:shape>
                <v:shape id="Freeform 405" o:spid="_x0000_s2537" style="position:absolute;left:8452;top:2380;width:60;height:2;visibility:visible;mso-wrap-style:square;v-text-anchor:top" coordsize="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" path="m59,l,,59,xe" fillcolor="#a9a9a9" stroked="f">
                  <v:fill opacity="26214f"/>
                  <v:path arrowok="t" o:connecttype="custom" o:connectlocs="59,0;0,0;59,0" o:connectangles="0,0,0"/>
                </v:shape>
                <v:shape id="Freeform 404" o:spid="_x0000_s2538" style="position:absolute;left:8452;top:2380;width:60;height:2;visibility:visible;mso-wrap-style:square;v-text-anchor:top" coordsize="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" path="m,l59,,,xe" filled="f" strokeweight=".21pt">
                  <v:path arrowok="t" o:connecttype="custom" o:connectlocs="0,0;59,0;0,0" o:connectangles="0,0,0"/>
                </v:shape>
                <v:shape id="Freeform 403" o:spid="_x0000_s2539" style="position:absolute;left:8512;top:2380;width:60;height:2;visibility:visible;mso-wrap-style:square;v-text-anchor:top" coordsize="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" path="m60,l,,60,xe" fillcolor="#a9a9a9" stroked="f">
                  <v:fill opacity="26214f"/>
                  <v:path arrowok="t" o:connecttype="custom" o:connectlocs="60,0;0,0;60,0" o:connectangles="0,0,0"/>
                </v:shape>
                <v:shape id="Freeform 402" o:spid="_x0000_s2540" style="position:absolute;left:8512;top:2380;width:60;height:2;visibility:visible;mso-wrap-style:square;v-text-anchor:top" coordsize="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" path="m,l60,,,xe" filled="f" strokeweight=".21pt">
                  <v:path arrowok="t" o:connecttype="custom" o:connectlocs="0,0;60,0;0,0" o:connectangles="0,0,0"/>
                </v:shape>
                <v:shape id="Freeform 401" o:spid="_x0000_s2541" style="position:absolute;left:8572;top:2380;width:60;height:2;visibility:visible;mso-wrap-style:square;v-text-anchor:top" coordsize="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" path="m60,l,,60,xe" fillcolor="#a9a9a9" stroked="f">
                  <v:fill opacity="26214f"/>
                  <v:path arrowok="t" o:connecttype="custom" o:connectlocs="60,0;0,0;60,0" o:connectangles="0,0,0"/>
                </v:shape>
                <v:shape id="Freeform 400" o:spid="_x0000_s2542" style="position:absolute;left:8572;top:2380;width:60;height:2;visibility:visible;mso-wrap-style:square;v-text-anchor:top" coordsize="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" path="m,l60,,,xe" filled="f" strokeweight=".21pt">
                  <v:path arrowok="t" o:connecttype="custom" o:connectlocs="0,0;60,0;0,0" o:connectangles="0,0,0"/>
                </v:shape>
                <v:shape id="Freeform 399" o:spid="_x0000_s2543" style="position:absolute;left:8631;top:2380;width:60;height:2;visibility:visible;mso-wrap-style:square;v-text-anchor:top" coordsize="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" path="m60,l,,60,xe" fillcolor="#a9a9a9" stroked="f">
                  <v:fill opacity="26214f"/>
                  <v:path arrowok="t" o:connecttype="custom" o:connectlocs="60,0;0,0;60,0" o:connectangles="0,0,0"/>
                </v:shape>
                <v:shape id="Freeform 398" o:spid="_x0000_s2544" style="position:absolute;left:8631;top:2380;width:60;height:2;visibility:visible;mso-wrap-style:square;v-text-anchor:top" coordsize="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" path="m,l60,,,xe" filled="f" strokeweight=".21pt">
                  <v:path arrowok="t" o:connecttype="custom" o:connectlocs="0,0;60,0;0,0" o:connectangles="0,0,0"/>
                </v:shape>
                <v:shape id="Freeform 397" o:spid="_x0000_s2545" style="position:absolute;left:8691;top:2380;width:60;height:2;visibility:visible;mso-wrap-style:square;v-text-anchor:top" coordsize="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" path="m60,l,,60,xe" fillcolor="#a9a9a9" stroked="f">
                  <v:fill opacity="26214f"/>
                  <v:path arrowok="t" o:connecttype="custom" o:connectlocs="60,0;0,0;60,0" o:connectangles="0,0,0"/>
                </v:shape>
                <v:shape id="Freeform 396" o:spid="_x0000_s2546" style="position:absolute;left:8691;top:2380;width:60;height:2;visibility:visible;mso-wrap-style:square;v-text-anchor:top" coordsize="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" path="m,l60,,,xe" filled="f" strokeweight=".21pt">
                  <v:path arrowok="t" o:connecttype="custom" o:connectlocs="0,0;60,0;0,0" o:connectangles="0,0,0"/>
                </v:shape>
                <v:shape id="Freeform 395" o:spid="_x0000_s2547" style="position:absolute;left:8751;top:2380;width:60;height:2;visibility:visible;mso-wrap-style:square;v-text-anchor:top" coordsize="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" path="m60,l,,60,xe" fillcolor="#a9a9a9" stroked="f">
                  <v:fill opacity="26214f"/>
                  <v:path arrowok="t" o:connecttype="custom" o:connectlocs="60,0;0,0;60,0" o:connectangles="0,0,0"/>
                </v:shape>
                <v:shape id="Freeform 394" o:spid="_x0000_s2548" style="position:absolute;left:8751;top:2380;width:60;height:2;visibility:visible;mso-wrap-style:square;v-text-anchor:top" coordsize="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" path="m,l60,,,xe" filled="f" strokeweight=".21pt">
                  <v:path arrowok="t" o:connecttype="custom" o:connectlocs="0,0;60,0;0,0" o:connectangles="0,0,0"/>
                </v:shape>
                <v:shape id="Freeform 393" o:spid="_x0000_s2549" style="position:absolute;left:8811;top:2380;width:60;height:2;visibility:visible;mso-wrap-style:square;v-text-anchor:top" coordsize="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" path="m59,l,,59,xe" fillcolor="#a9a9a9" stroked="f">
                  <v:fill opacity="26214f"/>
                  <v:path arrowok="t" o:connecttype="custom" o:connectlocs="59,0;0,0;59,0" o:connectangles="0,0,0"/>
                </v:shape>
                <v:shape id="Freeform 392" o:spid="_x0000_s2550" style="position:absolute;left:8811;top:2380;width:60;height:2;visibility:visible;mso-wrap-style:square;v-text-anchor:top" coordsize="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" path="m,l59,,,xe" filled="f" strokeweight=".21pt">
                  <v:path arrowok="t" o:connecttype="custom" o:connectlocs="0,0;59,0;0,0" o:connectangles="0,0,0"/>
                </v:shape>
                <v:shape id="Freeform 391" o:spid="_x0000_s2551" style="position:absolute;left:8871;top:2380;width:60;height:2;visibility:visible;mso-wrap-style:square;v-text-anchor:top" coordsize="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" path="m60,l,,60,xe" fillcolor="#a9a9a9" stroked="f">
                  <v:fill opacity="26214f"/>
                  <v:path arrowok="t" o:connecttype="custom" o:connectlocs="60,0;0,0;60,0" o:connectangles="0,0,0"/>
                </v:shape>
                <v:shape id="Freeform 390" o:spid="_x0000_s2552" style="position:absolute;left:8871;top:2380;width:60;height:2;visibility:visible;mso-wrap-style:square;v-text-anchor:top" coordsize="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" path="m,l60,,,xe" filled="f" strokeweight=".21pt">
                  <v:path arrowok="t" o:connecttype="custom" o:connectlocs="0,0;60,0;0,0" o:connectangles="0,0,0"/>
                </v:shape>
                <v:shape id="Freeform 389" o:spid="_x0000_s2553" style="position:absolute;left:8931;top:2380;width:60;height:2;visibility:visible;mso-wrap-style:square;v-text-anchor:top" coordsize="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" path="m60,l,,60,xe" fillcolor="#a9a9a9" stroked="f">
                  <v:fill opacity="26214f"/>
                  <v:path arrowok="t" o:connecttype="custom" o:connectlocs="60,0;0,0;60,0" o:connectangles="0,0,0"/>
                </v:shape>
                <v:shape id="Freeform 388" o:spid="_x0000_s2554" style="position:absolute;left:8931;top:2380;width:60;height:2;visibility:visible;mso-wrap-style:square;v-text-anchor:top" coordsize="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" path="m,l60,,,xe" filled="f" strokeweight=".21pt">
                  <v:path arrowok="t" o:connecttype="custom" o:connectlocs="0,0;60,0;0,0" o:connectangles="0,0,0"/>
                </v:shape>
                <v:shape id="AutoShape 387" o:spid="_x0000_s2555" style="position:absolute;left:5922;top:488;width:3225;height:1893;visibility:visible;mso-wrap-style:square;v-text-anchor:top" coordsize="3225,1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" path="m,1893r3225,m,1893l,e" filled="f" strokeweight=".3775mm">
                  <v:path arrowok="t" o:connecttype="custom" o:connectlocs="0,2381;3225,2381;0,2381;0,488" o:connectangles="0,0,0,0"/>
                </v:shape>
                <v:line id="Line 386" o:spid="_x0000_s2556" style="position:absolute;visibility:visible;mso-wrap-style:square" from="7828,2381" to="7828,2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" strokecolor="red" strokeweight=".3775mm"/>
                <v:line id="Line 385" o:spid="_x0000_s2557" style="position:absolute;visibility:visible;mso-wrap-style:square" from="5923,2381" to="9148,2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" strokeweight=".3775mm"/>
                <v:shape id="AutoShape 384" o:spid="_x0000_s2558" style="position:absolute;left:6069;top:2381;width:2932;height:55;visibility:visible;mso-wrap-style:square;v-text-anchor:top" coordsize="293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" path="m,55l,m977,55l977,t978,55l1955,t977,55l2932,e" filled="f" strokecolor="#333" strokeweight=".3775mm">
                  <v:path arrowok="t" o:connecttype="custom" o:connectlocs="0,2436;0,2381;977,2436;977,2381;1955,2436;1955,2381;2932,2436;2932,2381" o:connectangles="0,0,0,0,0,0,0,0"/>
                </v:shape>
                <v:shape id="Text Box 383" o:spid="_x0000_s2559" type="#_x0000_t202" style="position:absolute;left:7597;top:1234;width:482;height:1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" filled="f" stroked="f">
                  <v:textbox inset="0,0,0,0">
                    <w:txbxContent>
                      <w:p w14:paraId="71619A34" w14:textId="77777777" w:rsidR="00C334C5" w:rsidRDefault="00C334C5">
                        <w:pPr>
                          <w:spacing w:line="119" w:lineRule="exact"/>
                          <w:rPr>
                            <w:rFonts w:ascii="Arial" w:hAnsi="Arial"/>
                            <w:sz w:val="12"/>
                          </w:rPr>
                        </w:pPr>
                        <w:r>
                          <w:rPr>
                            <w:rFonts w:ascii="Arial" w:hAnsi="Arial"/>
                            <w:color w:val="FF0000"/>
                            <w:sz w:val="12"/>
                          </w:rPr>
                          <w:t>OA</w:t>
                        </w:r>
                        <w:r>
                          <w:rPr>
                            <w:rFonts w:ascii="Arial" w:hAnsi="Arial"/>
                            <w:color w:val="FF0000"/>
                            <w:spacing w:val="-8"/>
                            <w:sz w:val="12"/>
                          </w:rPr>
                          <w:t xml:space="preserve"> </w:t>
                        </w:r>
                        <w:r>
                          <w:rPr>
                            <w:rFonts w:ascii="Symbol" w:hAnsi="Symbol"/>
                            <w:color w:val="FF0000"/>
                            <w:sz w:val="12"/>
                          </w:rPr>
                          <w:t></w:t>
                        </w:r>
                        <w:r>
                          <w:rPr>
                            <w:rFonts w:ascii="Times New Roman" w:hAnsi="Times New Roman"/>
                            <w:color w:val="FF0000"/>
                            <w:spacing w:val="-4"/>
                            <w:sz w:val="12"/>
                          </w:rPr>
                          <w:t xml:space="preserve"> </w:t>
                        </w:r>
                        <w:r>
                          <w:rPr>
                            <w:rFonts w:ascii="Arial" w:hAnsi="Arial"/>
                            <w:color w:val="FF0000"/>
                            <w:sz w:val="12"/>
                          </w:rPr>
                          <w:t>3.4</w:t>
                        </w:r>
                      </w:p>
                    </w:txbxContent>
                  </v:textbox>
                </v:shape>
                <w10:wrap anchorx="page"/>
              </v:group>
            </w:pict>
          </mc:Fallback>
        </mc:AlternateContent>
      </w:r>
      <w:r w:rsidR="00DC0BFC">
        <w:rPr>
          <w:rFonts w:ascii="Arial"/>
          <w:b/>
        </w:rPr>
        <w:t>D</w:t>
      </w:r>
    </w:p>
    <w:p w14:paraId="554CAF81" w14:textId="77777777" w:rsidR="00BB4C49" w:rsidRDefault="00BB4C49">
      <w:pPr>
        <w:pStyle w:val="BodyText"/>
        <w:rPr>
          <w:rFonts w:ascii="Arial"/>
          <w:b/>
          <w:sz w:val="22"/>
        </w:rPr>
      </w:pPr>
    </w:p>
    <w:p w14:paraId="79F5BA0E" w14:textId="77777777" w:rsidR="00BB4C49" w:rsidRDefault="00BB4C49">
      <w:pPr>
        <w:pStyle w:val="BodyText"/>
        <w:rPr>
          <w:rFonts w:ascii="Arial"/>
          <w:b/>
          <w:sz w:val="22"/>
        </w:rPr>
      </w:pPr>
    </w:p>
    <w:p w14:paraId="62EFB540" w14:textId="77777777" w:rsidR="00BB4C49" w:rsidRDefault="00BB4C49">
      <w:pPr>
        <w:pStyle w:val="BodyText"/>
        <w:rPr>
          <w:rFonts w:ascii="Arial"/>
          <w:b/>
          <w:sz w:val="22"/>
        </w:rPr>
      </w:pPr>
    </w:p>
    <w:p w14:paraId="2109565B" w14:textId="77777777" w:rsidR="00BB4C49" w:rsidRDefault="00DC0BFC">
      <w:pPr>
        <w:spacing w:before="183"/>
        <w:ind w:left="4333"/>
        <w:rPr>
          <w:rFonts w:ascii="Arial"/>
          <w:sz w:val="20"/>
        </w:rPr>
      </w:pPr>
      <w:r>
        <w:rPr>
          <w:rFonts w:ascii="Arial"/>
          <w:sz w:val="20"/>
        </w:rPr>
        <w:t>First</w:t>
      </w:r>
      <w:r>
        <w:rPr>
          <w:rFonts w:ascii="Arial"/>
          <w:spacing w:val="-6"/>
          <w:sz w:val="20"/>
        </w:rPr>
        <w:t xml:space="preserve"> </w:t>
      </w:r>
      <w:r>
        <w:rPr>
          <w:rFonts w:ascii="Arial"/>
          <w:sz w:val="20"/>
        </w:rPr>
        <w:t>Authors</w:t>
      </w:r>
    </w:p>
    <w:p w14:paraId="7E42AF6E" w14:textId="77777777" w:rsidR="00BB4C49" w:rsidRDefault="00BB4C49">
      <w:pPr>
        <w:rPr>
          <w:rFonts w:ascii="Arial"/>
          <w:sz w:val="20"/>
        </w:rPr>
        <w:sectPr w:rsidR="00BB4C49">
          <w:type w:val="continuous"/>
          <w:pgSz w:w="12240" w:h="15840"/>
          <w:pgMar w:top="1320" w:right="1240" w:bottom="280" w:left="940" w:header="720" w:footer="720" w:gutter="0"/>
          <w:cols w:num="2" w:space="720" w:equalWidth="0">
            <w:col w:w="1749" w:space="2209"/>
            <w:col w:w="6102"/>
          </w:cols>
        </w:sectPr>
      </w:pPr>
    </w:p>
    <w:p w14:paraId="5F510F03" w14:textId="77777777" w:rsidR="00BB4C49" w:rsidRDefault="00DC0BFC">
      <w:pPr>
        <w:tabs>
          <w:tab w:val="left" w:pos="977"/>
          <w:tab w:val="left" w:pos="1954"/>
          <w:tab w:val="left" w:pos="2931"/>
          <w:tab w:val="left" w:pos="3512"/>
          <w:tab w:val="left" w:pos="4490"/>
          <w:tab w:val="left" w:pos="5467"/>
          <w:tab w:val="left" w:pos="6444"/>
        </w:tabs>
        <w:spacing w:line="157" w:lineRule="exact"/>
        <w:ind w:right="380"/>
        <w:jc w:val="center"/>
        <w:rPr>
          <w:rFonts w:ascii="Arial"/>
          <w:sz w:val="16"/>
        </w:rPr>
      </w:pPr>
      <w:r>
        <w:rPr>
          <w:rFonts w:ascii="Arial"/>
          <w:color w:val="4D4D4D"/>
          <w:sz w:val="16"/>
        </w:rPr>
        <w:t>2.5</w:t>
      </w:r>
      <w:r>
        <w:rPr>
          <w:rFonts w:ascii="Arial"/>
          <w:color w:val="4D4D4D"/>
          <w:sz w:val="16"/>
        </w:rPr>
        <w:tab/>
        <w:t>3.0</w:t>
      </w:r>
      <w:r>
        <w:rPr>
          <w:rFonts w:ascii="Arial"/>
          <w:color w:val="4D4D4D"/>
          <w:sz w:val="16"/>
        </w:rPr>
        <w:tab/>
        <w:t>3.5</w:t>
      </w:r>
      <w:r>
        <w:rPr>
          <w:rFonts w:ascii="Arial"/>
          <w:color w:val="4D4D4D"/>
          <w:sz w:val="16"/>
        </w:rPr>
        <w:tab/>
        <w:t>4.0</w:t>
      </w:r>
      <w:r>
        <w:rPr>
          <w:rFonts w:ascii="Arial"/>
          <w:color w:val="4D4D4D"/>
          <w:sz w:val="16"/>
        </w:rPr>
        <w:tab/>
        <w:t>2.5</w:t>
      </w:r>
      <w:r>
        <w:rPr>
          <w:rFonts w:ascii="Arial"/>
          <w:color w:val="4D4D4D"/>
          <w:sz w:val="16"/>
        </w:rPr>
        <w:tab/>
        <w:t>3.0</w:t>
      </w:r>
      <w:r>
        <w:rPr>
          <w:rFonts w:ascii="Arial"/>
          <w:color w:val="4D4D4D"/>
          <w:sz w:val="16"/>
        </w:rPr>
        <w:tab/>
        <w:t>3.5</w:t>
      </w:r>
      <w:r>
        <w:rPr>
          <w:rFonts w:ascii="Arial"/>
          <w:color w:val="4D4D4D"/>
          <w:sz w:val="16"/>
        </w:rPr>
        <w:tab/>
        <w:t>4.0</w:t>
      </w:r>
    </w:p>
    <w:p w14:paraId="43B9D043" w14:textId="77777777" w:rsidR="00BB4C49" w:rsidRDefault="00DC0BFC">
      <w:pPr>
        <w:spacing w:before="78"/>
        <w:ind w:right="380"/>
        <w:jc w:val="center"/>
        <w:rPr>
          <w:rFonts w:ascii="Arial"/>
          <w:sz w:val="20"/>
        </w:rPr>
      </w:pPr>
      <w:r>
        <w:rPr>
          <w:rFonts w:ascii="Arial"/>
          <w:sz w:val="20"/>
        </w:rPr>
        <w:t>Geographic</w:t>
      </w:r>
      <w:r>
        <w:rPr>
          <w:rFonts w:ascii="Arial"/>
          <w:spacing w:val="-7"/>
          <w:sz w:val="20"/>
        </w:rPr>
        <w:t xml:space="preserve"> </w:t>
      </w:r>
      <w:r>
        <w:rPr>
          <w:rFonts w:ascii="Arial"/>
          <w:sz w:val="20"/>
        </w:rPr>
        <w:t>Diversity</w:t>
      </w:r>
      <w:r>
        <w:rPr>
          <w:rFonts w:ascii="Arial"/>
          <w:spacing w:val="-7"/>
          <w:sz w:val="20"/>
        </w:rPr>
        <w:t xml:space="preserve"> </w:t>
      </w:r>
      <w:r>
        <w:rPr>
          <w:rFonts w:ascii="Arial"/>
          <w:sz w:val="20"/>
        </w:rPr>
        <w:t>(Shannon</w:t>
      </w:r>
      <w:r>
        <w:rPr>
          <w:rFonts w:ascii="Arial"/>
          <w:spacing w:val="-6"/>
          <w:sz w:val="20"/>
        </w:rPr>
        <w:t xml:space="preserve"> </w:t>
      </w:r>
      <w:r>
        <w:rPr>
          <w:rFonts w:ascii="Arial"/>
          <w:sz w:val="20"/>
        </w:rPr>
        <w:t>Index)</w:t>
      </w:r>
    </w:p>
    <w:p w14:paraId="4A7782F0" w14:textId="77777777" w:rsidR="00BB4C49" w:rsidRDefault="00BB4C49">
      <w:pPr>
        <w:pStyle w:val="BodyText"/>
        <w:spacing w:before="5"/>
        <w:rPr>
          <w:rFonts w:ascii="Arial"/>
          <w:sz w:val="17"/>
        </w:rPr>
      </w:pPr>
    </w:p>
    <w:p w14:paraId="65E720E7" w14:textId="77777777" w:rsidR="00BB4C49" w:rsidRDefault="00DC0BFC">
      <w:pPr>
        <w:pStyle w:val="BodyText"/>
        <w:spacing w:line="213" w:lineRule="auto"/>
        <w:ind w:left="500" w:right="189" w:hanging="13"/>
        <w:jc w:val="both"/>
      </w:pPr>
      <w:r>
        <w:rPr>
          <w:i/>
          <w:w w:val="95"/>
        </w:rPr>
        <w:t xml:space="preserve">Figure </w:t>
      </w:r>
      <w:proofErr w:type="gramStart"/>
      <w:r>
        <w:rPr>
          <w:i/>
          <w:w w:val="95"/>
        </w:rPr>
        <w:t xml:space="preserve">A4 </w:t>
      </w:r>
      <w:r>
        <w:rPr>
          <w:w w:val="95"/>
        </w:rPr>
        <w:t>.</w:t>
      </w:r>
      <w:proofErr w:type="gramEnd"/>
      <w:r>
        <w:rPr>
          <w:spacing w:val="1"/>
          <w:w w:val="95"/>
        </w:rPr>
        <w:t xml:space="preserve"> </w:t>
      </w:r>
      <w:r>
        <w:rPr>
          <w:w w:val="95"/>
        </w:rPr>
        <w:t>Author Geographic Diversity (</w:t>
      </w:r>
      <w:proofErr w:type="spellStart"/>
      <w:r>
        <w:rPr>
          <w:w w:val="95"/>
        </w:rPr>
        <w:t>calclulated</w:t>
      </w:r>
      <w:proofErr w:type="spellEnd"/>
      <w:r>
        <w:rPr>
          <w:w w:val="95"/>
        </w:rPr>
        <w:t xml:space="preserve"> with Shannon’s Index) for N = 2794</w:t>
      </w:r>
      <w:r>
        <w:rPr>
          <w:spacing w:val="1"/>
          <w:w w:val="95"/>
        </w:rPr>
        <w:t xml:space="preserve"> </w:t>
      </w:r>
      <w:r>
        <w:t>articles in Mirror journals (solid line) and 1000 identically sized collections generated by</w:t>
      </w:r>
      <w:r>
        <w:rPr>
          <w:spacing w:val="-57"/>
        </w:rPr>
        <w:t xml:space="preserve"> </w:t>
      </w:r>
      <w:r>
        <w:t>selecting</w:t>
      </w:r>
      <w:r>
        <w:rPr>
          <w:spacing w:val="-7"/>
        </w:rPr>
        <w:t xml:space="preserve"> </w:t>
      </w:r>
      <w:r>
        <w:t>an</w:t>
      </w:r>
      <w:r>
        <w:rPr>
          <w:spacing w:val="-6"/>
        </w:rPr>
        <w:t xml:space="preserve"> </w:t>
      </w:r>
      <w:r>
        <w:t>identical</w:t>
      </w:r>
      <w:r>
        <w:rPr>
          <w:spacing w:val="-6"/>
        </w:rPr>
        <w:t xml:space="preserve"> </w:t>
      </w:r>
      <w:r>
        <w:t>number</w:t>
      </w:r>
      <w:r>
        <w:rPr>
          <w:spacing w:val="-7"/>
        </w:rPr>
        <w:t xml:space="preserve"> </w:t>
      </w:r>
      <w:r>
        <w:t>of</w:t>
      </w:r>
      <w:r>
        <w:rPr>
          <w:spacing w:val="-6"/>
        </w:rPr>
        <w:t xml:space="preserve"> </w:t>
      </w:r>
      <w:r>
        <w:t>subscription</w:t>
      </w:r>
      <w:r>
        <w:rPr>
          <w:spacing w:val="-6"/>
        </w:rPr>
        <w:t xml:space="preserve"> </w:t>
      </w:r>
      <w:r>
        <w:t>articles</w:t>
      </w:r>
      <w:r>
        <w:rPr>
          <w:spacing w:val="-7"/>
        </w:rPr>
        <w:t xml:space="preserve"> </w:t>
      </w:r>
      <w:r>
        <w:t>in</w:t>
      </w:r>
      <w:r>
        <w:rPr>
          <w:spacing w:val="-6"/>
        </w:rPr>
        <w:t xml:space="preserve"> </w:t>
      </w:r>
      <w:r>
        <w:t>Parent</w:t>
      </w:r>
      <w:r>
        <w:rPr>
          <w:spacing w:val="-6"/>
        </w:rPr>
        <w:t xml:space="preserve"> </w:t>
      </w:r>
      <w:r>
        <w:t>journals</w:t>
      </w:r>
      <w:r>
        <w:rPr>
          <w:spacing w:val="-7"/>
        </w:rPr>
        <w:t xml:space="preserve"> </w:t>
      </w:r>
      <w:r>
        <w:t>by</w:t>
      </w:r>
      <w:r>
        <w:rPr>
          <w:spacing w:val="-6"/>
        </w:rPr>
        <w:t xml:space="preserve"> </w:t>
      </w:r>
      <w:r>
        <w:t>bootstrapping</w:t>
      </w:r>
      <w:r>
        <w:rPr>
          <w:spacing w:val="-58"/>
        </w:rPr>
        <w:t xml:space="preserve"> </w:t>
      </w:r>
      <w:r>
        <w:t>from</w:t>
      </w:r>
      <w:r>
        <w:rPr>
          <w:spacing w:val="15"/>
        </w:rPr>
        <w:t xml:space="preserve"> </w:t>
      </w:r>
      <w:r>
        <w:t>the</w:t>
      </w:r>
      <w:r>
        <w:rPr>
          <w:spacing w:val="16"/>
        </w:rPr>
        <w:t xml:space="preserve"> </w:t>
      </w:r>
      <w:r>
        <w:t>pool</w:t>
      </w:r>
      <w:r>
        <w:rPr>
          <w:spacing w:val="15"/>
        </w:rPr>
        <w:t xml:space="preserve"> </w:t>
      </w:r>
      <w:r>
        <w:t>of</w:t>
      </w:r>
      <w:r>
        <w:rPr>
          <w:spacing w:val="16"/>
        </w:rPr>
        <w:t xml:space="preserve"> </w:t>
      </w:r>
      <w:r>
        <w:t>N</w:t>
      </w:r>
      <w:r>
        <w:rPr>
          <w:spacing w:val="15"/>
        </w:rPr>
        <w:t xml:space="preserve"> </w:t>
      </w:r>
      <w:r>
        <w:rPr>
          <w:w w:val="125"/>
        </w:rPr>
        <w:t xml:space="preserve">= </w:t>
      </w:r>
      <w:r>
        <w:t>34293</w:t>
      </w:r>
      <w:r>
        <w:rPr>
          <w:spacing w:val="16"/>
        </w:rPr>
        <w:t xml:space="preserve"> </w:t>
      </w:r>
      <w:r>
        <w:t>total</w:t>
      </w:r>
      <w:r>
        <w:rPr>
          <w:spacing w:val="15"/>
        </w:rPr>
        <w:t xml:space="preserve"> </w:t>
      </w:r>
      <w:r>
        <w:t>articles.</w:t>
      </w:r>
    </w:p>
    <w:p w14:paraId="6EE63773" w14:textId="77777777" w:rsidR="00BB4C49" w:rsidRDefault="00BB4C49">
      <w:pPr>
        <w:spacing w:line="213" w:lineRule="auto"/>
        <w:jc w:val="both"/>
        <w:sectPr w:rsidR="00BB4C49">
          <w:type w:val="continuous"/>
          <w:pgSz w:w="12240" w:h="15840"/>
          <w:pgMar w:top="1320" w:right="1240" w:bottom="280" w:left="940" w:header="720" w:footer="720" w:gutter="0"/>
          <w:cols w:space="720"/>
        </w:sectPr>
      </w:pPr>
    </w:p>
    <w:p w14:paraId="10EA2872" w14:textId="77777777" w:rsidR="00BB4C49" w:rsidRDefault="00BB4C49">
      <w:pPr>
        <w:pStyle w:val="BodyText"/>
        <w:rPr>
          <w:sz w:val="20"/>
        </w:rPr>
      </w:pPr>
    </w:p>
    <w:p w14:paraId="021E6606" w14:textId="77777777" w:rsidR="00BB4C49" w:rsidRDefault="00BB4C49">
      <w:pPr>
        <w:pStyle w:val="BodyText"/>
        <w:rPr>
          <w:sz w:val="20"/>
        </w:rPr>
      </w:pPr>
    </w:p>
    <w:p w14:paraId="633CA807" w14:textId="77777777" w:rsidR="00BB4C49" w:rsidRDefault="00BB4C49">
      <w:pPr>
        <w:pStyle w:val="BodyText"/>
        <w:rPr>
          <w:sz w:val="20"/>
        </w:rPr>
      </w:pPr>
    </w:p>
    <w:p w14:paraId="2907090F" w14:textId="77777777" w:rsidR="00BB4C49" w:rsidRDefault="00BB4C49">
      <w:pPr>
        <w:pStyle w:val="BodyText"/>
        <w:rPr>
          <w:sz w:val="20"/>
        </w:rPr>
      </w:pPr>
    </w:p>
    <w:p w14:paraId="0DF3603D" w14:textId="77777777" w:rsidR="00BB4C49" w:rsidRDefault="00BB4C49">
      <w:pPr>
        <w:pStyle w:val="BodyText"/>
        <w:rPr>
          <w:sz w:val="20"/>
        </w:rPr>
      </w:pPr>
    </w:p>
    <w:p w14:paraId="4CBFCB31" w14:textId="77777777" w:rsidR="00BB4C49" w:rsidRDefault="00BB4C49">
      <w:pPr>
        <w:pStyle w:val="BodyText"/>
        <w:rPr>
          <w:sz w:val="20"/>
        </w:rPr>
      </w:pPr>
    </w:p>
    <w:p w14:paraId="74E2F821" w14:textId="77777777" w:rsidR="00BB4C49" w:rsidRDefault="00BB4C49">
      <w:pPr>
        <w:pStyle w:val="BodyText"/>
        <w:rPr>
          <w:sz w:val="20"/>
        </w:rPr>
      </w:pPr>
    </w:p>
    <w:p w14:paraId="42560851" w14:textId="77777777" w:rsidR="00BB4C49" w:rsidRDefault="00BB4C49">
      <w:pPr>
        <w:pStyle w:val="BodyText"/>
        <w:rPr>
          <w:sz w:val="20"/>
        </w:rPr>
      </w:pPr>
    </w:p>
    <w:p w14:paraId="7989EEDA" w14:textId="77777777" w:rsidR="00BB4C49" w:rsidRDefault="00BB4C49">
      <w:pPr>
        <w:pStyle w:val="BodyText"/>
        <w:rPr>
          <w:sz w:val="20"/>
        </w:rPr>
      </w:pPr>
    </w:p>
    <w:p w14:paraId="3B9D22D2" w14:textId="77777777" w:rsidR="00BB4C49" w:rsidRDefault="00BB4C49">
      <w:pPr>
        <w:pStyle w:val="BodyText"/>
        <w:rPr>
          <w:sz w:val="20"/>
        </w:rPr>
      </w:pPr>
    </w:p>
    <w:p w14:paraId="164DB56C" w14:textId="77777777" w:rsidR="00BB4C49" w:rsidRDefault="00BB4C49">
      <w:pPr>
        <w:pStyle w:val="BodyText"/>
        <w:rPr>
          <w:sz w:val="20"/>
        </w:rPr>
      </w:pPr>
    </w:p>
    <w:p w14:paraId="3E35AFA0" w14:textId="77777777" w:rsidR="00BB4C49" w:rsidRDefault="00BB4C49">
      <w:pPr>
        <w:pStyle w:val="BodyText"/>
        <w:spacing w:before="4"/>
        <w:rPr>
          <w:sz w:val="16"/>
        </w:rPr>
      </w:pPr>
    </w:p>
    <w:p w14:paraId="2C9F5A3A" w14:textId="77777777" w:rsidR="00BB4C49" w:rsidRDefault="00DC0BFC">
      <w:pPr>
        <w:tabs>
          <w:tab w:val="left" w:pos="3130"/>
        </w:tabs>
        <w:ind w:left="18"/>
        <w:jc w:val="center"/>
        <w:rPr>
          <w:rFonts w:ascii="Arial"/>
          <w:sz w:val="20"/>
        </w:rPr>
      </w:pPr>
      <w:r>
        <w:rPr>
          <w:rFonts w:ascii="Arial"/>
          <w:sz w:val="20"/>
        </w:rPr>
        <w:t>All</w:t>
      </w:r>
      <w:r>
        <w:rPr>
          <w:rFonts w:ascii="Arial"/>
          <w:spacing w:val="-2"/>
          <w:sz w:val="20"/>
        </w:rPr>
        <w:t xml:space="preserve"> </w:t>
      </w:r>
      <w:r>
        <w:rPr>
          <w:rFonts w:ascii="Arial"/>
          <w:sz w:val="20"/>
        </w:rPr>
        <w:t>Countries</w:t>
      </w:r>
      <w:r>
        <w:rPr>
          <w:rFonts w:ascii="Arial"/>
          <w:sz w:val="20"/>
        </w:rPr>
        <w:tab/>
        <w:t>CHN</w:t>
      </w:r>
      <w:r>
        <w:rPr>
          <w:rFonts w:ascii="Arial"/>
          <w:spacing w:val="-4"/>
          <w:sz w:val="20"/>
        </w:rPr>
        <w:t xml:space="preserve"> </w:t>
      </w:r>
      <w:r>
        <w:rPr>
          <w:rFonts w:ascii="Arial"/>
          <w:sz w:val="20"/>
        </w:rPr>
        <w:t>&amp;</w:t>
      </w:r>
      <w:r>
        <w:rPr>
          <w:rFonts w:ascii="Arial"/>
          <w:spacing w:val="-2"/>
          <w:sz w:val="20"/>
        </w:rPr>
        <w:t xml:space="preserve"> </w:t>
      </w:r>
      <w:r>
        <w:rPr>
          <w:rFonts w:ascii="Arial"/>
          <w:sz w:val="20"/>
        </w:rPr>
        <w:t>USA</w:t>
      </w:r>
      <w:r>
        <w:rPr>
          <w:rFonts w:ascii="Arial"/>
          <w:spacing w:val="-4"/>
          <w:sz w:val="20"/>
        </w:rPr>
        <w:t xml:space="preserve"> </w:t>
      </w:r>
      <w:r>
        <w:rPr>
          <w:rFonts w:ascii="Arial"/>
          <w:sz w:val="20"/>
        </w:rPr>
        <w:t>excluded</w:t>
      </w:r>
    </w:p>
    <w:p w14:paraId="78553962" w14:textId="77777777" w:rsidR="00BB4C49" w:rsidRDefault="00BB4C49">
      <w:pPr>
        <w:pStyle w:val="BodyText"/>
        <w:spacing w:before="1"/>
        <w:rPr>
          <w:rFonts w:ascii="Arial"/>
          <w:sz w:val="22"/>
        </w:rPr>
      </w:pPr>
    </w:p>
    <w:p w14:paraId="78876E64" w14:textId="77777777" w:rsidR="00BB4C49" w:rsidRDefault="00BB4C49">
      <w:pPr>
        <w:rPr>
          <w:rFonts w:ascii="Arial"/>
        </w:rPr>
        <w:sectPr w:rsidR="00BB4C49">
          <w:pgSz w:w="12240" w:h="15840"/>
          <w:pgMar w:top="1320" w:right="1240" w:bottom="280" w:left="940" w:header="649" w:footer="0" w:gutter="0"/>
          <w:cols w:space="720"/>
        </w:sectPr>
      </w:pPr>
    </w:p>
    <w:p w14:paraId="7EA2F407" w14:textId="77777777" w:rsidR="00BB4C49" w:rsidRDefault="00DC0BFC">
      <w:pPr>
        <w:spacing w:before="64"/>
        <w:ind w:left="1549"/>
        <w:rPr>
          <w:rFonts w:ascii="Arial"/>
          <w:b/>
        </w:rPr>
      </w:pPr>
      <w:r>
        <w:rPr>
          <w:rFonts w:ascii="Arial"/>
          <w:b/>
        </w:rPr>
        <w:t>A</w:t>
      </w:r>
    </w:p>
    <w:p w14:paraId="4C789A91" w14:textId="77777777" w:rsidR="00BB4C49" w:rsidRDefault="00144D41">
      <w:pPr>
        <w:spacing w:before="19"/>
        <w:ind w:right="375"/>
        <w:jc w:val="right"/>
        <w:rPr>
          <w:rFonts w:ascii="Arial"/>
          <w:sz w:val="16"/>
        </w:rPr>
      </w:pPr>
      <w:r>
        <w:rPr>
          <w:noProof/>
        </w:rPr>
        <mc:AlternateContent>
          <mc:Choice Requires="wpg">
            <w:drawing>
              <wp:anchor distT="0" distB="0" distL="114300" distR="114300" simplePos="0" relativeHeight="15784448" behindDoc="0" locked="0" layoutInCell="1" allowOverlap="1" wp14:anchorId="0BC1737F" wp14:editId="177898CB">
                <wp:simplePos x="0" y="0"/>
                <wp:positionH relativeFrom="page">
                  <wp:posOffset>1495425</wp:posOffset>
                </wp:positionH>
                <wp:positionV relativeFrom="paragraph">
                  <wp:posOffset>64135</wp:posOffset>
                </wp:positionV>
                <wp:extent cx="2082800" cy="1215390"/>
                <wp:effectExtent l="0" t="0" r="0" b="0"/>
                <wp:wrapNone/>
                <wp:docPr id="301" name="Group 2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82800" cy="1215390"/>
                          <a:chOff x="2355" y="101"/>
                          <a:chExt cx="3280" cy="1914"/>
                        </a:xfrm>
                      </wpg:grpSpPr>
                      <wps:wsp>
                        <wps:cNvPr id="302" name="Freeform 381"/>
                        <wps:cNvSpPr>
                          <a:spLocks/>
                        </wps:cNvSpPr>
                        <wps:spPr bwMode="auto">
                          <a:xfrm>
                            <a:off x="2679" y="2003"/>
                            <a:ext cx="68" cy="2"/>
                          </a:xfrm>
                          <a:custGeom>
                            <a:avLst/>
                            <a:gdLst>
                              <a:gd name="T0" fmla="+- 0 2746 2679"/>
                              <a:gd name="T1" fmla="*/ T0 w 68"/>
                              <a:gd name="T2" fmla="+- 0 2679 2679"/>
                              <a:gd name="T3" fmla="*/ T2 w 68"/>
                              <a:gd name="T4" fmla="+- 0 2746 2679"/>
                              <a:gd name="T5" fmla="*/ T4 w 68"/>
                            </a:gdLst>
                            <a:ahLst/>
                            <a:cxnLst>
                              <a:cxn ang="0">
                                <a:pos x="T1" y="0"/>
                              </a:cxn>
                              <a:cxn ang="0">
                                <a:pos x="T3" y="0"/>
                              </a:cxn>
                              <a:cxn ang="0">
                                <a:pos x="T5" y="0"/>
                              </a:cxn>
                            </a:cxnLst>
                            <a:rect l="0" t="0" r="r" b="b"/>
                            <a:pathLst>
                              <a:path w="68">
                                <a:moveTo>
                                  <a:pt x="67" y="0"/>
                                </a:moveTo>
                                <a:lnTo>
                                  <a:pt x="0" y="0"/>
                                </a:lnTo>
                                <a:lnTo>
                                  <a:pt x="67" y="0"/>
                                </a:lnTo>
                                <a:close/>
                              </a:path>
                            </a:pathLst>
                          </a:custGeom>
                          <a:solidFill>
                            <a:srgbClr val="A6A6A6">
                              <a:alpha val="5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3" name="Freeform 380"/>
                        <wps:cNvSpPr>
                          <a:spLocks/>
                        </wps:cNvSpPr>
                        <wps:spPr bwMode="auto">
                          <a:xfrm>
                            <a:off x="2679" y="2003"/>
                            <a:ext cx="68" cy="2"/>
                          </a:xfrm>
                          <a:custGeom>
                            <a:avLst/>
                            <a:gdLst>
                              <a:gd name="T0" fmla="+- 0 2679 2679"/>
                              <a:gd name="T1" fmla="*/ T0 w 68"/>
                              <a:gd name="T2" fmla="+- 0 2746 2679"/>
                              <a:gd name="T3" fmla="*/ T2 w 68"/>
                              <a:gd name="T4" fmla="+- 0 2679 2679"/>
                              <a:gd name="T5" fmla="*/ T4 w 68"/>
                            </a:gdLst>
                            <a:ahLst/>
                            <a:cxnLst>
                              <a:cxn ang="0">
                                <a:pos x="T1" y="0"/>
                              </a:cxn>
                              <a:cxn ang="0">
                                <a:pos x="T3" y="0"/>
                              </a:cxn>
                              <a:cxn ang="0">
                                <a:pos x="T5" y="0"/>
                              </a:cxn>
                            </a:cxnLst>
                            <a:rect l="0" t="0" r="r" b="b"/>
                            <a:pathLst>
                              <a:path w="68">
                                <a:moveTo>
                                  <a:pt x="0" y="0"/>
                                </a:moveTo>
                                <a:lnTo>
                                  <a:pt x="67"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4" name="Freeform 379"/>
                        <wps:cNvSpPr>
                          <a:spLocks/>
                        </wps:cNvSpPr>
                        <wps:spPr bwMode="auto">
                          <a:xfrm>
                            <a:off x="2746" y="2003"/>
                            <a:ext cx="68" cy="2"/>
                          </a:xfrm>
                          <a:custGeom>
                            <a:avLst/>
                            <a:gdLst>
                              <a:gd name="T0" fmla="+- 0 2813 2746"/>
                              <a:gd name="T1" fmla="*/ T0 w 68"/>
                              <a:gd name="T2" fmla="+- 0 2746 2746"/>
                              <a:gd name="T3" fmla="*/ T2 w 68"/>
                              <a:gd name="T4" fmla="+- 0 2813 2746"/>
                              <a:gd name="T5" fmla="*/ T4 w 68"/>
                            </a:gdLst>
                            <a:ahLst/>
                            <a:cxnLst>
                              <a:cxn ang="0">
                                <a:pos x="T1" y="0"/>
                              </a:cxn>
                              <a:cxn ang="0">
                                <a:pos x="T3" y="0"/>
                              </a:cxn>
                              <a:cxn ang="0">
                                <a:pos x="T5" y="0"/>
                              </a:cxn>
                            </a:cxnLst>
                            <a:rect l="0" t="0" r="r" b="b"/>
                            <a:pathLst>
                              <a:path w="68">
                                <a:moveTo>
                                  <a:pt x="67" y="0"/>
                                </a:moveTo>
                                <a:lnTo>
                                  <a:pt x="0" y="0"/>
                                </a:lnTo>
                                <a:lnTo>
                                  <a:pt x="67" y="0"/>
                                </a:lnTo>
                                <a:close/>
                              </a:path>
                            </a:pathLst>
                          </a:custGeom>
                          <a:solidFill>
                            <a:srgbClr val="A6A6A6">
                              <a:alpha val="5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5" name="Freeform 378"/>
                        <wps:cNvSpPr>
                          <a:spLocks/>
                        </wps:cNvSpPr>
                        <wps:spPr bwMode="auto">
                          <a:xfrm>
                            <a:off x="2746" y="2003"/>
                            <a:ext cx="68" cy="2"/>
                          </a:xfrm>
                          <a:custGeom>
                            <a:avLst/>
                            <a:gdLst>
                              <a:gd name="T0" fmla="+- 0 2746 2746"/>
                              <a:gd name="T1" fmla="*/ T0 w 68"/>
                              <a:gd name="T2" fmla="+- 0 2813 2746"/>
                              <a:gd name="T3" fmla="*/ T2 w 68"/>
                              <a:gd name="T4" fmla="+- 0 2746 2746"/>
                              <a:gd name="T5" fmla="*/ T4 w 68"/>
                            </a:gdLst>
                            <a:ahLst/>
                            <a:cxnLst>
                              <a:cxn ang="0">
                                <a:pos x="T1" y="0"/>
                              </a:cxn>
                              <a:cxn ang="0">
                                <a:pos x="T3" y="0"/>
                              </a:cxn>
                              <a:cxn ang="0">
                                <a:pos x="T5" y="0"/>
                              </a:cxn>
                            </a:cxnLst>
                            <a:rect l="0" t="0" r="r" b="b"/>
                            <a:pathLst>
                              <a:path w="68">
                                <a:moveTo>
                                  <a:pt x="0" y="0"/>
                                </a:moveTo>
                                <a:lnTo>
                                  <a:pt x="67"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6" name="Rectangle 377"/>
                        <wps:cNvSpPr>
                          <a:spLocks noChangeArrowheads="1"/>
                        </wps:cNvSpPr>
                        <wps:spPr bwMode="auto">
                          <a:xfrm>
                            <a:off x="2813" y="1987"/>
                            <a:ext cx="68" cy="17"/>
                          </a:xfrm>
                          <a:prstGeom prst="rect">
                            <a:avLst/>
                          </a:prstGeom>
                          <a:solidFill>
                            <a:srgbClr val="A6A6A6">
                              <a:alpha val="5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7" name="Rectangle 376"/>
                        <wps:cNvSpPr>
                          <a:spLocks noChangeArrowheads="1"/>
                        </wps:cNvSpPr>
                        <wps:spPr bwMode="auto">
                          <a:xfrm>
                            <a:off x="2813" y="1987"/>
                            <a:ext cx="68" cy="17"/>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8" name="Rectangle 375"/>
                        <wps:cNvSpPr>
                          <a:spLocks noChangeArrowheads="1"/>
                        </wps:cNvSpPr>
                        <wps:spPr bwMode="auto">
                          <a:xfrm>
                            <a:off x="2880" y="1884"/>
                            <a:ext cx="68" cy="119"/>
                          </a:xfrm>
                          <a:prstGeom prst="rect">
                            <a:avLst/>
                          </a:prstGeom>
                          <a:solidFill>
                            <a:srgbClr val="A6A6A6">
                              <a:alpha val="5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9" name="Rectangle 374"/>
                        <wps:cNvSpPr>
                          <a:spLocks noChangeArrowheads="1"/>
                        </wps:cNvSpPr>
                        <wps:spPr bwMode="auto">
                          <a:xfrm>
                            <a:off x="2880" y="1884"/>
                            <a:ext cx="68" cy="119"/>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0" name="Rectangle 373"/>
                        <wps:cNvSpPr>
                          <a:spLocks noChangeArrowheads="1"/>
                        </wps:cNvSpPr>
                        <wps:spPr bwMode="auto">
                          <a:xfrm>
                            <a:off x="2947" y="1846"/>
                            <a:ext cx="68" cy="157"/>
                          </a:xfrm>
                          <a:prstGeom prst="rect">
                            <a:avLst/>
                          </a:prstGeom>
                          <a:solidFill>
                            <a:srgbClr val="A6A6A6">
                              <a:alpha val="5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1" name="Rectangle 372"/>
                        <wps:cNvSpPr>
                          <a:spLocks noChangeArrowheads="1"/>
                        </wps:cNvSpPr>
                        <wps:spPr bwMode="auto">
                          <a:xfrm>
                            <a:off x="2947" y="1846"/>
                            <a:ext cx="68" cy="157"/>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2" name="Rectangle 371"/>
                        <wps:cNvSpPr>
                          <a:spLocks noChangeArrowheads="1"/>
                        </wps:cNvSpPr>
                        <wps:spPr bwMode="auto">
                          <a:xfrm>
                            <a:off x="3014" y="1354"/>
                            <a:ext cx="68" cy="649"/>
                          </a:xfrm>
                          <a:prstGeom prst="rect">
                            <a:avLst/>
                          </a:prstGeom>
                          <a:solidFill>
                            <a:srgbClr val="A6A6A6">
                              <a:alpha val="5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3" name="Rectangle 370"/>
                        <wps:cNvSpPr>
                          <a:spLocks noChangeArrowheads="1"/>
                        </wps:cNvSpPr>
                        <wps:spPr bwMode="auto">
                          <a:xfrm>
                            <a:off x="3014" y="1354"/>
                            <a:ext cx="68" cy="649"/>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4" name="Rectangle 369"/>
                        <wps:cNvSpPr>
                          <a:spLocks noChangeArrowheads="1"/>
                        </wps:cNvSpPr>
                        <wps:spPr bwMode="auto">
                          <a:xfrm>
                            <a:off x="3082" y="776"/>
                            <a:ext cx="68" cy="1227"/>
                          </a:xfrm>
                          <a:prstGeom prst="rect">
                            <a:avLst/>
                          </a:prstGeom>
                          <a:solidFill>
                            <a:srgbClr val="A6A6A6">
                              <a:alpha val="5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5" name="Rectangle 368"/>
                        <wps:cNvSpPr>
                          <a:spLocks noChangeArrowheads="1"/>
                        </wps:cNvSpPr>
                        <wps:spPr bwMode="auto">
                          <a:xfrm>
                            <a:off x="3082" y="776"/>
                            <a:ext cx="68" cy="1227"/>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6" name="Rectangle 367"/>
                        <wps:cNvSpPr>
                          <a:spLocks noChangeArrowheads="1"/>
                        </wps:cNvSpPr>
                        <wps:spPr bwMode="auto">
                          <a:xfrm>
                            <a:off x="3149" y="1041"/>
                            <a:ext cx="68" cy="963"/>
                          </a:xfrm>
                          <a:prstGeom prst="rect">
                            <a:avLst/>
                          </a:prstGeom>
                          <a:solidFill>
                            <a:srgbClr val="A6A6A6">
                              <a:alpha val="5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7" name="Rectangle 366"/>
                        <wps:cNvSpPr>
                          <a:spLocks noChangeArrowheads="1"/>
                        </wps:cNvSpPr>
                        <wps:spPr bwMode="auto">
                          <a:xfrm>
                            <a:off x="3149" y="1041"/>
                            <a:ext cx="68" cy="963"/>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8" name="Rectangle 365"/>
                        <wps:cNvSpPr>
                          <a:spLocks noChangeArrowheads="1"/>
                        </wps:cNvSpPr>
                        <wps:spPr bwMode="auto">
                          <a:xfrm>
                            <a:off x="3216" y="619"/>
                            <a:ext cx="68" cy="1384"/>
                          </a:xfrm>
                          <a:prstGeom prst="rect">
                            <a:avLst/>
                          </a:prstGeom>
                          <a:solidFill>
                            <a:srgbClr val="A6A6A6">
                              <a:alpha val="5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9" name="Rectangle 364"/>
                        <wps:cNvSpPr>
                          <a:spLocks noChangeArrowheads="1"/>
                        </wps:cNvSpPr>
                        <wps:spPr bwMode="auto">
                          <a:xfrm>
                            <a:off x="3216" y="619"/>
                            <a:ext cx="68" cy="1384"/>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0" name="Rectangle 363"/>
                        <wps:cNvSpPr>
                          <a:spLocks noChangeArrowheads="1"/>
                        </wps:cNvSpPr>
                        <wps:spPr bwMode="auto">
                          <a:xfrm>
                            <a:off x="3283" y="1662"/>
                            <a:ext cx="68" cy="341"/>
                          </a:xfrm>
                          <a:prstGeom prst="rect">
                            <a:avLst/>
                          </a:prstGeom>
                          <a:solidFill>
                            <a:srgbClr val="A6A6A6">
                              <a:alpha val="5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1" name="Rectangle 362"/>
                        <wps:cNvSpPr>
                          <a:spLocks noChangeArrowheads="1"/>
                        </wps:cNvSpPr>
                        <wps:spPr bwMode="auto">
                          <a:xfrm>
                            <a:off x="3283" y="1662"/>
                            <a:ext cx="68" cy="341"/>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2" name="Rectangle 361"/>
                        <wps:cNvSpPr>
                          <a:spLocks noChangeArrowheads="1"/>
                        </wps:cNvSpPr>
                        <wps:spPr bwMode="auto">
                          <a:xfrm>
                            <a:off x="3350" y="1549"/>
                            <a:ext cx="68" cy="455"/>
                          </a:xfrm>
                          <a:prstGeom prst="rect">
                            <a:avLst/>
                          </a:prstGeom>
                          <a:solidFill>
                            <a:srgbClr val="A6A6A6">
                              <a:alpha val="5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3" name="Rectangle 360"/>
                        <wps:cNvSpPr>
                          <a:spLocks noChangeArrowheads="1"/>
                        </wps:cNvSpPr>
                        <wps:spPr bwMode="auto">
                          <a:xfrm>
                            <a:off x="3350" y="1549"/>
                            <a:ext cx="68" cy="455"/>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4" name="Rectangle 359"/>
                        <wps:cNvSpPr>
                          <a:spLocks noChangeArrowheads="1"/>
                        </wps:cNvSpPr>
                        <wps:spPr bwMode="auto">
                          <a:xfrm>
                            <a:off x="3417" y="1933"/>
                            <a:ext cx="68" cy="71"/>
                          </a:xfrm>
                          <a:prstGeom prst="rect">
                            <a:avLst/>
                          </a:prstGeom>
                          <a:solidFill>
                            <a:srgbClr val="A6A6A6">
                              <a:alpha val="5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5" name="Rectangle 358"/>
                        <wps:cNvSpPr>
                          <a:spLocks noChangeArrowheads="1"/>
                        </wps:cNvSpPr>
                        <wps:spPr bwMode="auto">
                          <a:xfrm>
                            <a:off x="3417" y="1933"/>
                            <a:ext cx="68" cy="71"/>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6" name="Rectangle 357"/>
                        <wps:cNvSpPr>
                          <a:spLocks noChangeArrowheads="1"/>
                        </wps:cNvSpPr>
                        <wps:spPr bwMode="auto">
                          <a:xfrm>
                            <a:off x="3485" y="1987"/>
                            <a:ext cx="68" cy="17"/>
                          </a:xfrm>
                          <a:prstGeom prst="rect">
                            <a:avLst/>
                          </a:prstGeom>
                          <a:solidFill>
                            <a:srgbClr val="A6A6A6">
                              <a:alpha val="5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7" name="Rectangle 356"/>
                        <wps:cNvSpPr>
                          <a:spLocks noChangeArrowheads="1"/>
                        </wps:cNvSpPr>
                        <wps:spPr bwMode="auto">
                          <a:xfrm>
                            <a:off x="3485" y="1987"/>
                            <a:ext cx="68" cy="17"/>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8" name="Rectangle 355"/>
                        <wps:cNvSpPr>
                          <a:spLocks noChangeArrowheads="1"/>
                        </wps:cNvSpPr>
                        <wps:spPr bwMode="auto">
                          <a:xfrm>
                            <a:off x="3552" y="1992"/>
                            <a:ext cx="68" cy="11"/>
                          </a:xfrm>
                          <a:prstGeom prst="rect">
                            <a:avLst/>
                          </a:prstGeom>
                          <a:solidFill>
                            <a:srgbClr val="A6A6A6">
                              <a:alpha val="5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9" name="Rectangle 354"/>
                        <wps:cNvSpPr>
                          <a:spLocks noChangeArrowheads="1"/>
                        </wps:cNvSpPr>
                        <wps:spPr bwMode="auto">
                          <a:xfrm>
                            <a:off x="3552" y="1992"/>
                            <a:ext cx="68" cy="11"/>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0" name="Freeform 353"/>
                        <wps:cNvSpPr>
                          <a:spLocks/>
                        </wps:cNvSpPr>
                        <wps:spPr bwMode="auto">
                          <a:xfrm>
                            <a:off x="3619" y="2003"/>
                            <a:ext cx="68" cy="2"/>
                          </a:xfrm>
                          <a:custGeom>
                            <a:avLst/>
                            <a:gdLst>
                              <a:gd name="T0" fmla="+- 0 3686 3619"/>
                              <a:gd name="T1" fmla="*/ T0 w 68"/>
                              <a:gd name="T2" fmla="+- 0 3619 3619"/>
                              <a:gd name="T3" fmla="*/ T2 w 68"/>
                              <a:gd name="T4" fmla="+- 0 3686 3619"/>
                              <a:gd name="T5" fmla="*/ T4 w 68"/>
                            </a:gdLst>
                            <a:ahLst/>
                            <a:cxnLst>
                              <a:cxn ang="0">
                                <a:pos x="T1" y="0"/>
                              </a:cxn>
                              <a:cxn ang="0">
                                <a:pos x="T3" y="0"/>
                              </a:cxn>
                              <a:cxn ang="0">
                                <a:pos x="T5" y="0"/>
                              </a:cxn>
                            </a:cxnLst>
                            <a:rect l="0" t="0" r="r" b="b"/>
                            <a:pathLst>
                              <a:path w="68">
                                <a:moveTo>
                                  <a:pt x="67" y="0"/>
                                </a:moveTo>
                                <a:lnTo>
                                  <a:pt x="0" y="0"/>
                                </a:lnTo>
                                <a:lnTo>
                                  <a:pt x="67" y="0"/>
                                </a:lnTo>
                                <a:close/>
                              </a:path>
                            </a:pathLst>
                          </a:custGeom>
                          <a:solidFill>
                            <a:srgbClr val="A6A6A6">
                              <a:alpha val="5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1" name="Freeform 352"/>
                        <wps:cNvSpPr>
                          <a:spLocks/>
                        </wps:cNvSpPr>
                        <wps:spPr bwMode="auto">
                          <a:xfrm>
                            <a:off x="3619" y="2003"/>
                            <a:ext cx="68" cy="2"/>
                          </a:xfrm>
                          <a:custGeom>
                            <a:avLst/>
                            <a:gdLst>
                              <a:gd name="T0" fmla="+- 0 3619 3619"/>
                              <a:gd name="T1" fmla="*/ T0 w 68"/>
                              <a:gd name="T2" fmla="+- 0 3686 3619"/>
                              <a:gd name="T3" fmla="*/ T2 w 68"/>
                              <a:gd name="T4" fmla="+- 0 3619 3619"/>
                              <a:gd name="T5" fmla="*/ T4 w 68"/>
                            </a:gdLst>
                            <a:ahLst/>
                            <a:cxnLst>
                              <a:cxn ang="0">
                                <a:pos x="T1" y="0"/>
                              </a:cxn>
                              <a:cxn ang="0">
                                <a:pos x="T3" y="0"/>
                              </a:cxn>
                              <a:cxn ang="0">
                                <a:pos x="T5" y="0"/>
                              </a:cxn>
                            </a:cxnLst>
                            <a:rect l="0" t="0" r="r" b="b"/>
                            <a:pathLst>
                              <a:path w="68">
                                <a:moveTo>
                                  <a:pt x="0" y="0"/>
                                </a:moveTo>
                                <a:lnTo>
                                  <a:pt x="67"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2" name="Freeform 351"/>
                        <wps:cNvSpPr>
                          <a:spLocks/>
                        </wps:cNvSpPr>
                        <wps:spPr bwMode="auto">
                          <a:xfrm>
                            <a:off x="3686" y="2003"/>
                            <a:ext cx="68" cy="2"/>
                          </a:xfrm>
                          <a:custGeom>
                            <a:avLst/>
                            <a:gdLst>
                              <a:gd name="T0" fmla="+- 0 3754 3686"/>
                              <a:gd name="T1" fmla="*/ T0 w 68"/>
                              <a:gd name="T2" fmla="+- 0 3686 3686"/>
                              <a:gd name="T3" fmla="*/ T2 w 68"/>
                              <a:gd name="T4" fmla="+- 0 3754 3686"/>
                              <a:gd name="T5" fmla="*/ T4 w 68"/>
                            </a:gdLst>
                            <a:ahLst/>
                            <a:cxnLst>
                              <a:cxn ang="0">
                                <a:pos x="T1" y="0"/>
                              </a:cxn>
                              <a:cxn ang="0">
                                <a:pos x="T3" y="0"/>
                              </a:cxn>
                              <a:cxn ang="0">
                                <a:pos x="T5" y="0"/>
                              </a:cxn>
                            </a:cxnLst>
                            <a:rect l="0" t="0" r="r" b="b"/>
                            <a:pathLst>
                              <a:path w="68">
                                <a:moveTo>
                                  <a:pt x="68" y="0"/>
                                </a:moveTo>
                                <a:lnTo>
                                  <a:pt x="0" y="0"/>
                                </a:lnTo>
                                <a:lnTo>
                                  <a:pt x="68" y="0"/>
                                </a:lnTo>
                                <a:close/>
                              </a:path>
                            </a:pathLst>
                          </a:custGeom>
                          <a:solidFill>
                            <a:srgbClr val="A6A6A6">
                              <a:alpha val="5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3" name="Freeform 350"/>
                        <wps:cNvSpPr>
                          <a:spLocks/>
                        </wps:cNvSpPr>
                        <wps:spPr bwMode="auto">
                          <a:xfrm>
                            <a:off x="3686" y="2003"/>
                            <a:ext cx="68" cy="2"/>
                          </a:xfrm>
                          <a:custGeom>
                            <a:avLst/>
                            <a:gdLst>
                              <a:gd name="T0" fmla="+- 0 3686 3686"/>
                              <a:gd name="T1" fmla="*/ T0 w 68"/>
                              <a:gd name="T2" fmla="+- 0 3754 3686"/>
                              <a:gd name="T3" fmla="*/ T2 w 68"/>
                              <a:gd name="T4" fmla="+- 0 3686 3686"/>
                              <a:gd name="T5" fmla="*/ T4 w 68"/>
                            </a:gdLst>
                            <a:ahLst/>
                            <a:cxnLst>
                              <a:cxn ang="0">
                                <a:pos x="T1" y="0"/>
                              </a:cxn>
                              <a:cxn ang="0">
                                <a:pos x="T3" y="0"/>
                              </a:cxn>
                              <a:cxn ang="0">
                                <a:pos x="T5" y="0"/>
                              </a:cxn>
                            </a:cxnLst>
                            <a:rect l="0" t="0" r="r" b="b"/>
                            <a:pathLst>
                              <a:path w="68">
                                <a:moveTo>
                                  <a:pt x="0" y="0"/>
                                </a:moveTo>
                                <a:lnTo>
                                  <a:pt x="68"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4" name="Freeform 349"/>
                        <wps:cNvSpPr>
                          <a:spLocks/>
                        </wps:cNvSpPr>
                        <wps:spPr bwMode="auto">
                          <a:xfrm>
                            <a:off x="3753" y="2003"/>
                            <a:ext cx="68" cy="2"/>
                          </a:xfrm>
                          <a:custGeom>
                            <a:avLst/>
                            <a:gdLst>
                              <a:gd name="T0" fmla="+- 0 3821 3753"/>
                              <a:gd name="T1" fmla="*/ T0 w 68"/>
                              <a:gd name="T2" fmla="+- 0 3753 3753"/>
                              <a:gd name="T3" fmla="*/ T2 w 68"/>
                              <a:gd name="T4" fmla="+- 0 3821 3753"/>
                              <a:gd name="T5" fmla="*/ T4 w 68"/>
                            </a:gdLst>
                            <a:ahLst/>
                            <a:cxnLst>
                              <a:cxn ang="0">
                                <a:pos x="T1" y="0"/>
                              </a:cxn>
                              <a:cxn ang="0">
                                <a:pos x="T3" y="0"/>
                              </a:cxn>
                              <a:cxn ang="0">
                                <a:pos x="T5" y="0"/>
                              </a:cxn>
                            </a:cxnLst>
                            <a:rect l="0" t="0" r="r" b="b"/>
                            <a:pathLst>
                              <a:path w="68">
                                <a:moveTo>
                                  <a:pt x="68" y="0"/>
                                </a:moveTo>
                                <a:lnTo>
                                  <a:pt x="0" y="0"/>
                                </a:lnTo>
                                <a:lnTo>
                                  <a:pt x="68" y="0"/>
                                </a:lnTo>
                                <a:close/>
                              </a:path>
                            </a:pathLst>
                          </a:custGeom>
                          <a:solidFill>
                            <a:srgbClr val="A6A6A6">
                              <a:alpha val="5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5" name="Freeform 348"/>
                        <wps:cNvSpPr>
                          <a:spLocks/>
                        </wps:cNvSpPr>
                        <wps:spPr bwMode="auto">
                          <a:xfrm>
                            <a:off x="3753" y="2003"/>
                            <a:ext cx="68" cy="2"/>
                          </a:xfrm>
                          <a:custGeom>
                            <a:avLst/>
                            <a:gdLst>
                              <a:gd name="T0" fmla="+- 0 3753 3753"/>
                              <a:gd name="T1" fmla="*/ T0 w 68"/>
                              <a:gd name="T2" fmla="+- 0 3821 3753"/>
                              <a:gd name="T3" fmla="*/ T2 w 68"/>
                              <a:gd name="T4" fmla="+- 0 3753 3753"/>
                              <a:gd name="T5" fmla="*/ T4 w 68"/>
                            </a:gdLst>
                            <a:ahLst/>
                            <a:cxnLst>
                              <a:cxn ang="0">
                                <a:pos x="T1" y="0"/>
                              </a:cxn>
                              <a:cxn ang="0">
                                <a:pos x="T3" y="0"/>
                              </a:cxn>
                              <a:cxn ang="0">
                                <a:pos x="T5" y="0"/>
                              </a:cxn>
                            </a:cxnLst>
                            <a:rect l="0" t="0" r="r" b="b"/>
                            <a:pathLst>
                              <a:path w="68">
                                <a:moveTo>
                                  <a:pt x="0" y="0"/>
                                </a:moveTo>
                                <a:lnTo>
                                  <a:pt x="68"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6" name="Freeform 347"/>
                        <wps:cNvSpPr>
                          <a:spLocks/>
                        </wps:cNvSpPr>
                        <wps:spPr bwMode="auto">
                          <a:xfrm>
                            <a:off x="3820" y="2003"/>
                            <a:ext cx="68" cy="2"/>
                          </a:xfrm>
                          <a:custGeom>
                            <a:avLst/>
                            <a:gdLst>
                              <a:gd name="T0" fmla="+- 0 3888 3821"/>
                              <a:gd name="T1" fmla="*/ T0 w 68"/>
                              <a:gd name="T2" fmla="+- 0 3821 3821"/>
                              <a:gd name="T3" fmla="*/ T2 w 68"/>
                              <a:gd name="T4" fmla="+- 0 3888 3821"/>
                              <a:gd name="T5" fmla="*/ T4 w 68"/>
                            </a:gdLst>
                            <a:ahLst/>
                            <a:cxnLst>
                              <a:cxn ang="0">
                                <a:pos x="T1" y="0"/>
                              </a:cxn>
                              <a:cxn ang="0">
                                <a:pos x="T3" y="0"/>
                              </a:cxn>
                              <a:cxn ang="0">
                                <a:pos x="T5" y="0"/>
                              </a:cxn>
                            </a:cxnLst>
                            <a:rect l="0" t="0" r="r" b="b"/>
                            <a:pathLst>
                              <a:path w="68">
                                <a:moveTo>
                                  <a:pt x="67" y="0"/>
                                </a:moveTo>
                                <a:lnTo>
                                  <a:pt x="0" y="0"/>
                                </a:lnTo>
                                <a:lnTo>
                                  <a:pt x="67" y="0"/>
                                </a:lnTo>
                                <a:close/>
                              </a:path>
                            </a:pathLst>
                          </a:custGeom>
                          <a:solidFill>
                            <a:srgbClr val="A6A6A6">
                              <a:alpha val="5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7" name="Freeform 346"/>
                        <wps:cNvSpPr>
                          <a:spLocks/>
                        </wps:cNvSpPr>
                        <wps:spPr bwMode="auto">
                          <a:xfrm>
                            <a:off x="3820" y="2003"/>
                            <a:ext cx="68" cy="2"/>
                          </a:xfrm>
                          <a:custGeom>
                            <a:avLst/>
                            <a:gdLst>
                              <a:gd name="T0" fmla="+- 0 3821 3821"/>
                              <a:gd name="T1" fmla="*/ T0 w 68"/>
                              <a:gd name="T2" fmla="+- 0 3888 3821"/>
                              <a:gd name="T3" fmla="*/ T2 w 68"/>
                              <a:gd name="T4" fmla="+- 0 3821 3821"/>
                              <a:gd name="T5" fmla="*/ T4 w 68"/>
                            </a:gdLst>
                            <a:ahLst/>
                            <a:cxnLst>
                              <a:cxn ang="0">
                                <a:pos x="T1" y="0"/>
                              </a:cxn>
                              <a:cxn ang="0">
                                <a:pos x="T3" y="0"/>
                              </a:cxn>
                              <a:cxn ang="0">
                                <a:pos x="T5" y="0"/>
                              </a:cxn>
                            </a:cxnLst>
                            <a:rect l="0" t="0" r="r" b="b"/>
                            <a:pathLst>
                              <a:path w="68">
                                <a:moveTo>
                                  <a:pt x="0" y="0"/>
                                </a:moveTo>
                                <a:lnTo>
                                  <a:pt x="67"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8" name="Freeform 345"/>
                        <wps:cNvSpPr>
                          <a:spLocks/>
                        </wps:cNvSpPr>
                        <wps:spPr bwMode="auto">
                          <a:xfrm>
                            <a:off x="3887" y="2003"/>
                            <a:ext cx="68" cy="2"/>
                          </a:xfrm>
                          <a:custGeom>
                            <a:avLst/>
                            <a:gdLst>
                              <a:gd name="T0" fmla="+- 0 3955 3888"/>
                              <a:gd name="T1" fmla="*/ T0 w 68"/>
                              <a:gd name="T2" fmla="+- 0 3888 3888"/>
                              <a:gd name="T3" fmla="*/ T2 w 68"/>
                              <a:gd name="T4" fmla="+- 0 3955 3888"/>
                              <a:gd name="T5" fmla="*/ T4 w 68"/>
                            </a:gdLst>
                            <a:ahLst/>
                            <a:cxnLst>
                              <a:cxn ang="0">
                                <a:pos x="T1" y="0"/>
                              </a:cxn>
                              <a:cxn ang="0">
                                <a:pos x="T3" y="0"/>
                              </a:cxn>
                              <a:cxn ang="0">
                                <a:pos x="T5" y="0"/>
                              </a:cxn>
                            </a:cxnLst>
                            <a:rect l="0" t="0" r="r" b="b"/>
                            <a:pathLst>
                              <a:path w="68">
                                <a:moveTo>
                                  <a:pt x="67" y="0"/>
                                </a:moveTo>
                                <a:lnTo>
                                  <a:pt x="0" y="0"/>
                                </a:lnTo>
                                <a:lnTo>
                                  <a:pt x="67" y="0"/>
                                </a:lnTo>
                                <a:close/>
                              </a:path>
                            </a:pathLst>
                          </a:custGeom>
                          <a:solidFill>
                            <a:srgbClr val="A6A6A6">
                              <a:alpha val="5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9" name="Freeform 344"/>
                        <wps:cNvSpPr>
                          <a:spLocks/>
                        </wps:cNvSpPr>
                        <wps:spPr bwMode="auto">
                          <a:xfrm>
                            <a:off x="3887" y="2003"/>
                            <a:ext cx="68" cy="2"/>
                          </a:xfrm>
                          <a:custGeom>
                            <a:avLst/>
                            <a:gdLst>
                              <a:gd name="T0" fmla="+- 0 3888 3888"/>
                              <a:gd name="T1" fmla="*/ T0 w 68"/>
                              <a:gd name="T2" fmla="+- 0 3955 3888"/>
                              <a:gd name="T3" fmla="*/ T2 w 68"/>
                              <a:gd name="T4" fmla="+- 0 3888 3888"/>
                              <a:gd name="T5" fmla="*/ T4 w 68"/>
                            </a:gdLst>
                            <a:ahLst/>
                            <a:cxnLst>
                              <a:cxn ang="0">
                                <a:pos x="T1" y="0"/>
                              </a:cxn>
                              <a:cxn ang="0">
                                <a:pos x="T3" y="0"/>
                              </a:cxn>
                              <a:cxn ang="0">
                                <a:pos x="T5" y="0"/>
                              </a:cxn>
                            </a:cxnLst>
                            <a:rect l="0" t="0" r="r" b="b"/>
                            <a:pathLst>
                              <a:path w="68">
                                <a:moveTo>
                                  <a:pt x="0" y="0"/>
                                </a:moveTo>
                                <a:lnTo>
                                  <a:pt x="67"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0" name="Freeform 343"/>
                        <wps:cNvSpPr>
                          <a:spLocks/>
                        </wps:cNvSpPr>
                        <wps:spPr bwMode="auto">
                          <a:xfrm>
                            <a:off x="3955" y="2003"/>
                            <a:ext cx="68" cy="2"/>
                          </a:xfrm>
                          <a:custGeom>
                            <a:avLst/>
                            <a:gdLst>
                              <a:gd name="T0" fmla="+- 0 4022 3955"/>
                              <a:gd name="T1" fmla="*/ T0 w 68"/>
                              <a:gd name="T2" fmla="+- 0 3955 3955"/>
                              <a:gd name="T3" fmla="*/ T2 w 68"/>
                              <a:gd name="T4" fmla="+- 0 4022 3955"/>
                              <a:gd name="T5" fmla="*/ T4 w 68"/>
                            </a:gdLst>
                            <a:ahLst/>
                            <a:cxnLst>
                              <a:cxn ang="0">
                                <a:pos x="T1" y="0"/>
                              </a:cxn>
                              <a:cxn ang="0">
                                <a:pos x="T3" y="0"/>
                              </a:cxn>
                              <a:cxn ang="0">
                                <a:pos x="T5" y="0"/>
                              </a:cxn>
                            </a:cxnLst>
                            <a:rect l="0" t="0" r="r" b="b"/>
                            <a:pathLst>
                              <a:path w="68">
                                <a:moveTo>
                                  <a:pt x="67" y="0"/>
                                </a:moveTo>
                                <a:lnTo>
                                  <a:pt x="0" y="0"/>
                                </a:lnTo>
                                <a:lnTo>
                                  <a:pt x="67" y="0"/>
                                </a:lnTo>
                                <a:close/>
                              </a:path>
                            </a:pathLst>
                          </a:custGeom>
                          <a:solidFill>
                            <a:srgbClr val="A6A6A6">
                              <a:alpha val="5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1" name="Freeform 342"/>
                        <wps:cNvSpPr>
                          <a:spLocks/>
                        </wps:cNvSpPr>
                        <wps:spPr bwMode="auto">
                          <a:xfrm>
                            <a:off x="3955" y="2003"/>
                            <a:ext cx="68" cy="2"/>
                          </a:xfrm>
                          <a:custGeom>
                            <a:avLst/>
                            <a:gdLst>
                              <a:gd name="T0" fmla="+- 0 3955 3955"/>
                              <a:gd name="T1" fmla="*/ T0 w 68"/>
                              <a:gd name="T2" fmla="+- 0 4022 3955"/>
                              <a:gd name="T3" fmla="*/ T2 w 68"/>
                              <a:gd name="T4" fmla="+- 0 3955 3955"/>
                              <a:gd name="T5" fmla="*/ T4 w 68"/>
                            </a:gdLst>
                            <a:ahLst/>
                            <a:cxnLst>
                              <a:cxn ang="0">
                                <a:pos x="T1" y="0"/>
                              </a:cxn>
                              <a:cxn ang="0">
                                <a:pos x="T3" y="0"/>
                              </a:cxn>
                              <a:cxn ang="0">
                                <a:pos x="T5" y="0"/>
                              </a:cxn>
                            </a:cxnLst>
                            <a:rect l="0" t="0" r="r" b="b"/>
                            <a:pathLst>
                              <a:path w="68">
                                <a:moveTo>
                                  <a:pt x="0" y="0"/>
                                </a:moveTo>
                                <a:lnTo>
                                  <a:pt x="67"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2" name="Freeform 341"/>
                        <wps:cNvSpPr>
                          <a:spLocks/>
                        </wps:cNvSpPr>
                        <wps:spPr bwMode="auto">
                          <a:xfrm>
                            <a:off x="4022" y="2003"/>
                            <a:ext cx="68" cy="2"/>
                          </a:xfrm>
                          <a:custGeom>
                            <a:avLst/>
                            <a:gdLst>
                              <a:gd name="T0" fmla="+- 0 4089 4022"/>
                              <a:gd name="T1" fmla="*/ T0 w 68"/>
                              <a:gd name="T2" fmla="+- 0 4022 4022"/>
                              <a:gd name="T3" fmla="*/ T2 w 68"/>
                              <a:gd name="T4" fmla="+- 0 4089 4022"/>
                              <a:gd name="T5" fmla="*/ T4 w 68"/>
                            </a:gdLst>
                            <a:ahLst/>
                            <a:cxnLst>
                              <a:cxn ang="0">
                                <a:pos x="T1" y="0"/>
                              </a:cxn>
                              <a:cxn ang="0">
                                <a:pos x="T3" y="0"/>
                              </a:cxn>
                              <a:cxn ang="0">
                                <a:pos x="T5" y="0"/>
                              </a:cxn>
                            </a:cxnLst>
                            <a:rect l="0" t="0" r="r" b="b"/>
                            <a:pathLst>
                              <a:path w="68">
                                <a:moveTo>
                                  <a:pt x="67" y="0"/>
                                </a:moveTo>
                                <a:lnTo>
                                  <a:pt x="0" y="0"/>
                                </a:lnTo>
                                <a:lnTo>
                                  <a:pt x="67" y="0"/>
                                </a:lnTo>
                                <a:close/>
                              </a:path>
                            </a:pathLst>
                          </a:custGeom>
                          <a:solidFill>
                            <a:srgbClr val="A6A6A6">
                              <a:alpha val="5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3" name="Freeform 340"/>
                        <wps:cNvSpPr>
                          <a:spLocks/>
                        </wps:cNvSpPr>
                        <wps:spPr bwMode="auto">
                          <a:xfrm>
                            <a:off x="4022" y="2003"/>
                            <a:ext cx="68" cy="2"/>
                          </a:xfrm>
                          <a:custGeom>
                            <a:avLst/>
                            <a:gdLst>
                              <a:gd name="T0" fmla="+- 0 4022 4022"/>
                              <a:gd name="T1" fmla="*/ T0 w 68"/>
                              <a:gd name="T2" fmla="+- 0 4089 4022"/>
                              <a:gd name="T3" fmla="*/ T2 w 68"/>
                              <a:gd name="T4" fmla="+- 0 4022 4022"/>
                              <a:gd name="T5" fmla="*/ T4 w 68"/>
                            </a:gdLst>
                            <a:ahLst/>
                            <a:cxnLst>
                              <a:cxn ang="0">
                                <a:pos x="T1" y="0"/>
                              </a:cxn>
                              <a:cxn ang="0">
                                <a:pos x="T3" y="0"/>
                              </a:cxn>
                              <a:cxn ang="0">
                                <a:pos x="T5" y="0"/>
                              </a:cxn>
                            </a:cxnLst>
                            <a:rect l="0" t="0" r="r" b="b"/>
                            <a:pathLst>
                              <a:path w="68">
                                <a:moveTo>
                                  <a:pt x="0" y="0"/>
                                </a:moveTo>
                                <a:lnTo>
                                  <a:pt x="67"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4" name="Freeform 339"/>
                        <wps:cNvSpPr>
                          <a:spLocks/>
                        </wps:cNvSpPr>
                        <wps:spPr bwMode="auto">
                          <a:xfrm>
                            <a:off x="4089" y="2003"/>
                            <a:ext cx="68" cy="2"/>
                          </a:xfrm>
                          <a:custGeom>
                            <a:avLst/>
                            <a:gdLst>
                              <a:gd name="T0" fmla="+- 0 4156 4089"/>
                              <a:gd name="T1" fmla="*/ T0 w 68"/>
                              <a:gd name="T2" fmla="+- 0 4089 4089"/>
                              <a:gd name="T3" fmla="*/ T2 w 68"/>
                              <a:gd name="T4" fmla="+- 0 4156 4089"/>
                              <a:gd name="T5" fmla="*/ T4 w 68"/>
                            </a:gdLst>
                            <a:ahLst/>
                            <a:cxnLst>
                              <a:cxn ang="0">
                                <a:pos x="T1" y="0"/>
                              </a:cxn>
                              <a:cxn ang="0">
                                <a:pos x="T3" y="0"/>
                              </a:cxn>
                              <a:cxn ang="0">
                                <a:pos x="T5" y="0"/>
                              </a:cxn>
                            </a:cxnLst>
                            <a:rect l="0" t="0" r="r" b="b"/>
                            <a:pathLst>
                              <a:path w="68">
                                <a:moveTo>
                                  <a:pt x="67" y="0"/>
                                </a:moveTo>
                                <a:lnTo>
                                  <a:pt x="0" y="0"/>
                                </a:lnTo>
                                <a:lnTo>
                                  <a:pt x="67" y="0"/>
                                </a:lnTo>
                                <a:close/>
                              </a:path>
                            </a:pathLst>
                          </a:custGeom>
                          <a:solidFill>
                            <a:srgbClr val="A6A6A6">
                              <a:alpha val="5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5" name="Freeform 338"/>
                        <wps:cNvSpPr>
                          <a:spLocks/>
                        </wps:cNvSpPr>
                        <wps:spPr bwMode="auto">
                          <a:xfrm>
                            <a:off x="4089" y="2003"/>
                            <a:ext cx="68" cy="2"/>
                          </a:xfrm>
                          <a:custGeom>
                            <a:avLst/>
                            <a:gdLst>
                              <a:gd name="T0" fmla="+- 0 4089 4089"/>
                              <a:gd name="T1" fmla="*/ T0 w 68"/>
                              <a:gd name="T2" fmla="+- 0 4156 4089"/>
                              <a:gd name="T3" fmla="*/ T2 w 68"/>
                              <a:gd name="T4" fmla="+- 0 4089 4089"/>
                              <a:gd name="T5" fmla="*/ T4 w 68"/>
                            </a:gdLst>
                            <a:ahLst/>
                            <a:cxnLst>
                              <a:cxn ang="0">
                                <a:pos x="T1" y="0"/>
                              </a:cxn>
                              <a:cxn ang="0">
                                <a:pos x="T3" y="0"/>
                              </a:cxn>
                              <a:cxn ang="0">
                                <a:pos x="T5" y="0"/>
                              </a:cxn>
                            </a:cxnLst>
                            <a:rect l="0" t="0" r="r" b="b"/>
                            <a:pathLst>
                              <a:path w="68">
                                <a:moveTo>
                                  <a:pt x="0" y="0"/>
                                </a:moveTo>
                                <a:lnTo>
                                  <a:pt x="67"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6" name="Freeform 337"/>
                        <wps:cNvSpPr>
                          <a:spLocks/>
                        </wps:cNvSpPr>
                        <wps:spPr bwMode="auto">
                          <a:xfrm>
                            <a:off x="4156" y="2003"/>
                            <a:ext cx="68" cy="2"/>
                          </a:xfrm>
                          <a:custGeom>
                            <a:avLst/>
                            <a:gdLst>
                              <a:gd name="T0" fmla="+- 0 4224 4156"/>
                              <a:gd name="T1" fmla="*/ T0 w 68"/>
                              <a:gd name="T2" fmla="+- 0 4156 4156"/>
                              <a:gd name="T3" fmla="*/ T2 w 68"/>
                              <a:gd name="T4" fmla="+- 0 4224 4156"/>
                              <a:gd name="T5" fmla="*/ T4 w 68"/>
                            </a:gdLst>
                            <a:ahLst/>
                            <a:cxnLst>
                              <a:cxn ang="0">
                                <a:pos x="T1" y="0"/>
                              </a:cxn>
                              <a:cxn ang="0">
                                <a:pos x="T3" y="0"/>
                              </a:cxn>
                              <a:cxn ang="0">
                                <a:pos x="T5" y="0"/>
                              </a:cxn>
                            </a:cxnLst>
                            <a:rect l="0" t="0" r="r" b="b"/>
                            <a:pathLst>
                              <a:path w="68">
                                <a:moveTo>
                                  <a:pt x="68" y="0"/>
                                </a:moveTo>
                                <a:lnTo>
                                  <a:pt x="0" y="0"/>
                                </a:lnTo>
                                <a:lnTo>
                                  <a:pt x="68" y="0"/>
                                </a:lnTo>
                                <a:close/>
                              </a:path>
                            </a:pathLst>
                          </a:custGeom>
                          <a:solidFill>
                            <a:srgbClr val="A6A6A6">
                              <a:alpha val="5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7" name="Freeform 336"/>
                        <wps:cNvSpPr>
                          <a:spLocks/>
                        </wps:cNvSpPr>
                        <wps:spPr bwMode="auto">
                          <a:xfrm>
                            <a:off x="4156" y="2003"/>
                            <a:ext cx="68" cy="2"/>
                          </a:xfrm>
                          <a:custGeom>
                            <a:avLst/>
                            <a:gdLst>
                              <a:gd name="T0" fmla="+- 0 4156 4156"/>
                              <a:gd name="T1" fmla="*/ T0 w 68"/>
                              <a:gd name="T2" fmla="+- 0 4224 4156"/>
                              <a:gd name="T3" fmla="*/ T2 w 68"/>
                              <a:gd name="T4" fmla="+- 0 4156 4156"/>
                              <a:gd name="T5" fmla="*/ T4 w 68"/>
                            </a:gdLst>
                            <a:ahLst/>
                            <a:cxnLst>
                              <a:cxn ang="0">
                                <a:pos x="T1" y="0"/>
                              </a:cxn>
                              <a:cxn ang="0">
                                <a:pos x="T3" y="0"/>
                              </a:cxn>
                              <a:cxn ang="0">
                                <a:pos x="T5" y="0"/>
                              </a:cxn>
                            </a:cxnLst>
                            <a:rect l="0" t="0" r="r" b="b"/>
                            <a:pathLst>
                              <a:path w="68">
                                <a:moveTo>
                                  <a:pt x="0" y="0"/>
                                </a:moveTo>
                                <a:lnTo>
                                  <a:pt x="68"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8" name="Freeform 335"/>
                        <wps:cNvSpPr>
                          <a:spLocks/>
                        </wps:cNvSpPr>
                        <wps:spPr bwMode="auto">
                          <a:xfrm>
                            <a:off x="4223" y="2003"/>
                            <a:ext cx="68" cy="2"/>
                          </a:xfrm>
                          <a:custGeom>
                            <a:avLst/>
                            <a:gdLst>
                              <a:gd name="T0" fmla="+- 0 4291 4224"/>
                              <a:gd name="T1" fmla="*/ T0 w 68"/>
                              <a:gd name="T2" fmla="+- 0 4224 4224"/>
                              <a:gd name="T3" fmla="*/ T2 w 68"/>
                              <a:gd name="T4" fmla="+- 0 4291 4224"/>
                              <a:gd name="T5" fmla="*/ T4 w 68"/>
                            </a:gdLst>
                            <a:ahLst/>
                            <a:cxnLst>
                              <a:cxn ang="0">
                                <a:pos x="T1" y="0"/>
                              </a:cxn>
                              <a:cxn ang="0">
                                <a:pos x="T3" y="0"/>
                              </a:cxn>
                              <a:cxn ang="0">
                                <a:pos x="T5" y="0"/>
                              </a:cxn>
                            </a:cxnLst>
                            <a:rect l="0" t="0" r="r" b="b"/>
                            <a:pathLst>
                              <a:path w="68">
                                <a:moveTo>
                                  <a:pt x="67" y="0"/>
                                </a:moveTo>
                                <a:lnTo>
                                  <a:pt x="0" y="0"/>
                                </a:lnTo>
                                <a:lnTo>
                                  <a:pt x="67" y="0"/>
                                </a:lnTo>
                                <a:close/>
                              </a:path>
                            </a:pathLst>
                          </a:custGeom>
                          <a:solidFill>
                            <a:srgbClr val="A6A6A6">
                              <a:alpha val="5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9" name="Freeform 334"/>
                        <wps:cNvSpPr>
                          <a:spLocks/>
                        </wps:cNvSpPr>
                        <wps:spPr bwMode="auto">
                          <a:xfrm>
                            <a:off x="4223" y="2003"/>
                            <a:ext cx="68" cy="2"/>
                          </a:xfrm>
                          <a:custGeom>
                            <a:avLst/>
                            <a:gdLst>
                              <a:gd name="T0" fmla="+- 0 4224 4224"/>
                              <a:gd name="T1" fmla="*/ T0 w 68"/>
                              <a:gd name="T2" fmla="+- 0 4291 4224"/>
                              <a:gd name="T3" fmla="*/ T2 w 68"/>
                              <a:gd name="T4" fmla="+- 0 4224 4224"/>
                              <a:gd name="T5" fmla="*/ T4 w 68"/>
                            </a:gdLst>
                            <a:ahLst/>
                            <a:cxnLst>
                              <a:cxn ang="0">
                                <a:pos x="T1" y="0"/>
                              </a:cxn>
                              <a:cxn ang="0">
                                <a:pos x="T3" y="0"/>
                              </a:cxn>
                              <a:cxn ang="0">
                                <a:pos x="T5" y="0"/>
                              </a:cxn>
                            </a:cxnLst>
                            <a:rect l="0" t="0" r="r" b="b"/>
                            <a:pathLst>
                              <a:path w="68">
                                <a:moveTo>
                                  <a:pt x="0" y="0"/>
                                </a:moveTo>
                                <a:lnTo>
                                  <a:pt x="67"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0" name="Freeform 333"/>
                        <wps:cNvSpPr>
                          <a:spLocks/>
                        </wps:cNvSpPr>
                        <wps:spPr bwMode="auto">
                          <a:xfrm>
                            <a:off x="4290" y="2003"/>
                            <a:ext cx="68" cy="2"/>
                          </a:xfrm>
                          <a:custGeom>
                            <a:avLst/>
                            <a:gdLst>
                              <a:gd name="T0" fmla="+- 0 4358 4291"/>
                              <a:gd name="T1" fmla="*/ T0 w 68"/>
                              <a:gd name="T2" fmla="+- 0 4291 4291"/>
                              <a:gd name="T3" fmla="*/ T2 w 68"/>
                              <a:gd name="T4" fmla="+- 0 4358 4291"/>
                              <a:gd name="T5" fmla="*/ T4 w 68"/>
                            </a:gdLst>
                            <a:ahLst/>
                            <a:cxnLst>
                              <a:cxn ang="0">
                                <a:pos x="T1" y="0"/>
                              </a:cxn>
                              <a:cxn ang="0">
                                <a:pos x="T3" y="0"/>
                              </a:cxn>
                              <a:cxn ang="0">
                                <a:pos x="T5" y="0"/>
                              </a:cxn>
                            </a:cxnLst>
                            <a:rect l="0" t="0" r="r" b="b"/>
                            <a:pathLst>
                              <a:path w="68">
                                <a:moveTo>
                                  <a:pt x="67" y="0"/>
                                </a:moveTo>
                                <a:lnTo>
                                  <a:pt x="0" y="0"/>
                                </a:lnTo>
                                <a:lnTo>
                                  <a:pt x="67" y="0"/>
                                </a:lnTo>
                                <a:close/>
                              </a:path>
                            </a:pathLst>
                          </a:custGeom>
                          <a:solidFill>
                            <a:srgbClr val="A6A6A6">
                              <a:alpha val="5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1" name="Freeform 332"/>
                        <wps:cNvSpPr>
                          <a:spLocks/>
                        </wps:cNvSpPr>
                        <wps:spPr bwMode="auto">
                          <a:xfrm>
                            <a:off x="4290" y="2003"/>
                            <a:ext cx="68" cy="2"/>
                          </a:xfrm>
                          <a:custGeom>
                            <a:avLst/>
                            <a:gdLst>
                              <a:gd name="T0" fmla="+- 0 4291 4291"/>
                              <a:gd name="T1" fmla="*/ T0 w 68"/>
                              <a:gd name="T2" fmla="+- 0 4358 4291"/>
                              <a:gd name="T3" fmla="*/ T2 w 68"/>
                              <a:gd name="T4" fmla="+- 0 4291 4291"/>
                              <a:gd name="T5" fmla="*/ T4 w 68"/>
                            </a:gdLst>
                            <a:ahLst/>
                            <a:cxnLst>
                              <a:cxn ang="0">
                                <a:pos x="T1" y="0"/>
                              </a:cxn>
                              <a:cxn ang="0">
                                <a:pos x="T3" y="0"/>
                              </a:cxn>
                              <a:cxn ang="0">
                                <a:pos x="T5" y="0"/>
                              </a:cxn>
                            </a:cxnLst>
                            <a:rect l="0" t="0" r="r" b="b"/>
                            <a:pathLst>
                              <a:path w="68">
                                <a:moveTo>
                                  <a:pt x="0" y="0"/>
                                </a:moveTo>
                                <a:lnTo>
                                  <a:pt x="67"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2" name="Freeform 331"/>
                        <wps:cNvSpPr>
                          <a:spLocks/>
                        </wps:cNvSpPr>
                        <wps:spPr bwMode="auto">
                          <a:xfrm>
                            <a:off x="4357" y="2003"/>
                            <a:ext cx="68" cy="2"/>
                          </a:xfrm>
                          <a:custGeom>
                            <a:avLst/>
                            <a:gdLst>
                              <a:gd name="T0" fmla="+- 0 4425 4358"/>
                              <a:gd name="T1" fmla="*/ T0 w 68"/>
                              <a:gd name="T2" fmla="+- 0 4358 4358"/>
                              <a:gd name="T3" fmla="*/ T2 w 68"/>
                              <a:gd name="T4" fmla="+- 0 4425 4358"/>
                              <a:gd name="T5" fmla="*/ T4 w 68"/>
                            </a:gdLst>
                            <a:ahLst/>
                            <a:cxnLst>
                              <a:cxn ang="0">
                                <a:pos x="T1" y="0"/>
                              </a:cxn>
                              <a:cxn ang="0">
                                <a:pos x="T3" y="0"/>
                              </a:cxn>
                              <a:cxn ang="0">
                                <a:pos x="T5" y="0"/>
                              </a:cxn>
                            </a:cxnLst>
                            <a:rect l="0" t="0" r="r" b="b"/>
                            <a:pathLst>
                              <a:path w="68">
                                <a:moveTo>
                                  <a:pt x="67" y="0"/>
                                </a:moveTo>
                                <a:lnTo>
                                  <a:pt x="0" y="0"/>
                                </a:lnTo>
                                <a:lnTo>
                                  <a:pt x="67" y="0"/>
                                </a:lnTo>
                                <a:close/>
                              </a:path>
                            </a:pathLst>
                          </a:custGeom>
                          <a:solidFill>
                            <a:srgbClr val="A6A6A6">
                              <a:alpha val="5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3" name="Freeform 330"/>
                        <wps:cNvSpPr>
                          <a:spLocks/>
                        </wps:cNvSpPr>
                        <wps:spPr bwMode="auto">
                          <a:xfrm>
                            <a:off x="4357" y="2003"/>
                            <a:ext cx="68" cy="2"/>
                          </a:xfrm>
                          <a:custGeom>
                            <a:avLst/>
                            <a:gdLst>
                              <a:gd name="T0" fmla="+- 0 4358 4358"/>
                              <a:gd name="T1" fmla="*/ T0 w 68"/>
                              <a:gd name="T2" fmla="+- 0 4425 4358"/>
                              <a:gd name="T3" fmla="*/ T2 w 68"/>
                              <a:gd name="T4" fmla="+- 0 4358 4358"/>
                              <a:gd name="T5" fmla="*/ T4 w 68"/>
                            </a:gdLst>
                            <a:ahLst/>
                            <a:cxnLst>
                              <a:cxn ang="0">
                                <a:pos x="T1" y="0"/>
                              </a:cxn>
                              <a:cxn ang="0">
                                <a:pos x="T3" y="0"/>
                              </a:cxn>
                              <a:cxn ang="0">
                                <a:pos x="T5" y="0"/>
                              </a:cxn>
                            </a:cxnLst>
                            <a:rect l="0" t="0" r="r" b="b"/>
                            <a:pathLst>
                              <a:path w="68">
                                <a:moveTo>
                                  <a:pt x="0" y="0"/>
                                </a:moveTo>
                                <a:lnTo>
                                  <a:pt x="67"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4" name="Freeform 329"/>
                        <wps:cNvSpPr>
                          <a:spLocks/>
                        </wps:cNvSpPr>
                        <wps:spPr bwMode="auto">
                          <a:xfrm>
                            <a:off x="4425" y="2003"/>
                            <a:ext cx="68" cy="2"/>
                          </a:xfrm>
                          <a:custGeom>
                            <a:avLst/>
                            <a:gdLst>
                              <a:gd name="T0" fmla="+- 0 4492 4425"/>
                              <a:gd name="T1" fmla="*/ T0 w 68"/>
                              <a:gd name="T2" fmla="+- 0 4425 4425"/>
                              <a:gd name="T3" fmla="*/ T2 w 68"/>
                              <a:gd name="T4" fmla="+- 0 4492 4425"/>
                              <a:gd name="T5" fmla="*/ T4 w 68"/>
                            </a:gdLst>
                            <a:ahLst/>
                            <a:cxnLst>
                              <a:cxn ang="0">
                                <a:pos x="T1" y="0"/>
                              </a:cxn>
                              <a:cxn ang="0">
                                <a:pos x="T3" y="0"/>
                              </a:cxn>
                              <a:cxn ang="0">
                                <a:pos x="T5" y="0"/>
                              </a:cxn>
                            </a:cxnLst>
                            <a:rect l="0" t="0" r="r" b="b"/>
                            <a:pathLst>
                              <a:path w="68">
                                <a:moveTo>
                                  <a:pt x="67" y="0"/>
                                </a:moveTo>
                                <a:lnTo>
                                  <a:pt x="0" y="0"/>
                                </a:lnTo>
                                <a:lnTo>
                                  <a:pt x="67" y="0"/>
                                </a:lnTo>
                                <a:close/>
                              </a:path>
                            </a:pathLst>
                          </a:custGeom>
                          <a:solidFill>
                            <a:srgbClr val="A6A6A6">
                              <a:alpha val="5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5" name="Freeform 328"/>
                        <wps:cNvSpPr>
                          <a:spLocks/>
                        </wps:cNvSpPr>
                        <wps:spPr bwMode="auto">
                          <a:xfrm>
                            <a:off x="4425" y="2003"/>
                            <a:ext cx="68" cy="2"/>
                          </a:xfrm>
                          <a:custGeom>
                            <a:avLst/>
                            <a:gdLst>
                              <a:gd name="T0" fmla="+- 0 4425 4425"/>
                              <a:gd name="T1" fmla="*/ T0 w 68"/>
                              <a:gd name="T2" fmla="+- 0 4492 4425"/>
                              <a:gd name="T3" fmla="*/ T2 w 68"/>
                              <a:gd name="T4" fmla="+- 0 4425 4425"/>
                              <a:gd name="T5" fmla="*/ T4 w 68"/>
                            </a:gdLst>
                            <a:ahLst/>
                            <a:cxnLst>
                              <a:cxn ang="0">
                                <a:pos x="T1" y="0"/>
                              </a:cxn>
                              <a:cxn ang="0">
                                <a:pos x="T3" y="0"/>
                              </a:cxn>
                              <a:cxn ang="0">
                                <a:pos x="T5" y="0"/>
                              </a:cxn>
                            </a:cxnLst>
                            <a:rect l="0" t="0" r="r" b="b"/>
                            <a:pathLst>
                              <a:path w="68">
                                <a:moveTo>
                                  <a:pt x="0" y="0"/>
                                </a:moveTo>
                                <a:lnTo>
                                  <a:pt x="67"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6" name="Freeform 327"/>
                        <wps:cNvSpPr>
                          <a:spLocks/>
                        </wps:cNvSpPr>
                        <wps:spPr bwMode="auto">
                          <a:xfrm>
                            <a:off x="4492" y="2003"/>
                            <a:ext cx="68" cy="2"/>
                          </a:xfrm>
                          <a:custGeom>
                            <a:avLst/>
                            <a:gdLst>
                              <a:gd name="T0" fmla="+- 0 4560 4492"/>
                              <a:gd name="T1" fmla="*/ T0 w 68"/>
                              <a:gd name="T2" fmla="+- 0 4492 4492"/>
                              <a:gd name="T3" fmla="*/ T2 w 68"/>
                              <a:gd name="T4" fmla="+- 0 4560 4492"/>
                              <a:gd name="T5" fmla="*/ T4 w 68"/>
                            </a:gdLst>
                            <a:ahLst/>
                            <a:cxnLst>
                              <a:cxn ang="0">
                                <a:pos x="T1" y="0"/>
                              </a:cxn>
                              <a:cxn ang="0">
                                <a:pos x="T3" y="0"/>
                              </a:cxn>
                              <a:cxn ang="0">
                                <a:pos x="T5" y="0"/>
                              </a:cxn>
                            </a:cxnLst>
                            <a:rect l="0" t="0" r="r" b="b"/>
                            <a:pathLst>
                              <a:path w="68">
                                <a:moveTo>
                                  <a:pt x="68" y="0"/>
                                </a:moveTo>
                                <a:lnTo>
                                  <a:pt x="0" y="0"/>
                                </a:lnTo>
                                <a:lnTo>
                                  <a:pt x="68" y="0"/>
                                </a:lnTo>
                                <a:close/>
                              </a:path>
                            </a:pathLst>
                          </a:custGeom>
                          <a:solidFill>
                            <a:srgbClr val="A6A6A6">
                              <a:alpha val="5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7" name="Freeform 326"/>
                        <wps:cNvSpPr>
                          <a:spLocks/>
                        </wps:cNvSpPr>
                        <wps:spPr bwMode="auto">
                          <a:xfrm>
                            <a:off x="4492" y="2003"/>
                            <a:ext cx="68" cy="2"/>
                          </a:xfrm>
                          <a:custGeom>
                            <a:avLst/>
                            <a:gdLst>
                              <a:gd name="T0" fmla="+- 0 4492 4492"/>
                              <a:gd name="T1" fmla="*/ T0 w 68"/>
                              <a:gd name="T2" fmla="+- 0 4560 4492"/>
                              <a:gd name="T3" fmla="*/ T2 w 68"/>
                              <a:gd name="T4" fmla="+- 0 4492 4492"/>
                              <a:gd name="T5" fmla="*/ T4 w 68"/>
                            </a:gdLst>
                            <a:ahLst/>
                            <a:cxnLst>
                              <a:cxn ang="0">
                                <a:pos x="T1" y="0"/>
                              </a:cxn>
                              <a:cxn ang="0">
                                <a:pos x="T3" y="0"/>
                              </a:cxn>
                              <a:cxn ang="0">
                                <a:pos x="T5" y="0"/>
                              </a:cxn>
                            </a:cxnLst>
                            <a:rect l="0" t="0" r="r" b="b"/>
                            <a:pathLst>
                              <a:path w="68">
                                <a:moveTo>
                                  <a:pt x="0" y="0"/>
                                </a:moveTo>
                                <a:lnTo>
                                  <a:pt x="68"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8" name="Freeform 325"/>
                        <wps:cNvSpPr>
                          <a:spLocks/>
                        </wps:cNvSpPr>
                        <wps:spPr bwMode="auto">
                          <a:xfrm>
                            <a:off x="4559" y="2003"/>
                            <a:ext cx="68" cy="2"/>
                          </a:xfrm>
                          <a:custGeom>
                            <a:avLst/>
                            <a:gdLst>
                              <a:gd name="T0" fmla="+- 0 4627 4559"/>
                              <a:gd name="T1" fmla="*/ T0 w 68"/>
                              <a:gd name="T2" fmla="+- 0 4559 4559"/>
                              <a:gd name="T3" fmla="*/ T2 w 68"/>
                              <a:gd name="T4" fmla="+- 0 4627 4559"/>
                              <a:gd name="T5" fmla="*/ T4 w 68"/>
                            </a:gdLst>
                            <a:ahLst/>
                            <a:cxnLst>
                              <a:cxn ang="0">
                                <a:pos x="T1" y="0"/>
                              </a:cxn>
                              <a:cxn ang="0">
                                <a:pos x="T3" y="0"/>
                              </a:cxn>
                              <a:cxn ang="0">
                                <a:pos x="T5" y="0"/>
                              </a:cxn>
                            </a:cxnLst>
                            <a:rect l="0" t="0" r="r" b="b"/>
                            <a:pathLst>
                              <a:path w="68">
                                <a:moveTo>
                                  <a:pt x="68" y="0"/>
                                </a:moveTo>
                                <a:lnTo>
                                  <a:pt x="0" y="0"/>
                                </a:lnTo>
                                <a:lnTo>
                                  <a:pt x="68" y="0"/>
                                </a:lnTo>
                                <a:close/>
                              </a:path>
                            </a:pathLst>
                          </a:custGeom>
                          <a:solidFill>
                            <a:srgbClr val="A6A6A6">
                              <a:alpha val="5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9" name="Freeform 324"/>
                        <wps:cNvSpPr>
                          <a:spLocks/>
                        </wps:cNvSpPr>
                        <wps:spPr bwMode="auto">
                          <a:xfrm>
                            <a:off x="4559" y="2003"/>
                            <a:ext cx="68" cy="2"/>
                          </a:xfrm>
                          <a:custGeom>
                            <a:avLst/>
                            <a:gdLst>
                              <a:gd name="T0" fmla="+- 0 4559 4559"/>
                              <a:gd name="T1" fmla="*/ T0 w 68"/>
                              <a:gd name="T2" fmla="+- 0 4627 4559"/>
                              <a:gd name="T3" fmla="*/ T2 w 68"/>
                              <a:gd name="T4" fmla="+- 0 4559 4559"/>
                              <a:gd name="T5" fmla="*/ T4 w 68"/>
                            </a:gdLst>
                            <a:ahLst/>
                            <a:cxnLst>
                              <a:cxn ang="0">
                                <a:pos x="T1" y="0"/>
                              </a:cxn>
                              <a:cxn ang="0">
                                <a:pos x="T3" y="0"/>
                              </a:cxn>
                              <a:cxn ang="0">
                                <a:pos x="T5" y="0"/>
                              </a:cxn>
                            </a:cxnLst>
                            <a:rect l="0" t="0" r="r" b="b"/>
                            <a:pathLst>
                              <a:path w="68">
                                <a:moveTo>
                                  <a:pt x="0" y="0"/>
                                </a:moveTo>
                                <a:lnTo>
                                  <a:pt x="68"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0" name="Freeform 323"/>
                        <wps:cNvSpPr>
                          <a:spLocks/>
                        </wps:cNvSpPr>
                        <wps:spPr bwMode="auto">
                          <a:xfrm>
                            <a:off x="4626" y="2003"/>
                            <a:ext cx="68" cy="2"/>
                          </a:xfrm>
                          <a:custGeom>
                            <a:avLst/>
                            <a:gdLst>
                              <a:gd name="T0" fmla="+- 0 4694 4627"/>
                              <a:gd name="T1" fmla="*/ T0 w 68"/>
                              <a:gd name="T2" fmla="+- 0 4627 4627"/>
                              <a:gd name="T3" fmla="*/ T2 w 68"/>
                              <a:gd name="T4" fmla="+- 0 4694 4627"/>
                              <a:gd name="T5" fmla="*/ T4 w 68"/>
                            </a:gdLst>
                            <a:ahLst/>
                            <a:cxnLst>
                              <a:cxn ang="0">
                                <a:pos x="T1" y="0"/>
                              </a:cxn>
                              <a:cxn ang="0">
                                <a:pos x="T3" y="0"/>
                              </a:cxn>
                              <a:cxn ang="0">
                                <a:pos x="T5" y="0"/>
                              </a:cxn>
                            </a:cxnLst>
                            <a:rect l="0" t="0" r="r" b="b"/>
                            <a:pathLst>
                              <a:path w="68">
                                <a:moveTo>
                                  <a:pt x="67" y="0"/>
                                </a:moveTo>
                                <a:lnTo>
                                  <a:pt x="0" y="0"/>
                                </a:lnTo>
                                <a:lnTo>
                                  <a:pt x="67" y="0"/>
                                </a:lnTo>
                                <a:close/>
                              </a:path>
                            </a:pathLst>
                          </a:custGeom>
                          <a:solidFill>
                            <a:srgbClr val="A6A6A6">
                              <a:alpha val="5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1" name="Freeform 322"/>
                        <wps:cNvSpPr>
                          <a:spLocks/>
                        </wps:cNvSpPr>
                        <wps:spPr bwMode="auto">
                          <a:xfrm>
                            <a:off x="4626" y="2003"/>
                            <a:ext cx="68" cy="2"/>
                          </a:xfrm>
                          <a:custGeom>
                            <a:avLst/>
                            <a:gdLst>
                              <a:gd name="T0" fmla="+- 0 4627 4627"/>
                              <a:gd name="T1" fmla="*/ T0 w 68"/>
                              <a:gd name="T2" fmla="+- 0 4694 4627"/>
                              <a:gd name="T3" fmla="*/ T2 w 68"/>
                              <a:gd name="T4" fmla="+- 0 4627 4627"/>
                              <a:gd name="T5" fmla="*/ T4 w 68"/>
                            </a:gdLst>
                            <a:ahLst/>
                            <a:cxnLst>
                              <a:cxn ang="0">
                                <a:pos x="T1" y="0"/>
                              </a:cxn>
                              <a:cxn ang="0">
                                <a:pos x="T3" y="0"/>
                              </a:cxn>
                              <a:cxn ang="0">
                                <a:pos x="T5" y="0"/>
                              </a:cxn>
                            </a:cxnLst>
                            <a:rect l="0" t="0" r="r" b="b"/>
                            <a:pathLst>
                              <a:path w="68">
                                <a:moveTo>
                                  <a:pt x="0" y="0"/>
                                </a:moveTo>
                                <a:lnTo>
                                  <a:pt x="67"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2" name="Freeform 321"/>
                        <wps:cNvSpPr>
                          <a:spLocks/>
                        </wps:cNvSpPr>
                        <wps:spPr bwMode="auto">
                          <a:xfrm>
                            <a:off x="4693" y="2003"/>
                            <a:ext cx="68" cy="2"/>
                          </a:xfrm>
                          <a:custGeom>
                            <a:avLst/>
                            <a:gdLst>
                              <a:gd name="T0" fmla="+- 0 4761 4694"/>
                              <a:gd name="T1" fmla="*/ T0 w 68"/>
                              <a:gd name="T2" fmla="+- 0 4694 4694"/>
                              <a:gd name="T3" fmla="*/ T2 w 68"/>
                              <a:gd name="T4" fmla="+- 0 4761 4694"/>
                              <a:gd name="T5" fmla="*/ T4 w 68"/>
                            </a:gdLst>
                            <a:ahLst/>
                            <a:cxnLst>
                              <a:cxn ang="0">
                                <a:pos x="T1" y="0"/>
                              </a:cxn>
                              <a:cxn ang="0">
                                <a:pos x="T3" y="0"/>
                              </a:cxn>
                              <a:cxn ang="0">
                                <a:pos x="T5" y="0"/>
                              </a:cxn>
                            </a:cxnLst>
                            <a:rect l="0" t="0" r="r" b="b"/>
                            <a:pathLst>
                              <a:path w="68">
                                <a:moveTo>
                                  <a:pt x="67" y="0"/>
                                </a:moveTo>
                                <a:lnTo>
                                  <a:pt x="0" y="0"/>
                                </a:lnTo>
                                <a:lnTo>
                                  <a:pt x="67" y="0"/>
                                </a:lnTo>
                                <a:close/>
                              </a:path>
                            </a:pathLst>
                          </a:custGeom>
                          <a:solidFill>
                            <a:srgbClr val="A6A6A6">
                              <a:alpha val="5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3" name="Freeform 320"/>
                        <wps:cNvSpPr>
                          <a:spLocks/>
                        </wps:cNvSpPr>
                        <wps:spPr bwMode="auto">
                          <a:xfrm>
                            <a:off x="4693" y="2003"/>
                            <a:ext cx="68" cy="2"/>
                          </a:xfrm>
                          <a:custGeom>
                            <a:avLst/>
                            <a:gdLst>
                              <a:gd name="T0" fmla="+- 0 4694 4694"/>
                              <a:gd name="T1" fmla="*/ T0 w 68"/>
                              <a:gd name="T2" fmla="+- 0 4761 4694"/>
                              <a:gd name="T3" fmla="*/ T2 w 68"/>
                              <a:gd name="T4" fmla="+- 0 4694 4694"/>
                              <a:gd name="T5" fmla="*/ T4 w 68"/>
                            </a:gdLst>
                            <a:ahLst/>
                            <a:cxnLst>
                              <a:cxn ang="0">
                                <a:pos x="T1" y="0"/>
                              </a:cxn>
                              <a:cxn ang="0">
                                <a:pos x="T3" y="0"/>
                              </a:cxn>
                              <a:cxn ang="0">
                                <a:pos x="T5" y="0"/>
                              </a:cxn>
                            </a:cxnLst>
                            <a:rect l="0" t="0" r="r" b="b"/>
                            <a:pathLst>
                              <a:path w="68">
                                <a:moveTo>
                                  <a:pt x="0" y="0"/>
                                </a:moveTo>
                                <a:lnTo>
                                  <a:pt x="67"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4" name="Freeform 319"/>
                        <wps:cNvSpPr>
                          <a:spLocks/>
                        </wps:cNvSpPr>
                        <wps:spPr bwMode="auto">
                          <a:xfrm>
                            <a:off x="4760" y="2003"/>
                            <a:ext cx="68" cy="2"/>
                          </a:xfrm>
                          <a:custGeom>
                            <a:avLst/>
                            <a:gdLst>
                              <a:gd name="T0" fmla="+- 0 4828 4761"/>
                              <a:gd name="T1" fmla="*/ T0 w 68"/>
                              <a:gd name="T2" fmla="+- 0 4761 4761"/>
                              <a:gd name="T3" fmla="*/ T2 w 68"/>
                              <a:gd name="T4" fmla="+- 0 4828 4761"/>
                              <a:gd name="T5" fmla="*/ T4 w 68"/>
                            </a:gdLst>
                            <a:ahLst/>
                            <a:cxnLst>
                              <a:cxn ang="0">
                                <a:pos x="T1" y="0"/>
                              </a:cxn>
                              <a:cxn ang="0">
                                <a:pos x="T3" y="0"/>
                              </a:cxn>
                              <a:cxn ang="0">
                                <a:pos x="T5" y="0"/>
                              </a:cxn>
                            </a:cxnLst>
                            <a:rect l="0" t="0" r="r" b="b"/>
                            <a:pathLst>
                              <a:path w="68">
                                <a:moveTo>
                                  <a:pt x="67" y="0"/>
                                </a:moveTo>
                                <a:lnTo>
                                  <a:pt x="0" y="0"/>
                                </a:lnTo>
                                <a:lnTo>
                                  <a:pt x="67" y="0"/>
                                </a:lnTo>
                                <a:close/>
                              </a:path>
                            </a:pathLst>
                          </a:custGeom>
                          <a:solidFill>
                            <a:srgbClr val="A6A6A6">
                              <a:alpha val="5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5" name="Freeform 318"/>
                        <wps:cNvSpPr>
                          <a:spLocks/>
                        </wps:cNvSpPr>
                        <wps:spPr bwMode="auto">
                          <a:xfrm>
                            <a:off x="4760" y="2003"/>
                            <a:ext cx="68" cy="2"/>
                          </a:xfrm>
                          <a:custGeom>
                            <a:avLst/>
                            <a:gdLst>
                              <a:gd name="T0" fmla="+- 0 4761 4761"/>
                              <a:gd name="T1" fmla="*/ T0 w 68"/>
                              <a:gd name="T2" fmla="+- 0 4828 4761"/>
                              <a:gd name="T3" fmla="*/ T2 w 68"/>
                              <a:gd name="T4" fmla="+- 0 4761 4761"/>
                              <a:gd name="T5" fmla="*/ T4 w 68"/>
                            </a:gdLst>
                            <a:ahLst/>
                            <a:cxnLst>
                              <a:cxn ang="0">
                                <a:pos x="T1" y="0"/>
                              </a:cxn>
                              <a:cxn ang="0">
                                <a:pos x="T3" y="0"/>
                              </a:cxn>
                              <a:cxn ang="0">
                                <a:pos x="T5" y="0"/>
                              </a:cxn>
                            </a:cxnLst>
                            <a:rect l="0" t="0" r="r" b="b"/>
                            <a:pathLst>
                              <a:path w="68">
                                <a:moveTo>
                                  <a:pt x="0" y="0"/>
                                </a:moveTo>
                                <a:lnTo>
                                  <a:pt x="67"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6" name="Freeform 317"/>
                        <wps:cNvSpPr>
                          <a:spLocks/>
                        </wps:cNvSpPr>
                        <wps:spPr bwMode="auto">
                          <a:xfrm>
                            <a:off x="4827" y="2003"/>
                            <a:ext cx="68" cy="2"/>
                          </a:xfrm>
                          <a:custGeom>
                            <a:avLst/>
                            <a:gdLst>
                              <a:gd name="T0" fmla="+- 0 4895 4828"/>
                              <a:gd name="T1" fmla="*/ T0 w 68"/>
                              <a:gd name="T2" fmla="+- 0 4828 4828"/>
                              <a:gd name="T3" fmla="*/ T2 w 68"/>
                              <a:gd name="T4" fmla="+- 0 4895 4828"/>
                              <a:gd name="T5" fmla="*/ T4 w 68"/>
                            </a:gdLst>
                            <a:ahLst/>
                            <a:cxnLst>
                              <a:cxn ang="0">
                                <a:pos x="T1" y="0"/>
                              </a:cxn>
                              <a:cxn ang="0">
                                <a:pos x="T3" y="0"/>
                              </a:cxn>
                              <a:cxn ang="0">
                                <a:pos x="T5" y="0"/>
                              </a:cxn>
                            </a:cxnLst>
                            <a:rect l="0" t="0" r="r" b="b"/>
                            <a:pathLst>
                              <a:path w="68">
                                <a:moveTo>
                                  <a:pt x="67" y="0"/>
                                </a:moveTo>
                                <a:lnTo>
                                  <a:pt x="0" y="0"/>
                                </a:lnTo>
                                <a:lnTo>
                                  <a:pt x="67" y="0"/>
                                </a:lnTo>
                                <a:close/>
                              </a:path>
                            </a:pathLst>
                          </a:custGeom>
                          <a:solidFill>
                            <a:srgbClr val="A6A6A6">
                              <a:alpha val="5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7" name="Freeform 316"/>
                        <wps:cNvSpPr>
                          <a:spLocks/>
                        </wps:cNvSpPr>
                        <wps:spPr bwMode="auto">
                          <a:xfrm>
                            <a:off x="4827" y="2003"/>
                            <a:ext cx="68" cy="2"/>
                          </a:xfrm>
                          <a:custGeom>
                            <a:avLst/>
                            <a:gdLst>
                              <a:gd name="T0" fmla="+- 0 4828 4828"/>
                              <a:gd name="T1" fmla="*/ T0 w 68"/>
                              <a:gd name="T2" fmla="+- 0 4895 4828"/>
                              <a:gd name="T3" fmla="*/ T2 w 68"/>
                              <a:gd name="T4" fmla="+- 0 4828 4828"/>
                              <a:gd name="T5" fmla="*/ T4 w 68"/>
                            </a:gdLst>
                            <a:ahLst/>
                            <a:cxnLst>
                              <a:cxn ang="0">
                                <a:pos x="T1" y="0"/>
                              </a:cxn>
                              <a:cxn ang="0">
                                <a:pos x="T3" y="0"/>
                              </a:cxn>
                              <a:cxn ang="0">
                                <a:pos x="T5" y="0"/>
                              </a:cxn>
                            </a:cxnLst>
                            <a:rect l="0" t="0" r="r" b="b"/>
                            <a:pathLst>
                              <a:path w="68">
                                <a:moveTo>
                                  <a:pt x="0" y="0"/>
                                </a:moveTo>
                                <a:lnTo>
                                  <a:pt x="67"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8" name="Freeform 315"/>
                        <wps:cNvSpPr>
                          <a:spLocks/>
                        </wps:cNvSpPr>
                        <wps:spPr bwMode="auto">
                          <a:xfrm>
                            <a:off x="4895" y="2003"/>
                            <a:ext cx="68" cy="2"/>
                          </a:xfrm>
                          <a:custGeom>
                            <a:avLst/>
                            <a:gdLst>
                              <a:gd name="T0" fmla="+- 0 4962 4895"/>
                              <a:gd name="T1" fmla="*/ T0 w 68"/>
                              <a:gd name="T2" fmla="+- 0 4895 4895"/>
                              <a:gd name="T3" fmla="*/ T2 w 68"/>
                              <a:gd name="T4" fmla="+- 0 4962 4895"/>
                              <a:gd name="T5" fmla="*/ T4 w 68"/>
                            </a:gdLst>
                            <a:ahLst/>
                            <a:cxnLst>
                              <a:cxn ang="0">
                                <a:pos x="T1" y="0"/>
                              </a:cxn>
                              <a:cxn ang="0">
                                <a:pos x="T3" y="0"/>
                              </a:cxn>
                              <a:cxn ang="0">
                                <a:pos x="T5" y="0"/>
                              </a:cxn>
                            </a:cxnLst>
                            <a:rect l="0" t="0" r="r" b="b"/>
                            <a:pathLst>
                              <a:path w="68">
                                <a:moveTo>
                                  <a:pt x="67" y="0"/>
                                </a:moveTo>
                                <a:lnTo>
                                  <a:pt x="0" y="0"/>
                                </a:lnTo>
                                <a:lnTo>
                                  <a:pt x="67" y="0"/>
                                </a:lnTo>
                                <a:close/>
                              </a:path>
                            </a:pathLst>
                          </a:custGeom>
                          <a:solidFill>
                            <a:srgbClr val="A6A6A6">
                              <a:alpha val="5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9" name="Freeform 314"/>
                        <wps:cNvSpPr>
                          <a:spLocks/>
                        </wps:cNvSpPr>
                        <wps:spPr bwMode="auto">
                          <a:xfrm>
                            <a:off x="4895" y="2003"/>
                            <a:ext cx="68" cy="2"/>
                          </a:xfrm>
                          <a:custGeom>
                            <a:avLst/>
                            <a:gdLst>
                              <a:gd name="T0" fmla="+- 0 4895 4895"/>
                              <a:gd name="T1" fmla="*/ T0 w 68"/>
                              <a:gd name="T2" fmla="+- 0 4962 4895"/>
                              <a:gd name="T3" fmla="*/ T2 w 68"/>
                              <a:gd name="T4" fmla="+- 0 4895 4895"/>
                              <a:gd name="T5" fmla="*/ T4 w 68"/>
                            </a:gdLst>
                            <a:ahLst/>
                            <a:cxnLst>
                              <a:cxn ang="0">
                                <a:pos x="T1" y="0"/>
                              </a:cxn>
                              <a:cxn ang="0">
                                <a:pos x="T3" y="0"/>
                              </a:cxn>
                              <a:cxn ang="0">
                                <a:pos x="T5" y="0"/>
                              </a:cxn>
                            </a:cxnLst>
                            <a:rect l="0" t="0" r="r" b="b"/>
                            <a:pathLst>
                              <a:path w="68">
                                <a:moveTo>
                                  <a:pt x="0" y="0"/>
                                </a:moveTo>
                                <a:lnTo>
                                  <a:pt x="67"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0" name="Freeform 313"/>
                        <wps:cNvSpPr>
                          <a:spLocks/>
                        </wps:cNvSpPr>
                        <wps:spPr bwMode="auto">
                          <a:xfrm>
                            <a:off x="4962" y="2003"/>
                            <a:ext cx="68" cy="2"/>
                          </a:xfrm>
                          <a:custGeom>
                            <a:avLst/>
                            <a:gdLst>
                              <a:gd name="T0" fmla="+- 0 5030 4962"/>
                              <a:gd name="T1" fmla="*/ T0 w 68"/>
                              <a:gd name="T2" fmla="+- 0 4962 4962"/>
                              <a:gd name="T3" fmla="*/ T2 w 68"/>
                              <a:gd name="T4" fmla="+- 0 5030 4962"/>
                              <a:gd name="T5" fmla="*/ T4 w 68"/>
                            </a:gdLst>
                            <a:ahLst/>
                            <a:cxnLst>
                              <a:cxn ang="0">
                                <a:pos x="T1" y="0"/>
                              </a:cxn>
                              <a:cxn ang="0">
                                <a:pos x="T3" y="0"/>
                              </a:cxn>
                              <a:cxn ang="0">
                                <a:pos x="T5" y="0"/>
                              </a:cxn>
                            </a:cxnLst>
                            <a:rect l="0" t="0" r="r" b="b"/>
                            <a:pathLst>
                              <a:path w="68">
                                <a:moveTo>
                                  <a:pt x="68" y="0"/>
                                </a:moveTo>
                                <a:lnTo>
                                  <a:pt x="0" y="0"/>
                                </a:lnTo>
                                <a:lnTo>
                                  <a:pt x="68" y="0"/>
                                </a:lnTo>
                                <a:close/>
                              </a:path>
                            </a:pathLst>
                          </a:custGeom>
                          <a:solidFill>
                            <a:srgbClr val="A6A6A6">
                              <a:alpha val="5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1" name="Freeform 312"/>
                        <wps:cNvSpPr>
                          <a:spLocks/>
                        </wps:cNvSpPr>
                        <wps:spPr bwMode="auto">
                          <a:xfrm>
                            <a:off x="4962" y="2003"/>
                            <a:ext cx="68" cy="2"/>
                          </a:xfrm>
                          <a:custGeom>
                            <a:avLst/>
                            <a:gdLst>
                              <a:gd name="T0" fmla="+- 0 4962 4962"/>
                              <a:gd name="T1" fmla="*/ T0 w 68"/>
                              <a:gd name="T2" fmla="+- 0 5030 4962"/>
                              <a:gd name="T3" fmla="*/ T2 w 68"/>
                              <a:gd name="T4" fmla="+- 0 4962 4962"/>
                              <a:gd name="T5" fmla="*/ T4 w 68"/>
                            </a:gdLst>
                            <a:ahLst/>
                            <a:cxnLst>
                              <a:cxn ang="0">
                                <a:pos x="T1" y="0"/>
                              </a:cxn>
                              <a:cxn ang="0">
                                <a:pos x="T3" y="0"/>
                              </a:cxn>
                              <a:cxn ang="0">
                                <a:pos x="T5" y="0"/>
                              </a:cxn>
                            </a:cxnLst>
                            <a:rect l="0" t="0" r="r" b="b"/>
                            <a:pathLst>
                              <a:path w="68">
                                <a:moveTo>
                                  <a:pt x="0" y="0"/>
                                </a:moveTo>
                                <a:lnTo>
                                  <a:pt x="68"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2" name="Freeform 311"/>
                        <wps:cNvSpPr>
                          <a:spLocks/>
                        </wps:cNvSpPr>
                        <wps:spPr bwMode="auto">
                          <a:xfrm>
                            <a:off x="5029" y="2003"/>
                            <a:ext cx="68" cy="2"/>
                          </a:xfrm>
                          <a:custGeom>
                            <a:avLst/>
                            <a:gdLst>
                              <a:gd name="T0" fmla="+- 0 5097 5029"/>
                              <a:gd name="T1" fmla="*/ T0 w 68"/>
                              <a:gd name="T2" fmla="+- 0 5029 5029"/>
                              <a:gd name="T3" fmla="*/ T2 w 68"/>
                              <a:gd name="T4" fmla="+- 0 5097 5029"/>
                              <a:gd name="T5" fmla="*/ T4 w 68"/>
                            </a:gdLst>
                            <a:ahLst/>
                            <a:cxnLst>
                              <a:cxn ang="0">
                                <a:pos x="T1" y="0"/>
                              </a:cxn>
                              <a:cxn ang="0">
                                <a:pos x="T3" y="0"/>
                              </a:cxn>
                              <a:cxn ang="0">
                                <a:pos x="T5" y="0"/>
                              </a:cxn>
                            </a:cxnLst>
                            <a:rect l="0" t="0" r="r" b="b"/>
                            <a:pathLst>
                              <a:path w="68">
                                <a:moveTo>
                                  <a:pt x="68" y="0"/>
                                </a:moveTo>
                                <a:lnTo>
                                  <a:pt x="0" y="0"/>
                                </a:lnTo>
                                <a:lnTo>
                                  <a:pt x="68" y="0"/>
                                </a:lnTo>
                                <a:close/>
                              </a:path>
                            </a:pathLst>
                          </a:custGeom>
                          <a:solidFill>
                            <a:srgbClr val="A6A6A6">
                              <a:alpha val="5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3" name="Freeform 310"/>
                        <wps:cNvSpPr>
                          <a:spLocks/>
                        </wps:cNvSpPr>
                        <wps:spPr bwMode="auto">
                          <a:xfrm>
                            <a:off x="5029" y="2003"/>
                            <a:ext cx="68" cy="2"/>
                          </a:xfrm>
                          <a:custGeom>
                            <a:avLst/>
                            <a:gdLst>
                              <a:gd name="T0" fmla="+- 0 5029 5029"/>
                              <a:gd name="T1" fmla="*/ T0 w 68"/>
                              <a:gd name="T2" fmla="+- 0 5097 5029"/>
                              <a:gd name="T3" fmla="*/ T2 w 68"/>
                              <a:gd name="T4" fmla="+- 0 5029 5029"/>
                              <a:gd name="T5" fmla="*/ T4 w 68"/>
                            </a:gdLst>
                            <a:ahLst/>
                            <a:cxnLst>
                              <a:cxn ang="0">
                                <a:pos x="T1" y="0"/>
                              </a:cxn>
                              <a:cxn ang="0">
                                <a:pos x="T3" y="0"/>
                              </a:cxn>
                              <a:cxn ang="0">
                                <a:pos x="T5" y="0"/>
                              </a:cxn>
                            </a:cxnLst>
                            <a:rect l="0" t="0" r="r" b="b"/>
                            <a:pathLst>
                              <a:path w="68">
                                <a:moveTo>
                                  <a:pt x="0" y="0"/>
                                </a:moveTo>
                                <a:lnTo>
                                  <a:pt x="68"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4" name="Freeform 309"/>
                        <wps:cNvSpPr>
                          <a:spLocks/>
                        </wps:cNvSpPr>
                        <wps:spPr bwMode="auto">
                          <a:xfrm>
                            <a:off x="5096" y="2003"/>
                            <a:ext cx="68" cy="2"/>
                          </a:xfrm>
                          <a:custGeom>
                            <a:avLst/>
                            <a:gdLst>
                              <a:gd name="T0" fmla="+- 0 5164 5097"/>
                              <a:gd name="T1" fmla="*/ T0 w 68"/>
                              <a:gd name="T2" fmla="+- 0 5097 5097"/>
                              <a:gd name="T3" fmla="*/ T2 w 68"/>
                              <a:gd name="T4" fmla="+- 0 5164 5097"/>
                              <a:gd name="T5" fmla="*/ T4 w 68"/>
                            </a:gdLst>
                            <a:ahLst/>
                            <a:cxnLst>
                              <a:cxn ang="0">
                                <a:pos x="T1" y="0"/>
                              </a:cxn>
                              <a:cxn ang="0">
                                <a:pos x="T3" y="0"/>
                              </a:cxn>
                              <a:cxn ang="0">
                                <a:pos x="T5" y="0"/>
                              </a:cxn>
                            </a:cxnLst>
                            <a:rect l="0" t="0" r="r" b="b"/>
                            <a:pathLst>
                              <a:path w="68">
                                <a:moveTo>
                                  <a:pt x="67" y="0"/>
                                </a:moveTo>
                                <a:lnTo>
                                  <a:pt x="0" y="0"/>
                                </a:lnTo>
                                <a:lnTo>
                                  <a:pt x="67" y="0"/>
                                </a:lnTo>
                                <a:close/>
                              </a:path>
                            </a:pathLst>
                          </a:custGeom>
                          <a:solidFill>
                            <a:srgbClr val="A6A6A6">
                              <a:alpha val="5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5" name="Freeform 308"/>
                        <wps:cNvSpPr>
                          <a:spLocks/>
                        </wps:cNvSpPr>
                        <wps:spPr bwMode="auto">
                          <a:xfrm>
                            <a:off x="5096" y="2003"/>
                            <a:ext cx="68" cy="2"/>
                          </a:xfrm>
                          <a:custGeom>
                            <a:avLst/>
                            <a:gdLst>
                              <a:gd name="T0" fmla="+- 0 5097 5097"/>
                              <a:gd name="T1" fmla="*/ T0 w 68"/>
                              <a:gd name="T2" fmla="+- 0 5164 5097"/>
                              <a:gd name="T3" fmla="*/ T2 w 68"/>
                              <a:gd name="T4" fmla="+- 0 5097 5097"/>
                              <a:gd name="T5" fmla="*/ T4 w 68"/>
                            </a:gdLst>
                            <a:ahLst/>
                            <a:cxnLst>
                              <a:cxn ang="0">
                                <a:pos x="T1" y="0"/>
                              </a:cxn>
                              <a:cxn ang="0">
                                <a:pos x="T3" y="0"/>
                              </a:cxn>
                              <a:cxn ang="0">
                                <a:pos x="T5" y="0"/>
                              </a:cxn>
                            </a:cxnLst>
                            <a:rect l="0" t="0" r="r" b="b"/>
                            <a:pathLst>
                              <a:path w="68">
                                <a:moveTo>
                                  <a:pt x="0" y="0"/>
                                </a:moveTo>
                                <a:lnTo>
                                  <a:pt x="67"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6" name="Freeform 307"/>
                        <wps:cNvSpPr>
                          <a:spLocks/>
                        </wps:cNvSpPr>
                        <wps:spPr bwMode="auto">
                          <a:xfrm>
                            <a:off x="5163" y="2003"/>
                            <a:ext cx="68" cy="2"/>
                          </a:xfrm>
                          <a:custGeom>
                            <a:avLst/>
                            <a:gdLst>
                              <a:gd name="T0" fmla="+- 0 5231 5164"/>
                              <a:gd name="T1" fmla="*/ T0 w 68"/>
                              <a:gd name="T2" fmla="+- 0 5164 5164"/>
                              <a:gd name="T3" fmla="*/ T2 w 68"/>
                              <a:gd name="T4" fmla="+- 0 5231 5164"/>
                              <a:gd name="T5" fmla="*/ T4 w 68"/>
                            </a:gdLst>
                            <a:ahLst/>
                            <a:cxnLst>
                              <a:cxn ang="0">
                                <a:pos x="T1" y="0"/>
                              </a:cxn>
                              <a:cxn ang="0">
                                <a:pos x="T3" y="0"/>
                              </a:cxn>
                              <a:cxn ang="0">
                                <a:pos x="T5" y="0"/>
                              </a:cxn>
                            </a:cxnLst>
                            <a:rect l="0" t="0" r="r" b="b"/>
                            <a:pathLst>
                              <a:path w="68">
                                <a:moveTo>
                                  <a:pt x="67" y="0"/>
                                </a:moveTo>
                                <a:lnTo>
                                  <a:pt x="0" y="0"/>
                                </a:lnTo>
                                <a:lnTo>
                                  <a:pt x="67" y="0"/>
                                </a:lnTo>
                                <a:close/>
                              </a:path>
                            </a:pathLst>
                          </a:custGeom>
                          <a:solidFill>
                            <a:srgbClr val="A6A6A6">
                              <a:alpha val="5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7" name="Freeform 306"/>
                        <wps:cNvSpPr>
                          <a:spLocks/>
                        </wps:cNvSpPr>
                        <wps:spPr bwMode="auto">
                          <a:xfrm>
                            <a:off x="5163" y="2003"/>
                            <a:ext cx="68" cy="2"/>
                          </a:xfrm>
                          <a:custGeom>
                            <a:avLst/>
                            <a:gdLst>
                              <a:gd name="T0" fmla="+- 0 5164 5164"/>
                              <a:gd name="T1" fmla="*/ T0 w 68"/>
                              <a:gd name="T2" fmla="+- 0 5231 5164"/>
                              <a:gd name="T3" fmla="*/ T2 w 68"/>
                              <a:gd name="T4" fmla="+- 0 5164 5164"/>
                              <a:gd name="T5" fmla="*/ T4 w 68"/>
                            </a:gdLst>
                            <a:ahLst/>
                            <a:cxnLst>
                              <a:cxn ang="0">
                                <a:pos x="T1" y="0"/>
                              </a:cxn>
                              <a:cxn ang="0">
                                <a:pos x="T3" y="0"/>
                              </a:cxn>
                              <a:cxn ang="0">
                                <a:pos x="T5" y="0"/>
                              </a:cxn>
                            </a:cxnLst>
                            <a:rect l="0" t="0" r="r" b="b"/>
                            <a:pathLst>
                              <a:path w="68">
                                <a:moveTo>
                                  <a:pt x="0" y="0"/>
                                </a:moveTo>
                                <a:lnTo>
                                  <a:pt x="67"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8" name="Freeform 305"/>
                        <wps:cNvSpPr>
                          <a:spLocks/>
                        </wps:cNvSpPr>
                        <wps:spPr bwMode="auto">
                          <a:xfrm>
                            <a:off x="5230" y="2003"/>
                            <a:ext cx="68" cy="2"/>
                          </a:xfrm>
                          <a:custGeom>
                            <a:avLst/>
                            <a:gdLst>
                              <a:gd name="T0" fmla="+- 0 5298 5231"/>
                              <a:gd name="T1" fmla="*/ T0 w 68"/>
                              <a:gd name="T2" fmla="+- 0 5231 5231"/>
                              <a:gd name="T3" fmla="*/ T2 w 68"/>
                              <a:gd name="T4" fmla="+- 0 5298 5231"/>
                              <a:gd name="T5" fmla="*/ T4 w 68"/>
                            </a:gdLst>
                            <a:ahLst/>
                            <a:cxnLst>
                              <a:cxn ang="0">
                                <a:pos x="T1" y="0"/>
                              </a:cxn>
                              <a:cxn ang="0">
                                <a:pos x="T3" y="0"/>
                              </a:cxn>
                              <a:cxn ang="0">
                                <a:pos x="T5" y="0"/>
                              </a:cxn>
                            </a:cxnLst>
                            <a:rect l="0" t="0" r="r" b="b"/>
                            <a:pathLst>
                              <a:path w="68">
                                <a:moveTo>
                                  <a:pt x="67" y="0"/>
                                </a:moveTo>
                                <a:lnTo>
                                  <a:pt x="0" y="0"/>
                                </a:lnTo>
                                <a:lnTo>
                                  <a:pt x="67" y="0"/>
                                </a:lnTo>
                                <a:close/>
                              </a:path>
                            </a:pathLst>
                          </a:custGeom>
                          <a:solidFill>
                            <a:srgbClr val="A6A6A6">
                              <a:alpha val="5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9" name="Freeform 304"/>
                        <wps:cNvSpPr>
                          <a:spLocks/>
                        </wps:cNvSpPr>
                        <wps:spPr bwMode="auto">
                          <a:xfrm>
                            <a:off x="5230" y="2003"/>
                            <a:ext cx="68" cy="2"/>
                          </a:xfrm>
                          <a:custGeom>
                            <a:avLst/>
                            <a:gdLst>
                              <a:gd name="T0" fmla="+- 0 5231 5231"/>
                              <a:gd name="T1" fmla="*/ T0 w 68"/>
                              <a:gd name="T2" fmla="+- 0 5298 5231"/>
                              <a:gd name="T3" fmla="*/ T2 w 68"/>
                              <a:gd name="T4" fmla="+- 0 5231 5231"/>
                              <a:gd name="T5" fmla="*/ T4 w 68"/>
                            </a:gdLst>
                            <a:ahLst/>
                            <a:cxnLst>
                              <a:cxn ang="0">
                                <a:pos x="T1" y="0"/>
                              </a:cxn>
                              <a:cxn ang="0">
                                <a:pos x="T3" y="0"/>
                              </a:cxn>
                              <a:cxn ang="0">
                                <a:pos x="T5" y="0"/>
                              </a:cxn>
                            </a:cxnLst>
                            <a:rect l="0" t="0" r="r" b="b"/>
                            <a:pathLst>
                              <a:path w="68">
                                <a:moveTo>
                                  <a:pt x="0" y="0"/>
                                </a:moveTo>
                                <a:lnTo>
                                  <a:pt x="67"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0" name="Freeform 303"/>
                        <wps:cNvSpPr>
                          <a:spLocks/>
                        </wps:cNvSpPr>
                        <wps:spPr bwMode="auto">
                          <a:xfrm>
                            <a:off x="5297" y="2003"/>
                            <a:ext cx="68" cy="2"/>
                          </a:xfrm>
                          <a:custGeom>
                            <a:avLst/>
                            <a:gdLst>
                              <a:gd name="T0" fmla="+- 0 5365 5298"/>
                              <a:gd name="T1" fmla="*/ T0 w 68"/>
                              <a:gd name="T2" fmla="+- 0 5298 5298"/>
                              <a:gd name="T3" fmla="*/ T2 w 68"/>
                              <a:gd name="T4" fmla="+- 0 5365 5298"/>
                              <a:gd name="T5" fmla="*/ T4 w 68"/>
                            </a:gdLst>
                            <a:ahLst/>
                            <a:cxnLst>
                              <a:cxn ang="0">
                                <a:pos x="T1" y="0"/>
                              </a:cxn>
                              <a:cxn ang="0">
                                <a:pos x="T3" y="0"/>
                              </a:cxn>
                              <a:cxn ang="0">
                                <a:pos x="T5" y="0"/>
                              </a:cxn>
                            </a:cxnLst>
                            <a:rect l="0" t="0" r="r" b="b"/>
                            <a:pathLst>
                              <a:path w="68">
                                <a:moveTo>
                                  <a:pt x="67" y="0"/>
                                </a:moveTo>
                                <a:lnTo>
                                  <a:pt x="0" y="0"/>
                                </a:lnTo>
                                <a:lnTo>
                                  <a:pt x="67" y="0"/>
                                </a:lnTo>
                                <a:close/>
                              </a:path>
                            </a:pathLst>
                          </a:custGeom>
                          <a:solidFill>
                            <a:srgbClr val="A6A6A6">
                              <a:alpha val="5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1" name="Freeform 302"/>
                        <wps:cNvSpPr>
                          <a:spLocks/>
                        </wps:cNvSpPr>
                        <wps:spPr bwMode="auto">
                          <a:xfrm>
                            <a:off x="5297" y="2003"/>
                            <a:ext cx="68" cy="2"/>
                          </a:xfrm>
                          <a:custGeom>
                            <a:avLst/>
                            <a:gdLst>
                              <a:gd name="T0" fmla="+- 0 5298 5298"/>
                              <a:gd name="T1" fmla="*/ T0 w 68"/>
                              <a:gd name="T2" fmla="+- 0 5365 5298"/>
                              <a:gd name="T3" fmla="*/ T2 w 68"/>
                              <a:gd name="T4" fmla="+- 0 5298 5298"/>
                              <a:gd name="T5" fmla="*/ T4 w 68"/>
                            </a:gdLst>
                            <a:ahLst/>
                            <a:cxnLst>
                              <a:cxn ang="0">
                                <a:pos x="T1" y="0"/>
                              </a:cxn>
                              <a:cxn ang="0">
                                <a:pos x="T3" y="0"/>
                              </a:cxn>
                              <a:cxn ang="0">
                                <a:pos x="T5" y="0"/>
                              </a:cxn>
                            </a:cxnLst>
                            <a:rect l="0" t="0" r="r" b="b"/>
                            <a:pathLst>
                              <a:path w="68">
                                <a:moveTo>
                                  <a:pt x="0" y="0"/>
                                </a:moveTo>
                                <a:lnTo>
                                  <a:pt x="67"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2" name="Line 301"/>
                        <wps:cNvCnPr>
                          <a:cxnSpLocks noChangeShapeType="1"/>
                        </wps:cNvCnPr>
                        <wps:spPr bwMode="auto">
                          <a:xfrm>
                            <a:off x="2410" y="2004"/>
                            <a:ext cx="3225" cy="0"/>
                          </a:xfrm>
                          <a:prstGeom prst="line">
                            <a:avLst/>
                          </a:prstGeom>
                          <a:noFill/>
                          <a:ln w="1359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83" name="Rectangle 300"/>
                        <wps:cNvSpPr>
                          <a:spLocks noChangeArrowheads="1"/>
                        </wps:cNvSpPr>
                        <wps:spPr bwMode="auto">
                          <a:xfrm>
                            <a:off x="2399" y="111"/>
                            <a:ext cx="22" cy="1893"/>
                          </a:xfrm>
                          <a:prstGeom prst="rect">
                            <a:avLst/>
                          </a:prstGeom>
                          <a:solidFill>
                            <a:srgbClr val="000000">
                              <a:alpha val="5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4" name="Line 299"/>
                        <wps:cNvCnPr>
                          <a:cxnSpLocks noChangeShapeType="1"/>
                        </wps:cNvCnPr>
                        <wps:spPr bwMode="auto">
                          <a:xfrm>
                            <a:off x="3017" y="2003"/>
                            <a:ext cx="0" cy="0"/>
                          </a:xfrm>
                          <a:prstGeom prst="line">
                            <a:avLst/>
                          </a:prstGeom>
                          <a:noFill/>
                          <a:ln w="13590">
                            <a:solidFill>
                              <a:srgbClr val="FF0000"/>
                            </a:solidFill>
                            <a:prstDash val="solid"/>
                            <a:round/>
                            <a:headEnd/>
                            <a:tailEnd/>
                          </a:ln>
                          <a:extLst>
                            <a:ext uri="{909E8E84-426E-40DD-AFC4-6F175D3DCCD1}">
                              <a14:hiddenFill xmlns:a14="http://schemas.microsoft.com/office/drawing/2010/main">
                                <a:noFill/>
                              </a14:hiddenFill>
                            </a:ext>
                          </a:extLst>
                        </wps:spPr>
                        <wps:bodyPr/>
                      </wps:wsp>
                      <wps:wsp>
                        <wps:cNvPr id="385" name="Rectangle 298"/>
                        <wps:cNvSpPr>
                          <a:spLocks noChangeArrowheads="1"/>
                        </wps:cNvSpPr>
                        <wps:spPr bwMode="auto">
                          <a:xfrm>
                            <a:off x="2399" y="111"/>
                            <a:ext cx="22" cy="189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6" name="AutoShape 297"/>
                        <wps:cNvSpPr>
                          <a:spLocks/>
                        </wps:cNvSpPr>
                        <wps:spPr bwMode="auto">
                          <a:xfrm>
                            <a:off x="2354" y="111"/>
                            <a:ext cx="55" cy="1892"/>
                          </a:xfrm>
                          <a:custGeom>
                            <a:avLst/>
                            <a:gdLst>
                              <a:gd name="T0" fmla="+- 0 2355 2355"/>
                              <a:gd name="T1" fmla="*/ T0 w 55"/>
                              <a:gd name="T2" fmla="+- 0 2003 112"/>
                              <a:gd name="T3" fmla="*/ 2003 h 1892"/>
                              <a:gd name="T4" fmla="+- 0 2410 2355"/>
                              <a:gd name="T5" fmla="*/ T4 w 55"/>
                              <a:gd name="T6" fmla="+- 0 2003 112"/>
                              <a:gd name="T7" fmla="*/ 2003 h 1892"/>
                              <a:gd name="T8" fmla="+- 0 2355 2355"/>
                              <a:gd name="T9" fmla="*/ T8 w 55"/>
                              <a:gd name="T10" fmla="+- 0 1733 112"/>
                              <a:gd name="T11" fmla="*/ 1733 h 1892"/>
                              <a:gd name="T12" fmla="+- 0 2410 2355"/>
                              <a:gd name="T13" fmla="*/ T12 w 55"/>
                              <a:gd name="T14" fmla="+- 0 1733 112"/>
                              <a:gd name="T15" fmla="*/ 1733 h 1892"/>
                              <a:gd name="T16" fmla="+- 0 2355 2355"/>
                              <a:gd name="T17" fmla="*/ T16 w 55"/>
                              <a:gd name="T18" fmla="+- 0 1463 112"/>
                              <a:gd name="T19" fmla="*/ 1463 h 1892"/>
                              <a:gd name="T20" fmla="+- 0 2410 2355"/>
                              <a:gd name="T21" fmla="*/ T20 w 55"/>
                              <a:gd name="T22" fmla="+- 0 1463 112"/>
                              <a:gd name="T23" fmla="*/ 1463 h 1892"/>
                              <a:gd name="T24" fmla="+- 0 2355 2355"/>
                              <a:gd name="T25" fmla="*/ T24 w 55"/>
                              <a:gd name="T26" fmla="+- 0 1193 112"/>
                              <a:gd name="T27" fmla="*/ 1193 h 1892"/>
                              <a:gd name="T28" fmla="+- 0 2410 2355"/>
                              <a:gd name="T29" fmla="*/ T28 w 55"/>
                              <a:gd name="T30" fmla="+- 0 1193 112"/>
                              <a:gd name="T31" fmla="*/ 1193 h 1892"/>
                              <a:gd name="T32" fmla="+- 0 2355 2355"/>
                              <a:gd name="T33" fmla="*/ T32 w 55"/>
                              <a:gd name="T34" fmla="+- 0 922 112"/>
                              <a:gd name="T35" fmla="*/ 922 h 1892"/>
                              <a:gd name="T36" fmla="+- 0 2410 2355"/>
                              <a:gd name="T37" fmla="*/ T36 w 55"/>
                              <a:gd name="T38" fmla="+- 0 922 112"/>
                              <a:gd name="T39" fmla="*/ 922 h 1892"/>
                              <a:gd name="T40" fmla="+- 0 2355 2355"/>
                              <a:gd name="T41" fmla="*/ T40 w 55"/>
                              <a:gd name="T42" fmla="+- 0 652 112"/>
                              <a:gd name="T43" fmla="*/ 652 h 1892"/>
                              <a:gd name="T44" fmla="+- 0 2410 2355"/>
                              <a:gd name="T45" fmla="*/ T44 w 55"/>
                              <a:gd name="T46" fmla="+- 0 652 112"/>
                              <a:gd name="T47" fmla="*/ 652 h 1892"/>
                              <a:gd name="T48" fmla="+- 0 2355 2355"/>
                              <a:gd name="T49" fmla="*/ T48 w 55"/>
                              <a:gd name="T50" fmla="+- 0 382 112"/>
                              <a:gd name="T51" fmla="*/ 382 h 1892"/>
                              <a:gd name="T52" fmla="+- 0 2410 2355"/>
                              <a:gd name="T53" fmla="*/ T52 w 55"/>
                              <a:gd name="T54" fmla="+- 0 382 112"/>
                              <a:gd name="T55" fmla="*/ 382 h 1892"/>
                              <a:gd name="T56" fmla="+- 0 2355 2355"/>
                              <a:gd name="T57" fmla="*/ T56 w 55"/>
                              <a:gd name="T58" fmla="+- 0 112 112"/>
                              <a:gd name="T59" fmla="*/ 112 h 1892"/>
                              <a:gd name="T60" fmla="+- 0 2410 2355"/>
                              <a:gd name="T61" fmla="*/ T60 w 55"/>
                              <a:gd name="T62" fmla="+- 0 112 112"/>
                              <a:gd name="T63" fmla="*/ 112 h 18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55" h="1892">
                                <a:moveTo>
                                  <a:pt x="0" y="1891"/>
                                </a:moveTo>
                                <a:lnTo>
                                  <a:pt x="55" y="1891"/>
                                </a:lnTo>
                                <a:moveTo>
                                  <a:pt x="0" y="1621"/>
                                </a:moveTo>
                                <a:lnTo>
                                  <a:pt x="55" y="1621"/>
                                </a:lnTo>
                                <a:moveTo>
                                  <a:pt x="0" y="1351"/>
                                </a:moveTo>
                                <a:lnTo>
                                  <a:pt x="55" y="1351"/>
                                </a:lnTo>
                                <a:moveTo>
                                  <a:pt x="0" y="1081"/>
                                </a:moveTo>
                                <a:lnTo>
                                  <a:pt x="55" y="1081"/>
                                </a:lnTo>
                                <a:moveTo>
                                  <a:pt x="0" y="810"/>
                                </a:moveTo>
                                <a:lnTo>
                                  <a:pt x="55" y="810"/>
                                </a:lnTo>
                                <a:moveTo>
                                  <a:pt x="0" y="540"/>
                                </a:moveTo>
                                <a:lnTo>
                                  <a:pt x="55" y="540"/>
                                </a:lnTo>
                                <a:moveTo>
                                  <a:pt x="0" y="270"/>
                                </a:moveTo>
                                <a:lnTo>
                                  <a:pt x="55" y="270"/>
                                </a:lnTo>
                                <a:moveTo>
                                  <a:pt x="0" y="0"/>
                                </a:moveTo>
                                <a:lnTo>
                                  <a:pt x="55" y="0"/>
                                </a:lnTo>
                              </a:path>
                            </a:pathLst>
                          </a:custGeom>
                          <a:noFill/>
                          <a:ln w="13590">
                            <a:solidFill>
                              <a:srgbClr val="3333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7" name="Text Box 296"/>
                        <wps:cNvSpPr txBox="1">
                          <a:spLocks noChangeArrowheads="1"/>
                        </wps:cNvSpPr>
                        <wps:spPr bwMode="auto">
                          <a:xfrm>
                            <a:off x="2803" y="251"/>
                            <a:ext cx="449" cy="1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8A70B1" w14:textId="77777777" w:rsidR="00C334C5" w:rsidRDefault="00C334C5">
                              <w:pPr>
                                <w:spacing w:line="119" w:lineRule="exact"/>
                                <w:rPr>
                                  <w:rFonts w:ascii="Arial" w:hAnsi="Arial"/>
                                  <w:sz w:val="12"/>
                                </w:rPr>
                              </w:pPr>
                              <w:r>
                                <w:rPr>
                                  <w:rFonts w:ascii="Arial" w:hAnsi="Arial"/>
                                  <w:color w:val="FF0000"/>
                                  <w:sz w:val="12"/>
                                </w:rPr>
                                <w:t>OA</w:t>
                              </w:r>
                              <w:r>
                                <w:rPr>
                                  <w:rFonts w:ascii="Arial" w:hAnsi="Arial"/>
                                  <w:color w:val="FF0000"/>
                                  <w:spacing w:val="-8"/>
                                  <w:sz w:val="12"/>
                                </w:rPr>
                                <w:t xml:space="preserve"> </w:t>
                              </w:r>
                              <w:r>
                                <w:rPr>
                                  <w:rFonts w:ascii="Symbol" w:hAnsi="Symbol"/>
                                  <w:color w:val="FF0000"/>
                                  <w:sz w:val="12"/>
                                </w:rPr>
                                <w:t></w:t>
                              </w:r>
                              <w:r>
                                <w:rPr>
                                  <w:rFonts w:ascii="Times New Roman" w:hAnsi="Times New Roman"/>
                                  <w:color w:val="FF0000"/>
                                  <w:spacing w:val="-4"/>
                                  <w:sz w:val="12"/>
                                </w:rPr>
                                <w:t xml:space="preserve"> </w:t>
                              </w:r>
                              <w:r>
                                <w:rPr>
                                  <w:rFonts w:ascii="Arial" w:hAnsi="Arial"/>
                                  <w:color w:val="FF0000"/>
                                  <w:sz w:val="12"/>
                                </w:rPr>
                                <w:t>39</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BC1737F" id="Group 295" o:spid="_x0000_s2560" style="position:absolute;left:0;text-align:left;margin-left:117.75pt;margin-top:5.05pt;width:164pt;height:95.7pt;z-index:15784448;mso-position-horizontal-relative:page" coordorigin="2355,101" coordsize="3280,19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">
                <v:shape id="Freeform 381" o:spid="_x0000_s2561" style="position:absolute;left:2679;top:2003;width:68;height:2;visibility:visible;mso-wrap-style:square;v-text-anchor:top" coordsize="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" path="m67,l,,67,xe" fillcolor="#a6a6a6" stroked="f">
                  <v:fill opacity="39321f"/>
                  <v:path arrowok="t" o:connecttype="custom" o:connectlocs="67,0;0,0;67,0" o:connectangles="0,0,0"/>
                </v:shape>
                <v:shape id="Freeform 380" o:spid="_x0000_s2562" style="position:absolute;left:2679;top:2003;width:68;height:2;visibility:visible;mso-wrap-style:square;v-text-anchor:top" coordsize="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" path="m,l67,,,xe" filled="f" strokeweight=".21pt">
                  <v:path arrowok="t" o:connecttype="custom" o:connectlocs="0,0;67,0;0,0" o:connectangles="0,0,0"/>
                </v:shape>
                <v:shape id="Freeform 379" o:spid="_x0000_s2563" style="position:absolute;left:2746;top:2003;width:68;height:2;visibility:visible;mso-wrap-style:square;v-text-anchor:top" coordsize="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" path="m67,l,,67,xe" fillcolor="#a6a6a6" stroked="f">
                  <v:fill opacity="39321f"/>
                  <v:path arrowok="t" o:connecttype="custom" o:connectlocs="67,0;0,0;67,0" o:connectangles="0,0,0"/>
                </v:shape>
                <v:shape id="Freeform 378" o:spid="_x0000_s2564" style="position:absolute;left:2746;top:2003;width:68;height:2;visibility:visible;mso-wrap-style:square;v-text-anchor:top" coordsize="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" path="m,l67,,,xe" filled="f" strokeweight=".21pt">
                  <v:path arrowok="t" o:connecttype="custom" o:connectlocs="0,0;67,0;0,0" o:connectangles="0,0,0"/>
                </v:shape>
                <v:rect id="Rectangle 377" o:spid="_x0000_s2565" style="position:absolute;left:2813;top:1987;width:68;height: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" fillcolor="#a6a6a6" stroked="f">
                  <v:fill opacity="39321f"/>
                </v:rect>
                <v:rect id="Rectangle 376" o:spid="_x0000_s2566" style="position:absolute;left:2813;top:1987;width:68;height: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" filled="f" strokeweight=".21pt"/>
                <v:rect id="Rectangle 375" o:spid="_x0000_s2567" style="position:absolute;left:2880;top:1884;width:68;height: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" fillcolor="#a6a6a6" stroked="f">
                  <v:fill opacity="39321f"/>
                </v:rect>
                <v:rect id="Rectangle 374" o:spid="_x0000_s2568" style="position:absolute;left:2880;top:1884;width:68;height: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" filled="f" strokeweight=".21pt"/>
                <v:rect id="Rectangle 373" o:spid="_x0000_s2569" style="position:absolute;left:2947;top:1846;width:68;height: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" fillcolor="#a6a6a6" stroked="f">
                  <v:fill opacity="39321f"/>
                </v:rect>
                <v:rect id="Rectangle 372" o:spid="_x0000_s2570" style="position:absolute;left:2947;top:1846;width:68;height: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" filled="f" strokeweight=".21pt"/>
                <v:rect id="Rectangle 371" o:spid="_x0000_s2571" style="position:absolute;left:3014;top:1354;width:68;height:6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" fillcolor="#a6a6a6" stroked="f">
                  <v:fill opacity="39321f"/>
                </v:rect>
                <v:rect id="Rectangle 370" o:spid="_x0000_s2572" style="position:absolute;left:3014;top:1354;width:68;height:6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" filled="f" strokeweight=".21pt"/>
                <v:rect id="Rectangle 369" o:spid="_x0000_s2573" style="position:absolute;left:3082;top:776;width:68;height:1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" fillcolor="#a6a6a6" stroked="f">
                  <v:fill opacity="39321f"/>
                </v:rect>
                <v:rect id="Rectangle 368" o:spid="_x0000_s2574" style="position:absolute;left:3082;top:776;width:68;height:1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" filled="f" strokeweight=".21pt"/>
                <v:rect id="Rectangle 367" o:spid="_x0000_s2575" style="position:absolute;left:3149;top:1041;width:68;height: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" fillcolor="#a6a6a6" stroked="f">
                  <v:fill opacity="39321f"/>
                </v:rect>
                <v:rect id="Rectangle 366" o:spid="_x0000_s2576" style="position:absolute;left:3149;top:1041;width:68;height: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" filled="f" strokeweight=".21pt"/>
                <v:rect id="Rectangle 365" o:spid="_x0000_s2577" style="position:absolute;left:3216;top:619;width:68;height:1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" fillcolor="#a6a6a6" stroked="f">
                  <v:fill opacity="39321f"/>
                </v:rect>
                <v:rect id="Rectangle 364" o:spid="_x0000_s2578" style="position:absolute;left:3216;top:619;width:68;height:1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" filled="f" strokeweight=".21pt"/>
                <v:rect id="Rectangle 363" o:spid="_x0000_s2579" style="position:absolute;left:3283;top:1662;width:68;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" fillcolor="#a6a6a6" stroked="f">
                  <v:fill opacity="39321f"/>
                </v:rect>
                <v:rect id="Rectangle 362" o:spid="_x0000_s2580" style="position:absolute;left:3283;top:1662;width:68;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" filled="f" strokeweight=".21pt"/>
                <v:rect id="Rectangle 361" o:spid="_x0000_s2581" style="position:absolute;left:3350;top:1549;width:68;height: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" fillcolor="#a6a6a6" stroked="f">
                  <v:fill opacity="39321f"/>
                </v:rect>
                <v:rect id="Rectangle 360" o:spid="_x0000_s2582" style="position:absolute;left:3350;top:1549;width:68;height: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" filled="f" strokeweight=".21pt"/>
                <v:rect id="Rectangle 359" o:spid="_x0000_s2583" style="position:absolute;left:3417;top:1933;width:68;height: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" fillcolor="#a6a6a6" stroked="f">
                  <v:fill opacity="39321f"/>
                </v:rect>
                <v:rect id="Rectangle 358" o:spid="_x0000_s2584" style="position:absolute;left:3417;top:1933;width:68;height: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" filled="f" strokeweight=".21pt"/>
                <v:rect id="Rectangle 357" o:spid="_x0000_s2585" style="position:absolute;left:3485;top:1987;width:68;height: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" fillcolor="#a6a6a6" stroked="f">
                  <v:fill opacity="39321f"/>
                </v:rect>
                <v:rect id="Rectangle 356" o:spid="_x0000_s2586" style="position:absolute;left:3485;top:1987;width:68;height: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" filled="f" strokeweight=".21pt"/>
                <v:rect id="Rectangle 355" o:spid="_x0000_s2587" style="position:absolute;left:3552;top:1992;width:68;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" fillcolor="#a6a6a6" stroked="f">
                  <v:fill opacity="39321f"/>
                </v:rect>
                <v:rect id="Rectangle 354" o:spid="_x0000_s2588" style="position:absolute;left:3552;top:1992;width:68;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" filled="f" strokeweight=".21pt"/>
                <v:shape id="Freeform 353" o:spid="_x0000_s2589" style="position:absolute;left:3619;top:2003;width:68;height:2;visibility:visible;mso-wrap-style:square;v-text-anchor:top" coordsize="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" path="m67,l,,67,xe" fillcolor="#a6a6a6" stroked="f">
                  <v:fill opacity="39321f"/>
                  <v:path arrowok="t" o:connecttype="custom" o:connectlocs="67,0;0,0;67,0" o:connectangles="0,0,0"/>
                </v:shape>
                <v:shape id="Freeform 352" o:spid="_x0000_s2590" style="position:absolute;left:3619;top:2003;width:68;height:2;visibility:visible;mso-wrap-style:square;v-text-anchor:top" coordsize="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" path="m,l67,,,xe" filled="f" strokeweight=".21pt">
                  <v:path arrowok="t" o:connecttype="custom" o:connectlocs="0,0;67,0;0,0" o:connectangles="0,0,0"/>
                </v:shape>
                <v:shape id="Freeform 351" o:spid="_x0000_s2591" style="position:absolute;left:3686;top:2003;width:68;height:2;visibility:visible;mso-wrap-style:square;v-text-anchor:top" coordsize="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" path="m68,l,,68,xe" fillcolor="#a6a6a6" stroked="f">
                  <v:fill opacity="39321f"/>
                  <v:path arrowok="t" o:connecttype="custom" o:connectlocs="68,0;0,0;68,0" o:connectangles="0,0,0"/>
                </v:shape>
                <v:shape id="Freeform 350" o:spid="_x0000_s2592" style="position:absolute;left:3686;top:2003;width:68;height:2;visibility:visible;mso-wrap-style:square;v-text-anchor:top" coordsize="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" path="m,l68,,,xe" filled="f" strokeweight=".21pt">
                  <v:path arrowok="t" o:connecttype="custom" o:connectlocs="0,0;68,0;0,0" o:connectangles="0,0,0"/>
                </v:shape>
                <v:shape id="Freeform 349" o:spid="_x0000_s2593" style="position:absolute;left:3753;top:2003;width:68;height:2;visibility:visible;mso-wrap-style:square;v-text-anchor:top" coordsize="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" path="m68,l,,68,xe" fillcolor="#a6a6a6" stroked="f">
                  <v:fill opacity="39321f"/>
                  <v:path arrowok="t" o:connecttype="custom" o:connectlocs="68,0;0,0;68,0" o:connectangles="0,0,0"/>
                </v:shape>
                <v:shape id="Freeform 348" o:spid="_x0000_s2594" style="position:absolute;left:3753;top:2003;width:68;height:2;visibility:visible;mso-wrap-style:square;v-text-anchor:top" coordsize="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" path="m,l68,,,xe" filled="f" strokeweight=".21pt">
                  <v:path arrowok="t" o:connecttype="custom" o:connectlocs="0,0;68,0;0,0" o:connectangles="0,0,0"/>
                </v:shape>
                <v:shape id="Freeform 347" o:spid="_x0000_s2595" style="position:absolute;left:3820;top:2003;width:68;height:2;visibility:visible;mso-wrap-style:square;v-text-anchor:top" coordsize="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" path="m67,l,,67,xe" fillcolor="#a6a6a6" stroked="f">
                  <v:fill opacity="39321f"/>
                  <v:path arrowok="t" o:connecttype="custom" o:connectlocs="67,0;0,0;67,0" o:connectangles="0,0,0"/>
                </v:shape>
                <v:shape id="Freeform 346" o:spid="_x0000_s2596" style="position:absolute;left:3820;top:2003;width:68;height:2;visibility:visible;mso-wrap-style:square;v-text-anchor:top" coordsize="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" path="m,l67,,,xe" filled="f" strokeweight=".21pt">
                  <v:path arrowok="t" o:connecttype="custom" o:connectlocs="0,0;67,0;0,0" o:connectangles="0,0,0"/>
                </v:shape>
                <v:shape id="Freeform 345" o:spid="_x0000_s2597" style="position:absolute;left:3887;top:2003;width:68;height:2;visibility:visible;mso-wrap-style:square;v-text-anchor:top" coordsize="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" path="m67,l,,67,xe" fillcolor="#a6a6a6" stroked="f">
                  <v:fill opacity="39321f"/>
                  <v:path arrowok="t" o:connecttype="custom" o:connectlocs="67,0;0,0;67,0" o:connectangles="0,0,0"/>
                </v:shape>
                <v:shape id="Freeform 344" o:spid="_x0000_s2598" style="position:absolute;left:3887;top:2003;width:68;height:2;visibility:visible;mso-wrap-style:square;v-text-anchor:top" coordsize="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" path="m,l67,,,xe" filled="f" strokeweight=".21pt">
                  <v:path arrowok="t" o:connecttype="custom" o:connectlocs="0,0;67,0;0,0" o:connectangles="0,0,0"/>
                </v:shape>
                <v:shape id="Freeform 343" o:spid="_x0000_s2599" style="position:absolute;left:3955;top:2003;width:68;height:2;visibility:visible;mso-wrap-style:square;v-text-anchor:top" coordsize="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" path="m67,l,,67,xe" fillcolor="#a6a6a6" stroked="f">
                  <v:fill opacity="39321f"/>
                  <v:path arrowok="t" o:connecttype="custom" o:connectlocs="67,0;0,0;67,0" o:connectangles="0,0,0"/>
                </v:shape>
                <v:shape id="Freeform 342" o:spid="_x0000_s2600" style="position:absolute;left:3955;top:2003;width:68;height:2;visibility:visible;mso-wrap-style:square;v-text-anchor:top" coordsize="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" path="m,l67,,,xe" filled="f" strokeweight=".21pt">
                  <v:path arrowok="t" o:connecttype="custom" o:connectlocs="0,0;67,0;0,0" o:connectangles="0,0,0"/>
                </v:shape>
                <v:shape id="Freeform 341" o:spid="_x0000_s2601" style="position:absolute;left:4022;top:2003;width:68;height:2;visibility:visible;mso-wrap-style:square;v-text-anchor:top" coordsize="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" path="m67,l,,67,xe" fillcolor="#a6a6a6" stroked="f">
                  <v:fill opacity="39321f"/>
                  <v:path arrowok="t" o:connecttype="custom" o:connectlocs="67,0;0,0;67,0" o:connectangles="0,0,0"/>
                </v:shape>
                <v:shape id="Freeform 340" o:spid="_x0000_s2602" style="position:absolute;left:4022;top:2003;width:68;height:2;visibility:visible;mso-wrap-style:square;v-text-anchor:top" coordsize="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" path="m,l67,,,xe" filled="f" strokeweight=".21pt">
                  <v:path arrowok="t" o:connecttype="custom" o:connectlocs="0,0;67,0;0,0" o:connectangles="0,0,0"/>
                </v:shape>
                <v:shape id="Freeform 339" o:spid="_x0000_s2603" style="position:absolute;left:4089;top:2003;width:68;height:2;visibility:visible;mso-wrap-style:square;v-text-anchor:top" coordsize="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" path="m67,l,,67,xe" fillcolor="#a6a6a6" stroked="f">
                  <v:fill opacity="39321f"/>
                  <v:path arrowok="t" o:connecttype="custom" o:connectlocs="67,0;0,0;67,0" o:connectangles="0,0,0"/>
                </v:shape>
                <v:shape id="Freeform 338" o:spid="_x0000_s2604" style="position:absolute;left:4089;top:2003;width:68;height:2;visibility:visible;mso-wrap-style:square;v-text-anchor:top" coordsize="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" path="m,l67,,,xe" filled="f" strokeweight=".21pt">
                  <v:path arrowok="t" o:connecttype="custom" o:connectlocs="0,0;67,0;0,0" o:connectangles="0,0,0"/>
                </v:shape>
                <v:shape id="Freeform 337" o:spid="_x0000_s2605" style="position:absolute;left:4156;top:2003;width:68;height:2;visibility:visible;mso-wrap-style:square;v-text-anchor:top" coordsize="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" path="m68,l,,68,xe" fillcolor="#a6a6a6" stroked="f">
                  <v:fill opacity="39321f"/>
                  <v:path arrowok="t" o:connecttype="custom" o:connectlocs="68,0;0,0;68,0" o:connectangles="0,0,0"/>
                </v:shape>
                <v:shape id="Freeform 336" o:spid="_x0000_s2606" style="position:absolute;left:4156;top:2003;width:68;height:2;visibility:visible;mso-wrap-style:square;v-text-anchor:top" coordsize="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" path="m,l68,,,xe" filled="f" strokeweight=".21pt">
                  <v:path arrowok="t" o:connecttype="custom" o:connectlocs="0,0;68,0;0,0" o:connectangles="0,0,0"/>
                </v:shape>
                <v:shape id="Freeform 335" o:spid="_x0000_s2607" style="position:absolute;left:4223;top:2003;width:68;height:2;visibility:visible;mso-wrap-style:square;v-text-anchor:top" coordsize="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" path="m67,l,,67,xe" fillcolor="#a6a6a6" stroked="f">
                  <v:fill opacity="39321f"/>
                  <v:path arrowok="t" o:connecttype="custom" o:connectlocs="67,0;0,0;67,0" o:connectangles="0,0,0"/>
                </v:shape>
                <v:shape id="Freeform 334" o:spid="_x0000_s2608" style="position:absolute;left:4223;top:2003;width:68;height:2;visibility:visible;mso-wrap-style:square;v-text-anchor:top" coordsize="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" path="m,l67,,,xe" filled="f" strokeweight=".21pt">
                  <v:path arrowok="t" o:connecttype="custom" o:connectlocs="0,0;67,0;0,0" o:connectangles="0,0,0"/>
                </v:shape>
                <v:shape id="Freeform 333" o:spid="_x0000_s2609" style="position:absolute;left:4290;top:2003;width:68;height:2;visibility:visible;mso-wrap-style:square;v-text-anchor:top" coordsize="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" path="m67,l,,67,xe" fillcolor="#a6a6a6" stroked="f">
                  <v:fill opacity="39321f"/>
                  <v:path arrowok="t" o:connecttype="custom" o:connectlocs="67,0;0,0;67,0" o:connectangles="0,0,0"/>
                </v:shape>
                <v:shape id="Freeform 332" o:spid="_x0000_s2610" style="position:absolute;left:4290;top:2003;width:68;height:2;visibility:visible;mso-wrap-style:square;v-text-anchor:top" coordsize="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" path="m,l67,,,xe" filled="f" strokeweight=".21pt">
                  <v:path arrowok="t" o:connecttype="custom" o:connectlocs="0,0;67,0;0,0" o:connectangles="0,0,0"/>
                </v:shape>
                <v:shape id="Freeform 331" o:spid="_x0000_s2611" style="position:absolute;left:4357;top:2003;width:68;height:2;visibility:visible;mso-wrap-style:square;v-text-anchor:top" coordsize="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" path="m67,l,,67,xe" fillcolor="#a6a6a6" stroked="f">
                  <v:fill opacity="39321f"/>
                  <v:path arrowok="t" o:connecttype="custom" o:connectlocs="67,0;0,0;67,0" o:connectangles="0,0,0"/>
                </v:shape>
                <v:shape id="Freeform 330" o:spid="_x0000_s2612" style="position:absolute;left:4357;top:2003;width:68;height:2;visibility:visible;mso-wrap-style:square;v-text-anchor:top" coordsize="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" path="m,l67,,,xe" filled="f" strokeweight=".21pt">
                  <v:path arrowok="t" o:connecttype="custom" o:connectlocs="0,0;67,0;0,0" o:connectangles="0,0,0"/>
                </v:shape>
                <v:shape id="Freeform 329" o:spid="_x0000_s2613" style="position:absolute;left:4425;top:2003;width:68;height:2;visibility:visible;mso-wrap-style:square;v-text-anchor:top" coordsize="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" path="m67,l,,67,xe" fillcolor="#a6a6a6" stroked="f">
                  <v:fill opacity="39321f"/>
                  <v:path arrowok="t" o:connecttype="custom" o:connectlocs="67,0;0,0;67,0" o:connectangles="0,0,0"/>
                </v:shape>
                <v:shape id="Freeform 328" o:spid="_x0000_s2614" style="position:absolute;left:4425;top:2003;width:68;height:2;visibility:visible;mso-wrap-style:square;v-text-anchor:top" coordsize="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" path="m,l67,,,xe" filled="f" strokeweight=".21pt">
                  <v:path arrowok="t" o:connecttype="custom" o:connectlocs="0,0;67,0;0,0" o:connectangles="0,0,0"/>
                </v:shape>
                <v:shape id="Freeform 327" o:spid="_x0000_s2615" style="position:absolute;left:4492;top:2003;width:68;height:2;visibility:visible;mso-wrap-style:square;v-text-anchor:top" coordsize="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" path="m68,l,,68,xe" fillcolor="#a6a6a6" stroked="f">
                  <v:fill opacity="39321f"/>
                  <v:path arrowok="t" o:connecttype="custom" o:connectlocs="68,0;0,0;68,0" o:connectangles="0,0,0"/>
                </v:shape>
                <v:shape id="Freeform 326" o:spid="_x0000_s2616" style="position:absolute;left:4492;top:2003;width:68;height:2;visibility:visible;mso-wrap-style:square;v-text-anchor:top" coordsize="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" path="m,l68,,,xe" filled="f" strokeweight=".21pt">
                  <v:path arrowok="t" o:connecttype="custom" o:connectlocs="0,0;68,0;0,0" o:connectangles="0,0,0"/>
                </v:shape>
                <v:shape id="Freeform 325" o:spid="_x0000_s2617" style="position:absolute;left:4559;top:2003;width:68;height:2;visibility:visible;mso-wrap-style:square;v-text-anchor:top" coordsize="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" path="m68,l,,68,xe" fillcolor="#a6a6a6" stroked="f">
                  <v:fill opacity="39321f"/>
                  <v:path arrowok="t" o:connecttype="custom" o:connectlocs="68,0;0,0;68,0" o:connectangles="0,0,0"/>
                </v:shape>
                <v:shape id="Freeform 324" o:spid="_x0000_s2618" style="position:absolute;left:4559;top:2003;width:68;height:2;visibility:visible;mso-wrap-style:square;v-text-anchor:top" coordsize="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" path="m,l68,,,xe" filled="f" strokeweight=".21pt">
                  <v:path arrowok="t" o:connecttype="custom" o:connectlocs="0,0;68,0;0,0" o:connectangles="0,0,0"/>
                </v:shape>
                <v:shape id="Freeform 323" o:spid="_x0000_s2619" style="position:absolute;left:4626;top:2003;width:68;height:2;visibility:visible;mso-wrap-style:square;v-text-anchor:top" coordsize="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" path="m67,l,,67,xe" fillcolor="#a6a6a6" stroked="f">
                  <v:fill opacity="39321f"/>
                  <v:path arrowok="t" o:connecttype="custom" o:connectlocs="67,0;0,0;67,0" o:connectangles="0,0,0"/>
                </v:shape>
                <v:shape id="Freeform 322" o:spid="_x0000_s2620" style="position:absolute;left:4626;top:2003;width:68;height:2;visibility:visible;mso-wrap-style:square;v-text-anchor:top" coordsize="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" path="m,l67,,,xe" filled="f" strokeweight=".21pt">
                  <v:path arrowok="t" o:connecttype="custom" o:connectlocs="0,0;67,0;0,0" o:connectangles="0,0,0"/>
                </v:shape>
                <v:shape id="Freeform 321" o:spid="_x0000_s2621" style="position:absolute;left:4693;top:2003;width:68;height:2;visibility:visible;mso-wrap-style:square;v-text-anchor:top" coordsize="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" path="m67,l,,67,xe" fillcolor="#a6a6a6" stroked="f">
                  <v:fill opacity="39321f"/>
                  <v:path arrowok="t" o:connecttype="custom" o:connectlocs="67,0;0,0;67,0" o:connectangles="0,0,0"/>
                </v:shape>
                <v:shape id="Freeform 320" o:spid="_x0000_s2622" style="position:absolute;left:4693;top:2003;width:68;height:2;visibility:visible;mso-wrap-style:square;v-text-anchor:top" coordsize="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" path="m,l67,,,xe" filled="f" strokeweight=".21pt">
                  <v:path arrowok="t" o:connecttype="custom" o:connectlocs="0,0;67,0;0,0" o:connectangles="0,0,0"/>
                </v:shape>
                <v:shape id="Freeform 319" o:spid="_x0000_s2623" style="position:absolute;left:4760;top:2003;width:68;height:2;visibility:visible;mso-wrap-style:square;v-text-anchor:top" coordsize="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" path="m67,l,,67,xe" fillcolor="#a6a6a6" stroked="f">
                  <v:fill opacity="39321f"/>
                  <v:path arrowok="t" o:connecttype="custom" o:connectlocs="67,0;0,0;67,0" o:connectangles="0,0,0"/>
                </v:shape>
                <v:shape id="Freeform 318" o:spid="_x0000_s2624" style="position:absolute;left:4760;top:2003;width:68;height:2;visibility:visible;mso-wrap-style:square;v-text-anchor:top" coordsize="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" path="m,l67,,,xe" filled="f" strokeweight=".21pt">
                  <v:path arrowok="t" o:connecttype="custom" o:connectlocs="0,0;67,0;0,0" o:connectangles="0,0,0"/>
                </v:shape>
                <v:shape id="Freeform 317" o:spid="_x0000_s2625" style="position:absolute;left:4827;top:2003;width:68;height:2;visibility:visible;mso-wrap-style:square;v-text-anchor:top" coordsize="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" path="m67,l,,67,xe" fillcolor="#a6a6a6" stroked="f">
                  <v:fill opacity="39321f"/>
                  <v:path arrowok="t" o:connecttype="custom" o:connectlocs="67,0;0,0;67,0" o:connectangles="0,0,0"/>
                </v:shape>
                <v:shape id="Freeform 316" o:spid="_x0000_s2626" style="position:absolute;left:4827;top:2003;width:68;height:2;visibility:visible;mso-wrap-style:square;v-text-anchor:top" coordsize="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" path="m,l67,,,xe" filled="f" strokeweight=".21pt">
                  <v:path arrowok="t" o:connecttype="custom" o:connectlocs="0,0;67,0;0,0" o:connectangles="0,0,0"/>
                </v:shape>
                <v:shape id="Freeform 315" o:spid="_x0000_s2627" style="position:absolute;left:4895;top:2003;width:68;height:2;visibility:visible;mso-wrap-style:square;v-text-anchor:top" coordsize="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" path="m67,l,,67,xe" fillcolor="#a6a6a6" stroked="f">
                  <v:fill opacity="39321f"/>
                  <v:path arrowok="t" o:connecttype="custom" o:connectlocs="67,0;0,0;67,0" o:connectangles="0,0,0"/>
                </v:shape>
                <v:shape id="Freeform 314" o:spid="_x0000_s2628" style="position:absolute;left:4895;top:2003;width:68;height:2;visibility:visible;mso-wrap-style:square;v-text-anchor:top" coordsize="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" path="m,l67,,,xe" filled="f" strokeweight=".21pt">
                  <v:path arrowok="t" o:connecttype="custom" o:connectlocs="0,0;67,0;0,0" o:connectangles="0,0,0"/>
                </v:shape>
                <v:shape id="Freeform 313" o:spid="_x0000_s2629" style="position:absolute;left:4962;top:2003;width:68;height:2;visibility:visible;mso-wrap-style:square;v-text-anchor:top" coordsize="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" path="m68,l,,68,xe" fillcolor="#a6a6a6" stroked="f">
                  <v:fill opacity="39321f"/>
                  <v:path arrowok="t" o:connecttype="custom" o:connectlocs="68,0;0,0;68,0" o:connectangles="0,0,0"/>
                </v:shape>
                <v:shape id="Freeform 312" o:spid="_x0000_s2630" style="position:absolute;left:4962;top:2003;width:68;height:2;visibility:visible;mso-wrap-style:square;v-text-anchor:top" coordsize="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" path="m,l68,,,xe" filled="f" strokeweight=".21pt">
                  <v:path arrowok="t" o:connecttype="custom" o:connectlocs="0,0;68,0;0,0" o:connectangles="0,0,0"/>
                </v:shape>
                <v:shape id="Freeform 311" o:spid="_x0000_s2631" style="position:absolute;left:5029;top:2003;width:68;height:2;visibility:visible;mso-wrap-style:square;v-text-anchor:top" coordsize="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" path="m68,l,,68,xe" fillcolor="#a6a6a6" stroked="f">
                  <v:fill opacity="39321f"/>
                  <v:path arrowok="t" o:connecttype="custom" o:connectlocs="68,0;0,0;68,0" o:connectangles="0,0,0"/>
                </v:shape>
                <v:shape id="Freeform 310" o:spid="_x0000_s2632" style="position:absolute;left:5029;top:2003;width:68;height:2;visibility:visible;mso-wrap-style:square;v-text-anchor:top" coordsize="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" path="m,l68,,,xe" filled="f" strokeweight=".21pt">
                  <v:path arrowok="t" o:connecttype="custom" o:connectlocs="0,0;68,0;0,0" o:connectangles="0,0,0"/>
                </v:shape>
                <v:shape id="Freeform 309" o:spid="_x0000_s2633" style="position:absolute;left:5096;top:2003;width:68;height:2;visibility:visible;mso-wrap-style:square;v-text-anchor:top" coordsize="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" path="m67,l,,67,xe" fillcolor="#a6a6a6" stroked="f">
                  <v:fill opacity="39321f"/>
                  <v:path arrowok="t" o:connecttype="custom" o:connectlocs="67,0;0,0;67,0" o:connectangles="0,0,0"/>
                </v:shape>
                <v:shape id="Freeform 308" o:spid="_x0000_s2634" style="position:absolute;left:5096;top:2003;width:68;height:2;visibility:visible;mso-wrap-style:square;v-text-anchor:top" coordsize="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" path="m,l67,,,xe" filled="f" strokeweight=".21pt">
                  <v:path arrowok="t" o:connecttype="custom" o:connectlocs="0,0;67,0;0,0" o:connectangles="0,0,0"/>
                </v:shape>
                <v:shape id="Freeform 307" o:spid="_x0000_s2635" style="position:absolute;left:5163;top:2003;width:68;height:2;visibility:visible;mso-wrap-style:square;v-text-anchor:top" coordsize="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" path="m67,l,,67,xe" fillcolor="#a6a6a6" stroked="f">
                  <v:fill opacity="39321f"/>
                  <v:path arrowok="t" o:connecttype="custom" o:connectlocs="67,0;0,0;67,0" o:connectangles="0,0,0"/>
                </v:shape>
                <v:shape id="Freeform 306" o:spid="_x0000_s2636" style="position:absolute;left:5163;top:2003;width:68;height:2;visibility:visible;mso-wrap-style:square;v-text-anchor:top" coordsize="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" path="m,l67,,,xe" filled="f" strokeweight=".21pt">
                  <v:path arrowok="t" o:connecttype="custom" o:connectlocs="0,0;67,0;0,0" o:connectangles="0,0,0"/>
                </v:shape>
                <v:shape id="Freeform 305" o:spid="_x0000_s2637" style="position:absolute;left:5230;top:2003;width:68;height:2;visibility:visible;mso-wrap-style:square;v-text-anchor:top" coordsize="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" path="m67,l,,67,xe" fillcolor="#a6a6a6" stroked="f">
                  <v:fill opacity="39321f"/>
                  <v:path arrowok="t" o:connecttype="custom" o:connectlocs="67,0;0,0;67,0" o:connectangles="0,0,0"/>
                </v:shape>
                <v:shape id="Freeform 304" o:spid="_x0000_s2638" style="position:absolute;left:5230;top:2003;width:68;height:2;visibility:visible;mso-wrap-style:square;v-text-anchor:top" coordsize="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" path="m,l67,,,xe" filled="f" strokeweight=".21pt">
                  <v:path arrowok="t" o:connecttype="custom" o:connectlocs="0,0;67,0;0,0" o:connectangles="0,0,0"/>
                </v:shape>
                <v:shape id="Freeform 303" o:spid="_x0000_s2639" style="position:absolute;left:5297;top:2003;width:68;height:2;visibility:visible;mso-wrap-style:square;v-text-anchor:top" coordsize="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" path="m67,l,,67,xe" fillcolor="#a6a6a6" stroked="f">
                  <v:fill opacity="39321f"/>
                  <v:path arrowok="t" o:connecttype="custom" o:connectlocs="67,0;0,0;67,0" o:connectangles="0,0,0"/>
                </v:shape>
                <v:shape id="Freeform 302" o:spid="_x0000_s2640" style="position:absolute;left:5297;top:2003;width:68;height:2;visibility:visible;mso-wrap-style:square;v-text-anchor:top" coordsize="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" path="m,l67,,,xe" filled="f" strokeweight=".21pt">
                  <v:path arrowok="t" o:connecttype="custom" o:connectlocs="0,0;67,0;0,0" o:connectangles="0,0,0"/>
                </v:shape>
                <v:line id="Line 301" o:spid="_x0000_s2641" style="position:absolute;visibility:visible;mso-wrap-style:square" from="2410,2004" to="5635,2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" strokeweight=".3775mm"/>
                <v:rect id="Rectangle 300" o:spid="_x0000_s2642" style="position:absolute;left:2399;top:111;width:22;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" fillcolor="black" stroked="f">
                  <v:fill opacity="39321f"/>
                </v:rect>
                <v:line id="Line 299" o:spid="_x0000_s2643" style="position:absolute;visibility:visible;mso-wrap-style:square" from="3017,2003" to="3017,20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" strokecolor="red" strokeweight=".3775mm"/>
                <v:rect id="Rectangle 298" o:spid="_x0000_s2644" style="position:absolute;left:2399;top:111;width:22;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" fillcolor="black" stroked="f"/>
                <v:shape id="AutoShape 297" o:spid="_x0000_s2645" style="position:absolute;left:2354;top:111;width:55;height:1892;visibility:visible;mso-wrap-style:square;v-text-anchor:top" coordsize="55,1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" path="m,1891r55,m,1621r55,m,1351r55,m,1081r55,m,810r55,m,540r55,m,270r55,m,l55,e" filled="f" strokecolor="#333" strokeweight=".3775mm">
                  <v:path arrowok="t" o:connecttype="custom" o:connectlocs="0,2003;55,2003;0,1733;55,1733;0,1463;55,1463;0,1193;55,1193;0,922;55,922;0,652;55,652;0,382;55,382;0,112;55,112" o:connectangles="0,0,0,0,0,0,0,0,0,0,0,0,0,0,0,0"/>
                </v:shape>
                <v:shape id="Text Box 296" o:spid="_x0000_s2646" type="#_x0000_t202" style="position:absolute;left:2803;top:251;width:449;height:1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" filled="f" stroked="f">
                  <v:textbox inset="0,0,0,0">
                    <w:txbxContent>
                      <w:p w14:paraId="7F8A70B1" w14:textId="77777777" w:rsidR="00C334C5" w:rsidRDefault="00C334C5">
                        <w:pPr>
                          <w:spacing w:line="119" w:lineRule="exact"/>
                          <w:rPr>
                            <w:rFonts w:ascii="Arial" w:hAnsi="Arial"/>
                            <w:sz w:val="12"/>
                          </w:rPr>
                        </w:pPr>
                        <w:r>
                          <w:rPr>
                            <w:rFonts w:ascii="Arial" w:hAnsi="Arial"/>
                            <w:color w:val="FF0000"/>
                            <w:sz w:val="12"/>
                          </w:rPr>
                          <w:t>OA</w:t>
                        </w:r>
                        <w:r>
                          <w:rPr>
                            <w:rFonts w:ascii="Arial" w:hAnsi="Arial"/>
                            <w:color w:val="FF0000"/>
                            <w:spacing w:val="-8"/>
                            <w:sz w:val="12"/>
                          </w:rPr>
                          <w:t xml:space="preserve"> </w:t>
                        </w:r>
                        <w:r>
                          <w:rPr>
                            <w:rFonts w:ascii="Symbol" w:hAnsi="Symbol"/>
                            <w:color w:val="FF0000"/>
                            <w:sz w:val="12"/>
                          </w:rPr>
                          <w:t></w:t>
                        </w:r>
                        <w:r>
                          <w:rPr>
                            <w:rFonts w:ascii="Times New Roman" w:hAnsi="Times New Roman"/>
                            <w:color w:val="FF0000"/>
                            <w:spacing w:val="-4"/>
                            <w:sz w:val="12"/>
                          </w:rPr>
                          <w:t xml:space="preserve"> </w:t>
                        </w:r>
                        <w:r>
                          <w:rPr>
                            <w:rFonts w:ascii="Arial" w:hAnsi="Arial"/>
                            <w:color w:val="FF0000"/>
                            <w:sz w:val="12"/>
                          </w:rPr>
                          <w:t>39</w:t>
                        </w:r>
                      </w:p>
                    </w:txbxContent>
                  </v:textbox>
                </v:shape>
                <w10:wrap anchorx="page"/>
              </v:group>
            </w:pict>
          </mc:Fallback>
        </mc:AlternateContent>
      </w:r>
      <w:r w:rsidR="00DC0BFC">
        <w:rPr>
          <w:rFonts w:ascii="Arial"/>
          <w:color w:val="4D4D4D"/>
          <w:sz w:val="16"/>
        </w:rPr>
        <w:t>350</w:t>
      </w:r>
    </w:p>
    <w:p w14:paraId="49CE876A" w14:textId="77777777" w:rsidR="00BB4C49" w:rsidRDefault="00DC0BFC">
      <w:pPr>
        <w:spacing w:before="86"/>
        <w:ind w:right="375"/>
        <w:jc w:val="right"/>
        <w:rPr>
          <w:rFonts w:ascii="Arial"/>
          <w:sz w:val="16"/>
        </w:rPr>
      </w:pPr>
      <w:r>
        <w:rPr>
          <w:rFonts w:ascii="Arial"/>
          <w:color w:val="4D4D4D"/>
          <w:sz w:val="16"/>
        </w:rPr>
        <w:t>300</w:t>
      </w:r>
    </w:p>
    <w:p w14:paraId="132DC613" w14:textId="77777777" w:rsidR="00BB4C49" w:rsidRDefault="00DC0BFC">
      <w:pPr>
        <w:spacing w:before="86"/>
        <w:ind w:right="375"/>
        <w:jc w:val="right"/>
        <w:rPr>
          <w:rFonts w:ascii="Arial"/>
          <w:sz w:val="16"/>
        </w:rPr>
      </w:pPr>
      <w:r>
        <w:rPr>
          <w:rFonts w:ascii="Arial"/>
          <w:color w:val="4D4D4D"/>
          <w:sz w:val="16"/>
        </w:rPr>
        <w:t>250</w:t>
      </w:r>
    </w:p>
    <w:p w14:paraId="5E149533" w14:textId="77777777" w:rsidR="00BB4C49" w:rsidRDefault="00DC0BFC">
      <w:pPr>
        <w:spacing w:before="87"/>
        <w:ind w:right="375"/>
        <w:jc w:val="right"/>
        <w:rPr>
          <w:rFonts w:ascii="Arial"/>
          <w:sz w:val="16"/>
        </w:rPr>
      </w:pPr>
      <w:r>
        <w:rPr>
          <w:rFonts w:ascii="Arial"/>
          <w:color w:val="4D4D4D"/>
          <w:sz w:val="16"/>
        </w:rPr>
        <w:t>200</w:t>
      </w:r>
    </w:p>
    <w:p w14:paraId="56ACBE9C" w14:textId="77777777" w:rsidR="00BB4C49" w:rsidRDefault="00DC0BFC">
      <w:pPr>
        <w:spacing w:before="86"/>
        <w:ind w:right="375"/>
        <w:jc w:val="right"/>
        <w:rPr>
          <w:rFonts w:ascii="Arial"/>
          <w:sz w:val="16"/>
        </w:rPr>
      </w:pPr>
      <w:r>
        <w:rPr>
          <w:rFonts w:ascii="Arial"/>
          <w:color w:val="4D4D4D"/>
          <w:sz w:val="16"/>
        </w:rPr>
        <w:t>150</w:t>
      </w:r>
    </w:p>
    <w:p w14:paraId="3C1954E4" w14:textId="77777777" w:rsidR="00BB4C49" w:rsidRDefault="00DC0BFC">
      <w:pPr>
        <w:spacing w:before="86"/>
        <w:ind w:right="375"/>
        <w:jc w:val="right"/>
        <w:rPr>
          <w:rFonts w:ascii="Arial"/>
          <w:sz w:val="16"/>
        </w:rPr>
      </w:pPr>
      <w:r>
        <w:rPr>
          <w:rFonts w:ascii="Arial"/>
          <w:color w:val="4D4D4D"/>
          <w:sz w:val="16"/>
        </w:rPr>
        <w:t>100</w:t>
      </w:r>
    </w:p>
    <w:p w14:paraId="32DA9016" w14:textId="77777777" w:rsidR="00BB4C49" w:rsidRDefault="00144D41">
      <w:pPr>
        <w:spacing w:before="87"/>
        <w:ind w:right="374"/>
        <w:jc w:val="right"/>
        <w:rPr>
          <w:rFonts w:ascii="Arial"/>
          <w:sz w:val="16"/>
        </w:rPr>
      </w:pPr>
      <w:r>
        <w:rPr>
          <w:noProof/>
        </w:rPr>
        <mc:AlternateContent>
          <mc:Choice Requires="wps">
            <w:drawing>
              <wp:anchor distT="0" distB="0" distL="114300" distR="114300" simplePos="0" relativeHeight="15786496" behindDoc="0" locked="0" layoutInCell="1" allowOverlap="1" wp14:anchorId="088A6C6E" wp14:editId="416E72C8">
                <wp:simplePos x="0" y="0"/>
                <wp:positionH relativeFrom="page">
                  <wp:posOffset>1124585</wp:posOffset>
                </wp:positionH>
                <wp:positionV relativeFrom="paragraph">
                  <wp:posOffset>155575</wp:posOffset>
                </wp:positionV>
                <wp:extent cx="153035" cy="626110"/>
                <wp:effectExtent l="0" t="0" r="0" b="0"/>
                <wp:wrapNone/>
                <wp:docPr id="300" name="Text Box 2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035" cy="626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944923" w14:textId="77777777" w:rsidR="00C334C5" w:rsidRDefault="00C334C5">
                            <w:pPr>
                              <w:spacing w:line="216" w:lineRule="exact"/>
                              <w:ind w:left="20"/>
                              <w:rPr>
                                <w:rFonts w:ascii="Arial"/>
                                <w:sz w:val="20"/>
                              </w:rPr>
                            </w:pPr>
                            <w:r>
                              <w:rPr>
                                <w:rFonts w:ascii="Arial"/>
                                <w:sz w:val="20"/>
                              </w:rPr>
                              <w:t>Frequency</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8A6C6E" id="Text Box 294" o:spid="_x0000_s2647" type="#_x0000_t202" style="position:absolute;left:0;text-align:left;margin-left:88.55pt;margin-top:12.25pt;width:12.05pt;height:49.3pt;z-index:157864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" filled="f" stroked="f">
                <v:textbox style="layout-flow:vertical;mso-layout-flow-alt:bottom-to-top" inset="0,0,0,0">
                  <w:txbxContent>
                    <w:p w14:paraId="3B944923" w14:textId="77777777" w:rsidR="00C334C5" w:rsidRDefault="00C334C5">
                      <w:pPr>
                        <w:spacing w:line="216" w:lineRule="exact"/>
                        <w:ind w:left="20"/>
                        <w:rPr>
                          <w:rFonts w:ascii="Arial"/>
                          <w:sz w:val="20"/>
                        </w:rPr>
                      </w:pPr>
                      <w:r>
                        <w:rPr>
                          <w:rFonts w:ascii="Arial"/>
                          <w:sz w:val="20"/>
                        </w:rPr>
                        <w:t>Frequency</w:t>
                      </w:r>
                    </w:p>
                  </w:txbxContent>
                </v:textbox>
                <w10:wrap anchorx="page"/>
              </v:shape>
            </w:pict>
          </mc:Fallback>
        </mc:AlternateContent>
      </w:r>
      <w:r w:rsidR="00DC0BFC">
        <w:rPr>
          <w:rFonts w:ascii="Arial"/>
          <w:color w:val="4D4D4D"/>
          <w:sz w:val="16"/>
        </w:rPr>
        <w:t>50</w:t>
      </w:r>
    </w:p>
    <w:p w14:paraId="05D66CFE" w14:textId="77777777" w:rsidR="00BB4C49" w:rsidRDefault="00DC0BFC">
      <w:pPr>
        <w:spacing w:before="86"/>
        <w:ind w:right="374"/>
        <w:jc w:val="right"/>
        <w:rPr>
          <w:rFonts w:ascii="Arial"/>
          <w:sz w:val="16"/>
        </w:rPr>
      </w:pPr>
      <w:r>
        <w:rPr>
          <w:rFonts w:ascii="Arial"/>
          <w:color w:val="4D4D4D"/>
          <w:sz w:val="16"/>
        </w:rPr>
        <w:t>0</w:t>
      </w:r>
    </w:p>
    <w:p w14:paraId="0E200D51" w14:textId="77777777" w:rsidR="00BB4C49" w:rsidRDefault="00DC0BFC">
      <w:pPr>
        <w:spacing w:before="121"/>
        <w:ind w:left="1549"/>
        <w:rPr>
          <w:rFonts w:ascii="Arial"/>
          <w:b/>
        </w:rPr>
      </w:pPr>
      <w:r>
        <w:rPr>
          <w:rFonts w:ascii="Arial"/>
          <w:b/>
        </w:rPr>
        <w:t>C</w:t>
      </w:r>
    </w:p>
    <w:p w14:paraId="7EAB8303" w14:textId="77777777" w:rsidR="00BB4C49" w:rsidRDefault="00144D41">
      <w:pPr>
        <w:spacing w:before="19"/>
        <w:ind w:right="375"/>
        <w:jc w:val="right"/>
        <w:rPr>
          <w:rFonts w:ascii="Arial"/>
          <w:sz w:val="16"/>
        </w:rPr>
      </w:pPr>
      <w:r>
        <w:rPr>
          <w:noProof/>
        </w:rPr>
        <mc:AlternateContent>
          <mc:Choice Requires="wpg">
            <w:drawing>
              <wp:anchor distT="0" distB="0" distL="114300" distR="114300" simplePos="0" relativeHeight="15784960" behindDoc="0" locked="0" layoutInCell="1" allowOverlap="1" wp14:anchorId="45362CAF" wp14:editId="4A5D2119">
                <wp:simplePos x="0" y="0"/>
                <wp:positionH relativeFrom="page">
                  <wp:posOffset>1495425</wp:posOffset>
                </wp:positionH>
                <wp:positionV relativeFrom="paragraph">
                  <wp:posOffset>64135</wp:posOffset>
                </wp:positionV>
                <wp:extent cx="2082800" cy="1243330"/>
                <wp:effectExtent l="0" t="0" r="0" b="0"/>
                <wp:wrapNone/>
                <wp:docPr id="211" name="Group 2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82800" cy="1243330"/>
                          <a:chOff x="2355" y="101"/>
                          <a:chExt cx="3280" cy="1958"/>
                        </a:xfrm>
                      </wpg:grpSpPr>
                      <wps:wsp>
                        <wps:cNvPr id="212" name="Freeform 293"/>
                        <wps:cNvSpPr>
                          <a:spLocks/>
                        </wps:cNvSpPr>
                        <wps:spPr bwMode="auto">
                          <a:xfrm>
                            <a:off x="2679" y="2003"/>
                            <a:ext cx="68" cy="2"/>
                          </a:xfrm>
                          <a:custGeom>
                            <a:avLst/>
                            <a:gdLst>
                              <a:gd name="T0" fmla="+- 0 2746 2679"/>
                              <a:gd name="T1" fmla="*/ T0 w 68"/>
                              <a:gd name="T2" fmla="+- 0 2679 2679"/>
                              <a:gd name="T3" fmla="*/ T2 w 68"/>
                              <a:gd name="T4" fmla="+- 0 2746 2679"/>
                              <a:gd name="T5" fmla="*/ T4 w 68"/>
                            </a:gdLst>
                            <a:ahLst/>
                            <a:cxnLst>
                              <a:cxn ang="0">
                                <a:pos x="T1" y="0"/>
                              </a:cxn>
                              <a:cxn ang="0">
                                <a:pos x="T3" y="0"/>
                              </a:cxn>
                              <a:cxn ang="0">
                                <a:pos x="T5" y="0"/>
                              </a:cxn>
                            </a:cxnLst>
                            <a:rect l="0" t="0" r="r" b="b"/>
                            <a:pathLst>
                              <a:path w="68">
                                <a:moveTo>
                                  <a:pt x="67" y="0"/>
                                </a:moveTo>
                                <a:lnTo>
                                  <a:pt x="0" y="0"/>
                                </a:lnTo>
                                <a:lnTo>
                                  <a:pt x="67" y="0"/>
                                </a:lnTo>
                                <a:close/>
                              </a:path>
                            </a:pathLst>
                          </a:custGeom>
                          <a:solidFill>
                            <a:srgbClr val="A6A6A6">
                              <a:alpha val="5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3" name="Freeform 292"/>
                        <wps:cNvSpPr>
                          <a:spLocks/>
                        </wps:cNvSpPr>
                        <wps:spPr bwMode="auto">
                          <a:xfrm>
                            <a:off x="2679" y="2003"/>
                            <a:ext cx="68" cy="2"/>
                          </a:xfrm>
                          <a:custGeom>
                            <a:avLst/>
                            <a:gdLst>
                              <a:gd name="T0" fmla="+- 0 2679 2679"/>
                              <a:gd name="T1" fmla="*/ T0 w 68"/>
                              <a:gd name="T2" fmla="+- 0 2746 2679"/>
                              <a:gd name="T3" fmla="*/ T2 w 68"/>
                              <a:gd name="T4" fmla="+- 0 2679 2679"/>
                              <a:gd name="T5" fmla="*/ T4 w 68"/>
                            </a:gdLst>
                            <a:ahLst/>
                            <a:cxnLst>
                              <a:cxn ang="0">
                                <a:pos x="T1" y="0"/>
                              </a:cxn>
                              <a:cxn ang="0">
                                <a:pos x="T3" y="0"/>
                              </a:cxn>
                              <a:cxn ang="0">
                                <a:pos x="T5" y="0"/>
                              </a:cxn>
                            </a:cxnLst>
                            <a:rect l="0" t="0" r="r" b="b"/>
                            <a:pathLst>
                              <a:path w="68">
                                <a:moveTo>
                                  <a:pt x="0" y="0"/>
                                </a:moveTo>
                                <a:lnTo>
                                  <a:pt x="67"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4" name="Freeform 291"/>
                        <wps:cNvSpPr>
                          <a:spLocks/>
                        </wps:cNvSpPr>
                        <wps:spPr bwMode="auto">
                          <a:xfrm>
                            <a:off x="2746" y="2003"/>
                            <a:ext cx="68" cy="2"/>
                          </a:xfrm>
                          <a:custGeom>
                            <a:avLst/>
                            <a:gdLst>
                              <a:gd name="T0" fmla="+- 0 2813 2746"/>
                              <a:gd name="T1" fmla="*/ T0 w 68"/>
                              <a:gd name="T2" fmla="+- 0 2746 2746"/>
                              <a:gd name="T3" fmla="*/ T2 w 68"/>
                              <a:gd name="T4" fmla="+- 0 2813 2746"/>
                              <a:gd name="T5" fmla="*/ T4 w 68"/>
                            </a:gdLst>
                            <a:ahLst/>
                            <a:cxnLst>
                              <a:cxn ang="0">
                                <a:pos x="T1" y="0"/>
                              </a:cxn>
                              <a:cxn ang="0">
                                <a:pos x="T3" y="0"/>
                              </a:cxn>
                              <a:cxn ang="0">
                                <a:pos x="T5" y="0"/>
                              </a:cxn>
                            </a:cxnLst>
                            <a:rect l="0" t="0" r="r" b="b"/>
                            <a:pathLst>
                              <a:path w="68">
                                <a:moveTo>
                                  <a:pt x="67" y="0"/>
                                </a:moveTo>
                                <a:lnTo>
                                  <a:pt x="0" y="0"/>
                                </a:lnTo>
                                <a:lnTo>
                                  <a:pt x="67" y="0"/>
                                </a:lnTo>
                                <a:close/>
                              </a:path>
                            </a:pathLst>
                          </a:custGeom>
                          <a:solidFill>
                            <a:srgbClr val="A6A6A6">
                              <a:alpha val="5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5" name="Freeform 290"/>
                        <wps:cNvSpPr>
                          <a:spLocks/>
                        </wps:cNvSpPr>
                        <wps:spPr bwMode="auto">
                          <a:xfrm>
                            <a:off x="2746" y="2003"/>
                            <a:ext cx="68" cy="2"/>
                          </a:xfrm>
                          <a:custGeom>
                            <a:avLst/>
                            <a:gdLst>
                              <a:gd name="T0" fmla="+- 0 2746 2746"/>
                              <a:gd name="T1" fmla="*/ T0 w 68"/>
                              <a:gd name="T2" fmla="+- 0 2813 2746"/>
                              <a:gd name="T3" fmla="*/ T2 w 68"/>
                              <a:gd name="T4" fmla="+- 0 2746 2746"/>
                              <a:gd name="T5" fmla="*/ T4 w 68"/>
                            </a:gdLst>
                            <a:ahLst/>
                            <a:cxnLst>
                              <a:cxn ang="0">
                                <a:pos x="T1" y="0"/>
                              </a:cxn>
                              <a:cxn ang="0">
                                <a:pos x="T3" y="0"/>
                              </a:cxn>
                              <a:cxn ang="0">
                                <a:pos x="T5" y="0"/>
                              </a:cxn>
                            </a:cxnLst>
                            <a:rect l="0" t="0" r="r" b="b"/>
                            <a:pathLst>
                              <a:path w="68">
                                <a:moveTo>
                                  <a:pt x="0" y="0"/>
                                </a:moveTo>
                                <a:lnTo>
                                  <a:pt x="67"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6" name="Freeform 289"/>
                        <wps:cNvSpPr>
                          <a:spLocks/>
                        </wps:cNvSpPr>
                        <wps:spPr bwMode="auto">
                          <a:xfrm>
                            <a:off x="2813" y="2003"/>
                            <a:ext cx="68" cy="2"/>
                          </a:xfrm>
                          <a:custGeom>
                            <a:avLst/>
                            <a:gdLst>
                              <a:gd name="T0" fmla="+- 0 2881 2813"/>
                              <a:gd name="T1" fmla="*/ T0 w 68"/>
                              <a:gd name="T2" fmla="+- 0 2813 2813"/>
                              <a:gd name="T3" fmla="*/ T2 w 68"/>
                              <a:gd name="T4" fmla="+- 0 2881 2813"/>
                              <a:gd name="T5" fmla="*/ T4 w 68"/>
                            </a:gdLst>
                            <a:ahLst/>
                            <a:cxnLst>
                              <a:cxn ang="0">
                                <a:pos x="T1" y="0"/>
                              </a:cxn>
                              <a:cxn ang="0">
                                <a:pos x="T3" y="0"/>
                              </a:cxn>
                              <a:cxn ang="0">
                                <a:pos x="T5" y="0"/>
                              </a:cxn>
                            </a:cxnLst>
                            <a:rect l="0" t="0" r="r" b="b"/>
                            <a:pathLst>
                              <a:path w="68">
                                <a:moveTo>
                                  <a:pt x="68" y="0"/>
                                </a:moveTo>
                                <a:lnTo>
                                  <a:pt x="0" y="0"/>
                                </a:lnTo>
                                <a:lnTo>
                                  <a:pt x="68" y="0"/>
                                </a:lnTo>
                                <a:close/>
                              </a:path>
                            </a:pathLst>
                          </a:custGeom>
                          <a:solidFill>
                            <a:srgbClr val="A6A6A6">
                              <a:alpha val="5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7" name="Freeform 288"/>
                        <wps:cNvSpPr>
                          <a:spLocks/>
                        </wps:cNvSpPr>
                        <wps:spPr bwMode="auto">
                          <a:xfrm>
                            <a:off x="2813" y="2003"/>
                            <a:ext cx="68" cy="2"/>
                          </a:xfrm>
                          <a:custGeom>
                            <a:avLst/>
                            <a:gdLst>
                              <a:gd name="T0" fmla="+- 0 2813 2813"/>
                              <a:gd name="T1" fmla="*/ T0 w 68"/>
                              <a:gd name="T2" fmla="+- 0 2881 2813"/>
                              <a:gd name="T3" fmla="*/ T2 w 68"/>
                              <a:gd name="T4" fmla="+- 0 2813 2813"/>
                              <a:gd name="T5" fmla="*/ T4 w 68"/>
                            </a:gdLst>
                            <a:ahLst/>
                            <a:cxnLst>
                              <a:cxn ang="0">
                                <a:pos x="T1" y="0"/>
                              </a:cxn>
                              <a:cxn ang="0">
                                <a:pos x="T3" y="0"/>
                              </a:cxn>
                              <a:cxn ang="0">
                                <a:pos x="T5" y="0"/>
                              </a:cxn>
                            </a:cxnLst>
                            <a:rect l="0" t="0" r="r" b="b"/>
                            <a:pathLst>
                              <a:path w="68">
                                <a:moveTo>
                                  <a:pt x="0" y="0"/>
                                </a:moveTo>
                                <a:lnTo>
                                  <a:pt x="68"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8" name="Freeform 287"/>
                        <wps:cNvSpPr>
                          <a:spLocks/>
                        </wps:cNvSpPr>
                        <wps:spPr bwMode="auto">
                          <a:xfrm>
                            <a:off x="2880" y="2003"/>
                            <a:ext cx="68" cy="2"/>
                          </a:xfrm>
                          <a:custGeom>
                            <a:avLst/>
                            <a:gdLst>
                              <a:gd name="T0" fmla="+- 0 2948 2881"/>
                              <a:gd name="T1" fmla="*/ T0 w 68"/>
                              <a:gd name="T2" fmla="+- 0 2881 2881"/>
                              <a:gd name="T3" fmla="*/ T2 w 68"/>
                              <a:gd name="T4" fmla="+- 0 2948 2881"/>
                              <a:gd name="T5" fmla="*/ T4 w 68"/>
                            </a:gdLst>
                            <a:ahLst/>
                            <a:cxnLst>
                              <a:cxn ang="0">
                                <a:pos x="T1" y="0"/>
                              </a:cxn>
                              <a:cxn ang="0">
                                <a:pos x="T3" y="0"/>
                              </a:cxn>
                              <a:cxn ang="0">
                                <a:pos x="T5" y="0"/>
                              </a:cxn>
                            </a:cxnLst>
                            <a:rect l="0" t="0" r="r" b="b"/>
                            <a:pathLst>
                              <a:path w="68">
                                <a:moveTo>
                                  <a:pt x="67" y="0"/>
                                </a:moveTo>
                                <a:lnTo>
                                  <a:pt x="0" y="0"/>
                                </a:lnTo>
                                <a:lnTo>
                                  <a:pt x="67" y="0"/>
                                </a:lnTo>
                                <a:close/>
                              </a:path>
                            </a:pathLst>
                          </a:custGeom>
                          <a:solidFill>
                            <a:srgbClr val="A6A6A6">
                              <a:alpha val="5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9" name="Freeform 286"/>
                        <wps:cNvSpPr>
                          <a:spLocks/>
                        </wps:cNvSpPr>
                        <wps:spPr bwMode="auto">
                          <a:xfrm>
                            <a:off x="2880" y="2003"/>
                            <a:ext cx="68" cy="2"/>
                          </a:xfrm>
                          <a:custGeom>
                            <a:avLst/>
                            <a:gdLst>
                              <a:gd name="T0" fmla="+- 0 2881 2881"/>
                              <a:gd name="T1" fmla="*/ T0 w 68"/>
                              <a:gd name="T2" fmla="+- 0 2948 2881"/>
                              <a:gd name="T3" fmla="*/ T2 w 68"/>
                              <a:gd name="T4" fmla="+- 0 2881 2881"/>
                              <a:gd name="T5" fmla="*/ T4 w 68"/>
                            </a:gdLst>
                            <a:ahLst/>
                            <a:cxnLst>
                              <a:cxn ang="0">
                                <a:pos x="T1" y="0"/>
                              </a:cxn>
                              <a:cxn ang="0">
                                <a:pos x="T3" y="0"/>
                              </a:cxn>
                              <a:cxn ang="0">
                                <a:pos x="T5" y="0"/>
                              </a:cxn>
                            </a:cxnLst>
                            <a:rect l="0" t="0" r="r" b="b"/>
                            <a:pathLst>
                              <a:path w="68">
                                <a:moveTo>
                                  <a:pt x="0" y="0"/>
                                </a:moveTo>
                                <a:lnTo>
                                  <a:pt x="67"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0" name="Freeform 285"/>
                        <wps:cNvSpPr>
                          <a:spLocks/>
                        </wps:cNvSpPr>
                        <wps:spPr bwMode="auto">
                          <a:xfrm>
                            <a:off x="2947" y="2003"/>
                            <a:ext cx="68" cy="2"/>
                          </a:xfrm>
                          <a:custGeom>
                            <a:avLst/>
                            <a:gdLst>
                              <a:gd name="T0" fmla="+- 0 3015 2948"/>
                              <a:gd name="T1" fmla="*/ T0 w 68"/>
                              <a:gd name="T2" fmla="+- 0 2948 2948"/>
                              <a:gd name="T3" fmla="*/ T2 w 68"/>
                              <a:gd name="T4" fmla="+- 0 3015 2948"/>
                              <a:gd name="T5" fmla="*/ T4 w 68"/>
                            </a:gdLst>
                            <a:ahLst/>
                            <a:cxnLst>
                              <a:cxn ang="0">
                                <a:pos x="T1" y="0"/>
                              </a:cxn>
                              <a:cxn ang="0">
                                <a:pos x="T3" y="0"/>
                              </a:cxn>
                              <a:cxn ang="0">
                                <a:pos x="T5" y="0"/>
                              </a:cxn>
                            </a:cxnLst>
                            <a:rect l="0" t="0" r="r" b="b"/>
                            <a:pathLst>
                              <a:path w="68">
                                <a:moveTo>
                                  <a:pt x="67" y="0"/>
                                </a:moveTo>
                                <a:lnTo>
                                  <a:pt x="0" y="0"/>
                                </a:lnTo>
                                <a:lnTo>
                                  <a:pt x="67" y="0"/>
                                </a:lnTo>
                                <a:close/>
                              </a:path>
                            </a:pathLst>
                          </a:custGeom>
                          <a:solidFill>
                            <a:srgbClr val="A6A6A6">
                              <a:alpha val="5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1" name="Freeform 284"/>
                        <wps:cNvSpPr>
                          <a:spLocks/>
                        </wps:cNvSpPr>
                        <wps:spPr bwMode="auto">
                          <a:xfrm>
                            <a:off x="2947" y="2003"/>
                            <a:ext cx="68" cy="2"/>
                          </a:xfrm>
                          <a:custGeom>
                            <a:avLst/>
                            <a:gdLst>
                              <a:gd name="T0" fmla="+- 0 2948 2948"/>
                              <a:gd name="T1" fmla="*/ T0 w 68"/>
                              <a:gd name="T2" fmla="+- 0 3015 2948"/>
                              <a:gd name="T3" fmla="*/ T2 w 68"/>
                              <a:gd name="T4" fmla="+- 0 2948 2948"/>
                              <a:gd name="T5" fmla="*/ T4 w 68"/>
                            </a:gdLst>
                            <a:ahLst/>
                            <a:cxnLst>
                              <a:cxn ang="0">
                                <a:pos x="T1" y="0"/>
                              </a:cxn>
                              <a:cxn ang="0">
                                <a:pos x="T3" y="0"/>
                              </a:cxn>
                              <a:cxn ang="0">
                                <a:pos x="T5" y="0"/>
                              </a:cxn>
                            </a:cxnLst>
                            <a:rect l="0" t="0" r="r" b="b"/>
                            <a:pathLst>
                              <a:path w="68">
                                <a:moveTo>
                                  <a:pt x="0" y="0"/>
                                </a:moveTo>
                                <a:lnTo>
                                  <a:pt x="67"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2" name="Freeform 283"/>
                        <wps:cNvSpPr>
                          <a:spLocks/>
                        </wps:cNvSpPr>
                        <wps:spPr bwMode="auto">
                          <a:xfrm>
                            <a:off x="3014" y="2003"/>
                            <a:ext cx="68" cy="2"/>
                          </a:xfrm>
                          <a:custGeom>
                            <a:avLst/>
                            <a:gdLst>
                              <a:gd name="T0" fmla="+- 0 3082 3015"/>
                              <a:gd name="T1" fmla="*/ T0 w 68"/>
                              <a:gd name="T2" fmla="+- 0 3015 3015"/>
                              <a:gd name="T3" fmla="*/ T2 w 68"/>
                              <a:gd name="T4" fmla="+- 0 3082 3015"/>
                              <a:gd name="T5" fmla="*/ T4 w 68"/>
                            </a:gdLst>
                            <a:ahLst/>
                            <a:cxnLst>
                              <a:cxn ang="0">
                                <a:pos x="T1" y="0"/>
                              </a:cxn>
                              <a:cxn ang="0">
                                <a:pos x="T3" y="0"/>
                              </a:cxn>
                              <a:cxn ang="0">
                                <a:pos x="T5" y="0"/>
                              </a:cxn>
                            </a:cxnLst>
                            <a:rect l="0" t="0" r="r" b="b"/>
                            <a:pathLst>
                              <a:path w="68">
                                <a:moveTo>
                                  <a:pt x="67" y="0"/>
                                </a:moveTo>
                                <a:lnTo>
                                  <a:pt x="0" y="0"/>
                                </a:lnTo>
                                <a:lnTo>
                                  <a:pt x="67" y="0"/>
                                </a:lnTo>
                                <a:close/>
                              </a:path>
                            </a:pathLst>
                          </a:custGeom>
                          <a:solidFill>
                            <a:srgbClr val="A6A6A6">
                              <a:alpha val="5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3" name="Freeform 282"/>
                        <wps:cNvSpPr>
                          <a:spLocks/>
                        </wps:cNvSpPr>
                        <wps:spPr bwMode="auto">
                          <a:xfrm>
                            <a:off x="3014" y="2003"/>
                            <a:ext cx="68" cy="2"/>
                          </a:xfrm>
                          <a:custGeom>
                            <a:avLst/>
                            <a:gdLst>
                              <a:gd name="T0" fmla="+- 0 3015 3015"/>
                              <a:gd name="T1" fmla="*/ T0 w 68"/>
                              <a:gd name="T2" fmla="+- 0 3082 3015"/>
                              <a:gd name="T3" fmla="*/ T2 w 68"/>
                              <a:gd name="T4" fmla="+- 0 3015 3015"/>
                              <a:gd name="T5" fmla="*/ T4 w 68"/>
                            </a:gdLst>
                            <a:ahLst/>
                            <a:cxnLst>
                              <a:cxn ang="0">
                                <a:pos x="T1" y="0"/>
                              </a:cxn>
                              <a:cxn ang="0">
                                <a:pos x="T3" y="0"/>
                              </a:cxn>
                              <a:cxn ang="0">
                                <a:pos x="T5" y="0"/>
                              </a:cxn>
                            </a:cxnLst>
                            <a:rect l="0" t="0" r="r" b="b"/>
                            <a:pathLst>
                              <a:path w="68">
                                <a:moveTo>
                                  <a:pt x="0" y="0"/>
                                </a:moveTo>
                                <a:lnTo>
                                  <a:pt x="67"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4" name="Freeform 281"/>
                        <wps:cNvSpPr>
                          <a:spLocks/>
                        </wps:cNvSpPr>
                        <wps:spPr bwMode="auto">
                          <a:xfrm>
                            <a:off x="3082" y="2003"/>
                            <a:ext cx="68" cy="2"/>
                          </a:xfrm>
                          <a:custGeom>
                            <a:avLst/>
                            <a:gdLst>
                              <a:gd name="T0" fmla="+- 0 3149 3082"/>
                              <a:gd name="T1" fmla="*/ T0 w 68"/>
                              <a:gd name="T2" fmla="+- 0 3082 3082"/>
                              <a:gd name="T3" fmla="*/ T2 w 68"/>
                              <a:gd name="T4" fmla="+- 0 3149 3082"/>
                              <a:gd name="T5" fmla="*/ T4 w 68"/>
                            </a:gdLst>
                            <a:ahLst/>
                            <a:cxnLst>
                              <a:cxn ang="0">
                                <a:pos x="T1" y="0"/>
                              </a:cxn>
                              <a:cxn ang="0">
                                <a:pos x="T3" y="0"/>
                              </a:cxn>
                              <a:cxn ang="0">
                                <a:pos x="T5" y="0"/>
                              </a:cxn>
                            </a:cxnLst>
                            <a:rect l="0" t="0" r="r" b="b"/>
                            <a:pathLst>
                              <a:path w="68">
                                <a:moveTo>
                                  <a:pt x="67" y="0"/>
                                </a:moveTo>
                                <a:lnTo>
                                  <a:pt x="0" y="0"/>
                                </a:lnTo>
                                <a:lnTo>
                                  <a:pt x="67" y="0"/>
                                </a:lnTo>
                                <a:close/>
                              </a:path>
                            </a:pathLst>
                          </a:custGeom>
                          <a:solidFill>
                            <a:srgbClr val="A6A6A6">
                              <a:alpha val="5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5" name="Freeform 280"/>
                        <wps:cNvSpPr>
                          <a:spLocks/>
                        </wps:cNvSpPr>
                        <wps:spPr bwMode="auto">
                          <a:xfrm>
                            <a:off x="3082" y="2003"/>
                            <a:ext cx="68" cy="2"/>
                          </a:xfrm>
                          <a:custGeom>
                            <a:avLst/>
                            <a:gdLst>
                              <a:gd name="T0" fmla="+- 0 3082 3082"/>
                              <a:gd name="T1" fmla="*/ T0 w 68"/>
                              <a:gd name="T2" fmla="+- 0 3149 3082"/>
                              <a:gd name="T3" fmla="*/ T2 w 68"/>
                              <a:gd name="T4" fmla="+- 0 3082 3082"/>
                              <a:gd name="T5" fmla="*/ T4 w 68"/>
                            </a:gdLst>
                            <a:ahLst/>
                            <a:cxnLst>
                              <a:cxn ang="0">
                                <a:pos x="T1" y="0"/>
                              </a:cxn>
                              <a:cxn ang="0">
                                <a:pos x="T3" y="0"/>
                              </a:cxn>
                              <a:cxn ang="0">
                                <a:pos x="T5" y="0"/>
                              </a:cxn>
                            </a:cxnLst>
                            <a:rect l="0" t="0" r="r" b="b"/>
                            <a:pathLst>
                              <a:path w="68">
                                <a:moveTo>
                                  <a:pt x="0" y="0"/>
                                </a:moveTo>
                                <a:lnTo>
                                  <a:pt x="67"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6" name="Freeform 279"/>
                        <wps:cNvSpPr>
                          <a:spLocks/>
                        </wps:cNvSpPr>
                        <wps:spPr bwMode="auto">
                          <a:xfrm>
                            <a:off x="3149" y="2003"/>
                            <a:ext cx="68" cy="2"/>
                          </a:xfrm>
                          <a:custGeom>
                            <a:avLst/>
                            <a:gdLst>
                              <a:gd name="T0" fmla="+- 0 3216 3149"/>
                              <a:gd name="T1" fmla="*/ T0 w 68"/>
                              <a:gd name="T2" fmla="+- 0 3149 3149"/>
                              <a:gd name="T3" fmla="*/ T2 w 68"/>
                              <a:gd name="T4" fmla="+- 0 3216 3149"/>
                              <a:gd name="T5" fmla="*/ T4 w 68"/>
                            </a:gdLst>
                            <a:ahLst/>
                            <a:cxnLst>
                              <a:cxn ang="0">
                                <a:pos x="T1" y="0"/>
                              </a:cxn>
                              <a:cxn ang="0">
                                <a:pos x="T3" y="0"/>
                              </a:cxn>
                              <a:cxn ang="0">
                                <a:pos x="T5" y="0"/>
                              </a:cxn>
                            </a:cxnLst>
                            <a:rect l="0" t="0" r="r" b="b"/>
                            <a:pathLst>
                              <a:path w="68">
                                <a:moveTo>
                                  <a:pt x="67" y="0"/>
                                </a:moveTo>
                                <a:lnTo>
                                  <a:pt x="0" y="0"/>
                                </a:lnTo>
                                <a:lnTo>
                                  <a:pt x="67" y="0"/>
                                </a:lnTo>
                                <a:close/>
                              </a:path>
                            </a:pathLst>
                          </a:custGeom>
                          <a:solidFill>
                            <a:srgbClr val="A6A6A6">
                              <a:alpha val="5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7" name="Freeform 278"/>
                        <wps:cNvSpPr>
                          <a:spLocks/>
                        </wps:cNvSpPr>
                        <wps:spPr bwMode="auto">
                          <a:xfrm>
                            <a:off x="3149" y="2003"/>
                            <a:ext cx="68" cy="2"/>
                          </a:xfrm>
                          <a:custGeom>
                            <a:avLst/>
                            <a:gdLst>
                              <a:gd name="T0" fmla="+- 0 3149 3149"/>
                              <a:gd name="T1" fmla="*/ T0 w 68"/>
                              <a:gd name="T2" fmla="+- 0 3216 3149"/>
                              <a:gd name="T3" fmla="*/ T2 w 68"/>
                              <a:gd name="T4" fmla="+- 0 3149 3149"/>
                              <a:gd name="T5" fmla="*/ T4 w 68"/>
                            </a:gdLst>
                            <a:ahLst/>
                            <a:cxnLst>
                              <a:cxn ang="0">
                                <a:pos x="T1" y="0"/>
                              </a:cxn>
                              <a:cxn ang="0">
                                <a:pos x="T3" y="0"/>
                              </a:cxn>
                              <a:cxn ang="0">
                                <a:pos x="T5" y="0"/>
                              </a:cxn>
                            </a:cxnLst>
                            <a:rect l="0" t="0" r="r" b="b"/>
                            <a:pathLst>
                              <a:path w="68">
                                <a:moveTo>
                                  <a:pt x="0" y="0"/>
                                </a:moveTo>
                                <a:lnTo>
                                  <a:pt x="67"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8" name="Freeform 277"/>
                        <wps:cNvSpPr>
                          <a:spLocks/>
                        </wps:cNvSpPr>
                        <wps:spPr bwMode="auto">
                          <a:xfrm>
                            <a:off x="3216" y="2003"/>
                            <a:ext cx="68" cy="2"/>
                          </a:xfrm>
                          <a:custGeom>
                            <a:avLst/>
                            <a:gdLst>
                              <a:gd name="T0" fmla="+- 0 3284 3216"/>
                              <a:gd name="T1" fmla="*/ T0 w 68"/>
                              <a:gd name="T2" fmla="+- 0 3216 3216"/>
                              <a:gd name="T3" fmla="*/ T2 w 68"/>
                              <a:gd name="T4" fmla="+- 0 3284 3216"/>
                              <a:gd name="T5" fmla="*/ T4 w 68"/>
                            </a:gdLst>
                            <a:ahLst/>
                            <a:cxnLst>
                              <a:cxn ang="0">
                                <a:pos x="T1" y="0"/>
                              </a:cxn>
                              <a:cxn ang="0">
                                <a:pos x="T3" y="0"/>
                              </a:cxn>
                              <a:cxn ang="0">
                                <a:pos x="T5" y="0"/>
                              </a:cxn>
                            </a:cxnLst>
                            <a:rect l="0" t="0" r="r" b="b"/>
                            <a:pathLst>
                              <a:path w="68">
                                <a:moveTo>
                                  <a:pt x="68" y="0"/>
                                </a:moveTo>
                                <a:lnTo>
                                  <a:pt x="0" y="0"/>
                                </a:lnTo>
                                <a:lnTo>
                                  <a:pt x="68" y="0"/>
                                </a:lnTo>
                                <a:close/>
                              </a:path>
                            </a:pathLst>
                          </a:custGeom>
                          <a:solidFill>
                            <a:srgbClr val="A6A6A6">
                              <a:alpha val="5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9" name="Freeform 276"/>
                        <wps:cNvSpPr>
                          <a:spLocks/>
                        </wps:cNvSpPr>
                        <wps:spPr bwMode="auto">
                          <a:xfrm>
                            <a:off x="3216" y="2003"/>
                            <a:ext cx="68" cy="2"/>
                          </a:xfrm>
                          <a:custGeom>
                            <a:avLst/>
                            <a:gdLst>
                              <a:gd name="T0" fmla="+- 0 3216 3216"/>
                              <a:gd name="T1" fmla="*/ T0 w 68"/>
                              <a:gd name="T2" fmla="+- 0 3284 3216"/>
                              <a:gd name="T3" fmla="*/ T2 w 68"/>
                              <a:gd name="T4" fmla="+- 0 3216 3216"/>
                              <a:gd name="T5" fmla="*/ T4 w 68"/>
                            </a:gdLst>
                            <a:ahLst/>
                            <a:cxnLst>
                              <a:cxn ang="0">
                                <a:pos x="T1" y="0"/>
                              </a:cxn>
                              <a:cxn ang="0">
                                <a:pos x="T3" y="0"/>
                              </a:cxn>
                              <a:cxn ang="0">
                                <a:pos x="T5" y="0"/>
                              </a:cxn>
                            </a:cxnLst>
                            <a:rect l="0" t="0" r="r" b="b"/>
                            <a:pathLst>
                              <a:path w="68">
                                <a:moveTo>
                                  <a:pt x="0" y="0"/>
                                </a:moveTo>
                                <a:lnTo>
                                  <a:pt x="68"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0" name="Freeform 275"/>
                        <wps:cNvSpPr>
                          <a:spLocks/>
                        </wps:cNvSpPr>
                        <wps:spPr bwMode="auto">
                          <a:xfrm>
                            <a:off x="3283" y="2003"/>
                            <a:ext cx="68" cy="2"/>
                          </a:xfrm>
                          <a:custGeom>
                            <a:avLst/>
                            <a:gdLst>
                              <a:gd name="T0" fmla="+- 0 3351 3283"/>
                              <a:gd name="T1" fmla="*/ T0 w 68"/>
                              <a:gd name="T2" fmla="+- 0 3283 3283"/>
                              <a:gd name="T3" fmla="*/ T2 w 68"/>
                              <a:gd name="T4" fmla="+- 0 3351 3283"/>
                              <a:gd name="T5" fmla="*/ T4 w 68"/>
                            </a:gdLst>
                            <a:ahLst/>
                            <a:cxnLst>
                              <a:cxn ang="0">
                                <a:pos x="T1" y="0"/>
                              </a:cxn>
                              <a:cxn ang="0">
                                <a:pos x="T3" y="0"/>
                              </a:cxn>
                              <a:cxn ang="0">
                                <a:pos x="T5" y="0"/>
                              </a:cxn>
                            </a:cxnLst>
                            <a:rect l="0" t="0" r="r" b="b"/>
                            <a:pathLst>
                              <a:path w="68">
                                <a:moveTo>
                                  <a:pt x="68" y="0"/>
                                </a:moveTo>
                                <a:lnTo>
                                  <a:pt x="0" y="0"/>
                                </a:lnTo>
                                <a:lnTo>
                                  <a:pt x="68" y="0"/>
                                </a:lnTo>
                                <a:close/>
                              </a:path>
                            </a:pathLst>
                          </a:custGeom>
                          <a:solidFill>
                            <a:srgbClr val="A6A6A6">
                              <a:alpha val="5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1" name="Freeform 274"/>
                        <wps:cNvSpPr>
                          <a:spLocks/>
                        </wps:cNvSpPr>
                        <wps:spPr bwMode="auto">
                          <a:xfrm>
                            <a:off x="3283" y="2003"/>
                            <a:ext cx="68" cy="2"/>
                          </a:xfrm>
                          <a:custGeom>
                            <a:avLst/>
                            <a:gdLst>
                              <a:gd name="T0" fmla="+- 0 3283 3283"/>
                              <a:gd name="T1" fmla="*/ T0 w 68"/>
                              <a:gd name="T2" fmla="+- 0 3351 3283"/>
                              <a:gd name="T3" fmla="*/ T2 w 68"/>
                              <a:gd name="T4" fmla="+- 0 3283 3283"/>
                              <a:gd name="T5" fmla="*/ T4 w 68"/>
                            </a:gdLst>
                            <a:ahLst/>
                            <a:cxnLst>
                              <a:cxn ang="0">
                                <a:pos x="T1" y="0"/>
                              </a:cxn>
                              <a:cxn ang="0">
                                <a:pos x="T3" y="0"/>
                              </a:cxn>
                              <a:cxn ang="0">
                                <a:pos x="T5" y="0"/>
                              </a:cxn>
                            </a:cxnLst>
                            <a:rect l="0" t="0" r="r" b="b"/>
                            <a:pathLst>
                              <a:path w="68">
                                <a:moveTo>
                                  <a:pt x="0" y="0"/>
                                </a:moveTo>
                                <a:lnTo>
                                  <a:pt x="68"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2" name="Freeform 273"/>
                        <wps:cNvSpPr>
                          <a:spLocks/>
                        </wps:cNvSpPr>
                        <wps:spPr bwMode="auto">
                          <a:xfrm>
                            <a:off x="3350" y="2003"/>
                            <a:ext cx="68" cy="2"/>
                          </a:xfrm>
                          <a:custGeom>
                            <a:avLst/>
                            <a:gdLst>
                              <a:gd name="T0" fmla="+- 0 3418 3351"/>
                              <a:gd name="T1" fmla="*/ T0 w 68"/>
                              <a:gd name="T2" fmla="+- 0 3351 3351"/>
                              <a:gd name="T3" fmla="*/ T2 w 68"/>
                              <a:gd name="T4" fmla="+- 0 3418 3351"/>
                              <a:gd name="T5" fmla="*/ T4 w 68"/>
                            </a:gdLst>
                            <a:ahLst/>
                            <a:cxnLst>
                              <a:cxn ang="0">
                                <a:pos x="T1" y="0"/>
                              </a:cxn>
                              <a:cxn ang="0">
                                <a:pos x="T3" y="0"/>
                              </a:cxn>
                              <a:cxn ang="0">
                                <a:pos x="T5" y="0"/>
                              </a:cxn>
                            </a:cxnLst>
                            <a:rect l="0" t="0" r="r" b="b"/>
                            <a:pathLst>
                              <a:path w="68">
                                <a:moveTo>
                                  <a:pt x="67" y="0"/>
                                </a:moveTo>
                                <a:lnTo>
                                  <a:pt x="0" y="0"/>
                                </a:lnTo>
                                <a:lnTo>
                                  <a:pt x="67" y="0"/>
                                </a:lnTo>
                                <a:close/>
                              </a:path>
                            </a:pathLst>
                          </a:custGeom>
                          <a:solidFill>
                            <a:srgbClr val="A6A6A6">
                              <a:alpha val="5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3" name="Freeform 272"/>
                        <wps:cNvSpPr>
                          <a:spLocks/>
                        </wps:cNvSpPr>
                        <wps:spPr bwMode="auto">
                          <a:xfrm>
                            <a:off x="3350" y="2003"/>
                            <a:ext cx="68" cy="2"/>
                          </a:xfrm>
                          <a:custGeom>
                            <a:avLst/>
                            <a:gdLst>
                              <a:gd name="T0" fmla="+- 0 3351 3351"/>
                              <a:gd name="T1" fmla="*/ T0 w 68"/>
                              <a:gd name="T2" fmla="+- 0 3418 3351"/>
                              <a:gd name="T3" fmla="*/ T2 w 68"/>
                              <a:gd name="T4" fmla="+- 0 3351 3351"/>
                              <a:gd name="T5" fmla="*/ T4 w 68"/>
                            </a:gdLst>
                            <a:ahLst/>
                            <a:cxnLst>
                              <a:cxn ang="0">
                                <a:pos x="T1" y="0"/>
                              </a:cxn>
                              <a:cxn ang="0">
                                <a:pos x="T3" y="0"/>
                              </a:cxn>
                              <a:cxn ang="0">
                                <a:pos x="T5" y="0"/>
                              </a:cxn>
                            </a:cxnLst>
                            <a:rect l="0" t="0" r="r" b="b"/>
                            <a:pathLst>
                              <a:path w="68">
                                <a:moveTo>
                                  <a:pt x="0" y="0"/>
                                </a:moveTo>
                                <a:lnTo>
                                  <a:pt x="67"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4" name="Freeform 271"/>
                        <wps:cNvSpPr>
                          <a:spLocks/>
                        </wps:cNvSpPr>
                        <wps:spPr bwMode="auto">
                          <a:xfrm>
                            <a:off x="3417" y="2003"/>
                            <a:ext cx="68" cy="2"/>
                          </a:xfrm>
                          <a:custGeom>
                            <a:avLst/>
                            <a:gdLst>
                              <a:gd name="T0" fmla="+- 0 3485 3418"/>
                              <a:gd name="T1" fmla="*/ T0 w 68"/>
                              <a:gd name="T2" fmla="+- 0 3418 3418"/>
                              <a:gd name="T3" fmla="*/ T2 w 68"/>
                              <a:gd name="T4" fmla="+- 0 3485 3418"/>
                              <a:gd name="T5" fmla="*/ T4 w 68"/>
                            </a:gdLst>
                            <a:ahLst/>
                            <a:cxnLst>
                              <a:cxn ang="0">
                                <a:pos x="T1" y="0"/>
                              </a:cxn>
                              <a:cxn ang="0">
                                <a:pos x="T3" y="0"/>
                              </a:cxn>
                              <a:cxn ang="0">
                                <a:pos x="T5" y="0"/>
                              </a:cxn>
                            </a:cxnLst>
                            <a:rect l="0" t="0" r="r" b="b"/>
                            <a:pathLst>
                              <a:path w="68">
                                <a:moveTo>
                                  <a:pt x="67" y="0"/>
                                </a:moveTo>
                                <a:lnTo>
                                  <a:pt x="0" y="0"/>
                                </a:lnTo>
                                <a:lnTo>
                                  <a:pt x="67" y="0"/>
                                </a:lnTo>
                                <a:close/>
                              </a:path>
                            </a:pathLst>
                          </a:custGeom>
                          <a:solidFill>
                            <a:srgbClr val="A6A6A6">
                              <a:alpha val="5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5" name="Freeform 270"/>
                        <wps:cNvSpPr>
                          <a:spLocks/>
                        </wps:cNvSpPr>
                        <wps:spPr bwMode="auto">
                          <a:xfrm>
                            <a:off x="3417" y="2003"/>
                            <a:ext cx="68" cy="2"/>
                          </a:xfrm>
                          <a:custGeom>
                            <a:avLst/>
                            <a:gdLst>
                              <a:gd name="T0" fmla="+- 0 3418 3418"/>
                              <a:gd name="T1" fmla="*/ T0 w 68"/>
                              <a:gd name="T2" fmla="+- 0 3485 3418"/>
                              <a:gd name="T3" fmla="*/ T2 w 68"/>
                              <a:gd name="T4" fmla="+- 0 3418 3418"/>
                              <a:gd name="T5" fmla="*/ T4 w 68"/>
                            </a:gdLst>
                            <a:ahLst/>
                            <a:cxnLst>
                              <a:cxn ang="0">
                                <a:pos x="T1" y="0"/>
                              </a:cxn>
                              <a:cxn ang="0">
                                <a:pos x="T3" y="0"/>
                              </a:cxn>
                              <a:cxn ang="0">
                                <a:pos x="T5" y="0"/>
                              </a:cxn>
                            </a:cxnLst>
                            <a:rect l="0" t="0" r="r" b="b"/>
                            <a:pathLst>
                              <a:path w="68">
                                <a:moveTo>
                                  <a:pt x="0" y="0"/>
                                </a:moveTo>
                                <a:lnTo>
                                  <a:pt x="67"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6" name="Freeform 269"/>
                        <wps:cNvSpPr>
                          <a:spLocks/>
                        </wps:cNvSpPr>
                        <wps:spPr bwMode="auto">
                          <a:xfrm>
                            <a:off x="3485" y="2003"/>
                            <a:ext cx="68" cy="2"/>
                          </a:xfrm>
                          <a:custGeom>
                            <a:avLst/>
                            <a:gdLst>
                              <a:gd name="T0" fmla="+- 0 3552 3485"/>
                              <a:gd name="T1" fmla="*/ T0 w 68"/>
                              <a:gd name="T2" fmla="+- 0 3485 3485"/>
                              <a:gd name="T3" fmla="*/ T2 w 68"/>
                              <a:gd name="T4" fmla="+- 0 3552 3485"/>
                              <a:gd name="T5" fmla="*/ T4 w 68"/>
                            </a:gdLst>
                            <a:ahLst/>
                            <a:cxnLst>
                              <a:cxn ang="0">
                                <a:pos x="T1" y="0"/>
                              </a:cxn>
                              <a:cxn ang="0">
                                <a:pos x="T3" y="0"/>
                              </a:cxn>
                              <a:cxn ang="0">
                                <a:pos x="T5" y="0"/>
                              </a:cxn>
                            </a:cxnLst>
                            <a:rect l="0" t="0" r="r" b="b"/>
                            <a:pathLst>
                              <a:path w="68">
                                <a:moveTo>
                                  <a:pt x="67" y="0"/>
                                </a:moveTo>
                                <a:lnTo>
                                  <a:pt x="0" y="0"/>
                                </a:lnTo>
                                <a:lnTo>
                                  <a:pt x="67" y="0"/>
                                </a:lnTo>
                                <a:close/>
                              </a:path>
                            </a:pathLst>
                          </a:custGeom>
                          <a:solidFill>
                            <a:srgbClr val="A6A6A6">
                              <a:alpha val="5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7" name="Freeform 268"/>
                        <wps:cNvSpPr>
                          <a:spLocks/>
                        </wps:cNvSpPr>
                        <wps:spPr bwMode="auto">
                          <a:xfrm>
                            <a:off x="3485" y="2003"/>
                            <a:ext cx="68" cy="2"/>
                          </a:xfrm>
                          <a:custGeom>
                            <a:avLst/>
                            <a:gdLst>
                              <a:gd name="T0" fmla="+- 0 3485 3485"/>
                              <a:gd name="T1" fmla="*/ T0 w 68"/>
                              <a:gd name="T2" fmla="+- 0 3552 3485"/>
                              <a:gd name="T3" fmla="*/ T2 w 68"/>
                              <a:gd name="T4" fmla="+- 0 3485 3485"/>
                              <a:gd name="T5" fmla="*/ T4 w 68"/>
                            </a:gdLst>
                            <a:ahLst/>
                            <a:cxnLst>
                              <a:cxn ang="0">
                                <a:pos x="T1" y="0"/>
                              </a:cxn>
                              <a:cxn ang="0">
                                <a:pos x="T3" y="0"/>
                              </a:cxn>
                              <a:cxn ang="0">
                                <a:pos x="T5" y="0"/>
                              </a:cxn>
                            </a:cxnLst>
                            <a:rect l="0" t="0" r="r" b="b"/>
                            <a:pathLst>
                              <a:path w="68">
                                <a:moveTo>
                                  <a:pt x="0" y="0"/>
                                </a:moveTo>
                                <a:lnTo>
                                  <a:pt x="67"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8" name="Rectangle 267"/>
                        <wps:cNvSpPr>
                          <a:spLocks noChangeArrowheads="1"/>
                        </wps:cNvSpPr>
                        <wps:spPr bwMode="auto">
                          <a:xfrm>
                            <a:off x="3552" y="1949"/>
                            <a:ext cx="68" cy="54"/>
                          </a:xfrm>
                          <a:prstGeom prst="rect">
                            <a:avLst/>
                          </a:prstGeom>
                          <a:solidFill>
                            <a:srgbClr val="A6A6A6">
                              <a:alpha val="5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9" name="Rectangle 266"/>
                        <wps:cNvSpPr>
                          <a:spLocks noChangeArrowheads="1"/>
                        </wps:cNvSpPr>
                        <wps:spPr bwMode="auto">
                          <a:xfrm>
                            <a:off x="3552" y="1949"/>
                            <a:ext cx="68" cy="54"/>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0" name="Rectangle 265"/>
                        <wps:cNvSpPr>
                          <a:spLocks noChangeArrowheads="1"/>
                        </wps:cNvSpPr>
                        <wps:spPr bwMode="auto">
                          <a:xfrm>
                            <a:off x="3619" y="1943"/>
                            <a:ext cx="68" cy="60"/>
                          </a:xfrm>
                          <a:prstGeom prst="rect">
                            <a:avLst/>
                          </a:prstGeom>
                          <a:solidFill>
                            <a:srgbClr val="A6A6A6">
                              <a:alpha val="5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1" name="Rectangle 264"/>
                        <wps:cNvSpPr>
                          <a:spLocks noChangeArrowheads="1"/>
                        </wps:cNvSpPr>
                        <wps:spPr bwMode="auto">
                          <a:xfrm>
                            <a:off x="3619" y="1943"/>
                            <a:ext cx="68" cy="60"/>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2" name="Rectangle 263"/>
                        <wps:cNvSpPr>
                          <a:spLocks noChangeArrowheads="1"/>
                        </wps:cNvSpPr>
                        <wps:spPr bwMode="auto">
                          <a:xfrm>
                            <a:off x="3686" y="1684"/>
                            <a:ext cx="68" cy="319"/>
                          </a:xfrm>
                          <a:prstGeom prst="rect">
                            <a:avLst/>
                          </a:prstGeom>
                          <a:solidFill>
                            <a:srgbClr val="A6A6A6">
                              <a:alpha val="5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3" name="Rectangle 262"/>
                        <wps:cNvSpPr>
                          <a:spLocks noChangeArrowheads="1"/>
                        </wps:cNvSpPr>
                        <wps:spPr bwMode="auto">
                          <a:xfrm>
                            <a:off x="3686" y="1684"/>
                            <a:ext cx="68" cy="319"/>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4" name="Rectangle 261"/>
                        <wps:cNvSpPr>
                          <a:spLocks noChangeArrowheads="1"/>
                        </wps:cNvSpPr>
                        <wps:spPr bwMode="auto">
                          <a:xfrm>
                            <a:off x="3753" y="1165"/>
                            <a:ext cx="68" cy="838"/>
                          </a:xfrm>
                          <a:prstGeom prst="rect">
                            <a:avLst/>
                          </a:prstGeom>
                          <a:solidFill>
                            <a:srgbClr val="A6A6A6">
                              <a:alpha val="5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5" name="Rectangle 260"/>
                        <wps:cNvSpPr>
                          <a:spLocks noChangeArrowheads="1"/>
                        </wps:cNvSpPr>
                        <wps:spPr bwMode="auto">
                          <a:xfrm>
                            <a:off x="3753" y="1165"/>
                            <a:ext cx="68" cy="838"/>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6" name="Rectangle 259"/>
                        <wps:cNvSpPr>
                          <a:spLocks noChangeArrowheads="1"/>
                        </wps:cNvSpPr>
                        <wps:spPr bwMode="auto">
                          <a:xfrm>
                            <a:off x="3820" y="1527"/>
                            <a:ext cx="68" cy="476"/>
                          </a:xfrm>
                          <a:prstGeom prst="rect">
                            <a:avLst/>
                          </a:prstGeom>
                          <a:solidFill>
                            <a:srgbClr val="A6A6A6">
                              <a:alpha val="5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7" name="Rectangle 258"/>
                        <wps:cNvSpPr>
                          <a:spLocks noChangeArrowheads="1"/>
                        </wps:cNvSpPr>
                        <wps:spPr bwMode="auto">
                          <a:xfrm>
                            <a:off x="3820" y="1527"/>
                            <a:ext cx="68" cy="476"/>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8" name="Rectangle 257"/>
                        <wps:cNvSpPr>
                          <a:spLocks noChangeArrowheads="1"/>
                        </wps:cNvSpPr>
                        <wps:spPr bwMode="auto">
                          <a:xfrm>
                            <a:off x="3887" y="792"/>
                            <a:ext cx="68" cy="1211"/>
                          </a:xfrm>
                          <a:prstGeom prst="rect">
                            <a:avLst/>
                          </a:prstGeom>
                          <a:solidFill>
                            <a:srgbClr val="A6A6A6">
                              <a:alpha val="5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9" name="Rectangle 256"/>
                        <wps:cNvSpPr>
                          <a:spLocks noChangeArrowheads="1"/>
                        </wps:cNvSpPr>
                        <wps:spPr bwMode="auto">
                          <a:xfrm>
                            <a:off x="3887" y="792"/>
                            <a:ext cx="68" cy="1211"/>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0" name="Rectangle 255"/>
                        <wps:cNvSpPr>
                          <a:spLocks noChangeArrowheads="1"/>
                        </wps:cNvSpPr>
                        <wps:spPr bwMode="auto">
                          <a:xfrm>
                            <a:off x="3955" y="1354"/>
                            <a:ext cx="68" cy="649"/>
                          </a:xfrm>
                          <a:prstGeom prst="rect">
                            <a:avLst/>
                          </a:prstGeom>
                          <a:solidFill>
                            <a:srgbClr val="A6A6A6">
                              <a:alpha val="5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1" name="Rectangle 254"/>
                        <wps:cNvSpPr>
                          <a:spLocks noChangeArrowheads="1"/>
                        </wps:cNvSpPr>
                        <wps:spPr bwMode="auto">
                          <a:xfrm>
                            <a:off x="3955" y="1354"/>
                            <a:ext cx="68" cy="649"/>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2" name="Rectangle 253"/>
                        <wps:cNvSpPr>
                          <a:spLocks noChangeArrowheads="1"/>
                        </wps:cNvSpPr>
                        <wps:spPr bwMode="auto">
                          <a:xfrm>
                            <a:off x="4022" y="965"/>
                            <a:ext cx="68" cy="1038"/>
                          </a:xfrm>
                          <a:prstGeom prst="rect">
                            <a:avLst/>
                          </a:prstGeom>
                          <a:solidFill>
                            <a:srgbClr val="A6A6A6">
                              <a:alpha val="5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3" name="Rectangle 252"/>
                        <wps:cNvSpPr>
                          <a:spLocks noChangeArrowheads="1"/>
                        </wps:cNvSpPr>
                        <wps:spPr bwMode="auto">
                          <a:xfrm>
                            <a:off x="4022" y="965"/>
                            <a:ext cx="68" cy="1038"/>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4" name="Rectangle 251"/>
                        <wps:cNvSpPr>
                          <a:spLocks noChangeArrowheads="1"/>
                        </wps:cNvSpPr>
                        <wps:spPr bwMode="auto">
                          <a:xfrm>
                            <a:off x="4089" y="1700"/>
                            <a:ext cx="68" cy="303"/>
                          </a:xfrm>
                          <a:prstGeom prst="rect">
                            <a:avLst/>
                          </a:prstGeom>
                          <a:solidFill>
                            <a:srgbClr val="A6A6A6">
                              <a:alpha val="5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5" name="Rectangle 250"/>
                        <wps:cNvSpPr>
                          <a:spLocks noChangeArrowheads="1"/>
                        </wps:cNvSpPr>
                        <wps:spPr bwMode="auto">
                          <a:xfrm>
                            <a:off x="4089" y="1700"/>
                            <a:ext cx="68" cy="303"/>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6" name="Rectangle 249"/>
                        <wps:cNvSpPr>
                          <a:spLocks noChangeArrowheads="1"/>
                        </wps:cNvSpPr>
                        <wps:spPr bwMode="auto">
                          <a:xfrm>
                            <a:off x="4156" y="1689"/>
                            <a:ext cx="68" cy="314"/>
                          </a:xfrm>
                          <a:prstGeom prst="rect">
                            <a:avLst/>
                          </a:prstGeom>
                          <a:solidFill>
                            <a:srgbClr val="A6A6A6">
                              <a:alpha val="5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7" name="Rectangle 248"/>
                        <wps:cNvSpPr>
                          <a:spLocks noChangeArrowheads="1"/>
                        </wps:cNvSpPr>
                        <wps:spPr bwMode="auto">
                          <a:xfrm>
                            <a:off x="4156" y="1689"/>
                            <a:ext cx="68" cy="314"/>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8" name="Rectangle 247"/>
                        <wps:cNvSpPr>
                          <a:spLocks noChangeArrowheads="1"/>
                        </wps:cNvSpPr>
                        <wps:spPr bwMode="auto">
                          <a:xfrm>
                            <a:off x="4223" y="1873"/>
                            <a:ext cx="68" cy="130"/>
                          </a:xfrm>
                          <a:prstGeom prst="rect">
                            <a:avLst/>
                          </a:prstGeom>
                          <a:solidFill>
                            <a:srgbClr val="A6A6A6">
                              <a:alpha val="5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9" name="Rectangle 246"/>
                        <wps:cNvSpPr>
                          <a:spLocks noChangeArrowheads="1"/>
                        </wps:cNvSpPr>
                        <wps:spPr bwMode="auto">
                          <a:xfrm>
                            <a:off x="4223" y="1873"/>
                            <a:ext cx="68" cy="130"/>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0" name="Rectangle 245"/>
                        <wps:cNvSpPr>
                          <a:spLocks noChangeArrowheads="1"/>
                        </wps:cNvSpPr>
                        <wps:spPr bwMode="auto">
                          <a:xfrm>
                            <a:off x="4290" y="1992"/>
                            <a:ext cx="68" cy="11"/>
                          </a:xfrm>
                          <a:prstGeom prst="rect">
                            <a:avLst/>
                          </a:prstGeom>
                          <a:solidFill>
                            <a:srgbClr val="A6A6A6">
                              <a:alpha val="5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1" name="Rectangle 244"/>
                        <wps:cNvSpPr>
                          <a:spLocks noChangeArrowheads="1"/>
                        </wps:cNvSpPr>
                        <wps:spPr bwMode="auto">
                          <a:xfrm>
                            <a:off x="4290" y="1992"/>
                            <a:ext cx="68" cy="11"/>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2" name="Rectangle 243"/>
                        <wps:cNvSpPr>
                          <a:spLocks noChangeArrowheads="1"/>
                        </wps:cNvSpPr>
                        <wps:spPr bwMode="auto">
                          <a:xfrm>
                            <a:off x="4357" y="1997"/>
                            <a:ext cx="68" cy="6"/>
                          </a:xfrm>
                          <a:prstGeom prst="rect">
                            <a:avLst/>
                          </a:prstGeom>
                          <a:solidFill>
                            <a:srgbClr val="A6A6A6">
                              <a:alpha val="5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3" name="Rectangle 242"/>
                        <wps:cNvSpPr>
                          <a:spLocks noChangeArrowheads="1"/>
                        </wps:cNvSpPr>
                        <wps:spPr bwMode="auto">
                          <a:xfrm>
                            <a:off x="4357" y="1997"/>
                            <a:ext cx="68" cy="6"/>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4" name="Freeform 241"/>
                        <wps:cNvSpPr>
                          <a:spLocks/>
                        </wps:cNvSpPr>
                        <wps:spPr bwMode="auto">
                          <a:xfrm>
                            <a:off x="4425" y="2003"/>
                            <a:ext cx="68" cy="2"/>
                          </a:xfrm>
                          <a:custGeom>
                            <a:avLst/>
                            <a:gdLst>
                              <a:gd name="T0" fmla="+- 0 4492 4425"/>
                              <a:gd name="T1" fmla="*/ T0 w 68"/>
                              <a:gd name="T2" fmla="+- 0 4425 4425"/>
                              <a:gd name="T3" fmla="*/ T2 w 68"/>
                              <a:gd name="T4" fmla="+- 0 4492 4425"/>
                              <a:gd name="T5" fmla="*/ T4 w 68"/>
                            </a:gdLst>
                            <a:ahLst/>
                            <a:cxnLst>
                              <a:cxn ang="0">
                                <a:pos x="T1" y="0"/>
                              </a:cxn>
                              <a:cxn ang="0">
                                <a:pos x="T3" y="0"/>
                              </a:cxn>
                              <a:cxn ang="0">
                                <a:pos x="T5" y="0"/>
                              </a:cxn>
                            </a:cxnLst>
                            <a:rect l="0" t="0" r="r" b="b"/>
                            <a:pathLst>
                              <a:path w="68">
                                <a:moveTo>
                                  <a:pt x="67" y="0"/>
                                </a:moveTo>
                                <a:lnTo>
                                  <a:pt x="0" y="0"/>
                                </a:lnTo>
                                <a:lnTo>
                                  <a:pt x="67" y="0"/>
                                </a:lnTo>
                                <a:close/>
                              </a:path>
                            </a:pathLst>
                          </a:custGeom>
                          <a:solidFill>
                            <a:srgbClr val="A6A6A6">
                              <a:alpha val="5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5" name="Freeform 240"/>
                        <wps:cNvSpPr>
                          <a:spLocks/>
                        </wps:cNvSpPr>
                        <wps:spPr bwMode="auto">
                          <a:xfrm>
                            <a:off x="4425" y="2003"/>
                            <a:ext cx="68" cy="2"/>
                          </a:xfrm>
                          <a:custGeom>
                            <a:avLst/>
                            <a:gdLst>
                              <a:gd name="T0" fmla="+- 0 4425 4425"/>
                              <a:gd name="T1" fmla="*/ T0 w 68"/>
                              <a:gd name="T2" fmla="+- 0 4492 4425"/>
                              <a:gd name="T3" fmla="*/ T2 w 68"/>
                              <a:gd name="T4" fmla="+- 0 4425 4425"/>
                              <a:gd name="T5" fmla="*/ T4 w 68"/>
                            </a:gdLst>
                            <a:ahLst/>
                            <a:cxnLst>
                              <a:cxn ang="0">
                                <a:pos x="T1" y="0"/>
                              </a:cxn>
                              <a:cxn ang="0">
                                <a:pos x="T3" y="0"/>
                              </a:cxn>
                              <a:cxn ang="0">
                                <a:pos x="T5" y="0"/>
                              </a:cxn>
                            </a:cxnLst>
                            <a:rect l="0" t="0" r="r" b="b"/>
                            <a:pathLst>
                              <a:path w="68">
                                <a:moveTo>
                                  <a:pt x="0" y="0"/>
                                </a:moveTo>
                                <a:lnTo>
                                  <a:pt x="67"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6" name="Freeform 239"/>
                        <wps:cNvSpPr>
                          <a:spLocks/>
                        </wps:cNvSpPr>
                        <wps:spPr bwMode="auto">
                          <a:xfrm>
                            <a:off x="4492" y="2003"/>
                            <a:ext cx="68" cy="2"/>
                          </a:xfrm>
                          <a:custGeom>
                            <a:avLst/>
                            <a:gdLst>
                              <a:gd name="T0" fmla="+- 0 4560 4492"/>
                              <a:gd name="T1" fmla="*/ T0 w 68"/>
                              <a:gd name="T2" fmla="+- 0 4492 4492"/>
                              <a:gd name="T3" fmla="*/ T2 w 68"/>
                              <a:gd name="T4" fmla="+- 0 4560 4492"/>
                              <a:gd name="T5" fmla="*/ T4 w 68"/>
                            </a:gdLst>
                            <a:ahLst/>
                            <a:cxnLst>
                              <a:cxn ang="0">
                                <a:pos x="T1" y="0"/>
                              </a:cxn>
                              <a:cxn ang="0">
                                <a:pos x="T3" y="0"/>
                              </a:cxn>
                              <a:cxn ang="0">
                                <a:pos x="T5" y="0"/>
                              </a:cxn>
                            </a:cxnLst>
                            <a:rect l="0" t="0" r="r" b="b"/>
                            <a:pathLst>
                              <a:path w="68">
                                <a:moveTo>
                                  <a:pt x="68" y="0"/>
                                </a:moveTo>
                                <a:lnTo>
                                  <a:pt x="0" y="0"/>
                                </a:lnTo>
                                <a:lnTo>
                                  <a:pt x="68" y="0"/>
                                </a:lnTo>
                                <a:close/>
                              </a:path>
                            </a:pathLst>
                          </a:custGeom>
                          <a:solidFill>
                            <a:srgbClr val="A6A6A6">
                              <a:alpha val="5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7" name="Freeform 238"/>
                        <wps:cNvSpPr>
                          <a:spLocks/>
                        </wps:cNvSpPr>
                        <wps:spPr bwMode="auto">
                          <a:xfrm>
                            <a:off x="4492" y="2003"/>
                            <a:ext cx="68" cy="2"/>
                          </a:xfrm>
                          <a:custGeom>
                            <a:avLst/>
                            <a:gdLst>
                              <a:gd name="T0" fmla="+- 0 4492 4492"/>
                              <a:gd name="T1" fmla="*/ T0 w 68"/>
                              <a:gd name="T2" fmla="+- 0 4560 4492"/>
                              <a:gd name="T3" fmla="*/ T2 w 68"/>
                              <a:gd name="T4" fmla="+- 0 4492 4492"/>
                              <a:gd name="T5" fmla="*/ T4 w 68"/>
                            </a:gdLst>
                            <a:ahLst/>
                            <a:cxnLst>
                              <a:cxn ang="0">
                                <a:pos x="T1" y="0"/>
                              </a:cxn>
                              <a:cxn ang="0">
                                <a:pos x="T3" y="0"/>
                              </a:cxn>
                              <a:cxn ang="0">
                                <a:pos x="T5" y="0"/>
                              </a:cxn>
                            </a:cxnLst>
                            <a:rect l="0" t="0" r="r" b="b"/>
                            <a:pathLst>
                              <a:path w="68">
                                <a:moveTo>
                                  <a:pt x="0" y="0"/>
                                </a:moveTo>
                                <a:lnTo>
                                  <a:pt x="68"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8" name="Freeform 237"/>
                        <wps:cNvSpPr>
                          <a:spLocks/>
                        </wps:cNvSpPr>
                        <wps:spPr bwMode="auto">
                          <a:xfrm>
                            <a:off x="4559" y="2003"/>
                            <a:ext cx="68" cy="2"/>
                          </a:xfrm>
                          <a:custGeom>
                            <a:avLst/>
                            <a:gdLst>
                              <a:gd name="T0" fmla="+- 0 4627 4559"/>
                              <a:gd name="T1" fmla="*/ T0 w 68"/>
                              <a:gd name="T2" fmla="+- 0 4559 4559"/>
                              <a:gd name="T3" fmla="*/ T2 w 68"/>
                              <a:gd name="T4" fmla="+- 0 4627 4559"/>
                              <a:gd name="T5" fmla="*/ T4 w 68"/>
                            </a:gdLst>
                            <a:ahLst/>
                            <a:cxnLst>
                              <a:cxn ang="0">
                                <a:pos x="T1" y="0"/>
                              </a:cxn>
                              <a:cxn ang="0">
                                <a:pos x="T3" y="0"/>
                              </a:cxn>
                              <a:cxn ang="0">
                                <a:pos x="T5" y="0"/>
                              </a:cxn>
                            </a:cxnLst>
                            <a:rect l="0" t="0" r="r" b="b"/>
                            <a:pathLst>
                              <a:path w="68">
                                <a:moveTo>
                                  <a:pt x="68" y="0"/>
                                </a:moveTo>
                                <a:lnTo>
                                  <a:pt x="0" y="0"/>
                                </a:lnTo>
                                <a:lnTo>
                                  <a:pt x="68" y="0"/>
                                </a:lnTo>
                                <a:close/>
                              </a:path>
                            </a:pathLst>
                          </a:custGeom>
                          <a:solidFill>
                            <a:srgbClr val="A6A6A6">
                              <a:alpha val="5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9" name="Freeform 236"/>
                        <wps:cNvSpPr>
                          <a:spLocks/>
                        </wps:cNvSpPr>
                        <wps:spPr bwMode="auto">
                          <a:xfrm>
                            <a:off x="4559" y="2003"/>
                            <a:ext cx="68" cy="2"/>
                          </a:xfrm>
                          <a:custGeom>
                            <a:avLst/>
                            <a:gdLst>
                              <a:gd name="T0" fmla="+- 0 4559 4559"/>
                              <a:gd name="T1" fmla="*/ T0 w 68"/>
                              <a:gd name="T2" fmla="+- 0 4627 4559"/>
                              <a:gd name="T3" fmla="*/ T2 w 68"/>
                              <a:gd name="T4" fmla="+- 0 4559 4559"/>
                              <a:gd name="T5" fmla="*/ T4 w 68"/>
                            </a:gdLst>
                            <a:ahLst/>
                            <a:cxnLst>
                              <a:cxn ang="0">
                                <a:pos x="T1" y="0"/>
                              </a:cxn>
                              <a:cxn ang="0">
                                <a:pos x="T3" y="0"/>
                              </a:cxn>
                              <a:cxn ang="0">
                                <a:pos x="T5" y="0"/>
                              </a:cxn>
                            </a:cxnLst>
                            <a:rect l="0" t="0" r="r" b="b"/>
                            <a:pathLst>
                              <a:path w="68">
                                <a:moveTo>
                                  <a:pt x="0" y="0"/>
                                </a:moveTo>
                                <a:lnTo>
                                  <a:pt x="68"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0" name="Freeform 235"/>
                        <wps:cNvSpPr>
                          <a:spLocks/>
                        </wps:cNvSpPr>
                        <wps:spPr bwMode="auto">
                          <a:xfrm>
                            <a:off x="4626" y="2003"/>
                            <a:ext cx="68" cy="2"/>
                          </a:xfrm>
                          <a:custGeom>
                            <a:avLst/>
                            <a:gdLst>
                              <a:gd name="T0" fmla="+- 0 4694 4627"/>
                              <a:gd name="T1" fmla="*/ T0 w 68"/>
                              <a:gd name="T2" fmla="+- 0 4627 4627"/>
                              <a:gd name="T3" fmla="*/ T2 w 68"/>
                              <a:gd name="T4" fmla="+- 0 4694 4627"/>
                              <a:gd name="T5" fmla="*/ T4 w 68"/>
                            </a:gdLst>
                            <a:ahLst/>
                            <a:cxnLst>
                              <a:cxn ang="0">
                                <a:pos x="T1" y="0"/>
                              </a:cxn>
                              <a:cxn ang="0">
                                <a:pos x="T3" y="0"/>
                              </a:cxn>
                              <a:cxn ang="0">
                                <a:pos x="T5" y="0"/>
                              </a:cxn>
                            </a:cxnLst>
                            <a:rect l="0" t="0" r="r" b="b"/>
                            <a:pathLst>
                              <a:path w="68">
                                <a:moveTo>
                                  <a:pt x="67" y="0"/>
                                </a:moveTo>
                                <a:lnTo>
                                  <a:pt x="0" y="0"/>
                                </a:lnTo>
                                <a:lnTo>
                                  <a:pt x="67" y="0"/>
                                </a:lnTo>
                                <a:close/>
                              </a:path>
                            </a:pathLst>
                          </a:custGeom>
                          <a:solidFill>
                            <a:srgbClr val="A6A6A6">
                              <a:alpha val="5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1" name="Freeform 234"/>
                        <wps:cNvSpPr>
                          <a:spLocks/>
                        </wps:cNvSpPr>
                        <wps:spPr bwMode="auto">
                          <a:xfrm>
                            <a:off x="4626" y="2003"/>
                            <a:ext cx="68" cy="2"/>
                          </a:xfrm>
                          <a:custGeom>
                            <a:avLst/>
                            <a:gdLst>
                              <a:gd name="T0" fmla="+- 0 4627 4627"/>
                              <a:gd name="T1" fmla="*/ T0 w 68"/>
                              <a:gd name="T2" fmla="+- 0 4694 4627"/>
                              <a:gd name="T3" fmla="*/ T2 w 68"/>
                              <a:gd name="T4" fmla="+- 0 4627 4627"/>
                              <a:gd name="T5" fmla="*/ T4 w 68"/>
                            </a:gdLst>
                            <a:ahLst/>
                            <a:cxnLst>
                              <a:cxn ang="0">
                                <a:pos x="T1" y="0"/>
                              </a:cxn>
                              <a:cxn ang="0">
                                <a:pos x="T3" y="0"/>
                              </a:cxn>
                              <a:cxn ang="0">
                                <a:pos x="T5" y="0"/>
                              </a:cxn>
                            </a:cxnLst>
                            <a:rect l="0" t="0" r="r" b="b"/>
                            <a:pathLst>
                              <a:path w="68">
                                <a:moveTo>
                                  <a:pt x="0" y="0"/>
                                </a:moveTo>
                                <a:lnTo>
                                  <a:pt x="67"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2" name="Freeform 233"/>
                        <wps:cNvSpPr>
                          <a:spLocks/>
                        </wps:cNvSpPr>
                        <wps:spPr bwMode="auto">
                          <a:xfrm>
                            <a:off x="4693" y="2003"/>
                            <a:ext cx="68" cy="2"/>
                          </a:xfrm>
                          <a:custGeom>
                            <a:avLst/>
                            <a:gdLst>
                              <a:gd name="T0" fmla="+- 0 4761 4694"/>
                              <a:gd name="T1" fmla="*/ T0 w 68"/>
                              <a:gd name="T2" fmla="+- 0 4694 4694"/>
                              <a:gd name="T3" fmla="*/ T2 w 68"/>
                              <a:gd name="T4" fmla="+- 0 4761 4694"/>
                              <a:gd name="T5" fmla="*/ T4 w 68"/>
                            </a:gdLst>
                            <a:ahLst/>
                            <a:cxnLst>
                              <a:cxn ang="0">
                                <a:pos x="T1" y="0"/>
                              </a:cxn>
                              <a:cxn ang="0">
                                <a:pos x="T3" y="0"/>
                              </a:cxn>
                              <a:cxn ang="0">
                                <a:pos x="T5" y="0"/>
                              </a:cxn>
                            </a:cxnLst>
                            <a:rect l="0" t="0" r="r" b="b"/>
                            <a:pathLst>
                              <a:path w="68">
                                <a:moveTo>
                                  <a:pt x="67" y="0"/>
                                </a:moveTo>
                                <a:lnTo>
                                  <a:pt x="0" y="0"/>
                                </a:lnTo>
                                <a:lnTo>
                                  <a:pt x="67" y="0"/>
                                </a:lnTo>
                                <a:close/>
                              </a:path>
                            </a:pathLst>
                          </a:custGeom>
                          <a:solidFill>
                            <a:srgbClr val="A6A6A6">
                              <a:alpha val="5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3" name="Freeform 232"/>
                        <wps:cNvSpPr>
                          <a:spLocks/>
                        </wps:cNvSpPr>
                        <wps:spPr bwMode="auto">
                          <a:xfrm>
                            <a:off x="4693" y="2003"/>
                            <a:ext cx="68" cy="2"/>
                          </a:xfrm>
                          <a:custGeom>
                            <a:avLst/>
                            <a:gdLst>
                              <a:gd name="T0" fmla="+- 0 4694 4694"/>
                              <a:gd name="T1" fmla="*/ T0 w 68"/>
                              <a:gd name="T2" fmla="+- 0 4761 4694"/>
                              <a:gd name="T3" fmla="*/ T2 w 68"/>
                              <a:gd name="T4" fmla="+- 0 4694 4694"/>
                              <a:gd name="T5" fmla="*/ T4 w 68"/>
                            </a:gdLst>
                            <a:ahLst/>
                            <a:cxnLst>
                              <a:cxn ang="0">
                                <a:pos x="T1" y="0"/>
                              </a:cxn>
                              <a:cxn ang="0">
                                <a:pos x="T3" y="0"/>
                              </a:cxn>
                              <a:cxn ang="0">
                                <a:pos x="T5" y="0"/>
                              </a:cxn>
                            </a:cxnLst>
                            <a:rect l="0" t="0" r="r" b="b"/>
                            <a:pathLst>
                              <a:path w="68">
                                <a:moveTo>
                                  <a:pt x="0" y="0"/>
                                </a:moveTo>
                                <a:lnTo>
                                  <a:pt x="67"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4" name="Freeform 231"/>
                        <wps:cNvSpPr>
                          <a:spLocks/>
                        </wps:cNvSpPr>
                        <wps:spPr bwMode="auto">
                          <a:xfrm>
                            <a:off x="4760" y="2003"/>
                            <a:ext cx="68" cy="2"/>
                          </a:xfrm>
                          <a:custGeom>
                            <a:avLst/>
                            <a:gdLst>
                              <a:gd name="T0" fmla="+- 0 4828 4761"/>
                              <a:gd name="T1" fmla="*/ T0 w 68"/>
                              <a:gd name="T2" fmla="+- 0 4761 4761"/>
                              <a:gd name="T3" fmla="*/ T2 w 68"/>
                              <a:gd name="T4" fmla="+- 0 4828 4761"/>
                              <a:gd name="T5" fmla="*/ T4 w 68"/>
                            </a:gdLst>
                            <a:ahLst/>
                            <a:cxnLst>
                              <a:cxn ang="0">
                                <a:pos x="T1" y="0"/>
                              </a:cxn>
                              <a:cxn ang="0">
                                <a:pos x="T3" y="0"/>
                              </a:cxn>
                              <a:cxn ang="0">
                                <a:pos x="T5" y="0"/>
                              </a:cxn>
                            </a:cxnLst>
                            <a:rect l="0" t="0" r="r" b="b"/>
                            <a:pathLst>
                              <a:path w="68">
                                <a:moveTo>
                                  <a:pt x="67" y="0"/>
                                </a:moveTo>
                                <a:lnTo>
                                  <a:pt x="0" y="0"/>
                                </a:lnTo>
                                <a:lnTo>
                                  <a:pt x="67" y="0"/>
                                </a:lnTo>
                                <a:close/>
                              </a:path>
                            </a:pathLst>
                          </a:custGeom>
                          <a:solidFill>
                            <a:srgbClr val="A6A6A6">
                              <a:alpha val="5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5" name="Freeform 230"/>
                        <wps:cNvSpPr>
                          <a:spLocks/>
                        </wps:cNvSpPr>
                        <wps:spPr bwMode="auto">
                          <a:xfrm>
                            <a:off x="4760" y="2003"/>
                            <a:ext cx="68" cy="2"/>
                          </a:xfrm>
                          <a:custGeom>
                            <a:avLst/>
                            <a:gdLst>
                              <a:gd name="T0" fmla="+- 0 4761 4761"/>
                              <a:gd name="T1" fmla="*/ T0 w 68"/>
                              <a:gd name="T2" fmla="+- 0 4828 4761"/>
                              <a:gd name="T3" fmla="*/ T2 w 68"/>
                              <a:gd name="T4" fmla="+- 0 4761 4761"/>
                              <a:gd name="T5" fmla="*/ T4 w 68"/>
                            </a:gdLst>
                            <a:ahLst/>
                            <a:cxnLst>
                              <a:cxn ang="0">
                                <a:pos x="T1" y="0"/>
                              </a:cxn>
                              <a:cxn ang="0">
                                <a:pos x="T3" y="0"/>
                              </a:cxn>
                              <a:cxn ang="0">
                                <a:pos x="T5" y="0"/>
                              </a:cxn>
                            </a:cxnLst>
                            <a:rect l="0" t="0" r="r" b="b"/>
                            <a:pathLst>
                              <a:path w="68">
                                <a:moveTo>
                                  <a:pt x="0" y="0"/>
                                </a:moveTo>
                                <a:lnTo>
                                  <a:pt x="67"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6" name="Freeform 229"/>
                        <wps:cNvSpPr>
                          <a:spLocks/>
                        </wps:cNvSpPr>
                        <wps:spPr bwMode="auto">
                          <a:xfrm>
                            <a:off x="4827" y="2003"/>
                            <a:ext cx="68" cy="2"/>
                          </a:xfrm>
                          <a:custGeom>
                            <a:avLst/>
                            <a:gdLst>
                              <a:gd name="T0" fmla="+- 0 4895 4828"/>
                              <a:gd name="T1" fmla="*/ T0 w 68"/>
                              <a:gd name="T2" fmla="+- 0 4828 4828"/>
                              <a:gd name="T3" fmla="*/ T2 w 68"/>
                              <a:gd name="T4" fmla="+- 0 4895 4828"/>
                              <a:gd name="T5" fmla="*/ T4 w 68"/>
                            </a:gdLst>
                            <a:ahLst/>
                            <a:cxnLst>
                              <a:cxn ang="0">
                                <a:pos x="T1" y="0"/>
                              </a:cxn>
                              <a:cxn ang="0">
                                <a:pos x="T3" y="0"/>
                              </a:cxn>
                              <a:cxn ang="0">
                                <a:pos x="T5" y="0"/>
                              </a:cxn>
                            </a:cxnLst>
                            <a:rect l="0" t="0" r="r" b="b"/>
                            <a:pathLst>
                              <a:path w="68">
                                <a:moveTo>
                                  <a:pt x="67" y="0"/>
                                </a:moveTo>
                                <a:lnTo>
                                  <a:pt x="0" y="0"/>
                                </a:lnTo>
                                <a:lnTo>
                                  <a:pt x="67" y="0"/>
                                </a:lnTo>
                                <a:close/>
                              </a:path>
                            </a:pathLst>
                          </a:custGeom>
                          <a:solidFill>
                            <a:srgbClr val="A6A6A6">
                              <a:alpha val="5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7" name="Freeform 228"/>
                        <wps:cNvSpPr>
                          <a:spLocks/>
                        </wps:cNvSpPr>
                        <wps:spPr bwMode="auto">
                          <a:xfrm>
                            <a:off x="4827" y="2003"/>
                            <a:ext cx="68" cy="2"/>
                          </a:xfrm>
                          <a:custGeom>
                            <a:avLst/>
                            <a:gdLst>
                              <a:gd name="T0" fmla="+- 0 4828 4828"/>
                              <a:gd name="T1" fmla="*/ T0 w 68"/>
                              <a:gd name="T2" fmla="+- 0 4895 4828"/>
                              <a:gd name="T3" fmla="*/ T2 w 68"/>
                              <a:gd name="T4" fmla="+- 0 4828 4828"/>
                              <a:gd name="T5" fmla="*/ T4 w 68"/>
                            </a:gdLst>
                            <a:ahLst/>
                            <a:cxnLst>
                              <a:cxn ang="0">
                                <a:pos x="T1" y="0"/>
                              </a:cxn>
                              <a:cxn ang="0">
                                <a:pos x="T3" y="0"/>
                              </a:cxn>
                              <a:cxn ang="0">
                                <a:pos x="T5" y="0"/>
                              </a:cxn>
                            </a:cxnLst>
                            <a:rect l="0" t="0" r="r" b="b"/>
                            <a:pathLst>
                              <a:path w="68">
                                <a:moveTo>
                                  <a:pt x="0" y="0"/>
                                </a:moveTo>
                                <a:lnTo>
                                  <a:pt x="67"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8" name="Freeform 227"/>
                        <wps:cNvSpPr>
                          <a:spLocks/>
                        </wps:cNvSpPr>
                        <wps:spPr bwMode="auto">
                          <a:xfrm>
                            <a:off x="4895" y="2003"/>
                            <a:ext cx="68" cy="2"/>
                          </a:xfrm>
                          <a:custGeom>
                            <a:avLst/>
                            <a:gdLst>
                              <a:gd name="T0" fmla="+- 0 4962 4895"/>
                              <a:gd name="T1" fmla="*/ T0 w 68"/>
                              <a:gd name="T2" fmla="+- 0 4895 4895"/>
                              <a:gd name="T3" fmla="*/ T2 w 68"/>
                              <a:gd name="T4" fmla="+- 0 4962 4895"/>
                              <a:gd name="T5" fmla="*/ T4 w 68"/>
                            </a:gdLst>
                            <a:ahLst/>
                            <a:cxnLst>
                              <a:cxn ang="0">
                                <a:pos x="T1" y="0"/>
                              </a:cxn>
                              <a:cxn ang="0">
                                <a:pos x="T3" y="0"/>
                              </a:cxn>
                              <a:cxn ang="0">
                                <a:pos x="T5" y="0"/>
                              </a:cxn>
                            </a:cxnLst>
                            <a:rect l="0" t="0" r="r" b="b"/>
                            <a:pathLst>
                              <a:path w="68">
                                <a:moveTo>
                                  <a:pt x="67" y="0"/>
                                </a:moveTo>
                                <a:lnTo>
                                  <a:pt x="0" y="0"/>
                                </a:lnTo>
                                <a:lnTo>
                                  <a:pt x="67" y="0"/>
                                </a:lnTo>
                                <a:close/>
                              </a:path>
                            </a:pathLst>
                          </a:custGeom>
                          <a:solidFill>
                            <a:srgbClr val="A6A6A6">
                              <a:alpha val="5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9" name="Freeform 226"/>
                        <wps:cNvSpPr>
                          <a:spLocks/>
                        </wps:cNvSpPr>
                        <wps:spPr bwMode="auto">
                          <a:xfrm>
                            <a:off x="4895" y="2003"/>
                            <a:ext cx="68" cy="2"/>
                          </a:xfrm>
                          <a:custGeom>
                            <a:avLst/>
                            <a:gdLst>
                              <a:gd name="T0" fmla="+- 0 4895 4895"/>
                              <a:gd name="T1" fmla="*/ T0 w 68"/>
                              <a:gd name="T2" fmla="+- 0 4962 4895"/>
                              <a:gd name="T3" fmla="*/ T2 w 68"/>
                              <a:gd name="T4" fmla="+- 0 4895 4895"/>
                              <a:gd name="T5" fmla="*/ T4 w 68"/>
                            </a:gdLst>
                            <a:ahLst/>
                            <a:cxnLst>
                              <a:cxn ang="0">
                                <a:pos x="T1" y="0"/>
                              </a:cxn>
                              <a:cxn ang="0">
                                <a:pos x="T3" y="0"/>
                              </a:cxn>
                              <a:cxn ang="0">
                                <a:pos x="T5" y="0"/>
                              </a:cxn>
                            </a:cxnLst>
                            <a:rect l="0" t="0" r="r" b="b"/>
                            <a:pathLst>
                              <a:path w="68">
                                <a:moveTo>
                                  <a:pt x="0" y="0"/>
                                </a:moveTo>
                                <a:lnTo>
                                  <a:pt x="67"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0" name="Freeform 225"/>
                        <wps:cNvSpPr>
                          <a:spLocks/>
                        </wps:cNvSpPr>
                        <wps:spPr bwMode="auto">
                          <a:xfrm>
                            <a:off x="4962" y="2003"/>
                            <a:ext cx="68" cy="2"/>
                          </a:xfrm>
                          <a:custGeom>
                            <a:avLst/>
                            <a:gdLst>
                              <a:gd name="T0" fmla="+- 0 5030 4962"/>
                              <a:gd name="T1" fmla="*/ T0 w 68"/>
                              <a:gd name="T2" fmla="+- 0 4962 4962"/>
                              <a:gd name="T3" fmla="*/ T2 w 68"/>
                              <a:gd name="T4" fmla="+- 0 5030 4962"/>
                              <a:gd name="T5" fmla="*/ T4 w 68"/>
                            </a:gdLst>
                            <a:ahLst/>
                            <a:cxnLst>
                              <a:cxn ang="0">
                                <a:pos x="T1" y="0"/>
                              </a:cxn>
                              <a:cxn ang="0">
                                <a:pos x="T3" y="0"/>
                              </a:cxn>
                              <a:cxn ang="0">
                                <a:pos x="T5" y="0"/>
                              </a:cxn>
                            </a:cxnLst>
                            <a:rect l="0" t="0" r="r" b="b"/>
                            <a:pathLst>
                              <a:path w="68">
                                <a:moveTo>
                                  <a:pt x="68" y="0"/>
                                </a:moveTo>
                                <a:lnTo>
                                  <a:pt x="0" y="0"/>
                                </a:lnTo>
                                <a:lnTo>
                                  <a:pt x="68" y="0"/>
                                </a:lnTo>
                                <a:close/>
                              </a:path>
                            </a:pathLst>
                          </a:custGeom>
                          <a:solidFill>
                            <a:srgbClr val="A6A6A6">
                              <a:alpha val="5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1" name="Freeform 224"/>
                        <wps:cNvSpPr>
                          <a:spLocks/>
                        </wps:cNvSpPr>
                        <wps:spPr bwMode="auto">
                          <a:xfrm>
                            <a:off x="4962" y="2003"/>
                            <a:ext cx="68" cy="2"/>
                          </a:xfrm>
                          <a:custGeom>
                            <a:avLst/>
                            <a:gdLst>
                              <a:gd name="T0" fmla="+- 0 4962 4962"/>
                              <a:gd name="T1" fmla="*/ T0 w 68"/>
                              <a:gd name="T2" fmla="+- 0 5030 4962"/>
                              <a:gd name="T3" fmla="*/ T2 w 68"/>
                              <a:gd name="T4" fmla="+- 0 4962 4962"/>
                              <a:gd name="T5" fmla="*/ T4 w 68"/>
                            </a:gdLst>
                            <a:ahLst/>
                            <a:cxnLst>
                              <a:cxn ang="0">
                                <a:pos x="T1" y="0"/>
                              </a:cxn>
                              <a:cxn ang="0">
                                <a:pos x="T3" y="0"/>
                              </a:cxn>
                              <a:cxn ang="0">
                                <a:pos x="T5" y="0"/>
                              </a:cxn>
                            </a:cxnLst>
                            <a:rect l="0" t="0" r="r" b="b"/>
                            <a:pathLst>
                              <a:path w="68">
                                <a:moveTo>
                                  <a:pt x="0" y="0"/>
                                </a:moveTo>
                                <a:lnTo>
                                  <a:pt x="68"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2" name="Freeform 223"/>
                        <wps:cNvSpPr>
                          <a:spLocks/>
                        </wps:cNvSpPr>
                        <wps:spPr bwMode="auto">
                          <a:xfrm>
                            <a:off x="5029" y="2003"/>
                            <a:ext cx="68" cy="2"/>
                          </a:xfrm>
                          <a:custGeom>
                            <a:avLst/>
                            <a:gdLst>
                              <a:gd name="T0" fmla="+- 0 5097 5029"/>
                              <a:gd name="T1" fmla="*/ T0 w 68"/>
                              <a:gd name="T2" fmla="+- 0 5029 5029"/>
                              <a:gd name="T3" fmla="*/ T2 w 68"/>
                              <a:gd name="T4" fmla="+- 0 5097 5029"/>
                              <a:gd name="T5" fmla="*/ T4 w 68"/>
                            </a:gdLst>
                            <a:ahLst/>
                            <a:cxnLst>
                              <a:cxn ang="0">
                                <a:pos x="T1" y="0"/>
                              </a:cxn>
                              <a:cxn ang="0">
                                <a:pos x="T3" y="0"/>
                              </a:cxn>
                              <a:cxn ang="0">
                                <a:pos x="T5" y="0"/>
                              </a:cxn>
                            </a:cxnLst>
                            <a:rect l="0" t="0" r="r" b="b"/>
                            <a:pathLst>
                              <a:path w="68">
                                <a:moveTo>
                                  <a:pt x="68" y="0"/>
                                </a:moveTo>
                                <a:lnTo>
                                  <a:pt x="0" y="0"/>
                                </a:lnTo>
                                <a:lnTo>
                                  <a:pt x="68" y="0"/>
                                </a:lnTo>
                                <a:close/>
                              </a:path>
                            </a:pathLst>
                          </a:custGeom>
                          <a:solidFill>
                            <a:srgbClr val="A6A6A6">
                              <a:alpha val="5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3" name="Freeform 222"/>
                        <wps:cNvSpPr>
                          <a:spLocks/>
                        </wps:cNvSpPr>
                        <wps:spPr bwMode="auto">
                          <a:xfrm>
                            <a:off x="5029" y="2003"/>
                            <a:ext cx="68" cy="2"/>
                          </a:xfrm>
                          <a:custGeom>
                            <a:avLst/>
                            <a:gdLst>
                              <a:gd name="T0" fmla="+- 0 5029 5029"/>
                              <a:gd name="T1" fmla="*/ T0 w 68"/>
                              <a:gd name="T2" fmla="+- 0 5097 5029"/>
                              <a:gd name="T3" fmla="*/ T2 w 68"/>
                              <a:gd name="T4" fmla="+- 0 5029 5029"/>
                              <a:gd name="T5" fmla="*/ T4 w 68"/>
                            </a:gdLst>
                            <a:ahLst/>
                            <a:cxnLst>
                              <a:cxn ang="0">
                                <a:pos x="T1" y="0"/>
                              </a:cxn>
                              <a:cxn ang="0">
                                <a:pos x="T3" y="0"/>
                              </a:cxn>
                              <a:cxn ang="0">
                                <a:pos x="T5" y="0"/>
                              </a:cxn>
                            </a:cxnLst>
                            <a:rect l="0" t="0" r="r" b="b"/>
                            <a:pathLst>
                              <a:path w="68">
                                <a:moveTo>
                                  <a:pt x="0" y="0"/>
                                </a:moveTo>
                                <a:lnTo>
                                  <a:pt x="68"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4" name="Freeform 221"/>
                        <wps:cNvSpPr>
                          <a:spLocks/>
                        </wps:cNvSpPr>
                        <wps:spPr bwMode="auto">
                          <a:xfrm>
                            <a:off x="5096" y="2003"/>
                            <a:ext cx="68" cy="2"/>
                          </a:xfrm>
                          <a:custGeom>
                            <a:avLst/>
                            <a:gdLst>
                              <a:gd name="T0" fmla="+- 0 5164 5097"/>
                              <a:gd name="T1" fmla="*/ T0 w 68"/>
                              <a:gd name="T2" fmla="+- 0 5097 5097"/>
                              <a:gd name="T3" fmla="*/ T2 w 68"/>
                              <a:gd name="T4" fmla="+- 0 5164 5097"/>
                              <a:gd name="T5" fmla="*/ T4 w 68"/>
                            </a:gdLst>
                            <a:ahLst/>
                            <a:cxnLst>
                              <a:cxn ang="0">
                                <a:pos x="T1" y="0"/>
                              </a:cxn>
                              <a:cxn ang="0">
                                <a:pos x="T3" y="0"/>
                              </a:cxn>
                              <a:cxn ang="0">
                                <a:pos x="T5" y="0"/>
                              </a:cxn>
                            </a:cxnLst>
                            <a:rect l="0" t="0" r="r" b="b"/>
                            <a:pathLst>
                              <a:path w="68">
                                <a:moveTo>
                                  <a:pt x="67" y="0"/>
                                </a:moveTo>
                                <a:lnTo>
                                  <a:pt x="0" y="0"/>
                                </a:lnTo>
                                <a:lnTo>
                                  <a:pt x="67" y="0"/>
                                </a:lnTo>
                                <a:close/>
                              </a:path>
                            </a:pathLst>
                          </a:custGeom>
                          <a:solidFill>
                            <a:srgbClr val="A6A6A6">
                              <a:alpha val="5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5" name="Freeform 220"/>
                        <wps:cNvSpPr>
                          <a:spLocks/>
                        </wps:cNvSpPr>
                        <wps:spPr bwMode="auto">
                          <a:xfrm>
                            <a:off x="5096" y="2003"/>
                            <a:ext cx="68" cy="2"/>
                          </a:xfrm>
                          <a:custGeom>
                            <a:avLst/>
                            <a:gdLst>
                              <a:gd name="T0" fmla="+- 0 5097 5097"/>
                              <a:gd name="T1" fmla="*/ T0 w 68"/>
                              <a:gd name="T2" fmla="+- 0 5164 5097"/>
                              <a:gd name="T3" fmla="*/ T2 w 68"/>
                              <a:gd name="T4" fmla="+- 0 5097 5097"/>
                              <a:gd name="T5" fmla="*/ T4 w 68"/>
                            </a:gdLst>
                            <a:ahLst/>
                            <a:cxnLst>
                              <a:cxn ang="0">
                                <a:pos x="T1" y="0"/>
                              </a:cxn>
                              <a:cxn ang="0">
                                <a:pos x="T3" y="0"/>
                              </a:cxn>
                              <a:cxn ang="0">
                                <a:pos x="T5" y="0"/>
                              </a:cxn>
                            </a:cxnLst>
                            <a:rect l="0" t="0" r="r" b="b"/>
                            <a:pathLst>
                              <a:path w="68">
                                <a:moveTo>
                                  <a:pt x="0" y="0"/>
                                </a:moveTo>
                                <a:lnTo>
                                  <a:pt x="67"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6" name="Freeform 219"/>
                        <wps:cNvSpPr>
                          <a:spLocks/>
                        </wps:cNvSpPr>
                        <wps:spPr bwMode="auto">
                          <a:xfrm>
                            <a:off x="5163" y="2003"/>
                            <a:ext cx="68" cy="2"/>
                          </a:xfrm>
                          <a:custGeom>
                            <a:avLst/>
                            <a:gdLst>
                              <a:gd name="T0" fmla="+- 0 5231 5164"/>
                              <a:gd name="T1" fmla="*/ T0 w 68"/>
                              <a:gd name="T2" fmla="+- 0 5164 5164"/>
                              <a:gd name="T3" fmla="*/ T2 w 68"/>
                              <a:gd name="T4" fmla="+- 0 5231 5164"/>
                              <a:gd name="T5" fmla="*/ T4 w 68"/>
                            </a:gdLst>
                            <a:ahLst/>
                            <a:cxnLst>
                              <a:cxn ang="0">
                                <a:pos x="T1" y="0"/>
                              </a:cxn>
                              <a:cxn ang="0">
                                <a:pos x="T3" y="0"/>
                              </a:cxn>
                              <a:cxn ang="0">
                                <a:pos x="T5" y="0"/>
                              </a:cxn>
                            </a:cxnLst>
                            <a:rect l="0" t="0" r="r" b="b"/>
                            <a:pathLst>
                              <a:path w="68">
                                <a:moveTo>
                                  <a:pt x="67" y="0"/>
                                </a:moveTo>
                                <a:lnTo>
                                  <a:pt x="0" y="0"/>
                                </a:lnTo>
                                <a:lnTo>
                                  <a:pt x="67" y="0"/>
                                </a:lnTo>
                                <a:close/>
                              </a:path>
                            </a:pathLst>
                          </a:custGeom>
                          <a:solidFill>
                            <a:srgbClr val="A6A6A6">
                              <a:alpha val="5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7" name="Freeform 218"/>
                        <wps:cNvSpPr>
                          <a:spLocks/>
                        </wps:cNvSpPr>
                        <wps:spPr bwMode="auto">
                          <a:xfrm>
                            <a:off x="5163" y="2003"/>
                            <a:ext cx="68" cy="2"/>
                          </a:xfrm>
                          <a:custGeom>
                            <a:avLst/>
                            <a:gdLst>
                              <a:gd name="T0" fmla="+- 0 5164 5164"/>
                              <a:gd name="T1" fmla="*/ T0 w 68"/>
                              <a:gd name="T2" fmla="+- 0 5231 5164"/>
                              <a:gd name="T3" fmla="*/ T2 w 68"/>
                              <a:gd name="T4" fmla="+- 0 5164 5164"/>
                              <a:gd name="T5" fmla="*/ T4 w 68"/>
                            </a:gdLst>
                            <a:ahLst/>
                            <a:cxnLst>
                              <a:cxn ang="0">
                                <a:pos x="T1" y="0"/>
                              </a:cxn>
                              <a:cxn ang="0">
                                <a:pos x="T3" y="0"/>
                              </a:cxn>
                              <a:cxn ang="0">
                                <a:pos x="T5" y="0"/>
                              </a:cxn>
                            </a:cxnLst>
                            <a:rect l="0" t="0" r="r" b="b"/>
                            <a:pathLst>
                              <a:path w="68">
                                <a:moveTo>
                                  <a:pt x="0" y="0"/>
                                </a:moveTo>
                                <a:lnTo>
                                  <a:pt x="67"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8" name="Freeform 217"/>
                        <wps:cNvSpPr>
                          <a:spLocks/>
                        </wps:cNvSpPr>
                        <wps:spPr bwMode="auto">
                          <a:xfrm>
                            <a:off x="5230" y="2003"/>
                            <a:ext cx="68" cy="2"/>
                          </a:xfrm>
                          <a:custGeom>
                            <a:avLst/>
                            <a:gdLst>
                              <a:gd name="T0" fmla="+- 0 5298 5231"/>
                              <a:gd name="T1" fmla="*/ T0 w 68"/>
                              <a:gd name="T2" fmla="+- 0 5231 5231"/>
                              <a:gd name="T3" fmla="*/ T2 w 68"/>
                              <a:gd name="T4" fmla="+- 0 5298 5231"/>
                              <a:gd name="T5" fmla="*/ T4 w 68"/>
                            </a:gdLst>
                            <a:ahLst/>
                            <a:cxnLst>
                              <a:cxn ang="0">
                                <a:pos x="T1" y="0"/>
                              </a:cxn>
                              <a:cxn ang="0">
                                <a:pos x="T3" y="0"/>
                              </a:cxn>
                              <a:cxn ang="0">
                                <a:pos x="T5" y="0"/>
                              </a:cxn>
                            </a:cxnLst>
                            <a:rect l="0" t="0" r="r" b="b"/>
                            <a:pathLst>
                              <a:path w="68">
                                <a:moveTo>
                                  <a:pt x="67" y="0"/>
                                </a:moveTo>
                                <a:lnTo>
                                  <a:pt x="0" y="0"/>
                                </a:lnTo>
                                <a:lnTo>
                                  <a:pt x="67" y="0"/>
                                </a:lnTo>
                                <a:close/>
                              </a:path>
                            </a:pathLst>
                          </a:custGeom>
                          <a:solidFill>
                            <a:srgbClr val="A6A6A6">
                              <a:alpha val="5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9" name="Freeform 216"/>
                        <wps:cNvSpPr>
                          <a:spLocks/>
                        </wps:cNvSpPr>
                        <wps:spPr bwMode="auto">
                          <a:xfrm>
                            <a:off x="5230" y="2003"/>
                            <a:ext cx="68" cy="2"/>
                          </a:xfrm>
                          <a:custGeom>
                            <a:avLst/>
                            <a:gdLst>
                              <a:gd name="T0" fmla="+- 0 5231 5231"/>
                              <a:gd name="T1" fmla="*/ T0 w 68"/>
                              <a:gd name="T2" fmla="+- 0 5298 5231"/>
                              <a:gd name="T3" fmla="*/ T2 w 68"/>
                              <a:gd name="T4" fmla="+- 0 5231 5231"/>
                              <a:gd name="T5" fmla="*/ T4 w 68"/>
                            </a:gdLst>
                            <a:ahLst/>
                            <a:cxnLst>
                              <a:cxn ang="0">
                                <a:pos x="T1" y="0"/>
                              </a:cxn>
                              <a:cxn ang="0">
                                <a:pos x="T3" y="0"/>
                              </a:cxn>
                              <a:cxn ang="0">
                                <a:pos x="T5" y="0"/>
                              </a:cxn>
                            </a:cxnLst>
                            <a:rect l="0" t="0" r="r" b="b"/>
                            <a:pathLst>
                              <a:path w="68">
                                <a:moveTo>
                                  <a:pt x="0" y="0"/>
                                </a:moveTo>
                                <a:lnTo>
                                  <a:pt x="67"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0" name="Freeform 215"/>
                        <wps:cNvSpPr>
                          <a:spLocks/>
                        </wps:cNvSpPr>
                        <wps:spPr bwMode="auto">
                          <a:xfrm>
                            <a:off x="5297" y="2003"/>
                            <a:ext cx="68" cy="2"/>
                          </a:xfrm>
                          <a:custGeom>
                            <a:avLst/>
                            <a:gdLst>
                              <a:gd name="T0" fmla="+- 0 5365 5298"/>
                              <a:gd name="T1" fmla="*/ T0 w 68"/>
                              <a:gd name="T2" fmla="+- 0 5298 5298"/>
                              <a:gd name="T3" fmla="*/ T2 w 68"/>
                              <a:gd name="T4" fmla="+- 0 5365 5298"/>
                              <a:gd name="T5" fmla="*/ T4 w 68"/>
                            </a:gdLst>
                            <a:ahLst/>
                            <a:cxnLst>
                              <a:cxn ang="0">
                                <a:pos x="T1" y="0"/>
                              </a:cxn>
                              <a:cxn ang="0">
                                <a:pos x="T3" y="0"/>
                              </a:cxn>
                              <a:cxn ang="0">
                                <a:pos x="T5" y="0"/>
                              </a:cxn>
                            </a:cxnLst>
                            <a:rect l="0" t="0" r="r" b="b"/>
                            <a:pathLst>
                              <a:path w="68">
                                <a:moveTo>
                                  <a:pt x="67" y="0"/>
                                </a:moveTo>
                                <a:lnTo>
                                  <a:pt x="0" y="0"/>
                                </a:lnTo>
                                <a:lnTo>
                                  <a:pt x="67" y="0"/>
                                </a:lnTo>
                                <a:close/>
                              </a:path>
                            </a:pathLst>
                          </a:custGeom>
                          <a:solidFill>
                            <a:srgbClr val="A6A6A6">
                              <a:alpha val="5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1" name="Freeform 214"/>
                        <wps:cNvSpPr>
                          <a:spLocks/>
                        </wps:cNvSpPr>
                        <wps:spPr bwMode="auto">
                          <a:xfrm>
                            <a:off x="5297" y="2003"/>
                            <a:ext cx="68" cy="2"/>
                          </a:xfrm>
                          <a:custGeom>
                            <a:avLst/>
                            <a:gdLst>
                              <a:gd name="T0" fmla="+- 0 5298 5298"/>
                              <a:gd name="T1" fmla="*/ T0 w 68"/>
                              <a:gd name="T2" fmla="+- 0 5365 5298"/>
                              <a:gd name="T3" fmla="*/ T2 w 68"/>
                              <a:gd name="T4" fmla="+- 0 5298 5298"/>
                              <a:gd name="T5" fmla="*/ T4 w 68"/>
                            </a:gdLst>
                            <a:ahLst/>
                            <a:cxnLst>
                              <a:cxn ang="0">
                                <a:pos x="T1" y="0"/>
                              </a:cxn>
                              <a:cxn ang="0">
                                <a:pos x="T3" y="0"/>
                              </a:cxn>
                              <a:cxn ang="0">
                                <a:pos x="T5" y="0"/>
                              </a:cxn>
                            </a:cxnLst>
                            <a:rect l="0" t="0" r="r" b="b"/>
                            <a:pathLst>
                              <a:path w="68">
                                <a:moveTo>
                                  <a:pt x="0" y="0"/>
                                </a:moveTo>
                                <a:lnTo>
                                  <a:pt x="67"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2" name="Line 213"/>
                        <wps:cNvCnPr>
                          <a:cxnSpLocks noChangeShapeType="1"/>
                        </wps:cNvCnPr>
                        <wps:spPr bwMode="auto">
                          <a:xfrm>
                            <a:off x="2410" y="2004"/>
                            <a:ext cx="3225" cy="0"/>
                          </a:xfrm>
                          <a:prstGeom prst="line">
                            <a:avLst/>
                          </a:prstGeom>
                          <a:noFill/>
                          <a:ln w="1359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93" name="Rectangle 212"/>
                        <wps:cNvSpPr>
                          <a:spLocks noChangeArrowheads="1"/>
                        </wps:cNvSpPr>
                        <wps:spPr bwMode="auto">
                          <a:xfrm>
                            <a:off x="2399" y="111"/>
                            <a:ext cx="22" cy="1893"/>
                          </a:xfrm>
                          <a:prstGeom prst="rect">
                            <a:avLst/>
                          </a:prstGeom>
                          <a:solidFill>
                            <a:srgbClr val="000000">
                              <a:alpha val="5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4" name="Line 211"/>
                        <wps:cNvCnPr>
                          <a:cxnSpLocks noChangeShapeType="1"/>
                        </wps:cNvCnPr>
                        <wps:spPr bwMode="auto">
                          <a:xfrm>
                            <a:off x="5340" y="2003"/>
                            <a:ext cx="0" cy="0"/>
                          </a:xfrm>
                          <a:prstGeom prst="line">
                            <a:avLst/>
                          </a:prstGeom>
                          <a:noFill/>
                          <a:ln w="13590">
                            <a:solidFill>
                              <a:srgbClr val="FF0000"/>
                            </a:solidFill>
                            <a:prstDash val="solid"/>
                            <a:round/>
                            <a:headEnd/>
                            <a:tailEnd/>
                          </a:ln>
                          <a:extLst>
                            <a:ext uri="{909E8E84-426E-40DD-AFC4-6F175D3DCCD1}">
                              <a14:hiddenFill xmlns:a14="http://schemas.microsoft.com/office/drawing/2010/main">
                                <a:noFill/>
                              </a14:hiddenFill>
                            </a:ext>
                          </a:extLst>
                        </wps:spPr>
                        <wps:bodyPr/>
                      </wps:wsp>
                      <wps:wsp>
                        <wps:cNvPr id="295" name="Line 210"/>
                        <wps:cNvCnPr>
                          <a:cxnSpLocks noChangeShapeType="1"/>
                        </wps:cNvCnPr>
                        <wps:spPr bwMode="auto">
                          <a:xfrm>
                            <a:off x="2410" y="2004"/>
                            <a:ext cx="3225" cy="0"/>
                          </a:xfrm>
                          <a:prstGeom prst="line">
                            <a:avLst/>
                          </a:prstGeom>
                          <a:noFill/>
                          <a:ln w="1359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96" name="AutoShape 209"/>
                        <wps:cNvSpPr>
                          <a:spLocks/>
                        </wps:cNvSpPr>
                        <wps:spPr bwMode="auto">
                          <a:xfrm>
                            <a:off x="2636" y="2003"/>
                            <a:ext cx="2535" cy="55"/>
                          </a:xfrm>
                          <a:custGeom>
                            <a:avLst/>
                            <a:gdLst>
                              <a:gd name="T0" fmla="+- 0 2637 2637"/>
                              <a:gd name="T1" fmla="*/ T0 w 2535"/>
                              <a:gd name="T2" fmla="+- 0 2059 2004"/>
                              <a:gd name="T3" fmla="*/ 2059 h 55"/>
                              <a:gd name="T4" fmla="+- 0 2637 2637"/>
                              <a:gd name="T5" fmla="*/ T4 w 2535"/>
                              <a:gd name="T6" fmla="+- 0 2004 2004"/>
                              <a:gd name="T7" fmla="*/ 2004 h 55"/>
                              <a:gd name="T8" fmla="+- 0 3059 2637"/>
                              <a:gd name="T9" fmla="*/ T8 w 2535"/>
                              <a:gd name="T10" fmla="+- 0 2059 2004"/>
                              <a:gd name="T11" fmla="*/ 2059 h 55"/>
                              <a:gd name="T12" fmla="+- 0 3059 2637"/>
                              <a:gd name="T13" fmla="*/ T12 w 2535"/>
                              <a:gd name="T14" fmla="+- 0 2004 2004"/>
                              <a:gd name="T15" fmla="*/ 2004 h 55"/>
                              <a:gd name="T16" fmla="+- 0 3482 2637"/>
                              <a:gd name="T17" fmla="*/ T16 w 2535"/>
                              <a:gd name="T18" fmla="+- 0 2059 2004"/>
                              <a:gd name="T19" fmla="*/ 2059 h 55"/>
                              <a:gd name="T20" fmla="+- 0 3482 2637"/>
                              <a:gd name="T21" fmla="*/ T20 w 2535"/>
                              <a:gd name="T22" fmla="+- 0 2004 2004"/>
                              <a:gd name="T23" fmla="*/ 2004 h 55"/>
                              <a:gd name="T24" fmla="+- 0 3904 2637"/>
                              <a:gd name="T25" fmla="*/ T24 w 2535"/>
                              <a:gd name="T26" fmla="+- 0 2059 2004"/>
                              <a:gd name="T27" fmla="*/ 2059 h 55"/>
                              <a:gd name="T28" fmla="+- 0 3904 2637"/>
                              <a:gd name="T29" fmla="*/ T28 w 2535"/>
                              <a:gd name="T30" fmla="+- 0 2004 2004"/>
                              <a:gd name="T31" fmla="*/ 2004 h 55"/>
                              <a:gd name="T32" fmla="+- 0 4326 2637"/>
                              <a:gd name="T33" fmla="*/ T32 w 2535"/>
                              <a:gd name="T34" fmla="+- 0 2059 2004"/>
                              <a:gd name="T35" fmla="*/ 2059 h 55"/>
                              <a:gd name="T36" fmla="+- 0 4326 2637"/>
                              <a:gd name="T37" fmla="*/ T36 w 2535"/>
                              <a:gd name="T38" fmla="+- 0 2004 2004"/>
                              <a:gd name="T39" fmla="*/ 2004 h 55"/>
                              <a:gd name="T40" fmla="+- 0 4749 2637"/>
                              <a:gd name="T41" fmla="*/ T40 w 2535"/>
                              <a:gd name="T42" fmla="+- 0 2059 2004"/>
                              <a:gd name="T43" fmla="*/ 2059 h 55"/>
                              <a:gd name="T44" fmla="+- 0 4749 2637"/>
                              <a:gd name="T45" fmla="*/ T44 w 2535"/>
                              <a:gd name="T46" fmla="+- 0 2004 2004"/>
                              <a:gd name="T47" fmla="*/ 2004 h 55"/>
                              <a:gd name="T48" fmla="+- 0 5171 2637"/>
                              <a:gd name="T49" fmla="*/ T48 w 2535"/>
                              <a:gd name="T50" fmla="+- 0 2059 2004"/>
                              <a:gd name="T51" fmla="*/ 2059 h 55"/>
                              <a:gd name="T52" fmla="+- 0 5171 2637"/>
                              <a:gd name="T53" fmla="*/ T52 w 2535"/>
                              <a:gd name="T54" fmla="+- 0 2004 2004"/>
                              <a:gd name="T55" fmla="*/ 2004 h 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2535" h="55">
                                <a:moveTo>
                                  <a:pt x="0" y="55"/>
                                </a:moveTo>
                                <a:lnTo>
                                  <a:pt x="0" y="0"/>
                                </a:lnTo>
                                <a:moveTo>
                                  <a:pt x="422" y="55"/>
                                </a:moveTo>
                                <a:lnTo>
                                  <a:pt x="422" y="0"/>
                                </a:lnTo>
                                <a:moveTo>
                                  <a:pt x="845" y="55"/>
                                </a:moveTo>
                                <a:lnTo>
                                  <a:pt x="845" y="0"/>
                                </a:lnTo>
                                <a:moveTo>
                                  <a:pt x="1267" y="55"/>
                                </a:moveTo>
                                <a:lnTo>
                                  <a:pt x="1267" y="0"/>
                                </a:lnTo>
                                <a:moveTo>
                                  <a:pt x="1689" y="55"/>
                                </a:moveTo>
                                <a:lnTo>
                                  <a:pt x="1689" y="0"/>
                                </a:lnTo>
                                <a:moveTo>
                                  <a:pt x="2112" y="55"/>
                                </a:moveTo>
                                <a:lnTo>
                                  <a:pt x="2112" y="0"/>
                                </a:lnTo>
                                <a:moveTo>
                                  <a:pt x="2534" y="55"/>
                                </a:moveTo>
                                <a:lnTo>
                                  <a:pt x="2534" y="0"/>
                                </a:lnTo>
                              </a:path>
                            </a:pathLst>
                          </a:custGeom>
                          <a:noFill/>
                          <a:ln w="13590">
                            <a:solidFill>
                              <a:srgbClr val="3333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7" name="Rectangle 208"/>
                        <wps:cNvSpPr>
                          <a:spLocks noChangeArrowheads="1"/>
                        </wps:cNvSpPr>
                        <wps:spPr bwMode="auto">
                          <a:xfrm>
                            <a:off x="2399" y="111"/>
                            <a:ext cx="22" cy="189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8" name="AutoShape 207"/>
                        <wps:cNvSpPr>
                          <a:spLocks/>
                        </wps:cNvSpPr>
                        <wps:spPr bwMode="auto">
                          <a:xfrm>
                            <a:off x="2354" y="111"/>
                            <a:ext cx="55" cy="1892"/>
                          </a:xfrm>
                          <a:custGeom>
                            <a:avLst/>
                            <a:gdLst>
                              <a:gd name="T0" fmla="+- 0 2355 2355"/>
                              <a:gd name="T1" fmla="*/ T0 w 55"/>
                              <a:gd name="T2" fmla="+- 0 2003 112"/>
                              <a:gd name="T3" fmla="*/ 2003 h 1892"/>
                              <a:gd name="T4" fmla="+- 0 2410 2355"/>
                              <a:gd name="T5" fmla="*/ T4 w 55"/>
                              <a:gd name="T6" fmla="+- 0 2003 112"/>
                              <a:gd name="T7" fmla="*/ 2003 h 1892"/>
                              <a:gd name="T8" fmla="+- 0 2355 2355"/>
                              <a:gd name="T9" fmla="*/ T8 w 55"/>
                              <a:gd name="T10" fmla="+- 0 1733 112"/>
                              <a:gd name="T11" fmla="*/ 1733 h 1892"/>
                              <a:gd name="T12" fmla="+- 0 2410 2355"/>
                              <a:gd name="T13" fmla="*/ T12 w 55"/>
                              <a:gd name="T14" fmla="+- 0 1733 112"/>
                              <a:gd name="T15" fmla="*/ 1733 h 1892"/>
                              <a:gd name="T16" fmla="+- 0 2355 2355"/>
                              <a:gd name="T17" fmla="*/ T16 w 55"/>
                              <a:gd name="T18" fmla="+- 0 1463 112"/>
                              <a:gd name="T19" fmla="*/ 1463 h 1892"/>
                              <a:gd name="T20" fmla="+- 0 2410 2355"/>
                              <a:gd name="T21" fmla="*/ T20 w 55"/>
                              <a:gd name="T22" fmla="+- 0 1463 112"/>
                              <a:gd name="T23" fmla="*/ 1463 h 1892"/>
                              <a:gd name="T24" fmla="+- 0 2355 2355"/>
                              <a:gd name="T25" fmla="*/ T24 w 55"/>
                              <a:gd name="T26" fmla="+- 0 1193 112"/>
                              <a:gd name="T27" fmla="*/ 1193 h 1892"/>
                              <a:gd name="T28" fmla="+- 0 2410 2355"/>
                              <a:gd name="T29" fmla="*/ T28 w 55"/>
                              <a:gd name="T30" fmla="+- 0 1193 112"/>
                              <a:gd name="T31" fmla="*/ 1193 h 1892"/>
                              <a:gd name="T32" fmla="+- 0 2355 2355"/>
                              <a:gd name="T33" fmla="*/ T32 w 55"/>
                              <a:gd name="T34" fmla="+- 0 922 112"/>
                              <a:gd name="T35" fmla="*/ 922 h 1892"/>
                              <a:gd name="T36" fmla="+- 0 2410 2355"/>
                              <a:gd name="T37" fmla="*/ T36 w 55"/>
                              <a:gd name="T38" fmla="+- 0 922 112"/>
                              <a:gd name="T39" fmla="*/ 922 h 1892"/>
                              <a:gd name="T40" fmla="+- 0 2355 2355"/>
                              <a:gd name="T41" fmla="*/ T40 w 55"/>
                              <a:gd name="T42" fmla="+- 0 652 112"/>
                              <a:gd name="T43" fmla="*/ 652 h 1892"/>
                              <a:gd name="T44" fmla="+- 0 2410 2355"/>
                              <a:gd name="T45" fmla="*/ T44 w 55"/>
                              <a:gd name="T46" fmla="+- 0 652 112"/>
                              <a:gd name="T47" fmla="*/ 652 h 1892"/>
                              <a:gd name="T48" fmla="+- 0 2355 2355"/>
                              <a:gd name="T49" fmla="*/ T48 w 55"/>
                              <a:gd name="T50" fmla="+- 0 382 112"/>
                              <a:gd name="T51" fmla="*/ 382 h 1892"/>
                              <a:gd name="T52" fmla="+- 0 2410 2355"/>
                              <a:gd name="T53" fmla="*/ T52 w 55"/>
                              <a:gd name="T54" fmla="+- 0 382 112"/>
                              <a:gd name="T55" fmla="*/ 382 h 1892"/>
                              <a:gd name="T56" fmla="+- 0 2355 2355"/>
                              <a:gd name="T57" fmla="*/ T56 w 55"/>
                              <a:gd name="T58" fmla="+- 0 112 112"/>
                              <a:gd name="T59" fmla="*/ 112 h 1892"/>
                              <a:gd name="T60" fmla="+- 0 2410 2355"/>
                              <a:gd name="T61" fmla="*/ T60 w 55"/>
                              <a:gd name="T62" fmla="+- 0 112 112"/>
                              <a:gd name="T63" fmla="*/ 112 h 18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55" h="1892">
                                <a:moveTo>
                                  <a:pt x="0" y="1891"/>
                                </a:moveTo>
                                <a:lnTo>
                                  <a:pt x="55" y="1891"/>
                                </a:lnTo>
                                <a:moveTo>
                                  <a:pt x="0" y="1621"/>
                                </a:moveTo>
                                <a:lnTo>
                                  <a:pt x="55" y="1621"/>
                                </a:lnTo>
                                <a:moveTo>
                                  <a:pt x="0" y="1351"/>
                                </a:moveTo>
                                <a:lnTo>
                                  <a:pt x="55" y="1351"/>
                                </a:lnTo>
                                <a:moveTo>
                                  <a:pt x="0" y="1081"/>
                                </a:moveTo>
                                <a:lnTo>
                                  <a:pt x="55" y="1081"/>
                                </a:lnTo>
                                <a:moveTo>
                                  <a:pt x="0" y="810"/>
                                </a:moveTo>
                                <a:lnTo>
                                  <a:pt x="55" y="810"/>
                                </a:lnTo>
                                <a:moveTo>
                                  <a:pt x="0" y="540"/>
                                </a:moveTo>
                                <a:lnTo>
                                  <a:pt x="55" y="540"/>
                                </a:lnTo>
                                <a:moveTo>
                                  <a:pt x="0" y="270"/>
                                </a:moveTo>
                                <a:lnTo>
                                  <a:pt x="55" y="270"/>
                                </a:lnTo>
                                <a:moveTo>
                                  <a:pt x="0" y="0"/>
                                </a:moveTo>
                                <a:lnTo>
                                  <a:pt x="55" y="0"/>
                                </a:lnTo>
                              </a:path>
                            </a:pathLst>
                          </a:custGeom>
                          <a:noFill/>
                          <a:ln w="13590">
                            <a:solidFill>
                              <a:srgbClr val="3333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9" name="Text Box 206"/>
                        <wps:cNvSpPr txBox="1">
                          <a:spLocks noChangeArrowheads="1"/>
                        </wps:cNvSpPr>
                        <wps:spPr bwMode="auto">
                          <a:xfrm>
                            <a:off x="5126" y="386"/>
                            <a:ext cx="449" cy="1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164A9B" w14:textId="77777777" w:rsidR="00C334C5" w:rsidRDefault="00C334C5">
                              <w:pPr>
                                <w:spacing w:line="119" w:lineRule="exact"/>
                                <w:rPr>
                                  <w:rFonts w:ascii="Arial" w:hAnsi="Arial"/>
                                  <w:sz w:val="12"/>
                                </w:rPr>
                              </w:pPr>
                              <w:r>
                                <w:rPr>
                                  <w:rFonts w:ascii="Arial" w:hAnsi="Arial"/>
                                  <w:color w:val="FF0000"/>
                                  <w:sz w:val="12"/>
                                </w:rPr>
                                <w:t>OA</w:t>
                              </w:r>
                              <w:r>
                                <w:rPr>
                                  <w:rFonts w:ascii="Arial" w:hAnsi="Arial"/>
                                  <w:color w:val="FF0000"/>
                                  <w:spacing w:val="-7"/>
                                  <w:sz w:val="12"/>
                                </w:rPr>
                                <w:t xml:space="preserve"> </w:t>
                              </w:r>
                              <w:r>
                                <w:rPr>
                                  <w:rFonts w:ascii="Symbol" w:hAnsi="Symbol"/>
                                  <w:color w:val="FF0000"/>
                                  <w:sz w:val="12"/>
                                </w:rPr>
                                <w:t></w:t>
                              </w:r>
                              <w:r>
                                <w:rPr>
                                  <w:rFonts w:ascii="Times New Roman" w:hAnsi="Times New Roman"/>
                                  <w:color w:val="FF0000"/>
                                  <w:spacing w:val="-4"/>
                                  <w:sz w:val="12"/>
                                </w:rPr>
                                <w:t xml:space="preserve"> </w:t>
                              </w:r>
                              <w:r>
                                <w:rPr>
                                  <w:rFonts w:ascii="Arial" w:hAnsi="Arial"/>
                                  <w:color w:val="FF0000"/>
                                  <w:sz w:val="12"/>
                                </w:rPr>
                                <w:t>94</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5362CAF" id="Group 205" o:spid="_x0000_s2648" style="position:absolute;left:0;text-align:left;margin-left:117.75pt;margin-top:5.05pt;width:164pt;height:97.9pt;z-index:15784960;mso-position-horizontal-relative:page" coordorigin="2355,101" coordsize="3280,19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">
                <v:shape id="Freeform 293" o:spid="_x0000_s2649" style="position:absolute;left:2679;top:2003;width:68;height:2;visibility:visible;mso-wrap-style:square;v-text-anchor:top" coordsize="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" path="m67,l,,67,xe" fillcolor="#a6a6a6" stroked="f">
                  <v:fill opacity="39321f"/>
                  <v:path arrowok="t" o:connecttype="custom" o:connectlocs="67,0;0,0;67,0" o:connectangles="0,0,0"/>
                </v:shape>
                <v:shape id="Freeform 292" o:spid="_x0000_s2650" style="position:absolute;left:2679;top:2003;width:68;height:2;visibility:visible;mso-wrap-style:square;v-text-anchor:top" coordsize="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" path="m,l67,,,xe" filled="f" strokeweight=".21pt">
                  <v:path arrowok="t" o:connecttype="custom" o:connectlocs="0,0;67,0;0,0" o:connectangles="0,0,0"/>
                </v:shape>
                <v:shape id="Freeform 291" o:spid="_x0000_s2651" style="position:absolute;left:2746;top:2003;width:68;height:2;visibility:visible;mso-wrap-style:square;v-text-anchor:top" coordsize="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" path="m67,l,,67,xe" fillcolor="#a6a6a6" stroked="f">
                  <v:fill opacity="39321f"/>
                  <v:path arrowok="t" o:connecttype="custom" o:connectlocs="67,0;0,0;67,0" o:connectangles="0,0,0"/>
                </v:shape>
                <v:shape id="Freeform 290" o:spid="_x0000_s2652" style="position:absolute;left:2746;top:2003;width:68;height:2;visibility:visible;mso-wrap-style:square;v-text-anchor:top" coordsize="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" path="m,l67,,,xe" filled="f" strokeweight=".21pt">
                  <v:path arrowok="t" o:connecttype="custom" o:connectlocs="0,0;67,0;0,0" o:connectangles="0,0,0"/>
                </v:shape>
                <v:shape id="Freeform 289" o:spid="_x0000_s2653" style="position:absolute;left:2813;top:2003;width:68;height:2;visibility:visible;mso-wrap-style:square;v-text-anchor:top" coordsize="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" path="m68,l,,68,xe" fillcolor="#a6a6a6" stroked="f">
                  <v:fill opacity="39321f"/>
                  <v:path arrowok="t" o:connecttype="custom" o:connectlocs="68,0;0,0;68,0" o:connectangles="0,0,0"/>
                </v:shape>
                <v:shape id="Freeform 288" o:spid="_x0000_s2654" style="position:absolute;left:2813;top:2003;width:68;height:2;visibility:visible;mso-wrap-style:square;v-text-anchor:top" coordsize="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" path="m,l68,,,xe" filled="f" strokeweight=".21pt">
                  <v:path arrowok="t" o:connecttype="custom" o:connectlocs="0,0;68,0;0,0" o:connectangles="0,0,0"/>
                </v:shape>
                <v:shape id="Freeform 287" o:spid="_x0000_s2655" style="position:absolute;left:2880;top:2003;width:68;height:2;visibility:visible;mso-wrap-style:square;v-text-anchor:top" coordsize="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" path="m67,l,,67,xe" fillcolor="#a6a6a6" stroked="f">
                  <v:fill opacity="39321f"/>
                  <v:path arrowok="t" o:connecttype="custom" o:connectlocs="67,0;0,0;67,0" o:connectangles="0,0,0"/>
                </v:shape>
                <v:shape id="Freeform 286" o:spid="_x0000_s2656" style="position:absolute;left:2880;top:2003;width:68;height:2;visibility:visible;mso-wrap-style:square;v-text-anchor:top" coordsize="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" path="m,l67,,,xe" filled="f" strokeweight=".21pt">
                  <v:path arrowok="t" o:connecttype="custom" o:connectlocs="0,0;67,0;0,0" o:connectangles="0,0,0"/>
                </v:shape>
                <v:shape id="Freeform 285" o:spid="_x0000_s2657" style="position:absolute;left:2947;top:2003;width:68;height:2;visibility:visible;mso-wrap-style:square;v-text-anchor:top" coordsize="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" path="m67,l,,67,xe" fillcolor="#a6a6a6" stroked="f">
                  <v:fill opacity="39321f"/>
                  <v:path arrowok="t" o:connecttype="custom" o:connectlocs="67,0;0,0;67,0" o:connectangles="0,0,0"/>
                </v:shape>
                <v:shape id="Freeform 284" o:spid="_x0000_s2658" style="position:absolute;left:2947;top:2003;width:68;height:2;visibility:visible;mso-wrap-style:square;v-text-anchor:top" coordsize="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" path="m,l67,,,xe" filled="f" strokeweight=".21pt">
                  <v:path arrowok="t" o:connecttype="custom" o:connectlocs="0,0;67,0;0,0" o:connectangles="0,0,0"/>
                </v:shape>
                <v:shape id="Freeform 283" o:spid="_x0000_s2659" style="position:absolute;left:3014;top:2003;width:68;height:2;visibility:visible;mso-wrap-style:square;v-text-anchor:top" coordsize="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" path="m67,l,,67,xe" fillcolor="#a6a6a6" stroked="f">
                  <v:fill opacity="39321f"/>
                  <v:path arrowok="t" o:connecttype="custom" o:connectlocs="67,0;0,0;67,0" o:connectangles="0,0,0"/>
                </v:shape>
                <v:shape id="Freeform 282" o:spid="_x0000_s2660" style="position:absolute;left:3014;top:2003;width:68;height:2;visibility:visible;mso-wrap-style:square;v-text-anchor:top" coordsize="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" path="m,l67,,,xe" filled="f" strokeweight=".21pt">
                  <v:path arrowok="t" o:connecttype="custom" o:connectlocs="0,0;67,0;0,0" o:connectangles="0,0,0"/>
                </v:shape>
                <v:shape id="Freeform 281" o:spid="_x0000_s2661" style="position:absolute;left:3082;top:2003;width:68;height:2;visibility:visible;mso-wrap-style:square;v-text-anchor:top" coordsize="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" path="m67,l,,67,xe" fillcolor="#a6a6a6" stroked="f">
                  <v:fill opacity="39321f"/>
                  <v:path arrowok="t" o:connecttype="custom" o:connectlocs="67,0;0,0;67,0" o:connectangles="0,0,0"/>
                </v:shape>
                <v:shape id="Freeform 280" o:spid="_x0000_s2662" style="position:absolute;left:3082;top:2003;width:68;height:2;visibility:visible;mso-wrap-style:square;v-text-anchor:top" coordsize="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" path="m,l67,,,xe" filled="f" strokeweight=".21pt">
                  <v:path arrowok="t" o:connecttype="custom" o:connectlocs="0,0;67,0;0,0" o:connectangles="0,0,0"/>
                </v:shape>
                <v:shape id="Freeform 279" o:spid="_x0000_s2663" style="position:absolute;left:3149;top:2003;width:68;height:2;visibility:visible;mso-wrap-style:square;v-text-anchor:top" coordsize="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" path="m67,l,,67,xe" fillcolor="#a6a6a6" stroked="f">
                  <v:fill opacity="39321f"/>
                  <v:path arrowok="t" o:connecttype="custom" o:connectlocs="67,0;0,0;67,0" o:connectangles="0,0,0"/>
                </v:shape>
                <v:shape id="Freeform 278" o:spid="_x0000_s2664" style="position:absolute;left:3149;top:2003;width:68;height:2;visibility:visible;mso-wrap-style:square;v-text-anchor:top" coordsize="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" path="m,l67,,,xe" filled="f" strokeweight=".21pt">
                  <v:path arrowok="t" o:connecttype="custom" o:connectlocs="0,0;67,0;0,0" o:connectangles="0,0,0"/>
                </v:shape>
                <v:shape id="Freeform 277" o:spid="_x0000_s2665" style="position:absolute;left:3216;top:2003;width:68;height:2;visibility:visible;mso-wrap-style:square;v-text-anchor:top" coordsize="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" path="m68,l,,68,xe" fillcolor="#a6a6a6" stroked="f">
                  <v:fill opacity="39321f"/>
                  <v:path arrowok="t" o:connecttype="custom" o:connectlocs="68,0;0,0;68,0" o:connectangles="0,0,0"/>
                </v:shape>
                <v:shape id="Freeform 276" o:spid="_x0000_s2666" style="position:absolute;left:3216;top:2003;width:68;height:2;visibility:visible;mso-wrap-style:square;v-text-anchor:top" coordsize="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" path="m,l68,,,xe" filled="f" strokeweight=".21pt">
                  <v:path arrowok="t" o:connecttype="custom" o:connectlocs="0,0;68,0;0,0" o:connectangles="0,0,0"/>
                </v:shape>
                <v:shape id="Freeform 275" o:spid="_x0000_s2667" style="position:absolute;left:3283;top:2003;width:68;height:2;visibility:visible;mso-wrap-style:square;v-text-anchor:top" coordsize="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" path="m68,l,,68,xe" fillcolor="#a6a6a6" stroked="f">
                  <v:fill opacity="39321f"/>
                  <v:path arrowok="t" o:connecttype="custom" o:connectlocs="68,0;0,0;68,0" o:connectangles="0,0,0"/>
                </v:shape>
                <v:shape id="Freeform 274" o:spid="_x0000_s2668" style="position:absolute;left:3283;top:2003;width:68;height:2;visibility:visible;mso-wrap-style:square;v-text-anchor:top" coordsize="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" path="m,l68,,,xe" filled="f" strokeweight=".21pt">
                  <v:path arrowok="t" o:connecttype="custom" o:connectlocs="0,0;68,0;0,0" o:connectangles="0,0,0"/>
                </v:shape>
                <v:shape id="Freeform 273" o:spid="_x0000_s2669" style="position:absolute;left:3350;top:2003;width:68;height:2;visibility:visible;mso-wrap-style:square;v-text-anchor:top" coordsize="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" path="m67,l,,67,xe" fillcolor="#a6a6a6" stroked="f">
                  <v:fill opacity="39321f"/>
                  <v:path arrowok="t" o:connecttype="custom" o:connectlocs="67,0;0,0;67,0" o:connectangles="0,0,0"/>
                </v:shape>
                <v:shape id="Freeform 272" o:spid="_x0000_s2670" style="position:absolute;left:3350;top:2003;width:68;height:2;visibility:visible;mso-wrap-style:square;v-text-anchor:top" coordsize="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" path="m,l67,,,xe" filled="f" strokeweight=".21pt">
                  <v:path arrowok="t" o:connecttype="custom" o:connectlocs="0,0;67,0;0,0" o:connectangles="0,0,0"/>
                </v:shape>
                <v:shape id="Freeform 271" o:spid="_x0000_s2671" style="position:absolute;left:3417;top:2003;width:68;height:2;visibility:visible;mso-wrap-style:square;v-text-anchor:top" coordsize="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" path="m67,l,,67,xe" fillcolor="#a6a6a6" stroked="f">
                  <v:fill opacity="39321f"/>
                  <v:path arrowok="t" o:connecttype="custom" o:connectlocs="67,0;0,0;67,0" o:connectangles="0,0,0"/>
                </v:shape>
                <v:shape id="Freeform 270" o:spid="_x0000_s2672" style="position:absolute;left:3417;top:2003;width:68;height:2;visibility:visible;mso-wrap-style:square;v-text-anchor:top" coordsize="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" path="m,l67,,,xe" filled="f" strokeweight=".21pt">
                  <v:path arrowok="t" o:connecttype="custom" o:connectlocs="0,0;67,0;0,0" o:connectangles="0,0,0"/>
                </v:shape>
                <v:shape id="Freeform 269" o:spid="_x0000_s2673" style="position:absolute;left:3485;top:2003;width:68;height:2;visibility:visible;mso-wrap-style:square;v-text-anchor:top" coordsize="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" path="m67,l,,67,xe" fillcolor="#a6a6a6" stroked="f">
                  <v:fill opacity="39321f"/>
                  <v:path arrowok="t" o:connecttype="custom" o:connectlocs="67,0;0,0;67,0" o:connectangles="0,0,0"/>
                </v:shape>
                <v:shape id="Freeform 268" o:spid="_x0000_s2674" style="position:absolute;left:3485;top:2003;width:68;height:2;visibility:visible;mso-wrap-style:square;v-text-anchor:top" coordsize="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" path="m,l67,,,xe" filled="f" strokeweight=".21pt">
                  <v:path arrowok="t" o:connecttype="custom" o:connectlocs="0,0;67,0;0,0" o:connectangles="0,0,0"/>
                </v:shape>
                <v:rect id="Rectangle 267" o:spid="_x0000_s2675" style="position:absolute;left:3552;top:1949;width:68;height: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" fillcolor="#a6a6a6" stroked="f">
                  <v:fill opacity="39321f"/>
                </v:rect>
                <v:rect id="Rectangle 266" o:spid="_x0000_s2676" style="position:absolute;left:3552;top:1949;width:68;height: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" filled="f" strokeweight=".21pt"/>
                <v:rect id="Rectangle 265" o:spid="_x0000_s2677" style="position:absolute;left:3619;top:1943;width:68;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" fillcolor="#a6a6a6" stroked="f">
                  <v:fill opacity="39321f"/>
                </v:rect>
                <v:rect id="Rectangle 264" o:spid="_x0000_s2678" style="position:absolute;left:3619;top:1943;width:68;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" filled="f" strokeweight=".21pt"/>
                <v:rect id="Rectangle 263" o:spid="_x0000_s2679" style="position:absolute;left:3686;top:1684;width:68;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" fillcolor="#a6a6a6" stroked="f">
                  <v:fill opacity="39321f"/>
                </v:rect>
                <v:rect id="Rectangle 262" o:spid="_x0000_s2680" style="position:absolute;left:3686;top:1684;width:68;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" filled="f" strokeweight=".21pt"/>
                <v:rect id="Rectangle 261" o:spid="_x0000_s2681" style="position:absolute;left:3753;top:1165;width:68;height: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" fillcolor="#a6a6a6" stroked="f">
                  <v:fill opacity="39321f"/>
                </v:rect>
                <v:rect id="Rectangle 260" o:spid="_x0000_s2682" style="position:absolute;left:3753;top:1165;width:68;height: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" filled="f" strokeweight=".21pt"/>
                <v:rect id="Rectangle 259" o:spid="_x0000_s2683" style="position:absolute;left:3820;top:1527;width:68;height: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" fillcolor="#a6a6a6" stroked="f">
                  <v:fill opacity="39321f"/>
                </v:rect>
                <v:rect id="Rectangle 258" o:spid="_x0000_s2684" style="position:absolute;left:3820;top:1527;width:68;height: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" filled="f" strokeweight=".21pt"/>
                <v:rect id="Rectangle 257" o:spid="_x0000_s2685" style="position:absolute;left:3887;top:792;width:68;height:12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" fillcolor="#a6a6a6" stroked="f">
                  <v:fill opacity="39321f"/>
                </v:rect>
                <v:rect id="Rectangle 256" o:spid="_x0000_s2686" style="position:absolute;left:3887;top:792;width:68;height:12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" filled="f" strokeweight=".21pt"/>
                <v:rect id="Rectangle 255" o:spid="_x0000_s2687" style="position:absolute;left:3955;top:1354;width:68;height:6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" fillcolor="#a6a6a6" stroked="f">
                  <v:fill opacity="39321f"/>
                </v:rect>
                <v:rect id="Rectangle 254" o:spid="_x0000_s2688" style="position:absolute;left:3955;top:1354;width:68;height:6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" filled="f" strokeweight=".21pt"/>
                <v:rect id="Rectangle 253" o:spid="_x0000_s2689" style="position:absolute;left:4022;top:965;width:68;height:1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" fillcolor="#a6a6a6" stroked="f">
                  <v:fill opacity="39321f"/>
                </v:rect>
                <v:rect id="Rectangle 252" o:spid="_x0000_s2690" style="position:absolute;left:4022;top:965;width:68;height:1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" filled="f" strokeweight=".21pt"/>
                <v:rect id="Rectangle 251" o:spid="_x0000_s2691" style="position:absolute;left:4089;top:1700;width:68;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" fillcolor="#a6a6a6" stroked="f">
                  <v:fill opacity="39321f"/>
                </v:rect>
                <v:rect id="Rectangle 250" o:spid="_x0000_s2692" style="position:absolute;left:4089;top:1700;width:68;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" filled="f" strokeweight=".21pt"/>
                <v:rect id="Rectangle 249" o:spid="_x0000_s2693" style="position:absolute;left:4156;top:1689;width:68;height:3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" fillcolor="#a6a6a6" stroked="f">
                  <v:fill opacity="39321f"/>
                </v:rect>
                <v:rect id="Rectangle 248" o:spid="_x0000_s2694" style="position:absolute;left:4156;top:1689;width:68;height:3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" filled="f" strokeweight=".21pt"/>
                <v:rect id="Rectangle 247" o:spid="_x0000_s2695" style="position:absolute;left:4223;top:1873;width:68;height: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" fillcolor="#a6a6a6" stroked="f">
                  <v:fill opacity="39321f"/>
                </v:rect>
                <v:rect id="Rectangle 246" o:spid="_x0000_s2696" style="position:absolute;left:4223;top:1873;width:68;height: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" filled="f" strokeweight=".21pt"/>
                <v:rect id="Rectangle 245" o:spid="_x0000_s2697" style="position:absolute;left:4290;top:1992;width:68;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" fillcolor="#a6a6a6" stroked="f">
                  <v:fill opacity="39321f"/>
                </v:rect>
                <v:rect id="Rectangle 244" o:spid="_x0000_s2698" style="position:absolute;left:4290;top:1992;width:68;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" filled="f" strokeweight=".21pt"/>
                <v:rect id="Rectangle 243" o:spid="_x0000_s2699" style="position:absolute;left:4357;top:1997;width:68;height: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" fillcolor="#a6a6a6" stroked="f">
                  <v:fill opacity="39321f"/>
                </v:rect>
                <v:rect id="Rectangle 242" o:spid="_x0000_s2700" style="position:absolute;left:4357;top:1997;width:68;height: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" filled="f" strokeweight=".21pt"/>
                <v:shape id="Freeform 241" o:spid="_x0000_s2701" style="position:absolute;left:4425;top:2003;width:68;height:2;visibility:visible;mso-wrap-style:square;v-text-anchor:top" coordsize="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" path="m67,l,,67,xe" fillcolor="#a6a6a6" stroked="f">
                  <v:fill opacity="39321f"/>
                  <v:path arrowok="t" o:connecttype="custom" o:connectlocs="67,0;0,0;67,0" o:connectangles="0,0,0"/>
                </v:shape>
                <v:shape id="Freeform 240" o:spid="_x0000_s2702" style="position:absolute;left:4425;top:2003;width:68;height:2;visibility:visible;mso-wrap-style:square;v-text-anchor:top" coordsize="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" path="m,l67,,,xe" filled="f" strokeweight=".21pt">
                  <v:path arrowok="t" o:connecttype="custom" o:connectlocs="0,0;67,0;0,0" o:connectangles="0,0,0"/>
                </v:shape>
                <v:shape id="Freeform 239" o:spid="_x0000_s2703" style="position:absolute;left:4492;top:2003;width:68;height:2;visibility:visible;mso-wrap-style:square;v-text-anchor:top" coordsize="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" path="m68,l,,68,xe" fillcolor="#a6a6a6" stroked="f">
                  <v:fill opacity="39321f"/>
                  <v:path arrowok="t" o:connecttype="custom" o:connectlocs="68,0;0,0;68,0" o:connectangles="0,0,0"/>
                </v:shape>
                <v:shape id="Freeform 238" o:spid="_x0000_s2704" style="position:absolute;left:4492;top:2003;width:68;height:2;visibility:visible;mso-wrap-style:square;v-text-anchor:top" coordsize="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" path="m,l68,,,xe" filled="f" strokeweight=".21pt">
                  <v:path arrowok="t" o:connecttype="custom" o:connectlocs="0,0;68,0;0,0" o:connectangles="0,0,0"/>
                </v:shape>
                <v:shape id="Freeform 237" o:spid="_x0000_s2705" style="position:absolute;left:4559;top:2003;width:68;height:2;visibility:visible;mso-wrap-style:square;v-text-anchor:top" coordsize="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" path="m68,l,,68,xe" fillcolor="#a6a6a6" stroked="f">
                  <v:fill opacity="39321f"/>
                  <v:path arrowok="t" o:connecttype="custom" o:connectlocs="68,0;0,0;68,0" o:connectangles="0,0,0"/>
                </v:shape>
                <v:shape id="Freeform 236" o:spid="_x0000_s2706" style="position:absolute;left:4559;top:2003;width:68;height:2;visibility:visible;mso-wrap-style:square;v-text-anchor:top" coordsize="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" path="m,l68,,,xe" filled="f" strokeweight=".21pt">
                  <v:path arrowok="t" o:connecttype="custom" o:connectlocs="0,0;68,0;0,0" o:connectangles="0,0,0"/>
                </v:shape>
                <v:shape id="Freeform 235" o:spid="_x0000_s2707" style="position:absolute;left:4626;top:2003;width:68;height:2;visibility:visible;mso-wrap-style:square;v-text-anchor:top" coordsize="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" path="m67,l,,67,xe" fillcolor="#a6a6a6" stroked="f">
                  <v:fill opacity="39321f"/>
                  <v:path arrowok="t" o:connecttype="custom" o:connectlocs="67,0;0,0;67,0" o:connectangles="0,0,0"/>
                </v:shape>
                <v:shape id="Freeform 234" o:spid="_x0000_s2708" style="position:absolute;left:4626;top:2003;width:68;height:2;visibility:visible;mso-wrap-style:square;v-text-anchor:top" coordsize="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" path="m,l67,,,xe" filled="f" strokeweight=".21pt">
                  <v:path arrowok="t" o:connecttype="custom" o:connectlocs="0,0;67,0;0,0" o:connectangles="0,0,0"/>
                </v:shape>
                <v:shape id="Freeform 233" o:spid="_x0000_s2709" style="position:absolute;left:4693;top:2003;width:68;height:2;visibility:visible;mso-wrap-style:square;v-text-anchor:top" coordsize="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" path="m67,l,,67,xe" fillcolor="#a6a6a6" stroked="f">
                  <v:fill opacity="39321f"/>
                  <v:path arrowok="t" o:connecttype="custom" o:connectlocs="67,0;0,0;67,0" o:connectangles="0,0,0"/>
                </v:shape>
                <v:shape id="Freeform 232" o:spid="_x0000_s2710" style="position:absolute;left:4693;top:2003;width:68;height:2;visibility:visible;mso-wrap-style:square;v-text-anchor:top" coordsize="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" path="m,l67,,,xe" filled="f" strokeweight=".21pt">
                  <v:path arrowok="t" o:connecttype="custom" o:connectlocs="0,0;67,0;0,0" o:connectangles="0,0,0"/>
                </v:shape>
                <v:shape id="Freeform 231" o:spid="_x0000_s2711" style="position:absolute;left:4760;top:2003;width:68;height:2;visibility:visible;mso-wrap-style:square;v-text-anchor:top" coordsize="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" path="m67,l,,67,xe" fillcolor="#a6a6a6" stroked="f">
                  <v:fill opacity="39321f"/>
                  <v:path arrowok="t" o:connecttype="custom" o:connectlocs="67,0;0,0;67,0" o:connectangles="0,0,0"/>
                </v:shape>
                <v:shape id="Freeform 230" o:spid="_x0000_s2712" style="position:absolute;left:4760;top:2003;width:68;height:2;visibility:visible;mso-wrap-style:square;v-text-anchor:top" coordsize="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" path="m,l67,,,xe" filled="f" strokeweight=".21pt">
                  <v:path arrowok="t" o:connecttype="custom" o:connectlocs="0,0;67,0;0,0" o:connectangles="0,0,0"/>
                </v:shape>
                <v:shape id="Freeform 229" o:spid="_x0000_s2713" style="position:absolute;left:4827;top:2003;width:68;height:2;visibility:visible;mso-wrap-style:square;v-text-anchor:top" coordsize="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" path="m67,l,,67,xe" fillcolor="#a6a6a6" stroked="f">
                  <v:fill opacity="39321f"/>
                  <v:path arrowok="t" o:connecttype="custom" o:connectlocs="67,0;0,0;67,0" o:connectangles="0,0,0"/>
                </v:shape>
                <v:shape id="Freeform 228" o:spid="_x0000_s2714" style="position:absolute;left:4827;top:2003;width:68;height:2;visibility:visible;mso-wrap-style:square;v-text-anchor:top" coordsize="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" path="m,l67,,,xe" filled="f" strokeweight=".21pt">
                  <v:path arrowok="t" o:connecttype="custom" o:connectlocs="0,0;67,0;0,0" o:connectangles="0,0,0"/>
                </v:shape>
                <v:shape id="Freeform 227" o:spid="_x0000_s2715" style="position:absolute;left:4895;top:2003;width:68;height:2;visibility:visible;mso-wrap-style:square;v-text-anchor:top" coordsize="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" path="m67,l,,67,xe" fillcolor="#a6a6a6" stroked="f">
                  <v:fill opacity="39321f"/>
                  <v:path arrowok="t" o:connecttype="custom" o:connectlocs="67,0;0,0;67,0" o:connectangles="0,0,0"/>
                </v:shape>
                <v:shape id="Freeform 226" o:spid="_x0000_s2716" style="position:absolute;left:4895;top:2003;width:68;height:2;visibility:visible;mso-wrap-style:square;v-text-anchor:top" coordsize="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" path="m,l67,,,xe" filled="f" strokeweight=".21pt">
                  <v:path arrowok="t" o:connecttype="custom" o:connectlocs="0,0;67,0;0,0" o:connectangles="0,0,0"/>
                </v:shape>
                <v:shape id="Freeform 225" o:spid="_x0000_s2717" style="position:absolute;left:4962;top:2003;width:68;height:2;visibility:visible;mso-wrap-style:square;v-text-anchor:top" coordsize="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" path="m68,l,,68,xe" fillcolor="#a6a6a6" stroked="f">
                  <v:fill opacity="39321f"/>
                  <v:path arrowok="t" o:connecttype="custom" o:connectlocs="68,0;0,0;68,0" o:connectangles="0,0,0"/>
                </v:shape>
                <v:shape id="Freeform 224" o:spid="_x0000_s2718" style="position:absolute;left:4962;top:2003;width:68;height:2;visibility:visible;mso-wrap-style:square;v-text-anchor:top" coordsize="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" path="m,l68,,,xe" filled="f" strokeweight=".21pt">
                  <v:path arrowok="t" o:connecttype="custom" o:connectlocs="0,0;68,0;0,0" o:connectangles="0,0,0"/>
                </v:shape>
                <v:shape id="Freeform 223" o:spid="_x0000_s2719" style="position:absolute;left:5029;top:2003;width:68;height:2;visibility:visible;mso-wrap-style:square;v-text-anchor:top" coordsize="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" path="m68,l,,68,xe" fillcolor="#a6a6a6" stroked="f">
                  <v:fill opacity="39321f"/>
                  <v:path arrowok="t" o:connecttype="custom" o:connectlocs="68,0;0,0;68,0" o:connectangles="0,0,0"/>
                </v:shape>
                <v:shape id="Freeform 222" o:spid="_x0000_s2720" style="position:absolute;left:5029;top:2003;width:68;height:2;visibility:visible;mso-wrap-style:square;v-text-anchor:top" coordsize="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" path="m,l68,,,xe" filled="f" strokeweight=".21pt">
                  <v:path arrowok="t" o:connecttype="custom" o:connectlocs="0,0;68,0;0,0" o:connectangles="0,0,0"/>
                </v:shape>
                <v:shape id="Freeform 221" o:spid="_x0000_s2721" style="position:absolute;left:5096;top:2003;width:68;height:2;visibility:visible;mso-wrap-style:square;v-text-anchor:top" coordsize="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" path="m67,l,,67,xe" fillcolor="#a6a6a6" stroked="f">
                  <v:fill opacity="39321f"/>
                  <v:path arrowok="t" o:connecttype="custom" o:connectlocs="67,0;0,0;67,0" o:connectangles="0,0,0"/>
                </v:shape>
                <v:shape id="Freeform 220" o:spid="_x0000_s2722" style="position:absolute;left:5096;top:2003;width:68;height:2;visibility:visible;mso-wrap-style:square;v-text-anchor:top" coordsize="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" path="m,l67,,,xe" filled="f" strokeweight=".21pt">
                  <v:path arrowok="t" o:connecttype="custom" o:connectlocs="0,0;67,0;0,0" o:connectangles="0,0,0"/>
                </v:shape>
                <v:shape id="Freeform 219" o:spid="_x0000_s2723" style="position:absolute;left:5163;top:2003;width:68;height:2;visibility:visible;mso-wrap-style:square;v-text-anchor:top" coordsize="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" path="m67,l,,67,xe" fillcolor="#a6a6a6" stroked="f">
                  <v:fill opacity="39321f"/>
                  <v:path arrowok="t" o:connecttype="custom" o:connectlocs="67,0;0,0;67,0" o:connectangles="0,0,0"/>
                </v:shape>
                <v:shape id="Freeform 218" o:spid="_x0000_s2724" style="position:absolute;left:5163;top:2003;width:68;height:2;visibility:visible;mso-wrap-style:square;v-text-anchor:top" coordsize="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" path="m,l67,,,xe" filled="f" strokeweight=".21pt">
                  <v:path arrowok="t" o:connecttype="custom" o:connectlocs="0,0;67,0;0,0" o:connectangles="0,0,0"/>
                </v:shape>
                <v:shape id="Freeform 217" o:spid="_x0000_s2725" style="position:absolute;left:5230;top:2003;width:68;height:2;visibility:visible;mso-wrap-style:square;v-text-anchor:top" coordsize="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" path="m67,l,,67,xe" fillcolor="#a6a6a6" stroked="f">
                  <v:fill opacity="39321f"/>
                  <v:path arrowok="t" o:connecttype="custom" o:connectlocs="67,0;0,0;67,0" o:connectangles="0,0,0"/>
                </v:shape>
                <v:shape id="Freeform 216" o:spid="_x0000_s2726" style="position:absolute;left:5230;top:2003;width:68;height:2;visibility:visible;mso-wrap-style:square;v-text-anchor:top" coordsize="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" path="m,l67,,,xe" filled="f" strokeweight=".21pt">
                  <v:path arrowok="t" o:connecttype="custom" o:connectlocs="0,0;67,0;0,0" o:connectangles="0,0,0"/>
                </v:shape>
                <v:shape id="Freeform 215" o:spid="_x0000_s2727" style="position:absolute;left:5297;top:2003;width:68;height:2;visibility:visible;mso-wrap-style:square;v-text-anchor:top" coordsize="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" path="m67,l,,67,xe" fillcolor="#a6a6a6" stroked="f">
                  <v:fill opacity="39321f"/>
                  <v:path arrowok="t" o:connecttype="custom" o:connectlocs="67,0;0,0;67,0" o:connectangles="0,0,0"/>
                </v:shape>
                <v:shape id="Freeform 214" o:spid="_x0000_s2728" style="position:absolute;left:5297;top:2003;width:68;height:2;visibility:visible;mso-wrap-style:square;v-text-anchor:top" coordsize="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" path="m,l67,,,xe" filled="f" strokeweight=".21pt">
                  <v:path arrowok="t" o:connecttype="custom" o:connectlocs="0,0;67,0;0,0" o:connectangles="0,0,0"/>
                </v:shape>
                <v:line id="Line 213" o:spid="_x0000_s2729" style="position:absolute;visibility:visible;mso-wrap-style:square" from="2410,2004" to="5635,2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" strokeweight=".3775mm"/>
                <v:rect id="Rectangle 212" o:spid="_x0000_s2730" style="position:absolute;left:2399;top:111;width:22;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" fillcolor="black" stroked="f">
                  <v:fill opacity="39321f"/>
                </v:rect>
                <v:line id="Line 211" o:spid="_x0000_s2731" style="position:absolute;visibility:visible;mso-wrap-style:square" from="5340,2003" to="5340,20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" strokecolor="red" strokeweight=".3775mm"/>
                <v:line id="Line 210" o:spid="_x0000_s2732" style="position:absolute;visibility:visible;mso-wrap-style:square" from="2410,2004" to="5635,2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" strokeweight=".3775mm"/>
                <v:shape id="AutoShape 209" o:spid="_x0000_s2733" style="position:absolute;left:2636;top:2003;width:2535;height:55;visibility:visible;mso-wrap-style:square;v-text-anchor:top" coordsize="253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" path="m,55l,m422,55l422,m845,55l845,t422,55l1267,t422,55l1689,t423,55l2112,t422,55l2534,e" filled="f" strokecolor="#333" strokeweight=".3775mm">
                  <v:path arrowok="t" o:connecttype="custom" o:connectlocs="0,2059;0,2004;422,2059;422,2004;845,2059;845,2004;1267,2059;1267,2004;1689,2059;1689,2004;2112,2059;2112,2004;2534,2059;2534,2004" o:connectangles="0,0,0,0,0,0,0,0,0,0,0,0,0,0"/>
                </v:shape>
                <v:rect id="Rectangle 208" o:spid="_x0000_s2734" style="position:absolute;left:2399;top:111;width:22;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" fillcolor="black" stroked="f"/>
                <v:shape id="AutoShape 207" o:spid="_x0000_s2735" style="position:absolute;left:2354;top:111;width:55;height:1892;visibility:visible;mso-wrap-style:square;v-text-anchor:top" coordsize="55,1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" path="m,1891r55,m,1621r55,m,1351r55,m,1081r55,m,810r55,m,540r55,m,270r55,m,l55,e" filled="f" strokecolor="#333" strokeweight=".3775mm">
                  <v:path arrowok="t" o:connecttype="custom" o:connectlocs="0,2003;55,2003;0,1733;55,1733;0,1463;55,1463;0,1193;55,1193;0,922;55,922;0,652;55,652;0,382;55,382;0,112;55,112" o:connectangles="0,0,0,0,0,0,0,0,0,0,0,0,0,0,0,0"/>
                </v:shape>
                <v:shape id="Text Box 206" o:spid="_x0000_s2736" type="#_x0000_t202" style="position:absolute;left:5126;top:386;width:449;height:1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" filled="f" stroked="f">
                  <v:textbox inset="0,0,0,0">
                    <w:txbxContent>
                      <w:p w14:paraId="55164A9B" w14:textId="77777777" w:rsidR="00C334C5" w:rsidRDefault="00C334C5">
                        <w:pPr>
                          <w:spacing w:line="119" w:lineRule="exact"/>
                          <w:rPr>
                            <w:rFonts w:ascii="Arial" w:hAnsi="Arial"/>
                            <w:sz w:val="12"/>
                          </w:rPr>
                        </w:pPr>
                        <w:r>
                          <w:rPr>
                            <w:rFonts w:ascii="Arial" w:hAnsi="Arial"/>
                            <w:color w:val="FF0000"/>
                            <w:sz w:val="12"/>
                          </w:rPr>
                          <w:t>OA</w:t>
                        </w:r>
                        <w:r>
                          <w:rPr>
                            <w:rFonts w:ascii="Arial" w:hAnsi="Arial"/>
                            <w:color w:val="FF0000"/>
                            <w:spacing w:val="-7"/>
                            <w:sz w:val="12"/>
                          </w:rPr>
                          <w:t xml:space="preserve"> </w:t>
                        </w:r>
                        <w:r>
                          <w:rPr>
                            <w:rFonts w:ascii="Symbol" w:hAnsi="Symbol"/>
                            <w:color w:val="FF0000"/>
                            <w:sz w:val="12"/>
                          </w:rPr>
                          <w:t></w:t>
                        </w:r>
                        <w:r>
                          <w:rPr>
                            <w:rFonts w:ascii="Times New Roman" w:hAnsi="Times New Roman"/>
                            <w:color w:val="FF0000"/>
                            <w:spacing w:val="-4"/>
                            <w:sz w:val="12"/>
                          </w:rPr>
                          <w:t xml:space="preserve"> </w:t>
                        </w:r>
                        <w:r>
                          <w:rPr>
                            <w:rFonts w:ascii="Arial" w:hAnsi="Arial"/>
                            <w:color w:val="FF0000"/>
                            <w:sz w:val="12"/>
                          </w:rPr>
                          <w:t>94</w:t>
                        </w:r>
                      </w:p>
                    </w:txbxContent>
                  </v:textbox>
                </v:shape>
                <w10:wrap anchorx="page"/>
              </v:group>
            </w:pict>
          </mc:Fallback>
        </mc:AlternateContent>
      </w:r>
      <w:r w:rsidR="00DC0BFC">
        <w:rPr>
          <w:rFonts w:ascii="Arial"/>
          <w:color w:val="4D4D4D"/>
          <w:sz w:val="16"/>
        </w:rPr>
        <w:t>350</w:t>
      </w:r>
    </w:p>
    <w:p w14:paraId="14CDF8D6" w14:textId="77777777" w:rsidR="00BB4C49" w:rsidRDefault="00DC0BFC">
      <w:pPr>
        <w:spacing w:before="86"/>
        <w:ind w:right="375"/>
        <w:jc w:val="right"/>
        <w:rPr>
          <w:rFonts w:ascii="Arial"/>
          <w:sz w:val="16"/>
        </w:rPr>
      </w:pPr>
      <w:r>
        <w:rPr>
          <w:rFonts w:ascii="Arial"/>
          <w:color w:val="4D4D4D"/>
          <w:sz w:val="16"/>
        </w:rPr>
        <w:t>300</w:t>
      </w:r>
    </w:p>
    <w:p w14:paraId="3CCFEF34" w14:textId="77777777" w:rsidR="00BB4C49" w:rsidRDefault="00DC0BFC">
      <w:pPr>
        <w:spacing w:before="86"/>
        <w:ind w:right="375"/>
        <w:jc w:val="right"/>
        <w:rPr>
          <w:rFonts w:ascii="Arial"/>
          <w:sz w:val="16"/>
        </w:rPr>
      </w:pPr>
      <w:r>
        <w:rPr>
          <w:rFonts w:ascii="Arial"/>
          <w:color w:val="4D4D4D"/>
          <w:sz w:val="16"/>
        </w:rPr>
        <w:t>250</w:t>
      </w:r>
    </w:p>
    <w:p w14:paraId="10185FFB" w14:textId="77777777" w:rsidR="00BB4C49" w:rsidRDefault="00DC0BFC">
      <w:pPr>
        <w:spacing w:before="87"/>
        <w:ind w:right="375"/>
        <w:jc w:val="right"/>
        <w:rPr>
          <w:rFonts w:ascii="Arial"/>
          <w:sz w:val="16"/>
        </w:rPr>
      </w:pPr>
      <w:r>
        <w:rPr>
          <w:rFonts w:ascii="Arial"/>
          <w:color w:val="4D4D4D"/>
          <w:sz w:val="16"/>
        </w:rPr>
        <w:t>200</w:t>
      </w:r>
    </w:p>
    <w:p w14:paraId="1226DB9B" w14:textId="77777777" w:rsidR="00BB4C49" w:rsidRDefault="00DC0BFC">
      <w:pPr>
        <w:spacing w:before="86"/>
        <w:ind w:right="375"/>
        <w:jc w:val="right"/>
        <w:rPr>
          <w:rFonts w:ascii="Arial"/>
          <w:sz w:val="16"/>
        </w:rPr>
      </w:pPr>
      <w:r>
        <w:rPr>
          <w:rFonts w:ascii="Arial"/>
          <w:color w:val="4D4D4D"/>
          <w:sz w:val="16"/>
        </w:rPr>
        <w:t>150</w:t>
      </w:r>
    </w:p>
    <w:p w14:paraId="77C37E5B" w14:textId="77777777" w:rsidR="00BB4C49" w:rsidRDefault="00DC0BFC">
      <w:pPr>
        <w:spacing w:before="86"/>
        <w:ind w:right="375"/>
        <w:jc w:val="right"/>
        <w:rPr>
          <w:rFonts w:ascii="Arial"/>
          <w:sz w:val="16"/>
        </w:rPr>
      </w:pPr>
      <w:r>
        <w:rPr>
          <w:rFonts w:ascii="Arial"/>
          <w:color w:val="4D4D4D"/>
          <w:sz w:val="16"/>
        </w:rPr>
        <w:t>100</w:t>
      </w:r>
    </w:p>
    <w:p w14:paraId="21D359FA" w14:textId="77777777" w:rsidR="00BB4C49" w:rsidRDefault="00DC0BFC">
      <w:pPr>
        <w:spacing w:before="86"/>
        <w:ind w:right="374"/>
        <w:jc w:val="right"/>
        <w:rPr>
          <w:rFonts w:ascii="Arial"/>
          <w:sz w:val="16"/>
        </w:rPr>
      </w:pPr>
      <w:r>
        <w:rPr>
          <w:rFonts w:ascii="Arial"/>
          <w:color w:val="4D4D4D"/>
          <w:sz w:val="16"/>
        </w:rPr>
        <w:t>50</w:t>
      </w:r>
    </w:p>
    <w:p w14:paraId="442F9B78" w14:textId="77777777" w:rsidR="00BB4C49" w:rsidRDefault="00DC0BFC">
      <w:pPr>
        <w:spacing w:before="87" w:line="183" w:lineRule="exact"/>
        <w:ind w:right="374"/>
        <w:jc w:val="right"/>
        <w:rPr>
          <w:rFonts w:ascii="Arial"/>
          <w:sz w:val="16"/>
        </w:rPr>
      </w:pPr>
      <w:r>
        <w:rPr>
          <w:rFonts w:ascii="Arial"/>
          <w:color w:val="4D4D4D"/>
          <w:sz w:val="16"/>
        </w:rPr>
        <w:t>0</w:t>
      </w:r>
    </w:p>
    <w:p w14:paraId="716C27A7" w14:textId="77777777" w:rsidR="00BB4C49" w:rsidRDefault="00DC0BFC">
      <w:pPr>
        <w:spacing w:before="64"/>
        <w:ind w:left="1104"/>
        <w:rPr>
          <w:rFonts w:ascii="Arial"/>
          <w:b/>
        </w:rPr>
      </w:pPr>
      <w:r>
        <w:br w:type="column"/>
      </w:r>
      <w:r>
        <w:rPr>
          <w:rFonts w:ascii="Arial"/>
          <w:b/>
        </w:rPr>
        <w:t>B</w:t>
      </w:r>
    </w:p>
    <w:p w14:paraId="5D3A226F" w14:textId="77777777" w:rsidR="00BB4C49" w:rsidRDefault="00BB4C49">
      <w:pPr>
        <w:pStyle w:val="BodyText"/>
        <w:rPr>
          <w:rFonts w:ascii="Arial"/>
          <w:b/>
          <w:sz w:val="22"/>
        </w:rPr>
      </w:pPr>
    </w:p>
    <w:p w14:paraId="1A47E467" w14:textId="77777777" w:rsidR="00BB4C49" w:rsidRDefault="00BB4C49">
      <w:pPr>
        <w:pStyle w:val="BodyText"/>
        <w:rPr>
          <w:rFonts w:ascii="Arial"/>
          <w:b/>
          <w:sz w:val="22"/>
        </w:rPr>
      </w:pPr>
    </w:p>
    <w:p w14:paraId="5312025B" w14:textId="77777777" w:rsidR="00BB4C49" w:rsidRDefault="00BB4C49">
      <w:pPr>
        <w:pStyle w:val="BodyText"/>
        <w:rPr>
          <w:rFonts w:ascii="Arial"/>
          <w:b/>
          <w:sz w:val="22"/>
        </w:rPr>
      </w:pPr>
    </w:p>
    <w:p w14:paraId="74F14D13" w14:textId="77777777" w:rsidR="00BB4C49" w:rsidRDefault="00144D41">
      <w:pPr>
        <w:spacing w:before="183"/>
        <w:ind w:left="4249"/>
        <w:rPr>
          <w:rFonts w:ascii="Arial"/>
          <w:sz w:val="20"/>
        </w:rPr>
      </w:pPr>
      <w:r>
        <w:rPr>
          <w:noProof/>
        </w:rPr>
        <mc:AlternateContent>
          <mc:Choice Requires="wpg">
            <w:drawing>
              <wp:anchor distT="0" distB="0" distL="114300" distR="114300" simplePos="0" relativeHeight="15785472" behindDoc="0" locked="0" layoutInCell="1" allowOverlap="1" wp14:anchorId="71CB88A8" wp14:editId="2846874C">
                <wp:simplePos x="0" y="0"/>
                <wp:positionH relativeFrom="page">
                  <wp:posOffset>3754120</wp:posOffset>
                </wp:positionH>
                <wp:positionV relativeFrom="paragraph">
                  <wp:posOffset>-411480</wp:posOffset>
                </wp:positionV>
                <wp:extent cx="2054860" cy="1209040"/>
                <wp:effectExtent l="0" t="0" r="0" b="0"/>
                <wp:wrapNone/>
                <wp:docPr id="127" name="Group 1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54860" cy="1209040"/>
                          <a:chOff x="5912" y="-648"/>
                          <a:chExt cx="3236" cy="1904"/>
                        </a:xfrm>
                      </wpg:grpSpPr>
                      <wps:wsp>
                        <wps:cNvPr id="128" name="Rectangle 204"/>
                        <wps:cNvSpPr>
                          <a:spLocks noChangeArrowheads="1"/>
                        </wps:cNvSpPr>
                        <wps:spPr bwMode="auto">
                          <a:xfrm>
                            <a:off x="6192" y="1233"/>
                            <a:ext cx="68" cy="11"/>
                          </a:xfrm>
                          <a:prstGeom prst="rect">
                            <a:avLst/>
                          </a:prstGeom>
                          <a:solidFill>
                            <a:srgbClr val="A6A6A6">
                              <a:alpha val="5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9" name="Rectangle 203"/>
                        <wps:cNvSpPr>
                          <a:spLocks noChangeArrowheads="1"/>
                        </wps:cNvSpPr>
                        <wps:spPr bwMode="auto">
                          <a:xfrm>
                            <a:off x="6192" y="1233"/>
                            <a:ext cx="68" cy="11"/>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0" name="Rectangle 202"/>
                        <wps:cNvSpPr>
                          <a:spLocks noChangeArrowheads="1"/>
                        </wps:cNvSpPr>
                        <wps:spPr bwMode="auto">
                          <a:xfrm>
                            <a:off x="6259" y="1179"/>
                            <a:ext cx="68" cy="65"/>
                          </a:xfrm>
                          <a:prstGeom prst="rect">
                            <a:avLst/>
                          </a:prstGeom>
                          <a:solidFill>
                            <a:srgbClr val="A6A6A6">
                              <a:alpha val="5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1" name="Rectangle 201"/>
                        <wps:cNvSpPr>
                          <a:spLocks noChangeArrowheads="1"/>
                        </wps:cNvSpPr>
                        <wps:spPr bwMode="auto">
                          <a:xfrm>
                            <a:off x="6259" y="1179"/>
                            <a:ext cx="68" cy="65"/>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 name="Rectangle 200"/>
                        <wps:cNvSpPr>
                          <a:spLocks noChangeArrowheads="1"/>
                        </wps:cNvSpPr>
                        <wps:spPr bwMode="auto">
                          <a:xfrm>
                            <a:off x="6326" y="1142"/>
                            <a:ext cx="68" cy="103"/>
                          </a:xfrm>
                          <a:prstGeom prst="rect">
                            <a:avLst/>
                          </a:prstGeom>
                          <a:solidFill>
                            <a:srgbClr val="A6A6A6">
                              <a:alpha val="5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3" name="Rectangle 199"/>
                        <wps:cNvSpPr>
                          <a:spLocks noChangeArrowheads="1"/>
                        </wps:cNvSpPr>
                        <wps:spPr bwMode="auto">
                          <a:xfrm>
                            <a:off x="6326" y="1142"/>
                            <a:ext cx="68" cy="103"/>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4" name="Rectangle 198"/>
                        <wps:cNvSpPr>
                          <a:spLocks noChangeArrowheads="1"/>
                        </wps:cNvSpPr>
                        <wps:spPr bwMode="auto">
                          <a:xfrm>
                            <a:off x="6393" y="525"/>
                            <a:ext cx="68" cy="719"/>
                          </a:xfrm>
                          <a:prstGeom prst="rect">
                            <a:avLst/>
                          </a:prstGeom>
                          <a:solidFill>
                            <a:srgbClr val="A6A6A6">
                              <a:alpha val="5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5" name="Rectangle 197"/>
                        <wps:cNvSpPr>
                          <a:spLocks noChangeArrowheads="1"/>
                        </wps:cNvSpPr>
                        <wps:spPr bwMode="auto">
                          <a:xfrm>
                            <a:off x="6393" y="525"/>
                            <a:ext cx="68" cy="719"/>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6" name="Rectangle 196"/>
                        <wps:cNvSpPr>
                          <a:spLocks noChangeArrowheads="1"/>
                        </wps:cNvSpPr>
                        <wps:spPr bwMode="auto">
                          <a:xfrm>
                            <a:off x="6460" y="633"/>
                            <a:ext cx="68" cy="611"/>
                          </a:xfrm>
                          <a:prstGeom prst="rect">
                            <a:avLst/>
                          </a:prstGeom>
                          <a:solidFill>
                            <a:srgbClr val="A6A6A6">
                              <a:alpha val="5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7" name="Rectangle 195"/>
                        <wps:cNvSpPr>
                          <a:spLocks noChangeArrowheads="1"/>
                        </wps:cNvSpPr>
                        <wps:spPr bwMode="auto">
                          <a:xfrm>
                            <a:off x="6460" y="633"/>
                            <a:ext cx="68" cy="611"/>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8" name="Rectangle 194"/>
                        <wps:cNvSpPr>
                          <a:spLocks noChangeArrowheads="1"/>
                        </wps:cNvSpPr>
                        <wps:spPr bwMode="auto">
                          <a:xfrm>
                            <a:off x="6527" y="-426"/>
                            <a:ext cx="68" cy="1671"/>
                          </a:xfrm>
                          <a:prstGeom prst="rect">
                            <a:avLst/>
                          </a:prstGeom>
                          <a:solidFill>
                            <a:srgbClr val="A6A6A6">
                              <a:alpha val="5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9" name="Rectangle 193"/>
                        <wps:cNvSpPr>
                          <a:spLocks noChangeArrowheads="1"/>
                        </wps:cNvSpPr>
                        <wps:spPr bwMode="auto">
                          <a:xfrm>
                            <a:off x="6527" y="-426"/>
                            <a:ext cx="68" cy="1671"/>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0" name="Rectangle 192"/>
                        <wps:cNvSpPr>
                          <a:spLocks noChangeArrowheads="1"/>
                        </wps:cNvSpPr>
                        <wps:spPr bwMode="auto">
                          <a:xfrm>
                            <a:off x="6595" y="-48"/>
                            <a:ext cx="68" cy="1292"/>
                          </a:xfrm>
                          <a:prstGeom prst="rect">
                            <a:avLst/>
                          </a:prstGeom>
                          <a:solidFill>
                            <a:srgbClr val="A6A6A6">
                              <a:alpha val="5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1" name="Rectangle 191"/>
                        <wps:cNvSpPr>
                          <a:spLocks noChangeArrowheads="1"/>
                        </wps:cNvSpPr>
                        <wps:spPr bwMode="auto">
                          <a:xfrm>
                            <a:off x="6595" y="-48"/>
                            <a:ext cx="68" cy="1292"/>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2" name="Rectangle 190"/>
                        <wps:cNvSpPr>
                          <a:spLocks noChangeArrowheads="1"/>
                        </wps:cNvSpPr>
                        <wps:spPr bwMode="auto">
                          <a:xfrm>
                            <a:off x="6662" y="801"/>
                            <a:ext cx="68" cy="444"/>
                          </a:xfrm>
                          <a:prstGeom prst="rect">
                            <a:avLst/>
                          </a:prstGeom>
                          <a:solidFill>
                            <a:srgbClr val="A6A6A6">
                              <a:alpha val="5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3" name="Rectangle 189"/>
                        <wps:cNvSpPr>
                          <a:spLocks noChangeArrowheads="1"/>
                        </wps:cNvSpPr>
                        <wps:spPr bwMode="auto">
                          <a:xfrm>
                            <a:off x="6662" y="801"/>
                            <a:ext cx="68" cy="444"/>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4" name="Rectangle 188"/>
                        <wps:cNvSpPr>
                          <a:spLocks noChangeArrowheads="1"/>
                        </wps:cNvSpPr>
                        <wps:spPr bwMode="auto">
                          <a:xfrm>
                            <a:off x="6729" y="888"/>
                            <a:ext cx="68" cy="357"/>
                          </a:xfrm>
                          <a:prstGeom prst="rect">
                            <a:avLst/>
                          </a:prstGeom>
                          <a:solidFill>
                            <a:srgbClr val="A6A6A6">
                              <a:alpha val="5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5" name="Rectangle 187"/>
                        <wps:cNvSpPr>
                          <a:spLocks noChangeArrowheads="1"/>
                        </wps:cNvSpPr>
                        <wps:spPr bwMode="auto">
                          <a:xfrm>
                            <a:off x="6729" y="888"/>
                            <a:ext cx="68" cy="357"/>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6" name="Rectangle 186"/>
                        <wps:cNvSpPr>
                          <a:spLocks noChangeArrowheads="1"/>
                        </wps:cNvSpPr>
                        <wps:spPr bwMode="auto">
                          <a:xfrm>
                            <a:off x="6796" y="1158"/>
                            <a:ext cx="68" cy="87"/>
                          </a:xfrm>
                          <a:prstGeom prst="rect">
                            <a:avLst/>
                          </a:prstGeom>
                          <a:solidFill>
                            <a:srgbClr val="A6A6A6">
                              <a:alpha val="5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7" name="Rectangle 185"/>
                        <wps:cNvSpPr>
                          <a:spLocks noChangeArrowheads="1"/>
                        </wps:cNvSpPr>
                        <wps:spPr bwMode="auto">
                          <a:xfrm>
                            <a:off x="6796" y="1158"/>
                            <a:ext cx="68" cy="87"/>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8" name="Rectangle 184"/>
                        <wps:cNvSpPr>
                          <a:spLocks noChangeArrowheads="1"/>
                        </wps:cNvSpPr>
                        <wps:spPr bwMode="auto">
                          <a:xfrm>
                            <a:off x="6863" y="1206"/>
                            <a:ext cx="68" cy="38"/>
                          </a:xfrm>
                          <a:prstGeom prst="rect">
                            <a:avLst/>
                          </a:prstGeom>
                          <a:solidFill>
                            <a:srgbClr val="A6A6A6">
                              <a:alpha val="5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9" name="Rectangle 183"/>
                        <wps:cNvSpPr>
                          <a:spLocks noChangeArrowheads="1"/>
                        </wps:cNvSpPr>
                        <wps:spPr bwMode="auto">
                          <a:xfrm>
                            <a:off x="6863" y="1206"/>
                            <a:ext cx="68" cy="38"/>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0" name="Rectangle 182"/>
                        <wps:cNvSpPr>
                          <a:spLocks noChangeArrowheads="1"/>
                        </wps:cNvSpPr>
                        <wps:spPr bwMode="auto">
                          <a:xfrm>
                            <a:off x="6930" y="1239"/>
                            <a:ext cx="68" cy="6"/>
                          </a:xfrm>
                          <a:prstGeom prst="rect">
                            <a:avLst/>
                          </a:prstGeom>
                          <a:solidFill>
                            <a:srgbClr val="A6A6A6">
                              <a:alpha val="5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 name="Rectangle 181"/>
                        <wps:cNvSpPr>
                          <a:spLocks noChangeArrowheads="1"/>
                        </wps:cNvSpPr>
                        <wps:spPr bwMode="auto">
                          <a:xfrm>
                            <a:off x="6930" y="1239"/>
                            <a:ext cx="68" cy="6"/>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2" name="Rectangle 180"/>
                        <wps:cNvSpPr>
                          <a:spLocks noChangeArrowheads="1"/>
                        </wps:cNvSpPr>
                        <wps:spPr bwMode="auto">
                          <a:xfrm>
                            <a:off x="6997" y="1239"/>
                            <a:ext cx="68" cy="6"/>
                          </a:xfrm>
                          <a:prstGeom prst="rect">
                            <a:avLst/>
                          </a:prstGeom>
                          <a:solidFill>
                            <a:srgbClr val="A6A6A6">
                              <a:alpha val="5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3" name="Rectangle 179"/>
                        <wps:cNvSpPr>
                          <a:spLocks noChangeArrowheads="1"/>
                        </wps:cNvSpPr>
                        <wps:spPr bwMode="auto">
                          <a:xfrm>
                            <a:off x="6997" y="1239"/>
                            <a:ext cx="68" cy="6"/>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4" name="Freeform 178"/>
                        <wps:cNvSpPr>
                          <a:spLocks/>
                        </wps:cNvSpPr>
                        <wps:spPr bwMode="auto">
                          <a:xfrm>
                            <a:off x="7065" y="1244"/>
                            <a:ext cx="68" cy="2"/>
                          </a:xfrm>
                          <a:custGeom>
                            <a:avLst/>
                            <a:gdLst>
                              <a:gd name="T0" fmla="+- 0 7132 7065"/>
                              <a:gd name="T1" fmla="*/ T0 w 68"/>
                              <a:gd name="T2" fmla="+- 0 7065 7065"/>
                              <a:gd name="T3" fmla="*/ T2 w 68"/>
                              <a:gd name="T4" fmla="+- 0 7132 7065"/>
                              <a:gd name="T5" fmla="*/ T4 w 68"/>
                            </a:gdLst>
                            <a:ahLst/>
                            <a:cxnLst>
                              <a:cxn ang="0">
                                <a:pos x="T1" y="0"/>
                              </a:cxn>
                              <a:cxn ang="0">
                                <a:pos x="T3" y="0"/>
                              </a:cxn>
                              <a:cxn ang="0">
                                <a:pos x="T5" y="0"/>
                              </a:cxn>
                            </a:cxnLst>
                            <a:rect l="0" t="0" r="r" b="b"/>
                            <a:pathLst>
                              <a:path w="68">
                                <a:moveTo>
                                  <a:pt x="67" y="0"/>
                                </a:moveTo>
                                <a:lnTo>
                                  <a:pt x="0" y="0"/>
                                </a:lnTo>
                                <a:lnTo>
                                  <a:pt x="67" y="0"/>
                                </a:lnTo>
                                <a:close/>
                              </a:path>
                            </a:pathLst>
                          </a:custGeom>
                          <a:solidFill>
                            <a:srgbClr val="A6A6A6">
                              <a:alpha val="5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5" name="Freeform 177"/>
                        <wps:cNvSpPr>
                          <a:spLocks/>
                        </wps:cNvSpPr>
                        <wps:spPr bwMode="auto">
                          <a:xfrm>
                            <a:off x="7065" y="1244"/>
                            <a:ext cx="68" cy="2"/>
                          </a:xfrm>
                          <a:custGeom>
                            <a:avLst/>
                            <a:gdLst>
                              <a:gd name="T0" fmla="+- 0 7065 7065"/>
                              <a:gd name="T1" fmla="*/ T0 w 68"/>
                              <a:gd name="T2" fmla="+- 0 7132 7065"/>
                              <a:gd name="T3" fmla="*/ T2 w 68"/>
                              <a:gd name="T4" fmla="+- 0 7065 7065"/>
                              <a:gd name="T5" fmla="*/ T4 w 68"/>
                            </a:gdLst>
                            <a:ahLst/>
                            <a:cxnLst>
                              <a:cxn ang="0">
                                <a:pos x="T1" y="0"/>
                              </a:cxn>
                              <a:cxn ang="0">
                                <a:pos x="T3" y="0"/>
                              </a:cxn>
                              <a:cxn ang="0">
                                <a:pos x="T5" y="0"/>
                              </a:cxn>
                            </a:cxnLst>
                            <a:rect l="0" t="0" r="r" b="b"/>
                            <a:pathLst>
                              <a:path w="68">
                                <a:moveTo>
                                  <a:pt x="0" y="0"/>
                                </a:moveTo>
                                <a:lnTo>
                                  <a:pt x="67"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6" name="Freeform 176"/>
                        <wps:cNvSpPr>
                          <a:spLocks/>
                        </wps:cNvSpPr>
                        <wps:spPr bwMode="auto">
                          <a:xfrm>
                            <a:off x="7132" y="1244"/>
                            <a:ext cx="68" cy="2"/>
                          </a:xfrm>
                          <a:custGeom>
                            <a:avLst/>
                            <a:gdLst>
                              <a:gd name="T0" fmla="+- 0 7199 7132"/>
                              <a:gd name="T1" fmla="*/ T0 w 68"/>
                              <a:gd name="T2" fmla="+- 0 7132 7132"/>
                              <a:gd name="T3" fmla="*/ T2 w 68"/>
                              <a:gd name="T4" fmla="+- 0 7199 7132"/>
                              <a:gd name="T5" fmla="*/ T4 w 68"/>
                            </a:gdLst>
                            <a:ahLst/>
                            <a:cxnLst>
                              <a:cxn ang="0">
                                <a:pos x="T1" y="0"/>
                              </a:cxn>
                              <a:cxn ang="0">
                                <a:pos x="T3" y="0"/>
                              </a:cxn>
                              <a:cxn ang="0">
                                <a:pos x="T5" y="0"/>
                              </a:cxn>
                            </a:cxnLst>
                            <a:rect l="0" t="0" r="r" b="b"/>
                            <a:pathLst>
                              <a:path w="68">
                                <a:moveTo>
                                  <a:pt x="67" y="0"/>
                                </a:moveTo>
                                <a:lnTo>
                                  <a:pt x="0" y="0"/>
                                </a:lnTo>
                                <a:lnTo>
                                  <a:pt x="67" y="0"/>
                                </a:lnTo>
                                <a:close/>
                              </a:path>
                            </a:pathLst>
                          </a:custGeom>
                          <a:solidFill>
                            <a:srgbClr val="A6A6A6">
                              <a:alpha val="5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7" name="Freeform 175"/>
                        <wps:cNvSpPr>
                          <a:spLocks/>
                        </wps:cNvSpPr>
                        <wps:spPr bwMode="auto">
                          <a:xfrm>
                            <a:off x="7132" y="1244"/>
                            <a:ext cx="68" cy="2"/>
                          </a:xfrm>
                          <a:custGeom>
                            <a:avLst/>
                            <a:gdLst>
                              <a:gd name="T0" fmla="+- 0 7132 7132"/>
                              <a:gd name="T1" fmla="*/ T0 w 68"/>
                              <a:gd name="T2" fmla="+- 0 7199 7132"/>
                              <a:gd name="T3" fmla="*/ T2 w 68"/>
                              <a:gd name="T4" fmla="+- 0 7132 7132"/>
                              <a:gd name="T5" fmla="*/ T4 w 68"/>
                            </a:gdLst>
                            <a:ahLst/>
                            <a:cxnLst>
                              <a:cxn ang="0">
                                <a:pos x="T1" y="0"/>
                              </a:cxn>
                              <a:cxn ang="0">
                                <a:pos x="T3" y="0"/>
                              </a:cxn>
                              <a:cxn ang="0">
                                <a:pos x="T5" y="0"/>
                              </a:cxn>
                            </a:cxnLst>
                            <a:rect l="0" t="0" r="r" b="b"/>
                            <a:pathLst>
                              <a:path w="68">
                                <a:moveTo>
                                  <a:pt x="0" y="0"/>
                                </a:moveTo>
                                <a:lnTo>
                                  <a:pt x="67"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8" name="Freeform 174"/>
                        <wps:cNvSpPr>
                          <a:spLocks/>
                        </wps:cNvSpPr>
                        <wps:spPr bwMode="auto">
                          <a:xfrm>
                            <a:off x="7199" y="1244"/>
                            <a:ext cx="68" cy="2"/>
                          </a:xfrm>
                          <a:custGeom>
                            <a:avLst/>
                            <a:gdLst>
                              <a:gd name="T0" fmla="+- 0 7266 7199"/>
                              <a:gd name="T1" fmla="*/ T0 w 68"/>
                              <a:gd name="T2" fmla="+- 0 7199 7199"/>
                              <a:gd name="T3" fmla="*/ T2 w 68"/>
                              <a:gd name="T4" fmla="+- 0 7266 7199"/>
                              <a:gd name="T5" fmla="*/ T4 w 68"/>
                            </a:gdLst>
                            <a:ahLst/>
                            <a:cxnLst>
                              <a:cxn ang="0">
                                <a:pos x="T1" y="0"/>
                              </a:cxn>
                              <a:cxn ang="0">
                                <a:pos x="T3" y="0"/>
                              </a:cxn>
                              <a:cxn ang="0">
                                <a:pos x="T5" y="0"/>
                              </a:cxn>
                            </a:cxnLst>
                            <a:rect l="0" t="0" r="r" b="b"/>
                            <a:pathLst>
                              <a:path w="68">
                                <a:moveTo>
                                  <a:pt x="67" y="0"/>
                                </a:moveTo>
                                <a:lnTo>
                                  <a:pt x="0" y="0"/>
                                </a:lnTo>
                                <a:lnTo>
                                  <a:pt x="67" y="0"/>
                                </a:lnTo>
                                <a:close/>
                              </a:path>
                            </a:pathLst>
                          </a:custGeom>
                          <a:solidFill>
                            <a:srgbClr val="A6A6A6">
                              <a:alpha val="5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9" name="Freeform 173"/>
                        <wps:cNvSpPr>
                          <a:spLocks/>
                        </wps:cNvSpPr>
                        <wps:spPr bwMode="auto">
                          <a:xfrm>
                            <a:off x="7199" y="1244"/>
                            <a:ext cx="68" cy="2"/>
                          </a:xfrm>
                          <a:custGeom>
                            <a:avLst/>
                            <a:gdLst>
                              <a:gd name="T0" fmla="+- 0 7199 7199"/>
                              <a:gd name="T1" fmla="*/ T0 w 68"/>
                              <a:gd name="T2" fmla="+- 0 7266 7199"/>
                              <a:gd name="T3" fmla="*/ T2 w 68"/>
                              <a:gd name="T4" fmla="+- 0 7199 7199"/>
                              <a:gd name="T5" fmla="*/ T4 w 68"/>
                            </a:gdLst>
                            <a:ahLst/>
                            <a:cxnLst>
                              <a:cxn ang="0">
                                <a:pos x="T1" y="0"/>
                              </a:cxn>
                              <a:cxn ang="0">
                                <a:pos x="T3" y="0"/>
                              </a:cxn>
                              <a:cxn ang="0">
                                <a:pos x="T5" y="0"/>
                              </a:cxn>
                            </a:cxnLst>
                            <a:rect l="0" t="0" r="r" b="b"/>
                            <a:pathLst>
                              <a:path w="68">
                                <a:moveTo>
                                  <a:pt x="0" y="0"/>
                                </a:moveTo>
                                <a:lnTo>
                                  <a:pt x="67"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0" name="Freeform 172"/>
                        <wps:cNvSpPr>
                          <a:spLocks/>
                        </wps:cNvSpPr>
                        <wps:spPr bwMode="auto">
                          <a:xfrm>
                            <a:off x="7266" y="1244"/>
                            <a:ext cx="68" cy="2"/>
                          </a:xfrm>
                          <a:custGeom>
                            <a:avLst/>
                            <a:gdLst>
                              <a:gd name="T0" fmla="+- 0 7334 7266"/>
                              <a:gd name="T1" fmla="*/ T0 w 68"/>
                              <a:gd name="T2" fmla="+- 0 7266 7266"/>
                              <a:gd name="T3" fmla="*/ T2 w 68"/>
                              <a:gd name="T4" fmla="+- 0 7334 7266"/>
                              <a:gd name="T5" fmla="*/ T4 w 68"/>
                            </a:gdLst>
                            <a:ahLst/>
                            <a:cxnLst>
                              <a:cxn ang="0">
                                <a:pos x="T1" y="0"/>
                              </a:cxn>
                              <a:cxn ang="0">
                                <a:pos x="T3" y="0"/>
                              </a:cxn>
                              <a:cxn ang="0">
                                <a:pos x="T5" y="0"/>
                              </a:cxn>
                            </a:cxnLst>
                            <a:rect l="0" t="0" r="r" b="b"/>
                            <a:pathLst>
                              <a:path w="68">
                                <a:moveTo>
                                  <a:pt x="68" y="0"/>
                                </a:moveTo>
                                <a:lnTo>
                                  <a:pt x="0" y="0"/>
                                </a:lnTo>
                                <a:lnTo>
                                  <a:pt x="68" y="0"/>
                                </a:lnTo>
                                <a:close/>
                              </a:path>
                            </a:pathLst>
                          </a:custGeom>
                          <a:solidFill>
                            <a:srgbClr val="A6A6A6">
                              <a:alpha val="5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1" name="Freeform 171"/>
                        <wps:cNvSpPr>
                          <a:spLocks/>
                        </wps:cNvSpPr>
                        <wps:spPr bwMode="auto">
                          <a:xfrm>
                            <a:off x="7266" y="1244"/>
                            <a:ext cx="68" cy="2"/>
                          </a:xfrm>
                          <a:custGeom>
                            <a:avLst/>
                            <a:gdLst>
                              <a:gd name="T0" fmla="+- 0 7266 7266"/>
                              <a:gd name="T1" fmla="*/ T0 w 68"/>
                              <a:gd name="T2" fmla="+- 0 7334 7266"/>
                              <a:gd name="T3" fmla="*/ T2 w 68"/>
                              <a:gd name="T4" fmla="+- 0 7266 7266"/>
                              <a:gd name="T5" fmla="*/ T4 w 68"/>
                            </a:gdLst>
                            <a:ahLst/>
                            <a:cxnLst>
                              <a:cxn ang="0">
                                <a:pos x="T1" y="0"/>
                              </a:cxn>
                              <a:cxn ang="0">
                                <a:pos x="T3" y="0"/>
                              </a:cxn>
                              <a:cxn ang="0">
                                <a:pos x="T5" y="0"/>
                              </a:cxn>
                            </a:cxnLst>
                            <a:rect l="0" t="0" r="r" b="b"/>
                            <a:pathLst>
                              <a:path w="68">
                                <a:moveTo>
                                  <a:pt x="0" y="0"/>
                                </a:moveTo>
                                <a:lnTo>
                                  <a:pt x="68"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2" name="Freeform 170"/>
                        <wps:cNvSpPr>
                          <a:spLocks/>
                        </wps:cNvSpPr>
                        <wps:spPr bwMode="auto">
                          <a:xfrm>
                            <a:off x="7333" y="1244"/>
                            <a:ext cx="68" cy="2"/>
                          </a:xfrm>
                          <a:custGeom>
                            <a:avLst/>
                            <a:gdLst>
                              <a:gd name="T0" fmla="+- 0 7401 7334"/>
                              <a:gd name="T1" fmla="*/ T0 w 68"/>
                              <a:gd name="T2" fmla="+- 0 7334 7334"/>
                              <a:gd name="T3" fmla="*/ T2 w 68"/>
                              <a:gd name="T4" fmla="+- 0 7401 7334"/>
                              <a:gd name="T5" fmla="*/ T4 w 68"/>
                            </a:gdLst>
                            <a:ahLst/>
                            <a:cxnLst>
                              <a:cxn ang="0">
                                <a:pos x="T1" y="0"/>
                              </a:cxn>
                              <a:cxn ang="0">
                                <a:pos x="T3" y="0"/>
                              </a:cxn>
                              <a:cxn ang="0">
                                <a:pos x="T5" y="0"/>
                              </a:cxn>
                            </a:cxnLst>
                            <a:rect l="0" t="0" r="r" b="b"/>
                            <a:pathLst>
                              <a:path w="68">
                                <a:moveTo>
                                  <a:pt x="67" y="0"/>
                                </a:moveTo>
                                <a:lnTo>
                                  <a:pt x="0" y="0"/>
                                </a:lnTo>
                                <a:lnTo>
                                  <a:pt x="67" y="0"/>
                                </a:lnTo>
                                <a:close/>
                              </a:path>
                            </a:pathLst>
                          </a:custGeom>
                          <a:solidFill>
                            <a:srgbClr val="A6A6A6">
                              <a:alpha val="5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3" name="Freeform 169"/>
                        <wps:cNvSpPr>
                          <a:spLocks/>
                        </wps:cNvSpPr>
                        <wps:spPr bwMode="auto">
                          <a:xfrm>
                            <a:off x="7333" y="1244"/>
                            <a:ext cx="68" cy="2"/>
                          </a:xfrm>
                          <a:custGeom>
                            <a:avLst/>
                            <a:gdLst>
                              <a:gd name="T0" fmla="+- 0 7334 7334"/>
                              <a:gd name="T1" fmla="*/ T0 w 68"/>
                              <a:gd name="T2" fmla="+- 0 7401 7334"/>
                              <a:gd name="T3" fmla="*/ T2 w 68"/>
                              <a:gd name="T4" fmla="+- 0 7334 7334"/>
                              <a:gd name="T5" fmla="*/ T4 w 68"/>
                            </a:gdLst>
                            <a:ahLst/>
                            <a:cxnLst>
                              <a:cxn ang="0">
                                <a:pos x="T1" y="0"/>
                              </a:cxn>
                              <a:cxn ang="0">
                                <a:pos x="T3" y="0"/>
                              </a:cxn>
                              <a:cxn ang="0">
                                <a:pos x="T5" y="0"/>
                              </a:cxn>
                            </a:cxnLst>
                            <a:rect l="0" t="0" r="r" b="b"/>
                            <a:pathLst>
                              <a:path w="68">
                                <a:moveTo>
                                  <a:pt x="0" y="0"/>
                                </a:moveTo>
                                <a:lnTo>
                                  <a:pt x="67"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4" name="Freeform 168"/>
                        <wps:cNvSpPr>
                          <a:spLocks/>
                        </wps:cNvSpPr>
                        <wps:spPr bwMode="auto">
                          <a:xfrm>
                            <a:off x="7400" y="1244"/>
                            <a:ext cx="68" cy="2"/>
                          </a:xfrm>
                          <a:custGeom>
                            <a:avLst/>
                            <a:gdLst>
                              <a:gd name="T0" fmla="+- 0 7468 7401"/>
                              <a:gd name="T1" fmla="*/ T0 w 68"/>
                              <a:gd name="T2" fmla="+- 0 7401 7401"/>
                              <a:gd name="T3" fmla="*/ T2 w 68"/>
                              <a:gd name="T4" fmla="+- 0 7468 7401"/>
                              <a:gd name="T5" fmla="*/ T4 w 68"/>
                            </a:gdLst>
                            <a:ahLst/>
                            <a:cxnLst>
                              <a:cxn ang="0">
                                <a:pos x="T1" y="0"/>
                              </a:cxn>
                              <a:cxn ang="0">
                                <a:pos x="T3" y="0"/>
                              </a:cxn>
                              <a:cxn ang="0">
                                <a:pos x="T5" y="0"/>
                              </a:cxn>
                            </a:cxnLst>
                            <a:rect l="0" t="0" r="r" b="b"/>
                            <a:pathLst>
                              <a:path w="68">
                                <a:moveTo>
                                  <a:pt x="67" y="0"/>
                                </a:moveTo>
                                <a:lnTo>
                                  <a:pt x="0" y="0"/>
                                </a:lnTo>
                                <a:lnTo>
                                  <a:pt x="67" y="0"/>
                                </a:lnTo>
                                <a:close/>
                              </a:path>
                            </a:pathLst>
                          </a:custGeom>
                          <a:solidFill>
                            <a:srgbClr val="A6A6A6">
                              <a:alpha val="5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 name="Freeform 167"/>
                        <wps:cNvSpPr>
                          <a:spLocks/>
                        </wps:cNvSpPr>
                        <wps:spPr bwMode="auto">
                          <a:xfrm>
                            <a:off x="7400" y="1244"/>
                            <a:ext cx="68" cy="2"/>
                          </a:xfrm>
                          <a:custGeom>
                            <a:avLst/>
                            <a:gdLst>
                              <a:gd name="T0" fmla="+- 0 7401 7401"/>
                              <a:gd name="T1" fmla="*/ T0 w 68"/>
                              <a:gd name="T2" fmla="+- 0 7468 7401"/>
                              <a:gd name="T3" fmla="*/ T2 w 68"/>
                              <a:gd name="T4" fmla="+- 0 7401 7401"/>
                              <a:gd name="T5" fmla="*/ T4 w 68"/>
                            </a:gdLst>
                            <a:ahLst/>
                            <a:cxnLst>
                              <a:cxn ang="0">
                                <a:pos x="T1" y="0"/>
                              </a:cxn>
                              <a:cxn ang="0">
                                <a:pos x="T3" y="0"/>
                              </a:cxn>
                              <a:cxn ang="0">
                                <a:pos x="T5" y="0"/>
                              </a:cxn>
                            </a:cxnLst>
                            <a:rect l="0" t="0" r="r" b="b"/>
                            <a:pathLst>
                              <a:path w="68">
                                <a:moveTo>
                                  <a:pt x="0" y="0"/>
                                </a:moveTo>
                                <a:lnTo>
                                  <a:pt x="67"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6" name="Freeform 166"/>
                        <wps:cNvSpPr>
                          <a:spLocks/>
                        </wps:cNvSpPr>
                        <wps:spPr bwMode="auto">
                          <a:xfrm>
                            <a:off x="7467" y="1244"/>
                            <a:ext cx="68" cy="2"/>
                          </a:xfrm>
                          <a:custGeom>
                            <a:avLst/>
                            <a:gdLst>
                              <a:gd name="T0" fmla="+- 0 7535 7468"/>
                              <a:gd name="T1" fmla="*/ T0 w 68"/>
                              <a:gd name="T2" fmla="+- 0 7468 7468"/>
                              <a:gd name="T3" fmla="*/ T2 w 68"/>
                              <a:gd name="T4" fmla="+- 0 7535 7468"/>
                              <a:gd name="T5" fmla="*/ T4 w 68"/>
                            </a:gdLst>
                            <a:ahLst/>
                            <a:cxnLst>
                              <a:cxn ang="0">
                                <a:pos x="T1" y="0"/>
                              </a:cxn>
                              <a:cxn ang="0">
                                <a:pos x="T3" y="0"/>
                              </a:cxn>
                              <a:cxn ang="0">
                                <a:pos x="T5" y="0"/>
                              </a:cxn>
                            </a:cxnLst>
                            <a:rect l="0" t="0" r="r" b="b"/>
                            <a:pathLst>
                              <a:path w="68">
                                <a:moveTo>
                                  <a:pt x="67" y="0"/>
                                </a:moveTo>
                                <a:lnTo>
                                  <a:pt x="0" y="0"/>
                                </a:lnTo>
                                <a:lnTo>
                                  <a:pt x="67" y="0"/>
                                </a:lnTo>
                                <a:close/>
                              </a:path>
                            </a:pathLst>
                          </a:custGeom>
                          <a:solidFill>
                            <a:srgbClr val="A6A6A6">
                              <a:alpha val="5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7" name="Freeform 165"/>
                        <wps:cNvSpPr>
                          <a:spLocks/>
                        </wps:cNvSpPr>
                        <wps:spPr bwMode="auto">
                          <a:xfrm>
                            <a:off x="7467" y="1244"/>
                            <a:ext cx="68" cy="2"/>
                          </a:xfrm>
                          <a:custGeom>
                            <a:avLst/>
                            <a:gdLst>
                              <a:gd name="T0" fmla="+- 0 7468 7468"/>
                              <a:gd name="T1" fmla="*/ T0 w 68"/>
                              <a:gd name="T2" fmla="+- 0 7535 7468"/>
                              <a:gd name="T3" fmla="*/ T2 w 68"/>
                              <a:gd name="T4" fmla="+- 0 7468 7468"/>
                              <a:gd name="T5" fmla="*/ T4 w 68"/>
                            </a:gdLst>
                            <a:ahLst/>
                            <a:cxnLst>
                              <a:cxn ang="0">
                                <a:pos x="T1" y="0"/>
                              </a:cxn>
                              <a:cxn ang="0">
                                <a:pos x="T3" y="0"/>
                              </a:cxn>
                              <a:cxn ang="0">
                                <a:pos x="T5" y="0"/>
                              </a:cxn>
                            </a:cxnLst>
                            <a:rect l="0" t="0" r="r" b="b"/>
                            <a:pathLst>
                              <a:path w="68">
                                <a:moveTo>
                                  <a:pt x="0" y="0"/>
                                </a:moveTo>
                                <a:lnTo>
                                  <a:pt x="67"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8" name="Freeform 164"/>
                        <wps:cNvSpPr>
                          <a:spLocks/>
                        </wps:cNvSpPr>
                        <wps:spPr bwMode="auto">
                          <a:xfrm>
                            <a:off x="7535" y="1244"/>
                            <a:ext cx="68" cy="2"/>
                          </a:xfrm>
                          <a:custGeom>
                            <a:avLst/>
                            <a:gdLst>
                              <a:gd name="T0" fmla="+- 0 7602 7535"/>
                              <a:gd name="T1" fmla="*/ T0 w 68"/>
                              <a:gd name="T2" fmla="+- 0 7535 7535"/>
                              <a:gd name="T3" fmla="*/ T2 w 68"/>
                              <a:gd name="T4" fmla="+- 0 7602 7535"/>
                              <a:gd name="T5" fmla="*/ T4 w 68"/>
                            </a:gdLst>
                            <a:ahLst/>
                            <a:cxnLst>
                              <a:cxn ang="0">
                                <a:pos x="T1" y="0"/>
                              </a:cxn>
                              <a:cxn ang="0">
                                <a:pos x="T3" y="0"/>
                              </a:cxn>
                              <a:cxn ang="0">
                                <a:pos x="T5" y="0"/>
                              </a:cxn>
                            </a:cxnLst>
                            <a:rect l="0" t="0" r="r" b="b"/>
                            <a:pathLst>
                              <a:path w="68">
                                <a:moveTo>
                                  <a:pt x="67" y="0"/>
                                </a:moveTo>
                                <a:lnTo>
                                  <a:pt x="0" y="0"/>
                                </a:lnTo>
                                <a:lnTo>
                                  <a:pt x="67" y="0"/>
                                </a:lnTo>
                                <a:close/>
                              </a:path>
                            </a:pathLst>
                          </a:custGeom>
                          <a:solidFill>
                            <a:srgbClr val="A6A6A6">
                              <a:alpha val="5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9" name="Freeform 163"/>
                        <wps:cNvSpPr>
                          <a:spLocks/>
                        </wps:cNvSpPr>
                        <wps:spPr bwMode="auto">
                          <a:xfrm>
                            <a:off x="7535" y="1244"/>
                            <a:ext cx="68" cy="2"/>
                          </a:xfrm>
                          <a:custGeom>
                            <a:avLst/>
                            <a:gdLst>
                              <a:gd name="T0" fmla="+- 0 7535 7535"/>
                              <a:gd name="T1" fmla="*/ T0 w 68"/>
                              <a:gd name="T2" fmla="+- 0 7602 7535"/>
                              <a:gd name="T3" fmla="*/ T2 w 68"/>
                              <a:gd name="T4" fmla="+- 0 7535 7535"/>
                              <a:gd name="T5" fmla="*/ T4 w 68"/>
                            </a:gdLst>
                            <a:ahLst/>
                            <a:cxnLst>
                              <a:cxn ang="0">
                                <a:pos x="T1" y="0"/>
                              </a:cxn>
                              <a:cxn ang="0">
                                <a:pos x="T3" y="0"/>
                              </a:cxn>
                              <a:cxn ang="0">
                                <a:pos x="T5" y="0"/>
                              </a:cxn>
                            </a:cxnLst>
                            <a:rect l="0" t="0" r="r" b="b"/>
                            <a:pathLst>
                              <a:path w="68">
                                <a:moveTo>
                                  <a:pt x="0" y="0"/>
                                </a:moveTo>
                                <a:lnTo>
                                  <a:pt x="67"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0" name="Freeform 162"/>
                        <wps:cNvSpPr>
                          <a:spLocks/>
                        </wps:cNvSpPr>
                        <wps:spPr bwMode="auto">
                          <a:xfrm>
                            <a:off x="7602" y="1244"/>
                            <a:ext cx="68" cy="2"/>
                          </a:xfrm>
                          <a:custGeom>
                            <a:avLst/>
                            <a:gdLst>
                              <a:gd name="T0" fmla="+- 0 7669 7602"/>
                              <a:gd name="T1" fmla="*/ T0 w 68"/>
                              <a:gd name="T2" fmla="+- 0 7602 7602"/>
                              <a:gd name="T3" fmla="*/ T2 w 68"/>
                              <a:gd name="T4" fmla="+- 0 7669 7602"/>
                              <a:gd name="T5" fmla="*/ T4 w 68"/>
                            </a:gdLst>
                            <a:ahLst/>
                            <a:cxnLst>
                              <a:cxn ang="0">
                                <a:pos x="T1" y="0"/>
                              </a:cxn>
                              <a:cxn ang="0">
                                <a:pos x="T3" y="0"/>
                              </a:cxn>
                              <a:cxn ang="0">
                                <a:pos x="T5" y="0"/>
                              </a:cxn>
                            </a:cxnLst>
                            <a:rect l="0" t="0" r="r" b="b"/>
                            <a:pathLst>
                              <a:path w="68">
                                <a:moveTo>
                                  <a:pt x="67" y="0"/>
                                </a:moveTo>
                                <a:lnTo>
                                  <a:pt x="0" y="0"/>
                                </a:lnTo>
                                <a:lnTo>
                                  <a:pt x="67" y="0"/>
                                </a:lnTo>
                                <a:close/>
                              </a:path>
                            </a:pathLst>
                          </a:custGeom>
                          <a:solidFill>
                            <a:srgbClr val="A6A6A6">
                              <a:alpha val="5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1" name="Freeform 161"/>
                        <wps:cNvSpPr>
                          <a:spLocks/>
                        </wps:cNvSpPr>
                        <wps:spPr bwMode="auto">
                          <a:xfrm>
                            <a:off x="7602" y="1244"/>
                            <a:ext cx="68" cy="2"/>
                          </a:xfrm>
                          <a:custGeom>
                            <a:avLst/>
                            <a:gdLst>
                              <a:gd name="T0" fmla="+- 0 7602 7602"/>
                              <a:gd name="T1" fmla="*/ T0 w 68"/>
                              <a:gd name="T2" fmla="+- 0 7669 7602"/>
                              <a:gd name="T3" fmla="*/ T2 w 68"/>
                              <a:gd name="T4" fmla="+- 0 7602 7602"/>
                              <a:gd name="T5" fmla="*/ T4 w 68"/>
                            </a:gdLst>
                            <a:ahLst/>
                            <a:cxnLst>
                              <a:cxn ang="0">
                                <a:pos x="T1" y="0"/>
                              </a:cxn>
                              <a:cxn ang="0">
                                <a:pos x="T3" y="0"/>
                              </a:cxn>
                              <a:cxn ang="0">
                                <a:pos x="T5" y="0"/>
                              </a:cxn>
                            </a:cxnLst>
                            <a:rect l="0" t="0" r="r" b="b"/>
                            <a:pathLst>
                              <a:path w="68">
                                <a:moveTo>
                                  <a:pt x="0" y="0"/>
                                </a:moveTo>
                                <a:lnTo>
                                  <a:pt x="67"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 name="Freeform 160"/>
                        <wps:cNvSpPr>
                          <a:spLocks/>
                        </wps:cNvSpPr>
                        <wps:spPr bwMode="auto">
                          <a:xfrm>
                            <a:off x="7669" y="1244"/>
                            <a:ext cx="68" cy="2"/>
                          </a:xfrm>
                          <a:custGeom>
                            <a:avLst/>
                            <a:gdLst>
                              <a:gd name="T0" fmla="+- 0 7737 7669"/>
                              <a:gd name="T1" fmla="*/ T0 w 68"/>
                              <a:gd name="T2" fmla="+- 0 7669 7669"/>
                              <a:gd name="T3" fmla="*/ T2 w 68"/>
                              <a:gd name="T4" fmla="+- 0 7737 7669"/>
                              <a:gd name="T5" fmla="*/ T4 w 68"/>
                            </a:gdLst>
                            <a:ahLst/>
                            <a:cxnLst>
                              <a:cxn ang="0">
                                <a:pos x="T1" y="0"/>
                              </a:cxn>
                              <a:cxn ang="0">
                                <a:pos x="T3" y="0"/>
                              </a:cxn>
                              <a:cxn ang="0">
                                <a:pos x="T5" y="0"/>
                              </a:cxn>
                            </a:cxnLst>
                            <a:rect l="0" t="0" r="r" b="b"/>
                            <a:pathLst>
                              <a:path w="68">
                                <a:moveTo>
                                  <a:pt x="68" y="0"/>
                                </a:moveTo>
                                <a:lnTo>
                                  <a:pt x="0" y="0"/>
                                </a:lnTo>
                                <a:lnTo>
                                  <a:pt x="68" y="0"/>
                                </a:lnTo>
                                <a:close/>
                              </a:path>
                            </a:pathLst>
                          </a:custGeom>
                          <a:solidFill>
                            <a:srgbClr val="A6A6A6">
                              <a:alpha val="5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3" name="Freeform 159"/>
                        <wps:cNvSpPr>
                          <a:spLocks/>
                        </wps:cNvSpPr>
                        <wps:spPr bwMode="auto">
                          <a:xfrm>
                            <a:off x="7669" y="1244"/>
                            <a:ext cx="68" cy="2"/>
                          </a:xfrm>
                          <a:custGeom>
                            <a:avLst/>
                            <a:gdLst>
                              <a:gd name="T0" fmla="+- 0 7669 7669"/>
                              <a:gd name="T1" fmla="*/ T0 w 68"/>
                              <a:gd name="T2" fmla="+- 0 7737 7669"/>
                              <a:gd name="T3" fmla="*/ T2 w 68"/>
                              <a:gd name="T4" fmla="+- 0 7669 7669"/>
                              <a:gd name="T5" fmla="*/ T4 w 68"/>
                            </a:gdLst>
                            <a:ahLst/>
                            <a:cxnLst>
                              <a:cxn ang="0">
                                <a:pos x="T1" y="0"/>
                              </a:cxn>
                              <a:cxn ang="0">
                                <a:pos x="T3" y="0"/>
                              </a:cxn>
                              <a:cxn ang="0">
                                <a:pos x="T5" y="0"/>
                              </a:cxn>
                            </a:cxnLst>
                            <a:rect l="0" t="0" r="r" b="b"/>
                            <a:pathLst>
                              <a:path w="68">
                                <a:moveTo>
                                  <a:pt x="0" y="0"/>
                                </a:moveTo>
                                <a:lnTo>
                                  <a:pt x="68"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4" name="Freeform 158"/>
                        <wps:cNvSpPr>
                          <a:spLocks/>
                        </wps:cNvSpPr>
                        <wps:spPr bwMode="auto">
                          <a:xfrm>
                            <a:off x="7736" y="1244"/>
                            <a:ext cx="68" cy="2"/>
                          </a:xfrm>
                          <a:custGeom>
                            <a:avLst/>
                            <a:gdLst>
                              <a:gd name="T0" fmla="+- 0 7804 7736"/>
                              <a:gd name="T1" fmla="*/ T0 w 68"/>
                              <a:gd name="T2" fmla="+- 0 7736 7736"/>
                              <a:gd name="T3" fmla="*/ T2 w 68"/>
                              <a:gd name="T4" fmla="+- 0 7804 7736"/>
                              <a:gd name="T5" fmla="*/ T4 w 68"/>
                            </a:gdLst>
                            <a:ahLst/>
                            <a:cxnLst>
                              <a:cxn ang="0">
                                <a:pos x="T1" y="0"/>
                              </a:cxn>
                              <a:cxn ang="0">
                                <a:pos x="T3" y="0"/>
                              </a:cxn>
                              <a:cxn ang="0">
                                <a:pos x="T5" y="0"/>
                              </a:cxn>
                            </a:cxnLst>
                            <a:rect l="0" t="0" r="r" b="b"/>
                            <a:pathLst>
                              <a:path w="68">
                                <a:moveTo>
                                  <a:pt x="68" y="0"/>
                                </a:moveTo>
                                <a:lnTo>
                                  <a:pt x="0" y="0"/>
                                </a:lnTo>
                                <a:lnTo>
                                  <a:pt x="68" y="0"/>
                                </a:lnTo>
                                <a:close/>
                              </a:path>
                            </a:pathLst>
                          </a:custGeom>
                          <a:solidFill>
                            <a:srgbClr val="A6A6A6">
                              <a:alpha val="5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5" name="Freeform 157"/>
                        <wps:cNvSpPr>
                          <a:spLocks/>
                        </wps:cNvSpPr>
                        <wps:spPr bwMode="auto">
                          <a:xfrm>
                            <a:off x="7736" y="1244"/>
                            <a:ext cx="68" cy="2"/>
                          </a:xfrm>
                          <a:custGeom>
                            <a:avLst/>
                            <a:gdLst>
                              <a:gd name="T0" fmla="+- 0 7736 7736"/>
                              <a:gd name="T1" fmla="*/ T0 w 68"/>
                              <a:gd name="T2" fmla="+- 0 7804 7736"/>
                              <a:gd name="T3" fmla="*/ T2 w 68"/>
                              <a:gd name="T4" fmla="+- 0 7736 7736"/>
                              <a:gd name="T5" fmla="*/ T4 w 68"/>
                            </a:gdLst>
                            <a:ahLst/>
                            <a:cxnLst>
                              <a:cxn ang="0">
                                <a:pos x="T1" y="0"/>
                              </a:cxn>
                              <a:cxn ang="0">
                                <a:pos x="T3" y="0"/>
                              </a:cxn>
                              <a:cxn ang="0">
                                <a:pos x="T5" y="0"/>
                              </a:cxn>
                            </a:cxnLst>
                            <a:rect l="0" t="0" r="r" b="b"/>
                            <a:pathLst>
                              <a:path w="68">
                                <a:moveTo>
                                  <a:pt x="0" y="0"/>
                                </a:moveTo>
                                <a:lnTo>
                                  <a:pt x="68"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6" name="Freeform 156"/>
                        <wps:cNvSpPr>
                          <a:spLocks/>
                        </wps:cNvSpPr>
                        <wps:spPr bwMode="auto">
                          <a:xfrm>
                            <a:off x="7803" y="1244"/>
                            <a:ext cx="68" cy="2"/>
                          </a:xfrm>
                          <a:custGeom>
                            <a:avLst/>
                            <a:gdLst>
                              <a:gd name="T0" fmla="+- 0 7871 7804"/>
                              <a:gd name="T1" fmla="*/ T0 w 68"/>
                              <a:gd name="T2" fmla="+- 0 7804 7804"/>
                              <a:gd name="T3" fmla="*/ T2 w 68"/>
                              <a:gd name="T4" fmla="+- 0 7871 7804"/>
                              <a:gd name="T5" fmla="*/ T4 w 68"/>
                            </a:gdLst>
                            <a:ahLst/>
                            <a:cxnLst>
                              <a:cxn ang="0">
                                <a:pos x="T1" y="0"/>
                              </a:cxn>
                              <a:cxn ang="0">
                                <a:pos x="T3" y="0"/>
                              </a:cxn>
                              <a:cxn ang="0">
                                <a:pos x="T5" y="0"/>
                              </a:cxn>
                            </a:cxnLst>
                            <a:rect l="0" t="0" r="r" b="b"/>
                            <a:pathLst>
                              <a:path w="68">
                                <a:moveTo>
                                  <a:pt x="67" y="0"/>
                                </a:moveTo>
                                <a:lnTo>
                                  <a:pt x="0" y="0"/>
                                </a:lnTo>
                                <a:lnTo>
                                  <a:pt x="67" y="0"/>
                                </a:lnTo>
                                <a:close/>
                              </a:path>
                            </a:pathLst>
                          </a:custGeom>
                          <a:solidFill>
                            <a:srgbClr val="A6A6A6">
                              <a:alpha val="5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7" name="Freeform 155"/>
                        <wps:cNvSpPr>
                          <a:spLocks/>
                        </wps:cNvSpPr>
                        <wps:spPr bwMode="auto">
                          <a:xfrm>
                            <a:off x="7803" y="1244"/>
                            <a:ext cx="68" cy="2"/>
                          </a:xfrm>
                          <a:custGeom>
                            <a:avLst/>
                            <a:gdLst>
                              <a:gd name="T0" fmla="+- 0 7804 7804"/>
                              <a:gd name="T1" fmla="*/ T0 w 68"/>
                              <a:gd name="T2" fmla="+- 0 7871 7804"/>
                              <a:gd name="T3" fmla="*/ T2 w 68"/>
                              <a:gd name="T4" fmla="+- 0 7804 7804"/>
                              <a:gd name="T5" fmla="*/ T4 w 68"/>
                            </a:gdLst>
                            <a:ahLst/>
                            <a:cxnLst>
                              <a:cxn ang="0">
                                <a:pos x="T1" y="0"/>
                              </a:cxn>
                              <a:cxn ang="0">
                                <a:pos x="T3" y="0"/>
                              </a:cxn>
                              <a:cxn ang="0">
                                <a:pos x="T5" y="0"/>
                              </a:cxn>
                            </a:cxnLst>
                            <a:rect l="0" t="0" r="r" b="b"/>
                            <a:pathLst>
                              <a:path w="68">
                                <a:moveTo>
                                  <a:pt x="0" y="0"/>
                                </a:moveTo>
                                <a:lnTo>
                                  <a:pt x="67"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8" name="Freeform 154"/>
                        <wps:cNvSpPr>
                          <a:spLocks/>
                        </wps:cNvSpPr>
                        <wps:spPr bwMode="auto">
                          <a:xfrm>
                            <a:off x="7870" y="1244"/>
                            <a:ext cx="68" cy="2"/>
                          </a:xfrm>
                          <a:custGeom>
                            <a:avLst/>
                            <a:gdLst>
                              <a:gd name="T0" fmla="+- 0 7938 7871"/>
                              <a:gd name="T1" fmla="*/ T0 w 68"/>
                              <a:gd name="T2" fmla="+- 0 7871 7871"/>
                              <a:gd name="T3" fmla="*/ T2 w 68"/>
                              <a:gd name="T4" fmla="+- 0 7938 7871"/>
                              <a:gd name="T5" fmla="*/ T4 w 68"/>
                            </a:gdLst>
                            <a:ahLst/>
                            <a:cxnLst>
                              <a:cxn ang="0">
                                <a:pos x="T1" y="0"/>
                              </a:cxn>
                              <a:cxn ang="0">
                                <a:pos x="T3" y="0"/>
                              </a:cxn>
                              <a:cxn ang="0">
                                <a:pos x="T5" y="0"/>
                              </a:cxn>
                            </a:cxnLst>
                            <a:rect l="0" t="0" r="r" b="b"/>
                            <a:pathLst>
                              <a:path w="68">
                                <a:moveTo>
                                  <a:pt x="67" y="0"/>
                                </a:moveTo>
                                <a:lnTo>
                                  <a:pt x="0" y="0"/>
                                </a:lnTo>
                                <a:lnTo>
                                  <a:pt x="67" y="0"/>
                                </a:lnTo>
                                <a:close/>
                              </a:path>
                            </a:pathLst>
                          </a:custGeom>
                          <a:solidFill>
                            <a:srgbClr val="A6A6A6">
                              <a:alpha val="5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9" name="Freeform 153"/>
                        <wps:cNvSpPr>
                          <a:spLocks/>
                        </wps:cNvSpPr>
                        <wps:spPr bwMode="auto">
                          <a:xfrm>
                            <a:off x="7870" y="1244"/>
                            <a:ext cx="68" cy="2"/>
                          </a:xfrm>
                          <a:custGeom>
                            <a:avLst/>
                            <a:gdLst>
                              <a:gd name="T0" fmla="+- 0 7871 7871"/>
                              <a:gd name="T1" fmla="*/ T0 w 68"/>
                              <a:gd name="T2" fmla="+- 0 7938 7871"/>
                              <a:gd name="T3" fmla="*/ T2 w 68"/>
                              <a:gd name="T4" fmla="+- 0 7871 7871"/>
                              <a:gd name="T5" fmla="*/ T4 w 68"/>
                            </a:gdLst>
                            <a:ahLst/>
                            <a:cxnLst>
                              <a:cxn ang="0">
                                <a:pos x="T1" y="0"/>
                              </a:cxn>
                              <a:cxn ang="0">
                                <a:pos x="T3" y="0"/>
                              </a:cxn>
                              <a:cxn ang="0">
                                <a:pos x="T5" y="0"/>
                              </a:cxn>
                            </a:cxnLst>
                            <a:rect l="0" t="0" r="r" b="b"/>
                            <a:pathLst>
                              <a:path w="68">
                                <a:moveTo>
                                  <a:pt x="0" y="0"/>
                                </a:moveTo>
                                <a:lnTo>
                                  <a:pt x="67"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0" name="Freeform 152"/>
                        <wps:cNvSpPr>
                          <a:spLocks/>
                        </wps:cNvSpPr>
                        <wps:spPr bwMode="auto">
                          <a:xfrm>
                            <a:off x="7938" y="1244"/>
                            <a:ext cx="68" cy="2"/>
                          </a:xfrm>
                          <a:custGeom>
                            <a:avLst/>
                            <a:gdLst>
                              <a:gd name="T0" fmla="+- 0 8005 7938"/>
                              <a:gd name="T1" fmla="*/ T0 w 68"/>
                              <a:gd name="T2" fmla="+- 0 7938 7938"/>
                              <a:gd name="T3" fmla="*/ T2 w 68"/>
                              <a:gd name="T4" fmla="+- 0 8005 7938"/>
                              <a:gd name="T5" fmla="*/ T4 w 68"/>
                            </a:gdLst>
                            <a:ahLst/>
                            <a:cxnLst>
                              <a:cxn ang="0">
                                <a:pos x="T1" y="0"/>
                              </a:cxn>
                              <a:cxn ang="0">
                                <a:pos x="T3" y="0"/>
                              </a:cxn>
                              <a:cxn ang="0">
                                <a:pos x="T5" y="0"/>
                              </a:cxn>
                            </a:cxnLst>
                            <a:rect l="0" t="0" r="r" b="b"/>
                            <a:pathLst>
                              <a:path w="68">
                                <a:moveTo>
                                  <a:pt x="67" y="0"/>
                                </a:moveTo>
                                <a:lnTo>
                                  <a:pt x="0" y="0"/>
                                </a:lnTo>
                                <a:lnTo>
                                  <a:pt x="67" y="0"/>
                                </a:lnTo>
                                <a:close/>
                              </a:path>
                            </a:pathLst>
                          </a:custGeom>
                          <a:solidFill>
                            <a:srgbClr val="A6A6A6">
                              <a:alpha val="5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 name="Freeform 151"/>
                        <wps:cNvSpPr>
                          <a:spLocks/>
                        </wps:cNvSpPr>
                        <wps:spPr bwMode="auto">
                          <a:xfrm>
                            <a:off x="7938" y="1244"/>
                            <a:ext cx="68" cy="2"/>
                          </a:xfrm>
                          <a:custGeom>
                            <a:avLst/>
                            <a:gdLst>
                              <a:gd name="T0" fmla="+- 0 7938 7938"/>
                              <a:gd name="T1" fmla="*/ T0 w 68"/>
                              <a:gd name="T2" fmla="+- 0 8005 7938"/>
                              <a:gd name="T3" fmla="*/ T2 w 68"/>
                              <a:gd name="T4" fmla="+- 0 7938 7938"/>
                              <a:gd name="T5" fmla="*/ T4 w 68"/>
                            </a:gdLst>
                            <a:ahLst/>
                            <a:cxnLst>
                              <a:cxn ang="0">
                                <a:pos x="T1" y="0"/>
                              </a:cxn>
                              <a:cxn ang="0">
                                <a:pos x="T3" y="0"/>
                              </a:cxn>
                              <a:cxn ang="0">
                                <a:pos x="T5" y="0"/>
                              </a:cxn>
                            </a:cxnLst>
                            <a:rect l="0" t="0" r="r" b="b"/>
                            <a:pathLst>
                              <a:path w="68">
                                <a:moveTo>
                                  <a:pt x="0" y="0"/>
                                </a:moveTo>
                                <a:lnTo>
                                  <a:pt x="67"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2" name="Freeform 150"/>
                        <wps:cNvSpPr>
                          <a:spLocks/>
                        </wps:cNvSpPr>
                        <wps:spPr bwMode="auto">
                          <a:xfrm>
                            <a:off x="8005" y="1244"/>
                            <a:ext cx="68" cy="2"/>
                          </a:xfrm>
                          <a:custGeom>
                            <a:avLst/>
                            <a:gdLst>
                              <a:gd name="T0" fmla="+- 0 8072 8005"/>
                              <a:gd name="T1" fmla="*/ T0 w 68"/>
                              <a:gd name="T2" fmla="+- 0 8005 8005"/>
                              <a:gd name="T3" fmla="*/ T2 w 68"/>
                              <a:gd name="T4" fmla="+- 0 8072 8005"/>
                              <a:gd name="T5" fmla="*/ T4 w 68"/>
                            </a:gdLst>
                            <a:ahLst/>
                            <a:cxnLst>
                              <a:cxn ang="0">
                                <a:pos x="T1" y="0"/>
                              </a:cxn>
                              <a:cxn ang="0">
                                <a:pos x="T3" y="0"/>
                              </a:cxn>
                              <a:cxn ang="0">
                                <a:pos x="T5" y="0"/>
                              </a:cxn>
                            </a:cxnLst>
                            <a:rect l="0" t="0" r="r" b="b"/>
                            <a:pathLst>
                              <a:path w="68">
                                <a:moveTo>
                                  <a:pt x="67" y="0"/>
                                </a:moveTo>
                                <a:lnTo>
                                  <a:pt x="0" y="0"/>
                                </a:lnTo>
                                <a:lnTo>
                                  <a:pt x="67" y="0"/>
                                </a:lnTo>
                                <a:close/>
                              </a:path>
                            </a:pathLst>
                          </a:custGeom>
                          <a:solidFill>
                            <a:srgbClr val="A6A6A6">
                              <a:alpha val="5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3" name="Freeform 149"/>
                        <wps:cNvSpPr>
                          <a:spLocks/>
                        </wps:cNvSpPr>
                        <wps:spPr bwMode="auto">
                          <a:xfrm>
                            <a:off x="8005" y="1244"/>
                            <a:ext cx="68" cy="2"/>
                          </a:xfrm>
                          <a:custGeom>
                            <a:avLst/>
                            <a:gdLst>
                              <a:gd name="T0" fmla="+- 0 8005 8005"/>
                              <a:gd name="T1" fmla="*/ T0 w 68"/>
                              <a:gd name="T2" fmla="+- 0 8072 8005"/>
                              <a:gd name="T3" fmla="*/ T2 w 68"/>
                              <a:gd name="T4" fmla="+- 0 8005 8005"/>
                              <a:gd name="T5" fmla="*/ T4 w 68"/>
                            </a:gdLst>
                            <a:ahLst/>
                            <a:cxnLst>
                              <a:cxn ang="0">
                                <a:pos x="T1" y="0"/>
                              </a:cxn>
                              <a:cxn ang="0">
                                <a:pos x="T3" y="0"/>
                              </a:cxn>
                              <a:cxn ang="0">
                                <a:pos x="T5" y="0"/>
                              </a:cxn>
                            </a:cxnLst>
                            <a:rect l="0" t="0" r="r" b="b"/>
                            <a:pathLst>
                              <a:path w="68">
                                <a:moveTo>
                                  <a:pt x="0" y="0"/>
                                </a:moveTo>
                                <a:lnTo>
                                  <a:pt x="67"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4" name="Freeform 148"/>
                        <wps:cNvSpPr>
                          <a:spLocks/>
                        </wps:cNvSpPr>
                        <wps:spPr bwMode="auto">
                          <a:xfrm>
                            <a:off x="8072" y="1244"/>
                            <a:ext cx="68" cy="2"/>
                          </a:xfrm>
                          <a:custGeom>
                            <a:avLst/>
                            <a:gdLst>
                              <a:gd name="T0" fmla="+- 0 8140 8072"/>
                              <a:gd name="T1" fmla="*/ T0 w 68"/>
                              <a:gd name="T2" fmla="+- 0 8072 8072"/>
                              <a:gd name="T3" fmla="*/ T2 w 68"/>
                              <a:gd name="T4" fmla="+- 0 8140 8072"/>
                              <a:gd name="T5" fmla="*/ T4 w 68"/>
                            </a:gdLst>
                            <a:ahLst/>
                            <a:cxnLst>
                              <a:cxn ang="0">
                                <a:pos x="T1" y="0"/>
                              </a:cxn>
                              <a:cxn ang="0">
                                <a:pos x="T3" y="0"/>
                              </a:cxn>
                              <a:cxn ang="0">
                                <a:pos x="T5" y="0"/>
                              </a:cxn>
                            </a:cxnLst>
                            <a:rect l="0" t="0" r="r" b="b"/>
                            <a:pathLst>
                              <a:path w="68">
                                <a:moveTo>
                                  <a:pt x="68" y="0"/>
                                </a:moveTo>
                                <a:lnTo>
                                  <a:pt x="0" y="0"/>
                                </a:lnTo>
                                <a:lnTo>
                                  <a:pt x="68" y="0"/>
                                </a:lnTo>
                                <a:close/>
                              </a:path>
                            </a:pathLst>
                          </a:custGeom>
                          <a:solidFill>
                            <a:srgbClr val="A6A6A6">
                              <a:alpha val="5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 name="Freeform 147"/>
                        <wps:cNvSpPr>
                          <a:spLocks/>
                        </wps:cNvSpPr>
                        <wps:spPr bwMode="auto">
                          <a:xfrm>
                            <a:off x="8072" y="1244"/>
                            <a:ext cx="68" cy="2"/>
                          </a:xfrm>
                          <a:custGeom>
                            <a:avLst/>
                            <a:gdLst>
                              <a:gd name="T0" fmla="+- 0 8072 8072"/>
                              <a:gd name="T1" fmla="*/ T0 w 68"/>
                              <a:gd name="T2" fmla="+- 0 8140 8072"/>
                              <a:gd name="T3" fmla="*/ T2 w 68"/>
                              <a:gd name="T4" fmla="+- 0 8072 8072"/>
                              <a:gd name="T5" fmla="*/ T4 w 68"/>
                            </a:gdLst>
                            <a:ahLst/>
                            <a:cxnLst>
                              <a:cxn ang="0">
                                <a:pos x="T1" y="0"/>
                              </a:cxn>
                              <a:cxn ang="0">
                                <a:pos x="T3" y="0"/>
                              </a:cxn>
                              <a:cxn ang="0">
                                <a:pos x="T5" y="0"/>
                              </a:cxn>
                            </a:cxnLst>
                            <a:rect l="0" t="0" r="r" b="b"/>
                            <a:pathLst>
                              <a:path w="68">
                                <a:moveTo>
                                  <a:pt x="0" y="0"/>
                                </a:moveTo>
                                <a:lnTo>
                                  <a:pt x="68"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6" name="Freeform 146"/>
                        <wps:cNvSpPr>
                          <a:spLocks/>
                        </wps:cNvSpPr>
                        <wps:spPr bwMode="auto">
                          <a:xfrm>
                            <a:off x="8139" y="1244"/>
                            <a:ext cx="68" cy="2"/>
                          </a:xfrm>
                          <a:custGeom>
                            <a:avLst/>
                            <a:gdLst>
                              <a:gd name="T0" fmla="+- 0 8207 8140"/>
                              <a:gd name="T1" fmla="*/ T0 w 68"/>
                              <a:gd name="T2" fmla="+- 0 8140 8140"/>
                              <a:gd name="T3" fmla="*/ T2 w 68"/>
                              <a:gd name="T4" fmla="+- 0 8207 8140"/>
                              <a:gd name="T5" fmla="*/ T4 w 68"/>
                            </a:gdLst>
                            <a:ahLst/>
                            <a:cxnLst>
                              <a:cxn ang="0">
                                <a:pos x="T1" y="0"/>
                              </a:cxn>
                              <a:cxn ang="0">
                                <a:pos x="T3" y="0"/>
                              </a:cxn>
                              <a:cxn ang="0">
                                <a:pos x="T5" y="0"/>
                              </a:cxn>
                            </a:cxnLst>
                            <a:rect l="0" t="0" r="r" b="b"/>
                            <a:pathLst>
                              <a:path w="68">
                                <a:moveTo>
                                  <a:pt x="67" y="0"/>
                                </a:moveTo>
                                <a:lnTo>
                                  <a:pt x="0" y="0"/>
                                </a:lnTo>
                                <a:lnTo>
                                  <a:pt x="67" y="0"/>
                                </a:lnTo>
                                <a:close/>
                              </a:path>
                            </a:pathLst>
                          </a:custGeom>
                          <a:solidFill>
                            <a:srgbClr val="A6A6A6">
                              <a:alpha val="5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 name="Freeform 145"/>
                        <wps:cNvSpPr>
                          <a:spLocks/>
                        </wps:cNvSpPr>
                        <wps:spPr bwMode="auto">
                          <a:xfrm>
                            <a:off x="8139" y="1244"/>
                            <a:ext cx="68" cy="2"/>
                          </a:xfrm>
                          <a:custGeom>
                            <a:avLst/>
                            <a:gdLst>
                              <a:gd name="T0" fmla="+- 0 8140 8140"/>
                              <a:gd name="T1" fmla="*/ T0 w 68"/>
                              <a:gd name="T2" fmla="+- 0 8207 8140"/>
                              <a:gd name="T3" fmla="*/ T2 w 68"/>
                              <a:gd name="T4" fmla="+- 0 8140 8140"/>
                              <a:gd name="T5" fmla="*/ T4 w 68"/>
                            </a:gdLst>
                            <a:ahLst/>
                            <a:cxnLst>
                              <a:cxn ang="0">
                                <a:pos x="T1" y="0"/>
                              </a:cxn>
                              <a:cxn ang="0">
                                <a:pos x="T3" y="0"/>
                              </a:cxn>
                              <a:cxn ang="0">
                                <a:pos x="T5" y="0"/>
                              </a:cxn>
                            </a:cxnLst>
                            <a:rect l="0" t="0" r="r" b="b"/>
                            <a:pathLst>
                              <a:path w="68">
                                <a:moveTo>
                                  <a:pt x="0" y="0"/>
                                </a:moveTo>
                                <a:lnTo>
                                  <a:pt x="67"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8" name="Freeform 144"/>
                        <wps:cNvSpPr>
                          <a:spLocks/>
                        </wps:cNvSpPr>
                        <wps:spPr bwMode="auto">
                          <a:xfrm>
                            <a:off x="8206" y="1244"/>
                            <a:ext cx="68" cy="2"/>
                          </a:xfrm>
                          <a:custGeom>
                            <a:avLst/>
                            <a:gdLst>
                              <a:gd name="T0" fmla="+- 0 8274 8207"/>
                              <a:gd name="T1" fmla="*/ T0 w 68"/>
                              <a:gd name="T2" fmla="+- 0 8207 8207"/>
                              <a:gd name="T3" fmla="*/ T2 w 68"/>
                              <a:gd name="T4" fmla="+- 0 8274 8207"/>
                              <a:gd name="T5" fmla="*/ T4 w 68"/>
                            </a:gdLst>
                            <a:ahLst/>
                            <a:cxnLst>
                              <a:cxn ang="0">
                                <a:pos x="T1" y="0"/>
                              </a:cxn>
                              <a:cxn ang="0">
                                <a:pos x="T3" y="0"/>
                              </a:cxn>
                              <a:cxn ang="0">
                                <a:pos x="T5" y="0"/>
                              </a:cxn>
                            </a:cxnLst>
                            <a:rect l="0" t="0" r="r" b="b"/>
                            <a:pathLst>
                              <a:path w="68">
                                <a:moveTo>
                                  <a:pt x="67" y="0"/>
                                </a:moveTo>
                                <a:lnTo>
                                  <a:pt x="0" y="0"/>
                                </a:lnTo>
                                <a:lnTo>
                                  <a:pt x="67" y="0"/>
                                </a:lnTo>
                                <a:close/>
                              </a:path>
                            </a:pathLst>
                          </a:custGeom>
                          <a:solidFill>
                            <a:srgbClr val="A6A6A6">
                              <a:alpha val="5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 name="Freeform 143"/>
                        <wps:cNvSpPr>
                          <a:spLocks/>
                        </wps:cNvSpPr>
                        <wps:spPr bwMode="auto">
                          <a:xfrm>
                            <a:off x="8206" y="1244"/>
                            <a:ext cx="68" cy="2"/>
                          </a:xfrm>
                          <a:custGeom>
                            <a:avLst/>
                            <a:gdLst>
                              <a:gd name="T0" fmla="+- 0 8207 8207"/>
                              <a:gd name="T1" fmla="*/ T0 w 68"/>
                              <a:gd name="T2" fmla="+- 0 8274 8207"/>
                              <a:gd name="T3" fmla="*/ T2 w 68"/>
                              <a:gd name="T4" fmla="+- 0 8207 8207"/>
                              <a:gd name="T5" fmla="*/ T4 w 68"/>
                            </a:gdLst>
                            <a:ahLst/>
                            <a:cxnLst>
                              <a:cxn ang="0">
                                <a:pos x="T1" y="0"/>
                              </a:cxn>
                              <a:cxn ang="0">
                                <a:pos x="T3" y="0"/>
                              </a:cxn>
                              <a:cxn ang="0">
                                <a:pos x="T5" y="0"/>
                              </a:cxn>
                            </a:cxnLst>
                            <a:rect l="0" t="0" r="r" b="b"/>
                            <a:pathLst>
                              <a:path w="68">
                                <a:moveTo>
                                  <a:pt x="0" y="0"/>
                                </a:moveTo>
                                <a:lnTo>
                                  <a:pt x="67"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0" name="Freeform 142"/>
                        <wps:cNvSpPr>
                          <a:spLocks/>
                        </wps:cNvSpPr>
                        <wps:spPr bwMode="auto">
                          <a:xfrm>
                            <a:off x="8273" y="1244"/>
                            <a:ext cx="68" cy="2"/>
                          </a:xfrm>
                          <a:custGeom>
                            <a:avLst/>
                            <a:gdLst>
                              <a:gd name="T0" fmla="+- 0 8341 8274"/>
                              <a:gd name="T1" fmla="*/ T0 w 68"/>
                              <a:gd name="T2" fmla="+- 0 8274 8274"/>
                              <a:gd name="T3" fmla="*/ T2 w 68"/>
                              <a:gd name="T4" fmla="+- 0 8341 8274"/>
                              <a:gd name="T5" fmla="*/ T4 w 68"/>
                            </a:gdLst>
                            <a:ahLst/>
                            <a:cxnLst>
                              <a:cxn ang="0">
                                <a:pos x="T1" y="0"/>
                              </a:cxn>
                              <a:cxn ang="0">
                                <a:pos x="T3" y="0"/>
                              </a:cxn>
                              <a:cxn ang="0">
                                <a:pos x="T5" y="0"/>
                              </a:cxn>
                            </a:cxnLst>
                            <a:rect l="0" t="0" r="r" b="b"/>
                            <a:pathLst>
                              <a:path w="68">
                                <a:moveTo>
                                  <a:pt x="67" y="0"/>
                                </a:moveTo>
                                <a:lnTo>
                                  <a:pt x="0" y="0"/>
                                </a:lnTo>
                                <a:lnTo>
                                  <a:pt x="67" y="0"/>
                                </a:lnTo>
                                <a:close/>
                              </a:path>
                            </a:pathLst>
                          </a:custGeom>
                          <a:solidFill>
                            <a:srgbClr val="A6A6A6">
                              <a:alpha val="5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 name="Freeform 141"/>
                        <wps:cNvSpPr>
                          <a:spLocks/>
                        </wps:cNvSpPr>
                        <wps:spPr bwMode="auto">
                          <a:xfrm>
                            <a:off x="8273" y="1244"/>
                            <a:ext cx="68" cy="2"/>
                          </a:xfrm>
                          <a:custGeom>
                            <a:avLst/>
                            <a:gdLst>
                              <a:gd name="T0" fmla="+- 0 8274 8274"/>
                              <a:gd name="T1" fmla="*/ T0 w 68"/>
                              <a:gd name="T2" fmla="+- 0 8341 8274"/>
                              <a:gd name="T3" fmla="*/ T2 w 68"/>
                              <a:gd name="T4" fmla="+- 0 8274 8274"/>
                              <a:gd name="T5" fmla="*/ T4 w 68"/>
                            </a:gdLst>
                            <a:ahLst/>
                            <a:cxnLst>
                              <a:cxn ang="0">
                                <a:pos x="T1" y="0"/>
                              </a:cxn>
                              <a:cxn ang="0">
                                <a:pos x="T3" y="0"/>
                              </a:cxn>
                              <a:cxn ang="0">
                                <a:pos x="T5" y="0"/>
                              </a:cxn>
                            </a:cxnLst>
                            <a:rect l="0" t="0" r="r" b="b"/>
                            <a:pathLst>
                              <a:path w="68">
                                <a:moveTo>
                                  <a:pt x="0" y="0"/>
                                </a:moveTo>
                                <a:lnTo>
                                  <a:pt x="67"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2" name="Freeform 140"/>
                        <wps:cNvSpPr>
                          <a:spLocks/>
                        </wps:cNvSpPr>
                        <wps:spPr bwMode="auto">
                          <a:xfrm>
                            <a:off x="8340" y="1244"/>
                            <a:ext cx="68" cy="2"/>
                          </a:xfrm>
                          <a:custGeom>
                            <a:avLst/>
                            <a:gdLst>
                              <a:gd name="T0" fmla="+- 0 8408 8341"/>
                              <a:gd name="T1" fmla="*/ T0 w 68"/>
                              <a:gd name="T2" fmla="+- 0 8341 8341"/>
                              <a:gd name="T3" fmla="*/ T2 w 68"/>
                              <a:gd name="T4" fmla="+- 0 8408 8341"/>
                              <a:gd name="T5" fmla="*/ T4 w 68"/>
                            </a:gdLst>
                            <a:ahLst/>
                            <a:cxnLst>
                              <a:cxn ang="0">
                                <a:pos x="T1" y="0"/>
                              </a:cxn>
                              <a:cxn ang="0">
                                <a:pos x="T3" y="0"/>
                              </a:cxn>
                              <a:cxn ang="0">
                                <a:pos x="T5" y="0"/>
                              </a:cxn>
                            </a:cxnLst>
                            <a:rect l="0" t="0" r="r" b="b"/>
                            <a:pathLst>
                              <a:path w="68">
                                <a:moveTo>
                                  <a:pt x="67" y="0"/>
                                </a:moveTo>
                                <a:lnTo>
                                  <a:pt x="0" y="0"/>
                                </a:lnTo>
                                <a:lnTo>
                                  <a:pt x="67" y="0"/>
                                </a:lnTo>
                                <a:close/>
                              </a:path>
                            </a:pathLst>
                          </a:custGeom>
                          <a:solidFill>
                            <a:srgbClr val="A6A6A6">
                              <a:alpha val="5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 name="Freeform 139"/>
                        <wps:cNvSpPr>
                          <a:spLocks/>
                        </wps:cNvSpPr>
                        <wps:spPr bwMode="auto">
                          <a:xfrm>
                            <a:off x="8340" y="1244"/>
                            <a:ext cx="68" cy="2"/>
                          </a:xfrm>
                          <a:custGeom>
                            <a:avLst/>
                            <a:gdLst>
                              <a:gd name="T0" fmla="+- 0 8341 8341"/>
                              <a:gd name="T1" fmla="*/ T0 w 68"/>
                              <a:gd name="T2" fmla="+- 0 8408 8341"/>
                              <a:gd name="T3" fmla="*/ T2 w 68"/>
                              <a:gd name="T4" fmla="+- 0 8341 8341"/>
                              <a:gd name="T5" fmla="*/ T4 w 68"/>
                            </a:gdLst>
                            <a:ahLst/>
                            <a:cxnLst>
                              <a:cxn ang="0">
                                <a:pos x="T1" y="0"/>
                              </a:cxn>
                              <a:cxn ang="0">
                                <a:pos x="T3" y="0"/>
                              </a:cxn>
                              <a:cxn ang="0">
                                <a:pos x="T5" y="0"/>
                              </a:cxn>
                            </a:cxnLst>
                            <a:rect l="0" t="0" r="r" b="b"/>
                            <a:pathLst>
                              <a:path w="68">
                                <a:moveTo>
                                  <a:pt x="0" y="0"/>
                                </a:moveTo>
                                <a:lnTo>
                                  <a:pt x="67"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4" name="Freeform 138"/>
                        <wps:cNvSpPr>
                          <a:spLocks/>
                        </wps:cNvSpPr>
                        <wps:spPr bwMode="auto">
                          <a:xfrm>
                            <a:off x="8408" y="1244"/>
                            <a:ext cx="68" cy="2"/>
                          </a:xfrm>
                          <a:custGeom>
                            <a:avLst/>
                            <a:gdLst>
                              <a:gd name="T0" fmla="+- 0 8475 8408"/>
                              <a:gd name="T1" fmla="*/ T0 w 68"/>
                              <a:gd name="T2" fmla="+- 0 8408 8408"/>
                              <a:gd name="T3" fmla="*/ T2 w 68"/>
                              <a:gd name="T4" fmla="+- 0 8475 8408"/>
                              <a:gd name="T5" fmla="*/ T4 w 68"/>
                            </a:gdLst>
                            <a:ahLst/>
                            <a:cxnLst>
                              <a:cxn ang="0">
                                <a:pos x="T1" y="0"/>
                              </a:cxn>
                              <a:cxn ang="0">
                                <a:pos x="T3" y="0"/>
                              </a:cxn>
                              <a:cxn ang="0">
                                <a:pos x="T5" y="0"/>
                              </a:cxn>
                            </a:cxnLst>
                            <a:rect l="0" t="0" r="r" b="b"/>
                            <a:pathLst>
                              <a:path w="68">
                                <a:moveTo>
                                  <a:pt x="67" y="0"/>
                                </a:moveTo>
                                <a:lnTo>
                                  <a:pt x="0" y="0"/>
                                </a:lnTo>
                                <a:lnTo>
                                  <a:pt x="67" y="0"/>
                                </a:lnTo>
                                <a:close/>
                              </a:path>
                            </a:pathLst>
                          </a:custGeom>
                          <a:solidFill>
                            <a:srgbClr val="A6A6A6">
                              <a:alpha val="5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5" name="Freeform 137"/>
                        <wps:cNvSpPr>
                          <a:spLocks/>
                        </wps:cNvSpPr>
                        <wps:spPr bwMode="auto">
                          <a:xfrm>
                            <a:off x="8408" y="1244"/>
                            <a:ext cx="68" cy="2"/>
                          </a:xfrm>
                          <a:custGeom>
                            <a:avLst/>
                            <a:gdLst>
                              <a:gd name="T0" fmla="+- 0 8408 8408"/>
                              <a:gd name="T1" fmla="*/ T0 w 68"/>
                              <a:gd name="T2" fmla="+- 0 8475 8408"/>
                              <a:gd name="T3" fmla="*/ T2 w 68"/>
                              <a:gd name="T4" fmla="+- 0 8408 8408"/>
                              <a:gd name="T5" fmla="*/ T4 w 68"/>
                            </a:gdLst>
                            <a:ahLst/>
                            <a:cxnLst>
                              <a:cxn ang="0">
                                <a:pos x="T1" y="0"/>
                              </a:cxn>
                              <a:cxn ang="0">
                                <a:pos x="T3" y="0"/>
                              </a:cxn>
                              <a:cxn ang="0">
                                <a:pos x="T5" y="0"/>
                              </a:cxn>
                            </a:cxnLst>
                            <a:rect l="0" t="0" r="r" b="b"/>
                            <a:pathLst>
                              <a:path w="68">
                                <a:moveTo>
                                  <a:pt x="0" y="0"/>
                                </a:moveTo>
                                <a:lnTo>
                                  <a:pt x="67"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6" name="Freeform 136"/>
                        <wps:cNvSpPr>
                          <a:spLocks/>
                        </wps:cNvSpPr>
                        <wps:spPr bwMode="auto">
                          <a:xfrm>
                            <a:off x="8475" y="1244"/>
                            <a:ext cx="68" cy="2"/>
                          </a:xfrm>
                          <a:custGeom>
                            <a:avLst/>
                            <a:gdLst>
                              <a:gd name="T0" fmla="+- 0 8542 8475"/>
                              <a:gd name="T1" fmla="*/ T0 w 68"/>
                              <a:gd name="T2" fmla="+- 0 8475 8475"/>
                              <a:gd name="T3" fmla="*/ T2 w 68"/>
                              <a:gd name="T4" fmla="+- 0 8542 8475"/>
                              <a:gd name="T5" fmla="*/ T4 w 68"/>
                            </a:gdLst>
                            <a:ahLst/>
                            <a:cxnLst>
                              <a:cxn ang="0">
                                <a:pos x="T1" y="0"/>
                              </a:cxn>
                              <a:cxn ang="0">
                                <a:pos x="T3" y="0"/>
                              </a:cxn>
                              <a:cxn ang="0">
                                <a:pos x="T5" y="0"/>
                              </a:cxn>
                            </a:cxnLst>
                            <a:rect l="0" t="0" r="r" b="b"/>
                            <a:pathLst>
                              <a:path w="68">
                                <a:moveTo>
                                  <a:pt x="67" y="0"/>
                                </a:moveTo>
                                <a:lnTo>
                                  <a:pt x="0" y="0"/>
                                </a:lnTo>
                                <a:lnTo>
                                  <a:pt x="67" y="0"/>
                                </a:lnTo>
                                <a:close/>
                              </a:path>
                            </a:pathLst>
                          </a:custGeom>
                          <a:solidFill>
                            <a:srgbClr val="A6A6A6">
                              <a:alpha val="5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7" name="Freeform 135"/>
                        <wps:cNvSpPr>
                          <a:spLocks/>
                        </wps:cNvSpPr>
                        <wps:spPr bwMode="auto">
                          <a:xfrm>
                            <a:off x="8475" y="1244"/>
                            <a:ext cx="68" cy="2"/>
                          </a:xfrm>
                          <a:custGeom>
                            <a:avLst/>
                            <a:gdLst>
                              <a:gd name="T0" fmla="+- 0 8475 8475"/>
                              <a:gd name="T1" fmla="*/ T0 w 68"/>
                              <a:gd name="T2" fmla="+- 0 8542 8475"/>
                              <a:gd name="T3" fmla="*/ T2 w 68"/>
                              <a:gd name="T4" fmla="+- 0 8475 8475"/>
                              <a:gd name="T5" fmla="*/ T4 w 68"/>
                            </a:gdLst>
                            <a:ahLst/>
                            <a:cxnLst>
                              <a:cxn ang="0">
                                <a:pos x="T1" y="0"/>
                              </a:cxn>
                              <a:cxn ang="0">
                                <a:pos x="T3" y="0"/>
                              </a:cxn>
                              <a:cxn ang="0">
                                <a:pos x="T5" y="0"/>
                              </a:cxn>
                            </a:cxnLst>
                            <a:rect l="0" t="0" r="r" b="b"/>
                            <a:pathLst>
                              <a:path w="68">
                                <a:moveTo>
                                  <a:pt x="0" y="0"/>
                                </a:moveTo>
                                <a:lnTo>
                                  <a:pt x="67"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8" name="Freeform 134"/>
                        <wps:cNvSpPr>
                          <a:spLocks/>
                        </wps:cNvSpPr>
                        <wps:spPr bwMode="auto">
                          <a:xfrm>
                            <a:off x="8542" y="1244"/>
                            <a:ext cx="68" cy="2"/>
                          </a:xfrm>
                          <a:custGeom>
                            <a:avLst/>
                            <a:gdLst>
                              <a:gd name="T0" fmla="+- 0 8610 8542"/>
                              <a:gd name="T1" fmla="*/ T0 w 68"/>
                              <a:gd name="T2" fmla="+- 0 8542 8542"/>
                              <a:gd name="T3" fmla="*/ T2 w 68"/>
                              <a:gd name="T4" fmla="+- 0 8610 8542"/>
                              <a:gd name="T5" fmla="*/ T4 w 68"/>
                            </a:gdLst>
                            <a:ahLst/>
                            <a:cxnLst>
                              <a:cxn ang="0">
                                <a:pos x="T1" y="0"/>
                              </a:cxn>
                              <a:cxn ang="0">
                                <a:pos x="T3" y="0"/>
                              </a:cxn>
                              <a:cxn ang="0">
                                <a:pos x="T5" y="0"/>
                              </a:cxn>
                            </a:cxnLst>
                            <a:rect l="0" t="0" r="r" b="b"/>
                            <a:pathLst>
                              <a:path w="68">
                                <a:moveTo>
                                  <a:pt x="68" y="0"/>
                                </a:moveTo>
                                <a:lnTo>
                                  <a:pt x="0" y="0"/>
                                </a:lnTo>
                                <a:lnTo>
                                  <a:pt x="68" y="0"/>
                                </a:lnTo>
                                <a:close/>
                              </a:path>
                            </a:pathLst>
                          </a:custGeom>
                          <a:solidFill>
                            <a:srgbClr val="A6A6A6">
                              <a:alpha val="5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9" name="Freeform 133"/>
                        <wps:cNvSpPr>
                          <a:spLocks/>
                        </wps:cNvSpPr>
                        <wps:spPr bwMode="auto">
                          <a:xfrm>
                            <a:off x="8542" y="1244"/>
                            <a:ext cx="68" cy="2"/>
                          </a:xfrm>
                          <a:custGeom>
                            <a:avLst/>
                            <a:gdLst>
                              <a:gd name="T0" fmla="+- 0 8542 8542"/>
                              <a:gd name="T1" fmla="*/ T0 w 68"/>
                              <a:gd name="T2" fmla="+- 0 8610 8542"/>
                              <a:gd name="T3" fmla="*/ T2 w 68"/>
                              <a:gd name="T4" fmla="+- 0 8542 8542"/>
                              <a:gd name="T5" fmla="*/ T4 w 68"/>
                            </a:gdLst>
                            <a:ahLst/>
                            <a:cxnLst>
                              <a:cxn ang="0">
                                <a:pos x="T1" y="0"/>
                              </a:cxn>
                              <a:cxn ang="0">
                                <a:pos x="T3" y="0"/>
                              </a:cxn>
                              <a:cxn ang="0">
                                <a:pos x="T5" y="0"/>
                              </a:cxn>
                            </a:cxnLst>
                            <a:rect l="0" t="0" r="r" b="b"/>
                            <a:pathLst>
                              <a:path w="68">
                                <a:moveTo>
                                  <a:pt x="0" y="0"/>
                                </a:moveTo>
                                <a:lnTo>
                                  <a:pt x="68"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0" name="Freeform 132"/>
                        <wps:cNvSpPr>
                          <a:spLocks/>
                        </wps:cNvSpPr>
                        <wps:spPr bwMode="auto">
                          <a:xfrm>
                            <a:off x="8609" y="1244"/>
                            <a:ext cx="68" cy="2"/>
                          </a:xfrm>
                          <a:custGeom>
                            <a:avLst/>
                            <a:gdLst>
                              <a:gd name="T0" fmla="+- 0 8677 8610"/>
                              <a:gd name="T1" fmla="*/ T0 w 68"/>
                              <a:gd name="T2" fmla="+- 0 8610 8610"/>
                              <a:gd name="T3" fmla="*/ T2 w 68"/>
                              <a:gd name="T4" fmla="+- 0 8677 8610"/>
                              <a:gd name="T5" fmla="*/ T4 w 68"/>
                            </a:gdLst>
                            <a:ahLst/>
                            <a:cxnLst>
                              <a:cxn ang="0">
                                <a:pos x="T1" y="0"/>
                              </a:cxn>
                              <a:cxn ang="0">
                                <a:pos x="T3" y="0"/>
                              </a:cxn>
                              <a:cxn ang="0">
                                <a:pos x="T5" y="0"/>
                              </a:cxn>
                            </a:cxnLst>
                            <a:rect l="0" t="0" r="r" b="b"/>
                            <a:pathLst>
                              <a:path w="68">
                                <a:moveTo>
                                  <a:pt x="67" y="0"/>
                                </a:moveTo>
                                <a:lnTo>
                                  <a:pt x="0" y="0"/>
                                </a:lnTo>
                                <a:lnTo>
                                  <a:pt x="67" y="0"/>
                                </a:lnTo>
                                <a:close/>
                              </a:path>
                            </a:pathLst>
                          </a:custGeom>
                          <a:solidFill>
                            <a:srgbClr val="A6A6A6">
                              <a:alpha val="5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 name="Freeform 131"/>
                        <wps:cNvSpPr>
                          <a:spLocks/>
                        </wps:cNvSpPr>
                        <wps:spPr bwMode="auto">
                          <a:xfrm>
                            <a:off x="8609" y="1244"/>
                            <a:ext cx="68" cy="2"/>
                          </a:xfrm>
                          <a:custGeom>
                            <a:avLst/>
                            <a:gdLst>
                              <a:gd name="T0" fmla="+- 0 8610 8610"/>
                              <a:gd name="T1" fmla="*/ T0 w 68"/>
                              <a:gd name="T2" fmla="+- 0 8677 8610"/>
                              <a:gd name="T3" fmla="*/ T2 w 68"/>
                              <a:gd name="T4" fmla="+- 0 8610 8610"/>
                              <a:gd name="T5" fmla="*/ T4 w 68"/>
                            </a:gdLst>
                            <a:ahLst/>
                            <a:cxnLst>
                              <a:cxn ang="0">
                                <a:pos x="T1" y="0"/>
                              </a:cxn>
                              <a:cxn ang="0">
                                <a:pos x="T3" y="0"/>
                              </a:cxn>
                              <a:cxn ang="0">
                                <a:pos x="T5" y="0"/>
                              </a:cxn>
                            </a:cxnLst>
                            <a:rect l="0" t="0" r="r" b="b"/>
                            <a:pathLst>
                              <a:path w="68">
                                <a:moveTo>
                                  <a:pt x="0" y="0"/>
                                </a:moveTo>
                                <a:lnTo>
                                  <a:pt x="67"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2" name="Freeform 130"/>
                        <wps:cNvSpPr>
                          <a:spLocks/>
                        </wps:cNvSpPr>
                        <wps:spPr bwMode="auto">
                          <a:xfrm>
                            <a:off x="8676" y="1244"/>
                            <a:ext cx="68" cy="2"/>
                          </a:xfrm>
                          <a:custGeom>
                            <a:avLst/>
                            <a:gdLst>
                              <a:gd name="T0" fmla="+- 0 8744 8677"/>
                              <a:gd name="T1" fmla="*/ T0 w 68"/>
                              <a:gd name="T2" fmla="+- 0 8677 8677"/>
                              <a:gd name="T3" fmla="*/ T2 w 68"/>
                              <a:gd name="T4" fmla="+- 0 8744 8677"/>
                              <a:gd name="T5" fmla="*/ T4 w 68"/>
                            </a:gdLst>
                            <a:ahLst/>
                            <a:cxnLst>
                              <a:cxn ang="0">
                                <a:pos x="T1" y="0"/>
                              </a:cxn>
                              <a:cxn ang="0">
                                <a:pos x="T3" y="0"/>
                              </a:cxn>
                              <a:cxn ang="0">
                                <a:pos x="T5" y="0"/>
                              </a:cxn>
                            </a:cxnLst>
                            <a:rect l="0" t="0" r="r" b="b"/>
                            <a:pathLst>
                              <a:path w="68">
                                <a:moveTo>
                                  <a:pt x="67" y="0"/>
                                </a:moveTo>
                                <a:lnTo>
                                  <a:pt x="0" y="0"/>
                                </a:lnTo>
                                <a:lnTo>
                                  <a:pt x="67" y="0"/>
                                </a:lnTo>
                                <a:close/>
                              </a:path>
                            </a:pathLst>
                          </a:custGeom>
                          <a:solidFill>
                            <a:srgbClr val="A6A6A6">
                              <a:alpha val="5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3" name="Freeform 129"/>
                        <wps:cNvSpPr>
                          <a:spLocks/>
                        </wps:cNvSpPr>
                        <wps:spPr bwMode="auto">
                          <a:xfrm>
                            <a:off x="8676" y="1244"/>
                            <a:ext cx="68" cy="2"/>
                          </a:xfrm>
                          <a:custGeom>
                            <a:avLst/>
                            <a:gdLst>
                              <a:gd name="T0" fmla="+- 0 8677 8677"/>
                              <a:gd name="T1" fmla="*/ T0 w 68"/>
                              <a:gd name="T2" fmla="+- 0 8744 8677"/>
                              <a:gd name="T3" fmla="*/ T2 w 68"/>
                              <a:gd name="T4" fmla="+- 0 8677 8677"/>
                              <a:gd name="T5" fmla="*/ T4 w 68"/>
                            </a:gdLst>
                            <a:ahLst/>
                            <a:cxnLst>
                              <a:cxn ang="0">
                                <a:pos x="T1" y="0"/>
                              </a:cxn>
                              <a:cxn ang="0">
                                <a:pos x="T3" y="0"/>
                              </a:cxn>
                              <a:cxn ang="0">
                                <a:pos x="T5" y="0"/>
                              </a:cxn>
                            </a:cxnLst>
                            <a:rect l="0" t="0" r="r" b="b"/>
                            <a:pathLst>
                              <a:path w="68">
                                <a:moveTo>
                                  <a:pt x="0" y="0"/>
                                </a:moveTo>
                                <a:lnTo>
                                  <a:pt x="67"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4" name="Freeform 128"/>
                        <wps:cNvSpPr>
                          <a:spLocks/>
                        </wps:cNvSpPr>
                        <wps:spPr bwMode="auto">
                          <a:xfrm>
                            <a:off x="8743" y="1244"/>
                            <a:ext cx="68" cy="2"/>
                          </a:xfrm>
                          <a:custGeom>
                            <a:avLst/>
                            <a:gdLst>
                              <a:gd name="T0" fmla="+- 0 8811 8744"/>
                              <a:gd name="T1" fmla="*/ T0 w 68"/>
                              <a:gd name="T2" fmla="+- 0 8744 8744"/>
                              <a:gd name="T3" fmla="*/ T2 w 68"/>
                              <a:gd name="T4" fmla="+- 0 8811 8744"/>
                              <a:gd name="T5" fmla="*/ T4 w 68"/>
                            </a:gdLst>
                            <a:ahLst/>
                            <a:cxnLst>
                              <a:cxn ang="0">
                                <a:pos x="T1" y="0"/>
                              </a:cxn>
                              <a:cxn ang="0">
                                <a:pos x="T3" y="0"/>
                              </a:cxn>
                              <a:cxn ang="0">
                                <a:pos x="T5" y="0"/>
                              </a:cxn>
                            </a:cxnLst>
                            <a:rect l="0" t="0" r="r" b="b"/>
                            <a:pathLst>
                              <a:path w="68">
                                <a:moveTo>
                                  <a:pt x="67" y="0"/>
                                </a:moveTo>
                                <a:lnTo>
                                  <a:pt x="0" y="0"/>
                                </a:lnTo>
                                <a:lnTo>
                                  <a:pt x="67" y="0"/>
                                </a:lnTo>
                                <a:close/>
                              </a:path>
                            </a:pathLst>
                          </a:custGeom>
                          <a:solidFill>
                            <a:srgbClr val="A6A6A6">
                              <a:alpha val="5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 name="Freeform 127"/>
                        <wps:cNvSpPr>
                          <a:spLocks/>
                        </wps:cNvSpPr>
                        <wps:spPr bwMode="auto">
                          <a:xfrm>
                            <a:off x="8743" y="1244"/>
                            <a:ext cx="68" cy="2"/>
                          </a:xfrm>
                          <a:custGeom>
                            <a:avLst/>
                            <a:gdLst>
                              <a:gd name="T0" fmla="+- 0 8744 8744"/>
                              <a:gd name="T1" fmla="*/ T0 w 68"/>
                              <a:gd name="T2" fmla="+- 0 8811 8744"/>
                              <a:gd name="T3" fmla="*/ T2 w 68"/>
                              <a:gd name="T4" fmla="+- 0 8744 8744"/>
                              <a:gd name="T5" fmla="*/ T4 w 68"/>
                            </a:gdLst>
                            <a:ahLst/>
                            <a:cxnLst>
                              <a:cxn ang="0">
                                <a:pos x="T1" y="0"/>
                              </a:cxn>
                              <a:cxn ang="0">
                                <a:pos x="T3" y="0"/>
                              </a:cxn>
                              <a:cxn ang="0">
                                <a:pos x="T5" y="0"/>
                              </a:cxn>
                            </a:cxnLst>
                            <a:rect l="0" t="0" r="r" b="b"/>
                            <a:pathLst>
                              <a:path w="68">
                                <a:moveTo>
                                  <a:pt x="0" y="0"/>
                                </a:moveTo>
                                <a:lnTo>
                                  <a:pt x="67"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6" name="Freeform 126"/>
                        <wps:cNvSpPr>
                          <a:spLocks/>
                        </wps:cNvSpPr>
                        <wps:spPr bwMode="auto">
                          <a:xfrm>
                            <a:off x="8810" y="1244"/>
                            <a:ext cx="68" cy="2"/>
                          </a:xfrm>
                          <a:custGeom>
                            <a:avLst/>
                            <a:gdLst>
                              <a:gd name="T0" fmla="+- 0 8878 8811"/>
                              <a:gd name="T1" fmla="*/ T0 w 68"/>
                              <a:gd name="T2" fmla="+- 0 8811 8811"/>
                              <a:gd name="T3" fmla="*/ T2 w 68"/>
                              <a:gd name="T4" fmla="+- 0 8878 8811"/>
                              <a:gd name="T5" fmla="*/ T4 w 68"/>
                            </a:gdLst>
                            <a:ahLst/>
                            <a:cxnLst>
                              <a:cxn ang="0">
                                <a:pos x="T1" y="0"/>
                              </a:cxn>
                              <a:cxn ang="0">
                                <a:pos x="T3" y="0"/>
                              </a:cxn>
                              <a:cxn ang="0">
                                <a:pos x="T5" y="0"/>
                              </a:cxn>
                            </a:cxnLst>
                            <a:rect l="0" t="0" r="r" b="b"/>
                            <a:pathLst>
                              <a:path w="68">
                                <a:moveTo>
                                  <a:pt x="67" y="0"/>
                                </a:moveTo>
                                <a:lnTo>
                                  <a:pt x="0" y="0"/>
                                </a:lnTo>
                                <a:lnTo>
                                  <a:pt x="67" y="0"/>
                                </a:lnTo>
                                <a:close/>
                              </a:path>
                            </a:pathLst>
                          </a:custGeom>
                          <a:solidFill>
                            <a:srgbClr val="A6A6A6">
                              <a:alpha val="5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 name="Freeform 125"/>
                        <wps:cNvSpPr>
                          <a:spLocks/>
                        </wps:cNvSpPr>
                        <wps:spPr bwMode="auto">
                          <a:xfrm>
                            <a:off x="8810" y="1244"/>
                            <a:ext cx="68" cy="2"/>
                          </a:xfrm>
                          <a:custGeom>
                            <a:avLst/>
                            <a:gdLst>
                              <a:gd name="T0" fmla="+- 0 8811 8811"/>
                              <a:gd name="T1" fmla="*/ T0 w 68"/>
                              <a:gd name="T2" fmla="+- 0 8878 8811"/>
                              <a:gd name="T3" fmla="*/ T2 w 68"/>
                              <a:gd name="T4" fmla="+- 0 8811 8811"/>
                              <a:gd name="T5" fmla="*/ T4 w 68"/>
                            </a:gdLst>
                            <a:ahLst/>
                            <a:cxnLst>
                              <a:cxn ang="0">
                                <a:pos x="T1" y="0"/>
                              </a:cxn>
                              <a:cxn ang="0">
                                <a:pos x="T3" y="0"/>
                              </a:cxn>
                              <a:cxn ang="0">
                                <a:pos x="T5" y="0"/>
                              </a:cxn>
                            </a:cxnLst>
                            <a:rect l="0" t="0" r="r" b="b"/>
                            <a:pathLst>
                              <a:path w="68">
                                <a:moveTo>
                                  <a:pt x="0" y="0"/>
                                </a:moveTo>
                                <a:lnTo>
                                  <a:pt x="67"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8" name="AutoShape 124"/>
                        <wps:cNvSpPr>
                          <a:spLocks/>
                        </wps:cNvSpPr>
                        <wps:spPr bwMode="auto">
                          <a:xfrm>
                            <a:off x="5922" y="-648"/>
                            <a:ext cx="3225" cy="1893"/>
                          </a:xfrm>
                          <a:custGeom>
                            <a:avLst/>
                            <a:gdLst>
                              <a:gd name="T0" fmla="+- 0 5923 5923"/>
                              <a:gd name="T1" fmla="*/ T0 w 3225"/>
                              <a:gd name="T2" fmla="+- 0 1245 -648"/>
                              <a:gd name="T3" fmla="*/ 1245 h 1893"/>
                              <a:gd name="T4" fmla="+- 0 9148 5923"/>
                              <a:gd name="T5" fmla="*/ T4 w 3225"/>
                              <a:gd name="T6" fmla="+- 0 1245 -648"/>
                              <a:gd name="T7" fmla="*/ 1245 h 1893"/>
                              <a:gd name="T8" fmla="+- 0 5923 5923"/>
                              <a:gd name="T9" fmla="*/ T8 w 3225"/>
                              <a:gd name="T10" fmla="+- 0 1245 -648"/>
                              <a:gd name="T11" fmla="*/ 1245 h 1893"/>
                              <a:gd name="T12" fmla="+- 0 5923 5923"/>
                              <a:gd name="T13" fmla="*/ T12 w 3225"/>
                              <a:gd name="T14" fmla="+- 0 -648 -648"/>
                              <a:gd name="T15" fmla="*/ -648 h 1893"/>
                            </a:gdLst>
                            <a:ahLst/>
                            <a:cxnLst>
                              <a:cxn ang="0">
                                <a:pos x="T1" y="T3"/>
                              </a:cxn>
                              <a:cxn ang="0">
                                <a:pos x="T5" y="T7"/>
                              </a:cxn>
                              <a:cxn ang="0">
                                <a:pos x="T9" y="T11"/>
                              </a:cxn>
                              <a:cxn ang="0">
                                <a:pos x="T13" y="T15"/>
                              </a:cxn>
                            </a:cxnLst>
                            <a:rect l="0" t="0" r="r" b="b"/>
                            <a:pathLst>
                              <a:path w="3225" h="1893">
                                <a:moveTo>
                                  <a:pt x="0" y="1893"/>
                                </a:moveTo>
                                <a:lnTo>
                                  <a:pt x="3225" y="1893"/>
                                </a:lnTo>
                                <a:moveTo>
                                  <a:pt x="0" y="1893"/>
                                </a:moveTo>
                                <a:lnTo>
                                  <a:pt x="0" y="0"/>
                                </a:lnTo>
                              </a:path>
                            </a:pathLst>
                          </a:custGeom>
                          <a:noFill/>
                          <a:ln w="1359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9" name="Line 123"/>
                        <wps:cNvCnPr>
                          <a:cxnSpLocks noChangeShapeType="1"/>
                        </wps:cNvCnPr>
                        <wps:spPr bwMode="auto">
                          <a:xfrm>
                            <a:off x="6446" y="1245"/>
                            <a:ext cx="0" cy="0"/>
                          </a:xfrm>
                          <a:prstGeom prst="line">
                            <a:avLst/>
                          </a:prstGeom>
                          <a:noFill/>
                          <a:ln w="13590">
                            <a:solidFill>
                              <a:srgbClr val="FF0000"/>
                            </a:solidFill>
                            <a:prstDash val="solid"/>
                            <a:round/>
                            <a:headEnd/>
                            <a:tailEnd/>
                          </a:ln>
                          <a:extLst>
                            <a:ext uri="{909E8E84-426E-40DD-AFC4-6F175D3DCCD1}">
                              <a14:hiddenFill xmlns:a14="http://schemas.microsoft.com/office/drawing/2010/main">
                                <a:noFill/>
                              </a14:hiddenFill>
                            </a:ext>
                          </a:extLst>
                        </wps:spPr>
                        <wps:bodyPr/>
                      </wps:wsp>
                      <wps:wsp>
                        <wps:cNvPr id="210" name="Text Box 122"/>
                        <wps:cNvSpPr txBox="1">
                          <a:spLocks noChangeArrowheads="1"/>
                        </wps:cNvSpPr>
                        <wps:spPr bwMode="auto">
                          <a:xfrm>
                            <a:off x="6231" y="-508"/>
                            <a:ext cx="449" cy="1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2D801C" w14:textId="77777777" w:rsidR="00C334C5" w:rsidRDefault="00C334C5">
                              <w:pPr>
                                <w:spacing w:line="119" w:lineRule="exact"/>
                                <w:rPr>
                                  <w:rFonts w:ascii="Arial" w:hAnsi="Arial"/>
                                  <w:sz w:val="12"/>
                                </w:rPr>
                              </w:pPr>
                              <w:r>
                                <w:rPr>
                                  <w:rFonts w:ascii="Arial" w:hAnsi="Arial"/>
                                  <w:color w:val="FF0000"/>
                                  <w:sz w:val="12"/>
                                </w:rPr>
                                <w:t>OA</w:t>
                              </w:r>
                              <w:r>
                                <w:rPr>
                                  <w:rFonts w:ascii="Arial" w:hAnsi="Arial"/>
                                  <w:color w:val="FF0000"/>
                                  <w:spacing w:val="-7"/>
                                  <w:sz w:val="12"/>
                                </w:rPr>
                                <w:t xml:space="preserve"> </w:t>
                              </w:r>
                              <w:r>
                                <w:rPr>
                                  <w:rFonts w:ascii="Symbol" w:hAnsi="Symbol"/>
                                  <w:color w:val="FF0000"/>
                                  <w:sz w:val="12"/>
                                </w:rPr>
                                <w:t></w:t>
                              </w:r>
                              <w:r>
                                <w:rPr>
                                  <w:rFonts w:ascii="Times New Roman" w:hAnsi="Times New Roman"/>
                                  <w:color w:val="FF0000"/>
                                  <w:spacing w:val="-4"/>
                                  <w:sz w:val="12"/>
                                </w:rPr>
                                <w:t xml:space="preserve"> </w:t>
                              </w:r>
                              <w:r>
                                <w:rPr>
                                  <w:rFonts w:ascii="Arial" w:hAnsi="Arial"/>
                                  <w:color w:val="FF0000"/>
                                  <w:sz w:val="12"/>
                                </w:rPr>
                                <w:t>37</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1CB88A8" id="Group 121" o:spid="_x0000_s2737" style="position:absolute;left:0;text-align:left;margin-left:295.6pt;margin-top:-32.4pt;width:161.8pt;height:95.2pt;z-index:15785472;mso-position-horizontal-relative:page" coordorigin="5912,-648" coordsize="3236,19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">
                <v:rect id="Rectangle 204" o:spid="_x0000_s2738" style="position:absolute;left:6192;top:1233;width:68;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" fillcolor="#a6a6a6" stroked="f">
                  <v:fill opacity="39321f"/>
                </v:rect>
                <v:rect id="Rectangle 203" o:spid="_x0000_s2739" style="position:absolute;left:6192;top:1233;width:68;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" filled="f" strokeweight=".21pt"/>
                <v:rect id="Rectangle 202" o:spid="_x0000_s2740" style="position:absolute;left:6259;top:1179;width:68;height: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" fillcolor="#a6a6a6" stroked="f">
                  <v:fill opacity="39321f"/>
                </v:rect>
                <v:rect id="Rectangle 201" o:spid="_x0000_s2741" style="position:absolute;left:6259;top:1179;width:68;height: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" filled="f" strokeweight=".21pt"/>
                <v:rect id="Rectangle 200" o:spid="_x0000_s2742" style="position:absolute;left:6326;top:1142;width:68;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" fillcolor="#a6a6a6" stroked="f">
                  <v:fill opacity="39321f"/>
                </v:rect>
                <v:rect id="Rectangle 199" o:spid="_x0000_s2743" style="position:absolute;left:6326;top:1142;width:68;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" filled="f" strokeweight=".21pt"/>
                <v:rect id="Rectangle 198" o:spid="_x0000_s2744" style="position:absolute;left:6393;top:525;width:68;height: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" fillcolor="#a6a6a6" stroked="f">
                  <v:fill opacity="39321f"/>
                </v:rect>
                <v:rect id="Rectangle 197" o:spid="_x0000_s2745" style="position:absolute;left:6393;top:525;width:68;height: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" filled="f" strokeweight=".21pt"/>
                <v:rect id="Rectangle 196" o:spid="_x0000_s2746" style="position:absolute;left:6460;top:633;width:68;height:6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" fillcolor="#a6a6a6" stroked="f">
                  <v:fill opacity="39321f"/>
                </v:rect>
                <v:rect id="Rectangle 195" o:spid="_x0000_s2747" style="position:absolute;left:6460;top:633;width:68;height:6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" filled="f" strokeweight=".21pt"/>
                <v:rect id="Rectangle 194" o:spid="_x0000_s2748" style="position:absolute;left:6527;top:-426;width:68;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" fillcolor="#a6a6a6" stroked="f">
                  <v:fill opacity="39321f"/>
                </v:rect>
                <v:rect id="Rectangle 193" o:spid="_x0000_s2749" style="position:absolute;left:6527;top:-426;width:68;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" filled="f" strokeweight=".21pt"/>
                <v:rect id="Rectangle 192" o:spid="_x0000_s2750" style="position:absolute;left:6595;top:-48;width:68;height:1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" fillcolor="#a6a6a6" stroked="f">
                  <v:fill opacity="39321f"/>
                </v:rect>
                <v:rect id="Rectangle 191" o:spid="_x0000_s2751" style="position:absolute;left:6595;top:-48;width:68;height:1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" filled="f" strokeweight=".21pt"/>
                <v:rect id="Rectangle 190" o:spid="_x0000_s2752" style="position:absolute;left:6662;top:801;width:68;height: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" fillcolor="#a6a6a6" stroked="f">
                  <v:fill opacity="39321f"/>
                </v:rect>
                <v:rect id="Rectangle 189" o:spid="_x0000_s2753" style="position:absolute;left:6662;top:801;width:68;height: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" filled="f" strokeweight=".21pt"/>
                <v:rect id="Rectangle 188" o:spid="_x0000_s2754" style="position:absolute;left:6729;top:888;width:68;height:3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" fillcolor="#a6a6a6" stroked="f">
                  <v:fill opacity="39321f"/>
                </v:rect>
                <v:rect id="Rectangle 187" o:spid="_x0000_s2755" style="position:absolute;left:6729;top:888;width:68;height:3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" filled="f" strokeweight=".21pt"/>
                <v:rect id="Rectangle 186" o:spid="_x0000_s2756" style="position:absolute;left:6796;top:1158;width:68;height: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" fillcolor="#a6a6a6" stroked="f">
                  <v:fill opacity="39321f"/>
                </v:rect>
                <v:rect id="Rectangle 185" o:spid="_x0000_s2757" style="position:absolute;left:6796;top:1158;width:68;height: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" filled="f" strokeweight=".21pt"/>
                <v:rect id="Rectangle 184" o:spid="_x0000_s2758" style="position:absolute;left:6863;top:1206;width:68;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" fillcolor="#a6a6a6" stroked="f">
                  <v:fill opacity="39321f"/>
                </v:rect>
                <v:rect id="Rectangle 183" o:spid="_x0000_s2759" style="position:absolute;left:6863;top:1206;width:68;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" filled="f" strokeweight=".21pt"/>
                <v:rect id="Rectangle 182" o:spid="_x0000_s2760" style="position:absolute;left:6930;top:1239;width:68;height: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" fillcolor="#a6a6a6" stroked="f">
                  <v:fill opacity="39321f"/>
                </v:rect>
                <v:rect id="Rectangle 181" o:spid="_x0000_s2761" style="position:absolute;left:6930;top:1239;width:68;height: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" filled="f" strokeweight=".21pt"/>
                <v:rect id="Rectangle 180" o:spid="_x0000_s2762" style="position:absolute;left:6997;top:1239;width:68;height: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" fillcolor="#a6a6a6" stroked="f">
                  <v:fill opacity="39321f"/>
                </v:rect>
                <v:rect id="Rectangle 179" o:spid="_x0000_s2763" style="position:absolute;left:6997;top:1239;width:68;height: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" filled="f" strokeweight=".21pt"/>
                <v:shape id="Freeform 178" o:spid="_x0000_s2764" style="position:absolute;left:7065;top:1244;width:68;height:2;visibility:visible;mso-wrap-style:square;v-text-anchor:top" coordsize="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" path="m67,l,,67,xe" fillcolor="#a6a6a6" stroked="f">
                  <v:fill opacity="39321f"/>
                  <v:path arrowok="t" o:connecttype="custom" o:connectlocs="67,0;0,0;67,0" o:connectangles="0,0,0"/>
                </v:shape>
                <v:shape id="Freeform 177" o:spid="_x0000_s2765" style="position:absolute;left:7065;top:1244;width:68;height:2;visibility:visible;mso-wrap-style:square;v-text-anchor:top" coordsize="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" path="m,l67,,,xe" filled="f" strokeweight=".21pt">
                  <v:path arrowok="t" o:connecttype="custom" o:connectlocs="0,0;67,0;0,0" o:connectangles="0,0,0"/>
                </v:shape>
                <v:shape id="Freeform 176" o:spid="_x0000_s2766" style="position:absolute;left:7132;top:1244;width:68;height:2;visibility:visible;mso-wrap-style:square;v-text-anchor:top" coordsize="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" path="m67,l,,67,xe" fillcolor="#a6a6a6" stroked="f">
                  <v:fill opacity="39321f"/>
                  <v:path arrowok="t" o:connecttype="custom" o:connectlocs="67,0;0,0;67,0" o:connectangles="0,0,0"/>
                </v:shape>
                <v:shape id="Freeform 175" o:spid="_x0000_s2767" style="position:absolute;left:7132;top:1244;width:68;height:2;visibility:visible;mso-wrap-style:square;v-text-anchor:top" coordsize="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" path="m,l67,,,xe" filled="f" strokeweight=".21pt">
                  <v:path arrowok="t" o:connecttype="custom" o:connectlocs="0,0;67,0;0,0" o:connectangles="0,0,0"/>
                </v:shape>
                <v:shape id="Freeform 174" o:spid="_x0000_s2768" style="position:absolute;left:7199;top:1244;width:68;height:2;visibility:visible;mso-wrap-style:square;v-text-anchor:top" coordsize="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" path="m67,l,,67,xe" fillcolor="#a6a6a6" stroked="f">
                  <v:fill opacity="39321f"/>
                  <v:path arrowok="t" o:connecttype="custom" o:connectlocs="67,0;0,0;67,0" o:connectangles="0,0,0"/>
                </v:shape>
                <v:shape id="Freeform 173" o:spid="_x0000_s2769" style="position:absolute;left:7199;top:1244;width:68;height:2;visibility:visible;mso-wrap-style:square;v-text-anchor:top" coordsize="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" path="m,l67,,,xe" filled="f" strokeweight=".21pt">
                  <v:path arrowok="t" o:connecttype="custom" o:connectlocs="0,0;67,0;0,0" o:connectangles="0,0,0"/>
                </v:shape>
                <v:shape id="Freeform 172" o:spid="_x0000_s2770" style="position:absolute;left:7266;top:1244;width:68;height:2;visibility:visible;mso-wrap-style:square;v-text-anchor:top" coordsize="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" path="m68,l,,68,xe" fillcolor="#a6a6a6" stroked="f">
                  <v:fill opacity="39321f"/>
                  <v:path arrowok="t" o:connecttype="custom" o:connectlocs="68,0;0,0;68,0" o:connectangles="0,0,0"/>
                </v:shape>
                <v:shape id="Freeform 171" o:spid="_x0000_s2771" style="position:absolute;left:7266;top:1244;width:68;height:2;visibility:visible;mso-wrap-style:square;v-text-anchor:top" coordsize="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" path="m,l68,,,xe" filled="f" strokeweight=".21pt">
                  <v:path arrowok="t" o:connecttype="custom" o:connectlocs="0,0;68,0;0,0" o:connectangles="0,0,0"/>
                </v:shape>
                <v:shape id="Freeform 170" o:spid="_x0000_s2772" style="position:absolute;left:7333;top:1244;width:68;height:2;visibility:visible;mso-wrap-style:square;v-text-anchor:top" coordsize="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" path="m67,l,,67,xe" fillcolor="#a6a6a6" stroked="f">
                  <v:fill opacity="39321f"/>
                  <v:path arrowok="t" o:connecttype="custom" o:connectlocs="67,0;0,0;67,0" o:connectangles="0,0,0"/>
                </v:shape>
                <v:shape id="Freeform 169" o:spid="_x0000_s2773" style="position:absolute;left:7333;top:1244;width:68;height:2;visibility:visible;mso-wrap-style:square;v-text-anchor:top" coordsize="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" path="m,l67,,,xe" filled="f" strokeweight=".21pt">
                  <v:path arrowok="t" o:connecttype="custom" o:connectlocs="0,0;67,0;0,0" o:connectangles="0,0,0"/>
                </v:shape>
                <v:shape id="Freeform 168" o:spid="_x0000_s2774" style="position:absolute;left:7400;top:1244;width:68;height:2;visibility:visible;mso-wrap-style:square;v-text-anchor:top" coordsize="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" path="m67,l,,67,xe" fillcolor="#a6a6a6" stroked="f">
                  <v:fill opacity="39321f"/>
                  <v:path arrowok="t" o:connecttype="custom" o:connectlocs="67,0;0,0;67,0" o:connectangles="0,0,0"/>
                </v:shape>
                <v:shape id="Freeform 167" o:spid="_x0000_s2775" style="position:absolute;left:7400;top:1244;width:68;height:2;visibility:visible;mso-wrap-style:square;v-text-anchor:top" coordsize="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" path="m,l67,,,xe" filled="f" strokeweight=".21pt">
                  <v:path arrowok="t" o:connecttype="custom" o:connectlocs="0,0;67,0;0,0" o:connectangles="0,0,0"/>
                </v:shape>
                <v:shape id="Freeform 166" o:spid="_x0000_s2776" style="position:absolute;left:7467;top:1244;width:68;height:2;visibility:visible;mso-wrap-style:square;v-text-anchor:top" coordsize="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" path="m67,l,,67,xe" fillcolor="#a6a6a6" stroked="f">
                  <v:fill opacity="39321f"/>
                  <v:path arrowok="t" o:connecttype="custom" o:connectlocs="67,0;0,0;67,0" o:connectangles="0,0,0"/>
                </v:shape>
                <v:shape id="Freeform 165" o:spid="_x0000_s2777" style="position:absolute;left:7467;top:1244;width:68;height:2;visibility:visible;mso-wrap-style:square;v-text-anchor:top" coordsize="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" path="m,l67,,,xe" filled="f" strokeweight=".21pt">
                  <v:path arrowok="t" o:connecttype="custom" o:connectlocs="0,0;67,0;0,0" o:connectangles="0,0,0"/>
                </v:shape>
                <v:shape id="Freeform 164" o:spid="_x0000_s2778" style="position:absolute;left:7535;top:1244;width:68;height:2;visibility:visible;mso-wrap-style:square;v-text-anchor:top" coordsize="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" path="m67,l,,67,xe" fillcolor="#a6a6a6" stroked="f">
                  <v:fill opacity="39321f"/>
                  <v:path arrowok="t" o:connecttype="custom" o:connectlocs="67,0;0,0;67,0" o:connectangles="0,0,0"/>
                </v:shape>
                <v:shape id="Freeform 163" o:spid="_x0000_s2779" style="position:absolute;left:7535;top:1244;width:68;height:2;visibility:visible;mso-wrap-style:square;v-text-anchor:top" coordsize="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" path="m,l67,,,xe" filled="f" strokeweight=".21pt">
                  <v:path arrowok="t" o:connecttype="custom" o:connectlocs="0,0;67,0;0,0" o:connectangles="0,0,0"/>
                </v:shape>
                <v:shape id="Freeform 162" o:spid="_x0000_s2780" style="position:absolute;left:7602;top:1244;width:68;height:2;visibility:visible;mso-wrap-style:square;v-text-anchor:top" coordsize="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" path="m67,l,,67,xe" fillcolor="#a6a6a6" stroked="f">
                  <v:fill opacity="39321f"/>
                  <v:path arrowok="t" o:connecttype="custom" o:connectlocs="67,0;0,0;67,0" o:connectangles="0,0,0"/>
                </v:shape>
                <v:shape id="Freeform 161" o:spid="_x0000_s2781" style="position:absolute;left:7602;top:1244;width:68;height:2;visibility:visible;mso-wrap-style:square;v-text-anchor:top" coordsize="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" path="m,l67,,,xe" filled="f" strokeweight=".21pt">
                  <v:path arrowok="t" o:connecttype="custom" o:connectlocs="0,0;67,0;0,0" o:connectangles="0,0,0"/>
                </v:shape>
                <v:shape id="Freeform 160" o:spid="_x0000_s2782" style="position:absolute;left:7669;top:1244;width:68;height:2;visibility:visible;mso-wrap-style:square;v-text-anchor:top" coordsize="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" path="m68,l,,68,xe" fillcolor="#a6a6a6" stroked="f">
                  <v:fill opacity="39321f"/>
                  <v:path arrowok="t" o:connecttype="custom" o:connectlocs="68,0;0,0;68,0" o:connectangles="0,0,0"/>
                </v:shape>
                <v:shape id="Freeform 159" o:spid="_x0000_s2783" style="position:absolute;left:7669;top:1244;width:68;height:2;visibility:visible;mso-wrap-style:square;v-text-anchor:top" coordsize="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" path="m,l68,,,xe" filled="f" strokeweight=".21pt">
                  <v:path arrowok="t" o:connecttype="custom" o:connectlocs="0,0;68,0;0,0" o:connectangles="0,0,0"/>
                </v:shape>
                <v:shape id="Freeform 158" o:spid="_x0000_s2784" style="position:absolute;left:7736;top:1244;width:68;height:2;visibility:visible;mso-wrap-style:square;v-text-anchor:top" coordsize="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" path="m68,l,,68,xe" fillcolor="#a6a6a6" stroked="f">
                  <v:fill opacity="39321f"/>
                  <v:path arrowok="t" o:connecttype="custom" o:connectlocs="68,0;0,0;68,0" o:connectangles="0,0,0"/>
                </v:shape>
                <v:shape id="Freeform 157" o:spid="_x0000_s2785" style="position:absolute;left:7736;top:1244;width:68;height:2;visibility:visible;mso-wrap-style:square;v-text-anchor:top" coordsize="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" path="m,l68,,,xe" filled="f" strokeweight=".21pt">
                  <v:path arrowok="t" o:connecttype="custom" o:connectlocs="0,0;68,0;0,0" o:connectangles="0,0,0"/>
                </v:shape>
                <v:shape id="Freeform 156" o:spid="_x0000_s2786" style="position:absolute;left:7803;top:1244;width:68;height:2;visibility:visible;mso-wrap-style:square;v-text-anchor:top" coordsize="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" path="m67,l,,67,xe" fillcolor="#a6a6a6" stroked="f">
                  <v:fill opacity="39321f"/>
                  <v:path arrowok="t" o:connecttype="custom" o:connectlocs="67,0;0,0;67,0" o:connectangles="0,0,0"/>
                </v:shape>
                <v:shape id="Freeform 155" o:spid="_x0000_s2787" style="position:absolute;left:7803;top:1244;width:68;height:2;visibility:visible;mso-wrap-style:square;v-text-anchor:top" coordsize="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" path="m,l67,,,xe" filled="f" strokeweight=".21pt">
                  <v:path arrowok="t" o:connecttype="custom" o:connectlocs="0,0;67,0;0,0" o:connectangles="0,0,0"/>
                </v:shape>
                <v:shape id="Freeform 154" o:spid="_x0000_s2788" style="position:absolute;left:7870;top:1244;width:68;height:2;visibility:visible;mso-wrap-style:square;v-text-anchor:top" coordsize="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" path="m67,l,,67,xe" fillcolor="#a6a6a6" stroked="f">
                  <v:fill opacity="39321f"/>
                  <v:path arrowok="t" o:connecttype="custom" o:connectlocs="67,0;0,0;67,0" o:connectangles="0,0,0"/>
                </v:shape>
                <v:shape id="Freeform 153" o:spid="_x0000_s2789" style="position:absolute;left:7870;top:1244;width:68;height:2;visibility:visible;mso-wrap-style:square;v-text-anchor:top" coordsize="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" path="m,l67,,,xe" filled="f" strokeweight=".21pt">
                  <v:path arrowok="t" o:connecttype="custom" o:connectlocs="0,0;67,0;0,0" o:connectangles="0,0,0"/>
                </v:shape>
                <v:shape id="Freeform 152" o:spid="_x0000_s2790" style="position:absolute;left:7938;top:1244;width:68;height:2;visibility:visible;mso-wrap-style:square;v-text-anchor:top" coordsize="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" path="m67,l,,67,xe" fillcolor="#a6a6a6" stroked="f">
                  <v:fill opacity="39321f"/>
                  <v:path arrowok="t" o:connecttype="custom" o:connectlocs="67,0;0,0;67,0" o:connectangles="0,0,0"/>
                </v:shape>
                <v:shape id="Freeform 151" o:spid="_x0000_s2791" style="position:absolute;left:7938;top:1244;width:68;height:2;visibility:visible;mso-wrap-style:square;v-text-anchor:top" coordsize="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" path="m,l67,,,xe" filled="f" strokeweight=".21pt">
                  <v:path arrowok="t" o:connecttype="custom" o:connectlocs="0,0;67,0;0,0" o:connectangles="0,0,0"/>
                </v:shape>
                <v:shape id="Freeform 150" o:spid="_x0000_s2792" style="position:absolute;left:8005;top:1244;width:68;height:2;visibility:visible;mso-wrap-style:square;v-text-anchor:top" coordsize="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" path="m67,l,,67,xe" fillcolor="#a6a6a6" stroked="f">
                  <v:fill opacity="39321f"/>
                  <v:path arrowok="t" o:connecttype="custom" o:connectlocs="67,0;0,0;67,0" o:connectangles="0,0,0"/>
                </v:shape>
                <v:shape id="Freeform 149" o:spid="_x0000_s2793" style="position:absolute;left:8005;top:1244;width:68;height:2;visibility:visible;mso-wrap-style:square;v-text-anchor:top" coordsize="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" path="m,l67,,,xe" filled="f" strokeweight=".21pt">
                  <v:path arrowok="t" o:connecttype="custom" o:connectlocs="0,0;67,0;0,0" o:connectangles="0,0,0"/>
                </v:shape>
                <v:shape id="Freeform 148" o:spid="_x0000_s2794" style="position:absolute;left:8072;top:1244;width:68;height:2;visibility:visible;mso-wrap-style:square;v-text-anchor:top" coordsize="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" path="m68,l,,68,xe" fillcolor="#a6a6a6" stroked="f">
                  <v:fill opacity="39321f"/>
                  <v:path arrowok="t" o:connecttype="custom" o:connectlocs="68,0;0,0;68,0" o:connectangles="0,0,0"/>
                </v:shape>
                <v:shape id="Freeform 147" o:spid="_x0000_s2795" style="position:absolute;left:8072;top:1244;width:68;height:2;visibility:visible;mso-wrap-style:square;v-text-anchor:top" coordsize="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" path="m,l68,,,xe" filled="f" strokeweight=".21pt">
                  <v:path arrowok="t" o:connecttype="custom" o:connectlocs="0,0;68,0;0,0" o:connectangles="0,0,0"/>
                </v:shape>
                <v:shape id="Freeform 146" o:spid="_x0000_s2796" style="position:absolute;left:8139;top:1244;width:68;height:2;visibility:visible;mso-wrap-style:square;v-text-anchor:top" coordsize="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" path="m67,l,,67,xe" fillcolor="#a6a6a6" stroked="f">
                  <v:fill opacity="39321f"/>
                  <v:path arrowok="t" o:connecttype="custom" o:connectlocs="67,0;0,0;67,0" o:connectangles="0,0,0"/>
                </v:shape>
                <v:shape id="Freeform 145" o:spid="_x0000_s2797" style="position:absolute;left:8139;top:1244;width:68;height:2;visibility:visible;mso-wrap-style:square;v-text-anchor:top" coordsize="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" path="m,l67,,,xe" filled="f" strokeweight=".21pt">
                  <v:path arrowok="t" o:connecttype="custom" o:connectlocs="0,0;67,0;0,0" o:connectangles="0,0,0"/>
                </v:shape>
                <v:shape id="Freeform 144" o:spid="_x0000_s2798" style="position:absolute;left:8206;top:1244;width:68;height:2;visibility:visible;mso-wrap-style:square;v-text-anchor:top" coordsize="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" path="m67,l,,67,xe" fillcolor="#a6a6a6" stroked="f">
                  <v:fill opacity="39321f"/>
                  <v:path arrowok="t" o:connecttype="custom" o:connectlocs="67,0;0,0;67,0" o:connectangles="0,0,0"/>
                </v:shape>
                <v:shape id="Freeform 143" o:spid="_x0000_s2799" style="position:absolute;left:8206;top:1244;width:68;height:2;visibility:visible;mso-wrap-style:square;v-text-anchor:top" coordsize="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" path="m,l67,,,xe" filled="f" strokeweight=".21pt">
                  <v:path arrowok="t" o:connecttype="custom" o:connectlocs="0,0;67,0;0,0" o:connectangles="0,0,0"/>
                </v:shape>
                <v:shape id="Freeform 142" o:spid="_x0000_s2800" style="position:absolute;left:8273;top:1244;width:68;height:2;visibility:visible;mso-wrap-style:square;v-text-anchor:top" coordsize="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" path="m67,l,,67,xe" fillcolor="#a6a6a6" stroked="f">
                  <v:fill opacity="39321f"/>
                  <v:path arrowok="t" o:connecttype="custom" o:connectlocs="67,0;0,0;67,0" o:connectangles="0,0,0"/>
                </v:shape>
                <v:shape id="Freeform 141" o:spid="_x0000_s2801" style="position:absolute;left:8273;top:1244;width:68;height:2;visibility:visible;mso-wrap-style:square;v-text-anchor:top" coordsize="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" path="m,l67,,,xe" filled="f" strokeweight=".21pt">
                  <v:path arrowok="t" o:connecttype="custom" o:connectlocs="0,0;67,0;0,0" o:connectangles="0,0,0"/>
                </v:shape>
                <v:shape id="Freeform 140" o:spid="_x0000_s2802" style="position:absolute;left:8340;top:1244;width:68;height:2;visibility:visible;mso-wrap-style:square;v-text-anchor:top" coordsize="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" path="m67,l,,67,xe" fillcolor="#a6a6a6" stroked="f">
                  <v:fill opacity="39321f"/>
                  <v:path arrowok="t" o:connecttype="custom" o:connectlocs="67,0;0,0;67,0" o:connectangles="0,0,0"/>
                </v:shape>
                <v:shape id="Freeform 139" o:spid="_x0000_s2803" style="position:absolute;left:8340;top:1244;width:68;height:2;visibility:visible;mso-wrap-style:square;v-text-anchor:top" coordsize="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" path="m,l67,,,xe" filled="f" strokeweight=".21pt">
                  <v:path arrowok="t" o:connecttype="custom" o:connectlocs="0,0;67,0;0,0" o:connectangles="0,0,0"/>
                </v:shape>
                <v:shape id="Freeform 138" o:spid="_x0000_s2804" style="position:absolute;left:8408;top:1244;width:68;height:2;visibility:visible;mso-wrap-style:square;v-text-anchor:top" coordsize="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" path="m67,l,,67,xe" fillcolor="#a6a6a6" stroked="f">
                  <v:fill opacity="39321f"/>
                  <v:path arrowok="t" o:connecttype="custom" o:connectlocs="67,0;0,0;67,0" o:connectangles="0,0,0"/>
                </v:shape>
                <v:shape id="Freeform 137" o:spid="_x0000_s2805" style="position:absolute;left:8408;top:1244;width:68;height:2;visibility:visible;mso-wrap-style:square;v-text-anchor:top" coordsize="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" path="m,l67,,,xe" filled="f" strokeweight=".21pt">
                  <v:path arrowok="t" o:connecttype="custom" o:connectlocs="0,0;67,0;0,0" o:connectangles="0,0,0"/>
                </v:shape>
                <v:shape id="Freeform 136" o:spid="_x0000_s2806" style="position:absolute;left:8475;top:1244;width:68;height:2;visibility:visible;mso-wrap-style:square;v-text-anchor:top" coordsize="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" path="m67,l,,67,xe" fillcolor="#a6a6a6" stroked="f">
                  <v:fill opacity="39321f"/>
                  <v:path arrowok="t" o:connecttype="custom" o:connectlocs="67,0;0,0;67,0" o:connectangles="0,0,0"/>
                </v:shape>
                <v:shape id="Freeform 135" o:spid="_x0000_s2807" style="position:absolute;left:8475;top:1244;width:68;height:2;visibility:visible;mso-wrap-style:square;v-text-anchor:top" coordsize="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" path="m,l67,,,xe" filled="f" strokeweight=".21pt">
                  <v:path arrowok="t" o:connecttype="custom" o:connectlocs="0,0;67,0;0,0" o:connectangles="0,0,0"/>
                </v:shape>
                <v:shape id="Freeform 134" o:spid="_x0000_s2808" style="position:absolute;left:8542;top:1244;width:68;height:2;visibility:visible;mso-wrap-style:square;v-text-anchor:top" coordsize="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" path="m68,l,,68,xe" fillcolor="#a6a6a6" stroked="f">
                  <v:fill opacity="39321f"/>
                  <v:path arrowok="t" o:connecttype="custom" o:connectlocs="68,0;0,0;68,0" o:connectangles="0,0,0"/>
                </v:shape>
                <v:shape id="Freeform 133" o:spid="_x0000_s2809" style="position:absolute;left:8542;top:1244;width:68;height:2;visibility:visible;mso-wrap-style:square;v-text-anchor:top" coordsize="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" path="m,l68,,,xe" filled="f" strokeweight=".21pt">
                  <v:path arrowok="t" o:connecttype="custom" o:connectlocs="0,0;68,0;0,0" o:connectangles="0,0,0"/>
                </v:shape>
                <v:shape id="Freeform 132" o:spid="_x0000_s2810" style="position:absolute;left:8609;top:1244;width:68;height:2;visibility:visible;mso-wrap-style:square;v-text-anchor:top" coordsize="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" path="m67,l,,67,xe" fillcolor="#a6a6a6" stroked="f">
                  <v:fill opacity="39321f"/>
                  <v:path arrowok="t" o:connecttype="custom" o:connectlocs="67,0;0,0;67,0" o:connectangles="0,0,0"/>
                </v:shape>
                <v:shape id="Freeform 131" o:spid="_x0000_s2811" style="position:absolute;left:8609;top:1244;width:68;height:2;visibility:visible;mso-wrap-style:square;v-text-anchor:top" coordsize="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" path="m,l67,,,xe" filled="f" strokeweight=".21pt">
                  <v:path arrowok="t" o:connecttype="custom" o:connectlocs="0,0;67,0;0,0" o:connectangles="0,0,0"/>
                </v:shape>
                <v:shape id="Freeform 130" o:spid="_x0000_s2812" style="position:absolute;left:8676;top:1244;width:68;height:2;visibility:visible;mso-wrap-style:square;v-text-anchor:top" coordsize="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" path="m67,l,,67,xe" fillcolor="#a6a6a6" stroked="f">
                  <v:fill opacity="39321f"/>
                  <v:path arrowok="t" o:connecttype="custom" o:connectlocs="67,0;0,0;67,0" o:connectangles="0,0,0"/>
                </v:shape>
                <v:shape id="Freeform 129" o:spid="_x0000_s2813" style="position:absolute;left:8676;top:1244;width:68;height:2;visibility:visible;mso-wrap-style:square;v-text-anchor:top" coordsize="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" path="m,l67,,,xe" filled="f" strokeweight=".21pt">
                  <v:path arrowok="t" o:connecttype="custom" o:connectlocs="0,0;67,0;0,0" o:connectangles="0,0,0"/>
                </v:shape>
                <v:shape id="Freeform 128" o:spid="_x0000_s2814" style="position:absolute;left:8743;top:1244;width:68;height:2;visibility:visible;mso-wrap-style:square;v-text-anchor:top" coordsize="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" path="m67,l,,67,xe" fillcolor="#a6a6a6" stroked="f">
                  <v:fill opacity="39321f"/>
                  <v:path arrowok="t" o:connecttype="custom" o:connectlocs="67,0;0,0;67,0" o:connectangles="0,0,0"/>
                </v:shape>
                <v:shape id="Freeform 127" o:spid="_x0000_s2815" style="position:absolute;left:8743;top:1244;width:68;height:2;visibility:visible;mso-wrap-style:square;v-text-anchor:top" coordsize="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" path="m,l67,,,xe" filled="f" strokeweight=".21pt">
                  <v:path arrowok="t" o:connecttype="custom" o:connectlocs="0,0;67,0;0,0" o:connectangles="0,0,0"/>
                </v:shape>
                <v:shape id="Freeform 126" o:spid="_x0000_s2816" style="position:absolute;left:8810;top:1244;width:68;height:2;visibility:visible;mso-wrap-style:square;v-text-anchor:top" coordsize="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" path="m67,l,,67,xe" fillcolor="#a6a6a6" stroked="f">
                  <v:fill opacity="39321f"/>
                  <v:path arrowok="t" o:connecttype="custom" o:connectlocs="67,0;0,0;67,0" o:connectangles="0,0,0"/>
                </v:shape>
                <v:shape id="Freeform 125" o:spid="_x0000_s2817" style="position:absolute;left:8810;top:1244;width:68;height:2;visibility:visible;mso-wrap-style:square;v-text-anchor:top" coordsize="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" path="m,l67,,,xe" filled="f" strokeweight=".21pt">
                  <v:path arrowok="t" o:connecttype="custom" o:connectlocs="0,0;67,0;0,0" o:connectangles="0,0,0"/>
                </v:shape>
                <v:shape id="AutoShape 124" o:spid="_x0000_s2818" style="position:absolute;left:5922;top:-648;width:3225;height:1893;visibility:visible;mso-wrap-style:square;v-text-anchor:top" coordsize="3225,1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" path="m,1893r3225,m,1893l,e" filled="f" strokeweight=".3775mm">
                  <v:path arrowok="t" o:connecttype="custom" o:connectlocs="0,1245;3225,1245;0,1245;0,-648" o:connectangles="0,0,0,0"/>
                </v:shape>
                <v:line id="Line 123" o:spid="_x0000_s2819" style="position:absolute;visibility:visible;mso-wrap-style:square" from="6446,1245" to="6446,1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" strokecolor="red" strokeweight=".3775mm"/>
                <v:shape id="Text Box 122" o:spid="_x0000_s2820" type="#_x0000_t202" style="position:absolute;left:6231;top:-508;width:449;height:1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" filled="f" stroked="f">
                  <v:textbox inset="0,0,0,0">
                    <w:txbxContent>
                      <w:p w14:paraId="4E2D801C" w14:textId="77777777" w:rsidR="00C334C5" w:rsidRDefault="00C334C5">
                        <w:pPr>
                          <w:spacing w:line="119" w:lineRule="exact"/>
                          <w:rPr>
                            <w:rFonts w:ascii="Arial" w:hAnsi="Arial"/>
                            <w:sz w:val="12"/>
                          </w:rPr>
                        </w:pPr>
                        <w:r>
                          <w:rPr>
                            <w:rFonts w:ascii="Arial" w:hAnsi="Arial"/>
                            <w:color w:val="FF0000"/>
                            <w:sz w:val="12"/>
                          </w:rPr>
                          <w:t>OA</w:t>
                        </w:r>
                        <w:r>
                          <w:rPr>
                            <w:rFonts w:ascii="Arial" w:hAnsi="Arial"/>
                            <w:color w:val="FF0000"/>
                            <w:spacing w:val="-7"/>
                            <w:sz w:val="12"/>
                          </w:rPr>
                          <w:t xml:space="preserve"> </w:t>
                        </w:r>
                        <w:r>
                          <w:rPr>
                            <w:rFonts w:ascii="Symbol" w:hAnsi="Symbol"/>
                            <w:color w:val="FF0000"/>
                            <w:sz w:val="12"/>
                          </w:rPr>
                          <w:t></w:t>
                        </w:r>
                        <w:r>
                          <w:rPr>
                            <w:rFonts w:ascii="Times New Roman" w:hAnsi="Times New Roman"/>
                            <w:color w:val="FF0000"/>
                            <w:spacing w:val="-4"/>
                            <w:sz w:val="12"/>
                          </w:rPr>
                          <w:t xml:space="preserve"> </w:t>
                        </w:r>
                        <w:r>
                          <w:rPr>
                            <w:rFonts w:ascii="Arial" w:hAnsi="Arial"/>
                            <w:color w:val="FF0000"/>
                            <w:sz w:val="12"/>
                          </w:rPr>
                          <w:t>37</w:t>
                        </w:r>
                      </w:p>
                    </w:txbxContent>
                  </v:textbox>
                </v:shape>
                <w10:wrap anchorx="page"/>
              </v:group>
            </w:pict>
          </mc:Fallback>
        </mc:AlternateContent>
      </w:r>
      <w:r w:rsidR="00DC0BFC">
        <w:rPr>
          <w:rFonts w:ascii="Arial"/>
          <w:sz w:val="20"/>
        </w:rPr>
        <w:t>Single</w:t>
      </w:r>
      <w:r w:rsidR="00DC0BFC">
        <w:rPr>
          <w:rFonts w:ascii="Arial"/>
          <w:spacing w:val="-6"/>
          <w:sz w:val="20"/>
        </w:rPr>
        <w:t xml:space="preserve"> </w:t>
      </w:r>
      <w:r w:rsidR="00DC0BFC">
        <w:rPr>
          <w:rFonts w:ascii="Arial"/>
          <w:sz w:val="20"/>
        </w:rPr>
        <w:t>Authors</w:t>
      </w:r>
    </w:p>
    <w:p w14:paraId="6826C0F2" w14:textId="77777777" w:rsidR="00BB4C49" w:rsidRDefault="00BB4C49">
      <w:pPr>
        <w:pStyle w:val="BodyText"/>
        <w:rPr>
          <w:rFonts w:ascii="Arial"/>
          <w:sz w:val="20"/>
        </w:rPr>
      </w:pPr>
    </w:p>
    <w:p w14:paraId="31C4E53F" w14:textId="77777777" w:rsidR="00BB4C49" w:rsidRDefault="00BB4C49">
      <w:pPr>
        <w:pStyle w:val="BodyText"/>
        <w:rPr>
          <w:rFonts w:ascii="Arial"/>
          <w:sz w:val="20"/>
        </w:rPr>
      </w:pPr>
    </w:p>
    <w:p w14:paraId="699B79DA" w14:textId="77777777" w:rsidR="00BB4C49" w:rsidRDefault="00BB4C49">
      <w:pPr>
        <w:pStyle w:val="BodyText"/>
        <w:rPr>
          <w:rFonts w:ascii="Arial"/>
          <w:sz w:val="20"/>
        </w:rPr>
      </w:pPr>
    </w:p>
    <w:p w14:paraId="0C9E837B" w14:textId="77777777" w:rsidR="00BB4C49" w:rsidRDefault="00BB4C49">
      <w:pPr>
        <w:pStyle w:val="BodyText"/>
        <w:rPr>
          <w:rFonts w:ascii="Arial"/>
          <w:sz w:val="20"/>
        </w:rPr>
      </w:pPr>
    </w:p>
    <w:p w14:paraId="3826ACA6" w14:textId="77777777" w:rsidR="00BB4C49" w:rsidRDefault="00144D41">
      <w:pPr>
        <w:spacing w:before="124"/>
        <w:ind w:left="1104"/>
        <w:rPr>
          <w:rFonts w:ascii="Arial"/>
          <w:b/>
        </w:rPr>
      </w:pPr>
      <w:r>
        <w:rPr>
          <w:noProof/>
        </w:rPr>
        <mc:AlternateContent>
          <mc:Choice Requires="wpg">
            <w:drawing>
              <wp:anchor distT="0" distB="0" distL="114300" distR="114300" simplePos="0" relativeHeight="15785984" behindDoc="0" locked="0" layoutInCell="1" allowOverlap="1" wp14:anchorId="34C14899" wp14:editId="760AF530">
                <wp:simplePos x="0" y="0"/>
                <wp:positionH relativeFrom="page">
                  <wp:posOffset>3754120</wp:posOffset>
                </wp:positionH>
                <wp:positionV relativeFrom="paragraph">
                  <wp:posOffset>309880</wp:posOffset>
                </wp:positionV>
                <wp:extent cx="2054860" cy="1236980"/>
                <wp:effectExtent l="0" t="0" r="0" b="0"/>
                <wp:wrapNone/>
                <wp:docPr id="41"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54860" cy="1236980"/>
                          <a:chOff x="5912" y="488"/>
                          <a:chExt cx="3236" cy="1948"/>
                        </a:xfrm>
                      </wpg:grpSpPr>
                      <wps:wsp>
                        <wps:cNvPr id="42" name="Freeform 120"/>
                        <wps:cNvSpPr>
                          <a:spLocks/>
                        </wps:cNvSpPr>
                        <wps:spPr bwMode="auto">
                          <a:xfrm>
                            <a:off x="6192" y="2380"/>
                            <a:ext cx="68" cy="2"/>
                          </a:xfrm>
                          <a:custGeom>
                            <a:avLst/>
                            <a:gdLst>
                              <a:gd name="T0" fmla="+- 0 6259 6192"/>
                              <a:gd name="T1" fmla="*/ T0 w 68"/>
                              <a:gd name="T2" fmla="+- 0 6192 6192"/>
                              <a:gd name="T3" fmla="*/ T2 w 68"/>
                              <a:gd name="T4" fmla="+- 0 6259 6192"/>
                              <a:gd name="T5" fmla="*/ T4 w 68"/>
                            </a:gdLst>
                            <a:ahLst/>
                            <a:cxnLst>
                              <a:cxn ang="0">
                                <a:pos x="T1" y="0"/>
                              </a:cxn>
                              <a:cxn ang="0">
                                <a:pos x="T3" y="0"/>
                              </a:cxn>
                              <a:cxn ang="0">
                                <a:pos x="T5" y="0"/>
                              </a:cxn>
                            </a:cxnLst>
                            <a:rect l="0" t="0" r="r" b="b"/>
                            <a:pathLst>
                              <a:path w="68">
                                <a:moveTo>
                                  <a:pt x="67" y="0"/>
                                </a:moveTo>
                                <a:lnTo>
                                  <a:pt x="0" y="0"/>
                                </a:lnTo>
                                <a:lnTo>
                                  <a:pt x="67" y="0"/>
                                </a:lnTo>
                                <a:close/>
                              </a:path>
                            </a:pathLst>
                          </a:custGeom>
                          <a:solidFill>
                            <a:srgbClr val="A6A6A6">
                              <a:alpha val="5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 name="Freeform 119"/>
                        <wps:cNvSpPr>
                          <a:spLocks/>
                        </wps:cNvSpPr>
                        <wps:spPr bwMode="auto">
                          <a:xfrm>
                            <a:off x="6192" y="2380"/>
                            <a:ext cx="68" cy="2"/>
                          </a:xfrm>
                          <a:custGeom>
                            <a:avLst/>
                            <a:gdLst>
                              <a:gd name="T0" fmla="+- 0 6192 6192"/>
                              <a:gd name="T1" fmla="*/ T0 w 68"/>
                              <a:gd name="T2" fmla="+- 0 6259 6192"/>
                              <a:gd name="T3" fmla="*/ T2 w 68"/>
                              <a:gd name="T4" fmla="+- 0 6192 6192"/>
                              <a:gd name="T5" fmla="*/ T4 w 68"/>
                            </a:gdLst>
                            <a:ahLst/>
                            <a:cxnLst>
                              <a:cxn ang="0">
                                <a:pos x="T1" y="0"/>
                              </a:cxn>
                              <a:cxn ang="0">
                                <a:pos x="T3" y="0"/>
                              </a:cxn>
                              <a:cxn ang="0">
                                <a:pos x="T5" y="0"/>
                              </a:cxn>
                            </a:cxnLst>
                            <a:rect l="0" t="0" r="r" b="b"/>
                            <a:pathLst>
                              <a:path w="68">
                                <a:moveTo>
                                  <a:pt x="0" y="0"/>
                                </a:moveTo>
                                <a:lnTo>
                                  <a:pt x="67"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 name="Freeform 118"/>
                        <wps:cNvSpPr>
                          <a:spLocks/>
                        </wps:cNvSpPr>
                        <wps:spPr bwMode="auto">
                          <a:xfrm>
                            <a:off x="6259" y="2380"/>
                            <a:ext cx="68" cy="2"/>
                          </a:xfrm>
                          <a:custGeom>
                            <a:avLst/>
                            <a:gdLst>
                              <a:gd name="T0" fmla="+- 0 6326 6259"/>
                              <a:gd name="T1" fmla="*/ T0 w 68"/>
                              <a:gd name="T2" fmla="+- 0 6259 6259"/>
                              <a:gd name="T3" fmla="*/ T2 w 68"/>
                              <a:gd name="T4" fmla="+- 0 6326 6259"/>
                              <a:gd name="T5" fmla="*/ T4 w 68"/>
                            </a:gdLst>
                            <a:ahLst/>
                            <a:cxnLst>
                              <a:cxn ang="0">
                                <a:pos x="T1" y="0"/>
                              </a:cxn>
                              <a:cxn ang="0">
                                <a:pos x="T3" y="0"/>
                              </a:cxn>
                              <a:cxn ang="0">
                                <a:pos x="T5" y="0"/>
                              </a:cxn>
                            </a:cxnLst>
                            <a:rect l="0" t="0" r="r" b="b"/>
                            <a:pathLst>
                              <a:path w="68">
                                <a:moveTo>
                                  <a:pt x="67" y="0"/>
                                </a:moveTo>
                                <a:lnTo>
                                  <a:pt x="0" y="0"/>
                                </a:lnTo>
                                <a:lnTo>
                                  <a:pt x="67" y="0"/>
                                </a:lnTo>
                                <a:close/>
                              </a:path>
                            </a:pathLst>
                          </a:custGeom>
                          <a:solidFill>
                            <a:srgbClr val="A6A6A6">
                              <a:alpha val="5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 name="Freeform 117"/>
                        <wps:cNvSpPr>
                          <a:spLocks/>
                        </wps:cNvSpPr>
                        <wps:spPr bwMode="auto">
                          <a:xfrm>
                            <a:off x="6259" y="2380"/>
                            <a:ext cx="68" cy="2"/>
                          </a:xfrm>
                          <a:custGeom>
                            <a:avLst/>
                            <a:gdLst>
                              <a:gd name="T0" fmla="+- 0 6259 6259"/>
                              <a:gd name="T1" fmla="*/ T0 w 68"/>
                              <a:gd name="T2" fmla="+- 0 6326 6259"/>
                              <a:gd name="T3" fmla="*/ T2 w 68"/>
                              <a:gd name="T4" fmla="+- 0 6259 6259"/>
                              <a:gd name="T5" fmla="*/ T4 w 68"/>
                            </a:gdLst>
                            <a:ahLst/>
                            <a:cxnLst>
                              <a:cxn ang="0">
                                <a:pos x="T1" y="0"/>
                              </a:cxn>
                              <a:cxn ang="0">
                                <a:pos x="T3" y="0"/>
                              </a:cxn>
                              <a:cxn ang="0">
                                <a:pos x="T5" y="0"/>
                              </a:cxn>
                            </a:cxnLst>
                            <a:rect l="0" t="0" r="r" b="b"/>
                            <a:pathLst>
                              <a:path w="68">
                                <a:moveTo>
                                  <a:pt x="0" y="0"/>
                                </a:moveTo>
                                <a:lnTo>
                                  <a:pt x="67"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 name="Freeform 116"/>
                        <wps:cNvSpPr>
                          <a:spLocks/>
                        </wps:cNvSpPr>
                        <wps:spPr bwMode="auto">
                          <a:xfrm>
                            <a:off x="6326" y="2380"/>
                            <a:ext cx="68" cy="2"/>
                          </a:xfrm>
                          <a:custGeom>
                            <a:avLst/>
                            <a:gdLst>
                              <a:gd name="T0" fmla="+- 0 6394 6326"/>
                              <a:gd name="T1" fmla="*/ T0 w 68"/>
                              <a:gd name="T2" fmla="+- 0 6326 6326"/>
                              <a:gd name="T3" fmla="*/ T2 w 68"/>
                              <a:gd name="T4" fmla="+- 0 6394 6326"/>
                              <a:gd name="T5" fmla="*/ T4 w 68"/>
                            </a:gdLst>
                            <a:ahLst/>
                            <a:cxnLst>
                              <a:cxn ang="0">
                                <a:pos x="T1" y="0"/>
                              </a:cxn>
                              <a:cxn ang="0">
                                <a:pos x="T3" y="0"/>
                              </a:cxn>
                              <a:cxn ang="0">
                                <a:pos x="T5" y="0"/>
                              </a:cxn>
                            </a:cxnLst>
                            <a:rect l="0" t="0" r="r" b="b"/>
                            <a:pathLst>
                              <a:path w="68">
                                <a:moveTo>
                                  <a:pt x="68" y="0"/>
                                </a:moveTo>
                                <a:lnTo>
                                  <a:pt x="0" y="0"/>
                                </a:lnTo>
                                <a:lnTo>
                                  <a:pt x="68" y="0"/>
                                </a:lnTo>
                                <a:close/>
                              </a:path>
                            </a:pathLst>
                          </a:custGeom>
                          <a:solidFill>
                            <a:srgbClr val="A6A6A6">
                              <a:alpha val="5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 name="Freeform 115"/>
                        <wps:cNvSpPr>
                          <a:spLocks/>
                        </wps:cNvSpPr>
                        <wps:spPr bwMode="auto">
                          <a:xfrm>
                            <a:off x="6326" y="2380"/>
                            <a:ext cx="68" cy="2"/>
                          </a:xfrm>
                          <a:custGeom>
                            <a:avLst/>
                            <a:gdLst>
                              <a:gd name="T0" fmla="+- 0 6326 6326"/>
                              <a:gd name="T1" fmla="*/ T0 w 68"/>
                              <a:gd name="T2" fmla="+- 0 6394 6326"/>
                              <a:gd name="T3" fmla="*/ T2 w 68"/>
                              <a:gd name="T4" fmla="+- 0 6326 6326"/>
                              <a:gd name="T5" fmla="*/ T4 w 68"/>
                            </a:gdLst>
                            <a:ahLst/>
                            <a:cxnLst>
                              <a:cxn ang="0">
                                <a:pos x="T1" y="0"/>
                              </a:cxn>
                              <a:cxn ang="0">
                                <a:pos x="T3" y="0"/>
                              </a:cxn>
                              <a:cxn ang="0">
                                <a:pos x="T5" y="0"/>
                              </a:cxn>
                            </a:cxnLst>
                            <a:rect l="0" t="0" r="r" b="b"/>
                            <a:pathLst>
                              <a:path w="68">
                                <a:moveTo>
                                  <a:pt x="0" y="0"/>
                                </a:moveTo>
                                <a:lnTo>
                                  <a:pt x="68"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 name="Freeform 114"/>
                        <wps:cNvSpPr>
                          <a:spLocks/>
                        </wps:cNvSpPr>
                        <wps:spPr bwMode="auto">
                          <a:xfrm>
                            <a:off x="6393" y="2380"/>
                            <a:ext cx="68" cy="2"/>
                          </a:xfrm>
                          <a:custGeom>
                            <a:avLst/>
                            <a:gdLst>
                              <a:gd name="T0" fmla="+- 0 6461 6394"/>
                              <a:gd name="T1" fmla="*/ T0 w 68"/>
                              <a:gd name="T2" fmla="+- 0 6394 6394"/>
                              <a:gd name="T3" fmla="*/ T2 w 68"/>
                              <a:gd name="T4" fmla="+- 0 6461 6394"/>
                              <a:gd name="T5" fmla="*/ T4 w 68"/>
                            </a:gdLst>
                            <a:ahLst/>
                            <a:cxnLst>
                              <a:cxn ang="0">
                                <a:pos x="T1" y="0"/>
                              </a:cxn>
                              <a:cxn ang="0">
                                <a:pos x="T3" y="0"/>
                              </a:cxn>
                              <a:cxn ang="0">
                                <a:pos x="T5" y="0"/>
                              </a:cxn>
                            </a:cxnLst>
                            <a:rect l="0" t="0" r="r" b="b"/>
                            <a:pathLst>
                              <a:path w="68">
                                <a:moveTo>
                                  <a:pt x="67" y="0"/>
                                </a:moveTo>
                                <a:lnTo>
                                  <a:pt x="0" y="0"/>
                                </a:lnTo>
                                <a:lnTo>
                                  <a:pt x="67" y="0"/>
                                </a:lnTo>
                                <a:close/>
                              </a:path>
                            </a:pathLst>
                          </a:custGeom>
                          <a:solidFill>
                            <a:srgbClr val="A6A6A6">
                              <a:alpha val="5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 name="Freeform 113"/>
                        <wps:cNvSpPr>
                          <a:spLocks/>
                        </wps:cNvSpPr>
                        <wps:spPr bwMode="auto">
                          <a:xfrm>
                            <a:off x="6393" y="2380"/>
                            <a:ext cx="68" cy="2"/>
                          </a:xfrm>
                          <a:custGeom>
                            <a:avLst/>
                            <a:gdLst>
                              <a:gd name="T0" fmla="+- 0 6394 6394"/>
                              <a:gd name="T1" fmla="*/ T0 w 68"/>
                              <a:gd name="T2" fmla="+- 0 6461 6394"/>
                              <a:gd name="T3" fmla="*/ T2 w 68"/>
                              <a:gd name="T4" fmla="+- 0 6394 6394"/>
                              <a:gd name="T5" fmla="*/ T4 w 68"/>
                            </a:gdLst>
                            <a:ahLst/>
                            <a:cxnLst>
                              <a:cxn ang="0">
                                <a:pos x="T1" y="0"/>
                              </a:cxn>
                              <a:cxn ang="0">
                                <a:pos x="T3" y="0"/>
                              </a:cxn>
                              <a:cxn ang="0">
                                <a:pos x="T5" y="0"/>
                              </a:cxn>
                            </a:cxnLst>
                            <a:rect l="0" t="0" r="r" b="b"/>
                            <a:pathLst>
                              <a:path w="68">
                                <a:moveTo>
                                  <a:pt x="0" y="0"/>
                                </a:moveTo>
                                <a:lnTo>
                                  <a:pt x="67"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 name="Freeform 112"/>
                        <wps:cNvSpPr>
                          <a:spLocks/>
                        </wps:cNvSpPr>
                        <wps:spPr bwMode="auto">
                          <a:xfrm>
                            <a:off x="6460" y="2380"/>
                            <a:ext cx="68" cy="2"/>
                          </a:xfrm>
                          <a:custGeom>
                            <a:avLst/>
                            <a:gdLst>
                              <a:gd name="T0" fmla="+- 0 6528 6461"/>
                              <a:gd name="T1" fmla="*/ T0 w 68"/>
                              <a:gd name="T2" fmla="+- 0 6461 6461"/>
                              <a:gd name="T3" fmla="*/ T2 w 68"/>
                              <a:gd name="T4" fmla="+- 0 6528 6461"/>
                              <a:gd name="T5" fmla="*/ T4 w 68"/>
                            </a:gdLst>
                            <a:ahLst/>
                            <a:cxnLst>
                              <a:cxn ang="0">
                                <a:pos x="T1" y="0"/>
                              </a:cxn>
                              <a:cxn ang="0">
                                <a:pos x="T3" y="0"/>
                              </a:cxn>
                              <a:cxn ang="0">
                                <a:pos x="T5" y="0"/>
                              </a:cxn>
                            </a:cxnLst>
                            <a:rect l="0" t="0" r="r" b="b"/>
                            <a:pathLst>
                              <a:path w="68">
                                <a:moveTo>
                                  <a:pt x="67" y="0"/>
                                </a:moveTo>
                                <a:lnTo>
                                  <a:pt x="0" y="0"/>
                                </a:lnTo>
                                <a:lnTo>
                                  <a:pt x="67" y="0"/>
                                </a:lnTo>
                                <a:close/>
                              </a:path>
                            </a:pathLst>
                          </a:custGeom>
                          <a:solidFill>
                            <a:srgbClr val="A6A6A6">
                              <a:alpha val="5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 name="Freeform 111"/>
                        <wps:cNvSpPr>
                          <a:spLocks/>
                        </wps:cNvSpPr>
                        <wps:spPr bwMode="auto">
                          <a:xfrm>
                            <a:off x="6460" y="2380"/>
                            <a:ext cx="68" cy="2"/>
                          </a:xfrm>
                          <a:custGeom>
                            <a:avLst/>
                            <a:gdLst>
                              <a:gd name="T0" fmla="+- 0 6461 6461"/>
                              <a:gd name="T1" fmla="*/ T0 w 68"/>
                              <a:gd name="T2" fmla="+- 0 6528 6461"/>
                              <a:gd name="T3" fmla="*/ T2 w 68"/>
                              <a:gd name="T4" fmla="+- 0 6461 6461"/>
                              <a:gd name="T5" fmla="*/ T4 w 68"/>
                            </a:gdLst>
                            <a:ahLst/>
                            <a:cxnLst>
                              <a:cxn ang="0">
                                <a:pos x="T1" y="0"/>
                              </a:cxn>
                              <a:cxn ang="0">
                                <a:pos x="T3" y="0"/>
                              </a:cxn>
                              <a:cxn ang="0">
                                <a:pos x="T5" y="0"/>
                              </a:cxn>
                            </a:cxnLst>
                            <a:rect l="0" t="0" r="r" b="b"/>
                            <a:pathLst>
                              <a:path w="68">
                                <a:moveTo>
                                  <a:pt x="0" y="0"/>
                                </a:moveTo>
                                <a:lnTo>
                                  <a:pt x="67"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 name="Freeform 110"/>
                        <wps:cNvSpPr>
                          <a:spLocks/>
                        </wps:cNvSpPr>
                        <wps:spPr bwMode="auto">
                          <a:xfrm>
                            <a:off x="6527" y="2380"/>
                            <a:ext cx="68" cy="2"/>
                          </a:xfrm>
                          <a:custGeom>
                            <a:avLst/>
                            <a:gdLst>
                              <a:gd name="T0" fmla="+- 0 6595 6528"/>
                              <a:gd name="T1" fmla="*/ T0 w 68"/>
                              <a:gd name="T2" fmla="+- 0 6528 6528"/>
                              <a:gd name="T3" fmla="*/ T2 w 68"/>
                              <a:gd name="T4" fmla="+- 0 6595 6528"/>
                              <a:gd name="T5" fmla="*/ T4 w 68"/>
                            </a:gdLst>
                            <a:ahLst/>
                            <a:cxnLst>
                              <a:cxn ang="0">
                                <a:pos x="T1" y="0"/>
                              </a:cxn>
                              <a:cxn ang="0">
                                <a:pos x="T3" y="0"/>
                              </a:cxn>
                              <a:cxn ang="0">
                                <a:pos x="T5" y="0"/>
                              </a:cxn>
                            </a:cxnLst>
                            <a:rect l="0" t="0" r="r" b="b"/>
                            <a:pathLst>
                              <a:path w="68">
                                <a:moveTo>
                                  <a:pt x="67" y="0"/>
                                </a:moveTo>
                                <a:lnTo>
                                  <a:pt x="0" y="0"/>
                                </a:lnTo>
                                <a:lnTo>
                                  <a:pt x="67" y="0"/>
                                </a:lnTo>
                                <a:close/>
                              </a:path>
                            </a:pathLst>
                          </a:custGeom>
                          <a:solidFill>
                            <a:srgbClr val="A6A6A6">
                              <a:alpha val="5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Freeform 109"/>
                        <wps:cNvSpPr>
                          <a:spLocks/>
                        </wps:cNvSpPr>
                        <wps:spPr bwMode="auto">
                          <a:xfrm>
                            <a:off x="6527" y="2380"/>
                            <a:ext cx="68" cy="2"/>
                          </a:xfrm>
                          <a:custGeom>
                            <a:avLst/>
                            <a:gdLst>
                              <a:gd name="T0" fmla="+- 0 6528 6528"/>
                              <a:gd name="T1" fmla="*/ T0 w 68"/>
                              <a:gd name="T2" fmla="+- 0 6595 6528"/>
                              <a:gd name="T3" fmla="*/ T2 w 68"/>
                              <a:gd name="T4" fmla="+- 0 6528 6528"/>
                              <a:gd name="T5" fmla="*/ T4 w 68"/>
                            </a:gdLst>
                            <a:ahLst/>
                            <a:cxnLst>
                              <a:cxn ang="0">
                                <a:pos x="T1" y="0"/>
                              </a:cxn>
                              <a:cxn ang="0">
                                <a:pos x="T3" y="0"/>
                              </a:cxn>
                              <a:cxn ang="0">
                                <a:pos x="T5" y="0"/>
                              </a:cxn>
                            </a:cxnLst>
                            <a:rect l="0" t="0" r="r" b="b"/>
                            <a:pathLst>
                              <a:path w="68">
                                <a:moveTo>
                                  <a:pt x="0" y="0"/>
                                </a:moveTo>
                                <a:lnTo>
                                  <a:pt x="67"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 name="Freeform 108"/>
                        <wps:cNvSpPr>
                          <a:spLocks/>
                        </wps:cNvSpPr>
                        <wps:spPr bwMode="auto">
                          <a:xfrm>
                            <a:off x="6595" y="2380"/>
                            <a:ext cx="68" cy="2"/>
                          </a:xfrm>
                          <a:custGeom>
                            <a:avLst/>
                            <a:gdLst>
                              <a:gd name="T0" fmla="+- 0 6662 6595"/>
                              <a:gd name="T1" fmla="*/ T0 w 68"/>
                              <a:gd name="T2" fmla="+- 0 6595 6595"/>
                              <a:gd name="T3" fmla="*/ T2 w 68"/>
                              <a:gd name="T4" fmla="+- 0 6662 6595"/>
                              <a:gd name="T5" fmla="*/ T4 w 68"/>
                            </a:gdLst>
                            <a:ahLst/>
                            <a:cxnLst>
                              <a:cxn ang="0">
                                <a:pos x="T1" y="0"/>
                              </a:cxn>
                              <a:cxn ang="0">
                                <a:pos x="T3" y="0"/>
                              </a:cxn>
                              <a:cxn ang="0">
                                <a:pos x="T5" y="0"/>
                              </a:cxn>
                            </a:cxnLst>
                            <a:rect l="0" t="0" r="r" b="b"/>
                            <a:pathLst>
                              <a:path w="68">
                                <a:moveTo>
                                  <a:pt x="67" y="0"/>
                                </a:moveTo>
                                <a:lnTo>
                                  <a:pt x="0" y="0"/>
                                </a:lnTo>
                                <a:lnTo>
                                  <a:pt x="67" y="0"/>
                                </a:lnTo>
                                <a:close/>
                              </a:path>
                            </a:pathLst>
                          </a:custGeom>
                          <a:solidFill>
                            <a:srgbClr val="A6A6A6">
                              <a:alpha val="5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Freeform 107"/>
                        <wps:cNvSpPr>
                          <a:spLocks/>
                        </wps:cNvSpPr>
                        <wps:spPr bwMode="auto">
                          <a:xfrm>
                            <a:off x="6595" y="2380"/>
                            <a:ext cx="68" cy="2"/>
                          </a:xfrm>
                          <a:custGeom>
                            <a:avLst/>
                            <a:gdLst>
                              <a:gd name="T0" fmla="+- 0 6595 6595"/>
                              <a:gd name="T1" fmla="*/ T0 w 68"/>
                              <a:gd name="T2" fmla="+- 0 6662 6595"/>
                              <a:gd name="T3" fmla="*/ T2 w 68"/>
                              <a:gd name="T4" fmla="+- 0 6595 6595"/>
                              <a:gd name="T5" fmla="*/ T4 w 68"/>
                            </a:gdLst>
                            <a:ahLst/>
                            <a:cxnLst>
                              <a:cxn ang="0">
                                <a:pos x="T1" y="0"/>
                              </a:cxn>
                              <a:cxn ang="0">
                                <a:pos x="T3" y="0"/>
                              </a:cxn>
                              <a:cxn ang="0">
                                <a:pos x="T5" y="0"/>
                              </a:cxn>
                            </a:cxnLst>
                            <a:rect l="0" t="0" r="r" b="b"/>
                            <a:pathLst>
                              <a:path w="68">
                                <a:moveTo>
                                  <a:pt x="0" y="0"/>
                                </a:moveTo>
                                <a:lnTo>
                                  <a:pt x="67"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 name="Freeform 106"/>
                        <wps:cNvSpPr>
                          <a:spLocks/>
                        </wps:cNvSpPr>
                        <wps:spPr bwMode="auto">
                          <a:xfrm>
                            <a:off x="6662" y="2380"/>
                            <a:ext cx="68" cy="2"/>
                          </a:xfrm>
                          <a:custGeom>
                            <a:avLst/>
                            <a:gdLst>
                              <a:gd name="T0" fmla="+- 0 6729 6662"/>
                              <a:gd name="T1" fmla="*/ T0 w 68"/>
                              <a:gd name="T2" fmla="+- 0 6662 6662"/>
                              <a:gd name="T3" fmla="*/ T2 w 68"/>
                              <a:gd name="T4" fmla="+- 0 6729 6662"/>
                              <a:gd name="T5" fmla="*/ T4 w 68"/>
                            </a:gdLst>
                            <a:ahLst/>
                            <a:cxnLst>
                              <a:cxn ang="0">
                                <a:pos x="T1" y="0"/>
                              </a:cxn>
                              <a:cxn ang="0">
                                <a:pos x="T3" y="0"/>
                              </a:cxn>
                              <a:cxn ang="0">
                                <a:pos x="T5" y="0"/>
                              </a:cxn>
                            </a:cxnLst>
                            <a:rect l="0" t="0" r="r" b="b"/>
                            <a:pathLst>
                              <a:path w="68">
                                <a:moveTo>
                                  <a:pt x="67" y="0"/>
                                </a:moveTo>
                                <a:lnTo>
                                  <a:pt x="0" y="0"/>
                                </a:lnTo>
                                <a:lnTo>
                                  <a:pt x="67" y="0"/>
                                </a:lnTo>
                                <a:close/>
                              </a:path>
                            </a:pathLst>
                          </a:custGeom>
                          <a:solidFill>
                            <a:srgbClr val="A6A6A6">
                              <a:alpha val="5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Freeform 105"/>
                        <wps:cNvSpPr>
                          <a:spLocks/>
                        </wps:cNvSpPr>
                        <wps:spPr bwMode="auto">
                          <a:xfrm>
                            <a:off x="6662" y="2380"/>
                            <a:ext cx="68" cy="2"/>
                          </a:xfrm>
                          <a:custGeom>
                            <a:avLst/>
                            <a:gdLst>
                              <a:gd name="T0" fmla="+- 0 6662 6662"/>
                              <a:gd name="T1" fmla="*/ T0 w 68"/>
                              <a:gd name="T2" fmla="+- 0 6729 6662"/>
                              <a:gd name="T3" fmla="*/ T2 w 68"/>
                              <a:gd name="T4" fmla="+- 0 6662 6662"/>
                              <a:gd name="T5" fmla="*/ T4 w 68"/>
                            </a:gdLst>
                            <a:ahLst/>
                            <a:cxnLst>
                              <a:cxn ang="0">
                                <a:pos x="T1" y="0"/>
                              </a:cxn>
                              <a:cxn ang="0">
                                <a:pos x="T3" y="0"/>
                              </a:cxn>
                              <a:cxn ang="0">
                                <a:pos x="T5" y="0"/>
                              </a:cxn>
                            </a:cxnLst>
                            <a:rect l="0" t="0" r="r" b="b"/>
                            <a:pathLst>
                              <a:path w="68">
                                <a:moveTo>
                                  <a:pt x="0" y="0"/>
                                </a:moveTo>
                                <a:lnTo>
                                  <a:pt x="67"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 name="Freeform 104"/>
                        <wps:cNvSpPr>
                          <a:spLocks/>
                        </wps:cNvSpPr>
                        <wps:spPr bwMode="auto">
                          <a:xfrm>
                            <a:off x="6729" y="2380"/>
                            <a:ext cx="68" cy="2"/>
                          </a:xfrm>
                          <a:custGeom>
                            <a:avLst/>
                            <a:gdLst>
                              <a:gd name="T0" fmla="+- 0 6796 6729"/>
                              <a:gd name="T1" fmla="*/ T0 w 68"/>
                              <a:gd name="T2" fmla="+- 0 6729 6729"/>
                              <a:gd name="T3" fmla="*/ T2 w 68"/>
                              <a:gd name="T4" fmla="+- 0 6796 6729"/>
                              <a:gd name="T5" fmla="*/ T4 w 68"/>
                            </a:gdLst>
                            <a:ahLst/>
                            <a:cxnLst>
                              <a:cxn ang="0">
                                <a:pos x="T1" y="0"/>
                              </a:cxn>
                              <a:cxn ang="0">
                                <a:pos x="T3" y="0"/>
                              </a:cxn>
                              <a:cxn ang="0">
                                <a:pos x="T5" y="0"/>
                              </a:cxn>
                            </a:cxnLst>
                            <a:rect l="0" t="0" r="r" b="b"/>
                            <a:pathLst>
                              <a:path w="68">
                                <a:moveTo>
                                  <a:pt x="67" y="0"/>
                                </a:moveTo>
                                <a:lnTo>
                                  <a:pt x="0" y="0"/>
                                </a:lnTo>
                                <a:lnTo>
                                  <a:pt x="67" y="0"/>
                                </a:lnTo>
                                <a:close/>
                              </a:path>
                            </a:pathLst>
                          </a:custGeom>
                          <a:solidFill>
                            <a:srgbClr val="A6A6A6">
                              <a:alpha val="5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Freeform 103"/>
                        <wps:cNvSpPr>
                          <a:spLocks/>
                        </wps:cNvSpPr>
                        <wps:spPr bwMode="auto">
                          <a:xfrm>
                            <a:off x="6729" y="2380"/>
                            <a:ext cx="68" cy="2"/>
                          </a:xfrm>
                          <a:custGeom>
                            <a:avLst/>
                            <a:gdLst>
                              <a:gd name="T0" fmla="+- 0 6729 6729"/>
                              <a:gd name="T1" fmla="*/ T0 w 68"/>
                              <a:gd name="T2" fmla="+- 0 6796 6729"/>
                              <a:gd name="T3" fmla="*/ T2 w 68"/>
                              <a:gd name="T4" fmla="+- 0 6729 6729"/>
                              <a:gd name="T5" fmla="*/ T4 w 68"/>
                            </a:gdLst>
                            <a:ahLst/>
                            <a:cxnLst>
                              <a:cxn ang="0">
                                <a:pos x="T1" y="0"/>
                              </a:cxn>
                              <a:cxn ang="0">
                                <a:pos x="T3" y="0"/>
                              </a:cxn>
                              <a:cxn ang="0">
                                <a:pos x="T5" y="0"/>
                              </a:cxn>
                            </a:cxnLst>
                            <a:rect l="0" t="0" r="r" b="b"/>
                            <a:pathLst>
                              <a:path w="68">
                                <a:moveTo>
                                  <a:pt x="0" y="0"/>
                                </a:moveTo>
                                <a:lnTo>
                                  <a:pt x="67"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 name="Freeform 102"/>
                        <wps:cNvSpPr>
                          <a:spLocks/>
                        </wps:cNvSpPr>
                        <wps:spPr bwMode="auto">
                          <a:xfrm>
                            <a:off x="6796" y="2380"/>
                            <a:ext cx="68" cy="2"/>
                          </a:xfrm>
                          <a:custGeom>
                            <a:avLst/>
                            <a:gdLst>
                              <a:gd name="T0" fmla="+- 0 6864 6796"/>
                              <a:gd name="T1" fmla="*/ T0 w 68"/>
                              <a:gd name="T2" fmla="+- 0 6796 6796"/>
                              <a:gd name="T3" fmla="*/ T2 w 68"/>
                              <a:gd name="T4" fmla="+- 0 6864 6796"/>
                              <a:gd name="T5" fmla="*/ T4 w 68"/>
                            </a:gdLst>
                            <a:ahLst/>
                            <a:cxnLst>
                              <a:cxn ang="0">
                                <a:pos x="T1" y="0"/>
                              </a:cxn>
                              <a:cxn ang="0">
                                <a:pos x="T3" y="0"/>
                              </a:cxn>
                              <a:cxn ang="0">
                                <a:pos x="T5" y="0"/>
                              </a:cxn>
                            </a:cxnLst>
                            <a:rect l="0" t="0" r="r" b="b"/>
                            <a:pathLst>
                              <a:path w="68">
                                <a:moveTo>
                                  <a:pt x="68" y="0"/>
                                </a:moveTo>
                                <a:lnTo>
                                  <a:pt x="0" y="0"/>
                                </a:lnTo>
                                <a:lnTo>
                                  <a:pt x="68" y="0"/>
                                </a:lnTo>
                                <a:close/>
                              </a:path>
                            </a:pathLst>
                          </a:custGeom>
                          <a:solidFill>
                            <a:srgbClr val="A6A6A6">
                              <a:alpha val="5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Freeform 101"/>
                        <wps:cNvSpPr>
                          <a:spLocks/>
                        </wps:cNvSpPr>
                        <wps:spPr bwMode="auto">
                          <a:xfrm>
                            <a:off x="6796" y="2380"/>
                            <a:ext cx="68" cy="2"/>
                          </a:xfrm>
                          <a:custGeom>
                            <a:avLst/>
                            <a:gdLst>
                              <a:gd name="T0" fmla="+- 0 6796 6796"/>
                              <a:gd name="T1" fmla="*/ T0 w 68"/>
                              <a:gd name="T2" fmla="+- 0 6864 6796"/>
                              <a:gd name="T3" fmla="*/ T2 w 68"/>
                              <a:gd name="T4" fmla="+- 0 6796 6796"/>
                              <a:gd name="T5" fmla="*/ T4 w 68"/>
                            </a:gdLst>
                            <a:ahLst/>
                            <a:cxnLst>
                              <a:cxn ang="0">
                                <a:pos x="T1" y="0"/>
                              </a:cxn>
                              <a:cxn ang="0">
                                <a:pos x="T3" y="0"/>
                              </a:cxn>
                              <a:cxn ang="0">
                                <a:pos x="T5" y="0"/>
                              </a:cxn>
                            </a:cxnLst>
                            <a:rect l="0" t="0" r="r" b="b"/>
                            <a:pathLst>
                              <a:path w="68">
                                <a:moveTo>
                                  <a:pt x="0" y="0"/>
                                </a:moveTo>
                                <a:lnTo>
                                  <a:pt x="68"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 name="Freeform 100"/>
                        <wps:cNvSpPr>
                          <a:spLocks/>
                        </wps:cNvSpPr>
                        <wps:spPr bwMode="auto">
                          <a:xfrm>
                            <a:off x="6863" y="2380"/>
                            <a:ext cx="68" cy="2"/>
                          </a:xfrm>
                          <a:custGeom>
                            <a:avLst/>
                            <a:gdLst>
                              <a:gd name="T0" fmla="+- 0 6931 6864"/>
                              <a:gd name="T1" fmla="*/ T0 w 68"/>
                              <a:gd name="T2" fmla="+- 0 6864 6864"/>
                              <a:gd name="T3" fmla="*/ T2 w 68"/>
                              <a:gd name="T4" fmla="+- 0 6931 6864"/>
                              <a:gd name="T5" fmla="*/ T4 w 68"/>
                            </a:gdLst>
                            <a:ahLst/>
                            <a:cxnLst>
                              <a:cxn ang="0">
                                <a:pos x="T1" y="0"/>
                              </a:cxn>
                              <a:cxn ang="0">
                                <a:pos x="T3" y="0"/>
                              </a:cxn>
                              <a:cxn ang="0">
                                <a:pos x="T5" y="0"/>
                              </a:cxn>
                            </a:cxnLst>
                            <a:rect l="0" t="0" r="r" b="b"/>
                            <a:pathLst>
                              <a:path w="68">
                                <a:moveTo>
                                  <a:pt x="67" y="0"/>
                                </a:moveTo>
                                <a:lnTo>
                                  <a:pt x="0" y="0"/>
                                </a:lnTo>
                                <a:lnTo>
                                  <a:pt x="67" y="0"/>
                                </a:lnTo>
                                <a:close/>
                              </a:path>
                            </a:pathLst>
                          </a:custGeom>
                          <a:solidFill>
                            <a:srgbClr val="A6A6A6">
                              <a:alpha val="5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Freeform 99"/>
                        <wps:cNvSpPr>
                          <a:spLocks/>
                        </wps:cNvSpPr>
                        <wps:spPr bwMode="auto">
                          <a:xfrm>
                            <a:off x="6863" y="2380"/>
                            <a:ext cx="68" cy="2"/>
                          </a:xfrm>
                          <a:custGeom>
                            <a:avLst/>
                            <a:gdLst>
                              <a:gd name="T0" fmla="+- 0 6864 6864"/>
                              <a:gd name="T1" fmla="*/ T0 w 68"/>
                              <a:gd name="T2" fmla="+- 0 6931 6864"/>
                              <a:gd name="T3" fmla="*/ T2 w 68"/>
                              <a:gd name="T4" fmla="+- 0 6864 6864"/>
                              <a:gd name="T5" fmla="*/ T4 w 68"/>
                            </a:gdLst>
                            <a:ahLst/>
                            <a:cxnLst>
                              <a:cxn ang="0">
                                <a:pos x="T1" y="0"/>
                              </a:cxn>
                              <a:cxn ang="0">
                                <a:pos x="T3" y="0"/>
                              </a:cxn>
                              <a:cxn ang="0">
                                <a:pos x="T5" y="0"/>
                              </a:cxn>
                            </a:cxnLst>
                            <a:rect l="0" t="0" r="r" b="b"/>
                            <a:pathLst>
                              <a:path w="68">
                                <a:moveTo>
                                  <a:pt x="0" y="0"/>
                                </a:moveTo>
                                <a:lnTo>
                                  <a:pt x="67"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 name="Rectangle 98"/>
                        <wps:cNvSpPr>
                          <a:spLocks noChangeArrowheads="1"/>
                        </wps:cNvSpPr>
                        <wps:spPr bwMode="auto">
                          <a:xfrm>
                            <a:off x="6930" y="2375"/>
                            <a:ext cx="68" cy="6"/>
                          </a:xfrm>
                          <a:prstGeom prst="rect">
                            <a:avLst/>
                          </a:prstGeom>
                          <a:solidFill>
                            <a:srgbClr val="A6A6A6">
                              <a:alpha val="5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 name="Rectangle 97"/>
                        <wps:cNvSpPr>
                          <a:spLocks noChangeArrowheads="1"/>
                        </wps:cNvSpPr>
                        <wps:spPr bwMode="auto">
                          <a:xfrm>
                            <a:off x="6930" y="2375"/>
                            <a:ext cx="68" cy="6"/>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 name="Freeform 96"/>
                        <wps:cNvSpPr>
                          <a:spLocks/>
                        </wps:cNvSpPr>
                        <wps:spPr bwMode="auto">
                          <a:xfrm>
                            <a:off x="6997" y="2380"/>
                            <a:ext cx="68" cy="2"/>
                          </a:xfrm>
                          <a:custGeom>
                            <a:avLst/>
                            <a:gdLst>
                              <a:gd name="T0" fmla="+- 0 7065 6998"/>
                              <a:gd name="T1" fmla="*/ T0 w 68"/>
                              <a:gd name="T2" fmla="+- 0 6998 6998"/>
                              <a:gd name="T3" fmla="*/ T2 w 68"/>
                              <a:gd name="T4" fmla="+- 0 7065 6998"/>
                              <a:gd name="T5" fmla="*/ T4 w 68"/>
                            </a:gdLst>
                            <a:ahLst/>
                            <a:cxnLst>
                              <a:cxn ang="0">
                                <a:pos x="T1" y="0"/>
                              </a:cxn>
                              <a:cxn ang="0">
                                <a:pos x="T3" y="0"/>
                              </a:cxn>
                              <a:cxn ang="0">
                                <a:pos x="T5" y="0"/>
                              </a:cxn>
                            </a:cxnLst>
                            <a:rect l="0" t="0" r="r" b="b"/>
                            <a:pathLst>
                              <a:path w="68">
                                <a:moveTo>
                                  <a:pt x="67" y="0"/>
                                </a:moveTo>
                                <a:lnTo>
                                  <a:pt x="0" y="0"/>
                                </a:lnTo>
                                <a:lnTo>
                                  <a:pt x="67" y="0"/>
                                </a:lnTo>
                                <a:close/>
                              </a:path>
                            </a:pathLst>
                          </a:custGeom>
                          <a:solidFill>
                            <a:srgbClr val="A6A6A6">
                              <a:alpha val="5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 name="Freeform 95"/>
                        <wps:cNvSpPr>
                          <a:spLocks/>
                        </wps:cNvSpPr>
                        <wps:spPr bwMode="auto">
                          <a:xfrm>
                            <a:off x="6997" y="2380"/>
                            <a:ext cx="68" cy="2"/>
                          </a:xfrm>
                          <a:custGeom>
                            <a:avLst/>
                            <a:gdLst>
                              <a:gd name="T0" fmla="+- 0 6998 6998"/>
                              <a:gd name="T1" fmla="*/ T0 w 68"/>
                              <a:gd name="T2" fmla="+- 0 7065 6998"/>
                              <a:gd name="T3" fmla="*/ T2 w 68"/>
                              <a:gd name="T4" fmla="+- 0 6998 6998"/>
                              <a:gd name="T5" fmla="*/ T4 w 68"/>
                            </a:gdLst>
                            <a:ahLst/>
                            <a:cxnLst>
                              <a:cxn ang="0">
                                <a:pos x="T1" y="0"/>
                              </a:cxn>
                              <a:cxn ang="0">
                                <a:pos x="T3" y="0"/>
                              </a:cxn>
                              <a:cxn ang="0">
                                <a:pos x="T5" y="0"/>
                              </a:cxn>
                            </a:cxnLst>
                            <a:rect l="0" t="0" r="r" b="b"/>
                            <a:pathLst>
                              <a:path w="68">
                                <a:moveTo>
                                  <a:pt x="0" y="0"/>
                                </a:moveTo>
                                <a:lnTo>
                                  <a:pt x="67"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 name="Rectangle 94"/>
                        <wps:cNvSpPr>
                          <a:spLocks noChangeArrowheads="1"/>
                        </wps:cNvSpPr>
                        <wps:spPr bwMode="auto">
                          <a:xfrm>
                            <a:off x="7065" y="2364"/>
                            <a:ext cx="68" cy="17"/>
                          </a:xfrm>
                          <a:prstGeom prst="rect">
                            <a:avLst/>
                          </a:prstGeom>
                          <a:solidFill>
                            <a:srgbClr val="A6A6A6">
                              <a:alpha val="5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 name="Rectangle 93"/>
                        <wps:cNvSpPr>
                          <a:spLocks noChangeArrowheads="1"/>
                        </wps:cNvSpPr>
                        <wps:spPr bwMode="auto">
                          <a:xfrm>
                            <a:off x="7065" y="2364"/>
                            <a:ext cx="68" cy="17"/>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 name="Rectangle 92"/>
                        <wps:cNvSpPr>
                          <a:spLocks noChangeArrowheads="1"/>
                        </wps:cNvSpPr>
                        <wps:spPr bwMode="auto">
                          <a:xfrm>
                            <a:off x="7132" y="2337"/>
                            <a:ext cx="68" cy="44"/>
                          </a:xfrm>
                          <a:prstGeom prst="rect">
                            <a:avLst/>
                          </a:prstGeom>
                          <a:solidFill>
                            <a:srgbClr val="A6A6A6">
                              <a:alpha val="5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 name="Rectangle 91"/>
                        <wps:cNvSpPr>
                          <a:spLocks noChangeArrowheads="1"/>
                        </wps:cNvSpPr>
                        <wps:spPr bwMode="auto">
                          <a:xfrm>
                            <a:off x="7132" y="2337"/>
                            <a:ext cx="68" cy="44"/>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 name="Rectangle 90"/>
                        <wps:cNvSpPr>
                          <a:spLocks noChangeArrowheads="1"/>
                        </wps:cNvSpPr>
                        <wps:spPr bwMode="auto">
                          <a:xfrm>
                            <a:off x="7199" y="2175"/>
                            <a:ext cx="68" cy="206"/>
                          </a:xfrm>
                          <a:prstGeom prst="rect">
                            <a:avLst/>
                          </a:prstGeom>
                          <a:solidFill>
                            <a:srgbClr val="A6A6A6">
                              <a:alpha val="5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 name="Rectangle 89"/>
                        <wps:cNvSpPr>
                          <a:spLocks noChangeArrowheads="1"/>
                        </wps:cNvSpPr>
                        <wps:spPr bwMode="auto">
                          <a:xfrm>
                            <a:off x="7199" y="2175"/>
                            <a:ext cx="68" cy="206"/>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 name="Rectangle 88"/>
                        <wps:cNvSpPr>
                          <a:spLocks noChangeArrowheads="1"/>
                        </wps:cNvSpPr>
                        <wps:spPr bwMode="auto">
                          <a:xfrm>
                            <a:off x="7266" y="1742"/>
                            <a:ext cx="68" cy="638"/>
                          </a:xfrm>
                          <a:prstGeom prst="rect">
                            <a:avLst/>
                          </a:prstGeom>
                          <a:solidFill>
                            <a:srgbClr val="A6A6A6">
                              <a:alpha val="5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 name="Rectangle 87"/>
                        <wps:cNvSpPr>
                          <a:spLocks noChangeArrowheads="1"/>
                        </wps:cNvSpPr>
                        <wps:spPr bwMode="auto">
                          <a:xfrm>
                            <a:off x="7266" y="1742"/>
                            <a:ext cx="68" cy="638"/>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 name="Rectangle 86"/>
                        <wps:cNvSpPr>
                          <a:spLocks noChangeArrowheads="1"/>
                        </wps:cNvSpPr>
                        <wps:spPr bwMode="auto">
                          <a:xfrm>
                            <a:off x="7333" y="1818"/>
                            <a:ext cx="68" cy="563"/>
                          </a:xfrm>
                          <a:prstGeom prst="rect">
                            <a:avLst/>
                          </a:prstGeom>
                          <a:solidFill>
                            <a:srgbClr val="A6A6A6">
                              <a:alpha val="5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 name="Rectangle 85"/>
                        <wps:cNvSpPr>
                          <a:spLocks noChangeArrowheads="1"/>
                        </wps:cNvSpPr>
                        <wps:spPr bwMode="auto">
                          <a:xfrm>
                            <a:off x="7333" y="1818"/>
                            <a:ext cx="68" cy="563"/>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 name="Rectangle 84"/>
                        <wps:cNvSpPr>
                          <a:spLocks noChangeArrowheads="1"/>
                        </wps:cNvSpPr>
                        <wps:spPr bwMode="auto">
                          <a:xfrm>
                            <a:off x="7400" y="1153"/>
                            <a:ext cx="68" cy="1227"/>
                          </a:xfrm>
                          <a:prstGeom prst="rect">
                            <a:avLst/>
                          </a:prstGeom>
                          <a:solidFill>
                            <a:srgbClr val="A6A6A6">
                              <a:alpha val="5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9" name="Rectangle 83"/>
                        <wps:cNvSpPr>
                          <a:spLocks noChangeArrowheads="1"/>
                        </wps:cNvSpPr>
                        <wps:spPr bwMode="auto">
                          <a:xfrm>
                            <a:off x="7400" y="1153"/>
                            <a:ext cx="68" cy="1227"/>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 name="Rectangle 82"/>
                        <wps:cNvSpPr>
                          <a:spLocks noChangeArrowheads="1"/>
                        </wps:cNvSpPr>
                        <wps:spPr bwMode="auto">
                          <a:xfrm>
                            <a:off x="7467" y="1732"/>
                            <a:ext cx="68" cy="649"/>
                          </a:xfrm>
                          <a:prstGeom prst="rect">
                            <a:avLst/>
                          </a:prstGeom>
                          <a:solidFill>
                            <a:srgbClr val="A6A6A6">
                              <a:alpha val="5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 name="Rectangle 81"/>
                        <wps:cNvSpPr>
                          <a:spLocks noChangeArrowheads="1"/>
                        </wps:cNvSpPr>
                        <wps:spPr bwMode="auto">
                          <a:xfrm>
                            <a:off x="7467" y="1732"/>
                            <a:ext cx="68" cy="649"/>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 name="Rectangle 80"/>
                        <wps:cNvSpPr>
                          <a:spLocks noChangeArrowheads="1"/>
                        </wps:cNvSpPr>
                        <wps:spPr bwMode="auto">
                          <a:xfrm>
                            <a:off x="7535" y="1213"/>
                            <a:ext cx="68" cy="1168"/>
                          </a:xfrm>
                          <a:prstGeom prst="rect">
                            <a:avLst/>
                          </a:prstGeom>
                          <a:solidFill>
                            <a:srgbClr val="A6A6A6">
                              <a:alpha val="5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 name="Rectangle 79"/>
                        <wps:cNvSpPr>
                          <a:spLocks noChangeArrowheads="1"/>
                        </wps:cNvSpPr>
                        <wps:spPr bwMode="auto">
                          <a:xfrm>
                            <a:off x="7535" y="1213"/>
                            <a:ext cx="68" cy="1168"/>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 name="Rectangle 78"/>
                        <wps:cNvSpPr>
                          <a:spLocks noChangeArrowheads="1"/>
                        </wps:cNvSpPr>
                        <wps:spPr bwMode="auto">
                          <a:xfrm>
                            <a:off x="7602" y="2034"/>
                            <a:ext cx="68" cy="346"/>
                          </a:xfrm>
                          <a:prstGeom prst="rect">
                            <a:avLst/>
                          </a:prstGeom>
                          <a:solidFill>
                            <a:srgbClr val="A6A6A6">
                              <a:alpha val="5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 name="Rectangle 77"/>
                        <wps:cNvSpPr>
                          <a:spLocks noChangeArrowheads="1"/>
                        </wps:cNvSpPr>
                        <wps:spPr bwMode="auto">
                          <a:xfrm>
                            <a:off x="7602" y="2034"/>
                            <a:ext cx="68" cy="346"/>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6" name="Rectangle 76"/>
                        <wps:cNvSpPr>
                          <a:spLocks noChangeArrowheads="1"/>
                        </wps:cNvSpPr>
                        <wps:spPr bwMode="auto">
                          <a:xfrm>
                            <a:off x="7669" y="2002"/>
                            <a:ext cx="68" cy="379"/>
                          </a:xfrm>
                          <a:prstGeom prst="rect">
                            <a:avLst/>
                          </a:prstGeom>
                          <a:solidFill>
                            <a:srgbClr val="A6A6A6">
                              <a:alpha val="5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 name="Rectangle 75"/>
                        <wps:cNvSpPr>
                          <a:spLocks noChangeArrowheads="1"/>
                        </wps:cNvSpPr>
                        <wps:spPr bwMode="auto">
                          <a:xfrm>
                            <a:off x="7669" y="2002"/>
                            <a:ext cx="68" cy="379"/>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8" name="Rectangle 74"/>
                        <wps:cNvSpPr>
                          <a:spLocks noChangeArrowheads="1"/>
                        </wps:cNvSpPr>
                        <wps:spPr bwMode="auto">
                          <a:xfrm>
                            <a:off x="7736" y="2256"/>
                            <a:ext cx="68" cy="125"/>
                          </a:xfrm>
                          <a:prstGeom prst="rect">
                            <a:avLst/>
                          </a:prstGeom>
                          <a:solidFill>
                            <a:srgbClr val="A6A6A6">
                              <a:alpha val="5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 name="Rectangle 73"/>
                        <wps:cNvSpPr>
                          <a:spLocks noChangeArrowheads="1"/>
                        </wps:cNvSpPr>
                        <wps:spPr bwMode="auto">
                          <a:xfrm>
                            <a:off x="7736" y="2256"/>
                            <a:ext cx="68" cy="125"/>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 name="Rectangle 72"/>
                        <wps:cNvSpPr>
                          <a:spLocks noChangeArrowheads="1"/>
                        </wps:cNvSpPr>
                        <wps:spPr bwMode="auto">
                          <a:xfrm>
                            <a:off x="7803" y="2375"/>
                            <a:ext cx="68" cy="6"/>
                          </a:xfrm>
                          <a:prstGeom prst="rect">
                            <a:avLst/>
                          </a:prstGeom>
                          <a:solidFill>
                            <a:srgbClr val="A6A6A6">
                              <a:alpha val="5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 name="Rectangle 71"/>
                        <wps:cNvSpPr>
                          <a:spLocks noChangeArrowheads="1"/>
                        </wps:cNvSpPr>
                        <wps:spPr bwMode="auto">
                          <a:xfrm>
                            <a:off x="7803" y="2375"/>
                            <a:ext cx="68" cy="6"/>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 name="Rectangle 70"/>
                        <wps:cNvSpPr>
                          <a:spLocks noChangeArrowheads="1"/>
                        </wps:cNvSpPr>
                        <wps:spPr bwMode="auto">
                          <a:xfrm>
                            <a:off x="7870" y="2348"/>
                            <a:ext cx="68" cy="33"/>
                          </a:xfrm>
                          <a:prstGeom prst="rect">
                            <a:avLst/>
                          </a:prstGeom>
                          <a:solidFill>
                            <a:srgbClr val="A6A6A6">
                              <a:alpha val="5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 name="Rectangle 69"/>
                        <wps:cNvSpPr>
                          <a:spLocks noChangeArrowheads="1"/>
                        </wps:cNvSpPr>
                        <wps:spPr bwMode="auto">
                          <a:xfrm>
                            <a:off x="7870" y="2348"/>
                            <a:ext cx="68" cy="33"/>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 name="Rectangle 68"/>
                        <wps:cNvSpPr>
                          <a:spLocks noChangeArrowheads="1"/>
                        </wps:cNvSpPr>
                        <wps:spPr bwMode="auto">
                          <a:xfrm>
                            <a:off x="7938" y="2375"/>
                            <a:ext cx="68" cy="6"/>
                          </a:xfrm>
                          <a:prstGeom prst="rect">
                            <a:avLst/>
                          </a:prstGeom>
                          <a:solidFill>
                            <a:srgbClr val="A6A6A6">
                              <a:alpha val="5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 name="Rectangle 67"/>
                        <wps:cNvSpPr>
                          <a:spLocks noChangeArrowheads="1"/>
                        </wps:cNvSpPr>
                        <wps:spPr bwMode="auto">
                          <a:xfrm>
                            <a:off x="7938" y="2375"/>
                            <a:ext cx="68" cy="6"/>
                          </a:xfrm>
                          <a:prstGeom prst="rect">
                            <a:avLst/>
                          </a:prstGeom>
                          <a:noFill/>
                          <a:ln w="266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 name="Freeform 66"/>
                        <wps:cNvSpPr>
                          <a:spLocks/>
                        </wps:cNvSpPr>
                        <wps:spPr bwMode="auto">
                          <a:xfrm>
                            <a:off x="8005" y="2380"/>
                            <a:ext cx="68" cy="2"/>
                          </a:xfrm>
                          <a:custGeom>
                            <a:avLst/>
                            <a:gdLst>
                              <a:gd name="T0" fmla="+- 0 8072 8005"/>
                              <a:gd name="T1" fmla="*/ T0 w 68"/>
                              <a:gd name="T2" fmla="+- 0 8005 8005"/>
                              <a:gd name="T3" fmla="*/ T2 w 68"/>
                              <a:gd name="T4" fmla="+- 0 8072 8005"/>
                              <a:gd name="T5" fmla="*/ T4 w 68"/>
                            </a:gdLst>
                            <a:ahLst/>
                            <a:cxnLst>
                              <a:cxn ang="0">
                                <a:pos x="T1" y="0"/>
                              </a:cxn>
                              <a:cxn ang="0">
                                <a:pos x="T3" y="0"/>
                              </a:cxn>
                              <a:cxn ang="0">
                                <a:pos x="T5" y="0"/>
                              </a:cxn>
                            </a:cxnLst>
                            <a:rect l="0" t="0" r="r" b="b"/>
                            <a:pathLst>
                              <a:path w="68">
                                <a:moveTo>
                                  <a:pt x="67" y="0"/>
                                </a:moveTo>
                                <a:lnTo>
                                  <a:pt x="0" y="0"/>
                                </a:lnTo>
                                <a:lnTo>
                                  <a:pt x="67" y="0"/>
                                </a:lnTo>
                                <a:close/>
                              </a:path>
                            </a:pathLst>
                          </a:custGeom>
                          <a:solidFill>
                            <a:srgbClr val="A6A6A6">
                              <a:alpha val="5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 name="Freeform 65"/>
                        <wps:cNvSpPr>
                          <a:spLocks/>
                        </wps:cNvSpPr>
                        <wps:spPr bwMode="auto">
                          <a:xfrm>
                            <a:off x="8005" y="2380"/>
                            <a:ext cx="68" cy="2"/>
                          </a:xfrm>
                          <a:custGeom>
                            <a:avLst/>
                            <a:gdLst>
                              <a:gd name="T0" fmla="+- 0 8005 8005"/>
                              <a:gd name="T1" fmla="*/ T0 w 68"/>
                              <a:gd name="T2" fmla="+- 0 8072 8005"/>
                              <a:gd name="T3" fmla="*/ T2 w 68"/>
                              <a:gd name="T4" fmla="+- 0 8005 8005"/>
                              <a:gd name="T5" fmla="*/ T4 w 68"/>
                            </a:gdLst>
                            <a:ahLst/>
                            <a:cxnLst>
                              <a:cxn ang="0">
                                <a:pos x="T1" y="0"/>
                              </a:cxn>
                              <a:cxn ang="0">
                                <a:pos x="T3" y="0"/>
                              </a:cxn>
                              <a:cxn ang="0">
                                <a:pos x="T5" y="0"/>
                              </a:cxn>
                            </a:cxnLst>
                            <a:rect l="0" t="0" r="r" b="b"/>
                            <a:pathLst>
                              <a:path w="68">
                                <a:moveTo>
                                  <a:pt x="0" y="0"/>
                                </a:moveTo>
                                <a:lnTo>
                                  <a:pt x="67"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 name="Freeform 64"/>
                        <wps:cNvSpPr>
                          <a:spLocks/>
                        </wps:cNvSpPr>
                        <wps:spPr bwMode="auto">
                          <a:xfrm>
                            <a:off x="8072" y="2380"/>
                            <a:ext cx="68" cy="2"/>
                          </a:xfrm>
                          <a:custGeom>
                            <a:avLst/>
                            <a:gdLst>
                              <a:gd name="T0" fmla="+- 0 8140 8072"/>
                              <a:gd name="T1" fmla="*/ T0 w 68"/>
                              <a:gd name="T2" fmla="+- 0 8072 8072"/>
                              <a:gd name="T3" fmla="*/ T2 w 68"/>
                              <a:gd name="T4" fmla="+- 0 8140 8072"/>
                              <a:gd name="T5" fmla="*/ T4 w 68"/>
                            </a:gdLst>
                            <a:ahLst/>
                            <a:cxnLst>
                              <a:cxn ang="0">
                                <a:pos x="T1" y="0"/>
                              </a:cxn>
                              <a:cxn ang="0">
                                <a:pos x="T3" y="0"/>
                              </a:cxn>
                              <a:cxn ang="0">
                                <a:pos x="T5" y="0"/>
                              </a:cxn>
                            </a:cxnLst>
                            <a:rect l="0" t="0" r="r" b="b"/>
                            <a:pathLst>
                              <a:path w="68">
                                <a:moveTo>
                                  <a:pt x="68" y="0"/>
                                </a:moveTo>
                                <a:lnTo>
                                  <a:pt x="0" y="0"/>
                                </a:lnTo>
                                <a:lnTo>
                                  <a:pt x="68" y="0"/>
                                </a:lnTo>
                                <a:close/>
                              </a:path>
                            </a:pathLst>
                          </a:custGeom>
                          <a:solidFill>
                            <a:srgbClr val="A6A6A6">
                              <a:alpha val="5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 name="Freeform 63"/>
                        <wps:cNvSpPr>
                          <a:spLocks/>
                        </wps:cNvSpPr>
                        <wps:spPr bwMode="auto">
                          <a:xfrm>
                            <a:off x="8072" y="2380"/>
                            <a:ext cx="68" cy="2"/>
                          </a:xfrm>
                          <a:custGeom>
                            <a:avLst/>
                            <a:gdLst>
                              <a:gd name="T0" fmla="+- 0 8072 8072"/>
                              <a:gd name="T1" fmla="*/ T0 w 68"/>
                              <a:gd name="T2" fmla="+- 0 8140 8072"/>
                              <a:gd name="T3" fmla="*/ T2 w 68"/>
                              <a:gd name="T4" fmla="+- 0 8072 8072"/>
                              <a:gd name="T5" fmla="*/ T4 w 68"/>
                            </a:gdLst>
                            <a:ahLst/>
                            <a:cxnLst>
                              <a:cxn ang="0">
                                <a:pos x="T1" y="0"/>
                              </a:cxn>
                              <a:cxn ang="0">
                                <a:pos x="T3" y="0"/>
                              </a:cxn>
                              <a:cxn ang="0">
                                <a:pos x="T5" y="0"/>
                              </a:cxn>
                            </a:cxnLst>
                            <a:rect l="0" t="0" r="r" b="b"/>
                            <a:pathLst>
                              <a:path w="68">
                                <a:moveTo>
                                  <a:pt x="0" y="0"/>
                                </a:moveTo>
                                <a:lnTo>
                                  <a:pt x="68"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0" name="Freeform 62"/>
                        <wps:cNvSpPr>
                          <a:spLocks/>
                        </wps:cNvSpPr>
                        <wps:spPr bwMode="auto">
                          <a:xfrm>
                            <a:off x="8139" y="2380"/>
                            <a:ext cx="68" cy="2"/>
                          </a:xfrm>
                          <a:custGeom>
                            <a:avLst/>
                            <a:gdLst>
                              <a:gd name="T0" fmla="+- 0 8207 8140"/>
                              <a:gd name="T1" fmla="*/ T0 w 68"/>
                              <a:gd name="T2" fmla="+- 0 8140 8140"/>
                              <a:gd name="T3" fmla="*/ T2 w 68"/>
                              <a:gd name="T4" fmla="+- 0 8207 8140"/>
                              <a:gd name="T5" fmla="*/ T4 w 68"/>
                            </a:gdLst>
                            <a:ahLst/>
                            <a:cxnLst>
                              <a:cxn ang="0">
                                <a:pos x="T1" y="0"/>
                              </a:cxn>
                              <a:cxn ang="0">
                                <a:pos x="T3" y="0"/>
                              </a:cxn>
                              <a:cxn ang="0">
                                <a:pos x="T5" y="0"/>
                              </a:cxn>
                            </a:cxnLst>
                            <a:rect l="0" t="0" r="r" b="b"/>
                            <a:pathLst>
                              <a:path w="68">
                                <a:moveTo>
                                  <a:pt x="67" y="0"/>
                                </a:moveTo>
                                <a:lnTo>
                                  <a:pt x="0" y="0"/>
                                </a:lnTo>
                                <a:lnTo>
                                  <a:pt x="67" y="0"/>
                                </a:lnTo>
                                <a:close/>
                              </a:path>
                            </a:pathLst>
                          </a:custGeom>
                          <a:solidFill>
                            <a:srgbClr val="A6A6A6">
                              <a:alpha val="5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 name="Freeform 61"/>
                        <wps:cNvSpPr>
                          <a:spLocks/>
                        </wps:cNvSpPr>
                        <wps:spPr bwMode="auto">
                          <a:xfrm>
                            <a:off x="8139" y="2380"/>
                            <a:ext cx="68" cy="2"/>
                          </a:xfrm>
                          <a:custGeom>
                            <a:avLst/>
                            <a:gdLst>
                              <a:gd name="T0" fmla="+- 0 8140 8140"/>
                              <a:gd name="T1" fmla="*/ T0 w 68"/>
                              <a:gd name="T2" fmla="+- 0 8207 8140"/>
                              <a:gd name="T3" fmla="*/ T2 w 68"/>
                              <a:gd name="T4" fmla="+- 0 8140 8140"/>
                              <a:gd name="T5" fmla="*/ T4 w 68"/>
                            </a:gdLst>
                            <a:ahLst/>
                            <a:cxnLst>
                              <a:cxn ang="0">
                                <a:pos x="T1" y="0"/>
                              </a:cxn>
                              <a:cxn ang="0">
                                <a:pos x="T3" y="0"/>
                              </a:cxn>
                              <a:cxn ang="0">
                                <a:pos x="T5" y="0"/>
                              </a:cxn>
                            </a:cxnLst>
                            <a:rect l="0" t="0" r="r" b="b"/>
                            <a:pathLst>
                              <a:path w="68">
                                <a:moveTo>
                                  <a:pt x="0" y="0"/>
                                </a:moveTo>
                                <a:lnTo>
                                  <a:pt x="67"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 name="Freeform 60"/>
                        <wps:cNvSpPr>
                          <a:spLocks/>
                        </wps:cNvSpPr>
                        <wps:spPr bwMode="auto">
                          <a:xfrm>
                            <a:off x="8206" y="2380"/>
                            <a:ext cx="68" cy="2"/>
                          </a:xfrm>
                          <a:custGeom>
                            <a:avLst/>
                            <a:gdLst>
                              <a:gd name="T0" fmla="+- 0 8274 8207"/>
                              <a:gd name="T1" fmla="*/ T0 w 68"/>
                              <a:gd name="T2" fmla="+- 0 8207 8207"/>
                              <a:gd name="T3" fmla="*/ T2 w 68"/>
                              <a:gd name="T4" fmla="+- 0 8274 8207"/>
                              <a:gd name="T5" fmla="*/ T4 w 68"/>
                            </a:gdLst>
                            <a:ahLst/>
                            <a:cxnLst>
                              <a:cxn ang="0">
                                <a:pos x="T1" y="0"/>
                              </a:cxn>
                              <a:cxn ang="0">
                                <a:pos x="T3" y="0"/>
                              </a:cxn>
                              <a:cxn ang="0">
                                <a:pos x="T5" y="0"/>
                              </a:cxn>
                            </a:cxnLst>
                            <a:rect l="0" t="0" r="r" b="b"/>
                            <a:pathLst>
                              <a:path w="68">
                                <a:moveTo>
                                  <a:pt x="67" y="0"/>
                                </a:moveTo>
                                <a:lnTo>
                                  <a:pt x="0" y="0"/>
                                </a:lnTo>
                                <a:lnTo>
                                  <a:pt x="67" y="0"/>
                                </a:lnTo>
                                <a:close/>
                              </a:path>
                            </a:pathLst>
                          </a:custGeom>
                          <a:solidFill>
                            <a:srgbClr val="A6A6A6">
                              <a:alpha val="5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 name="Freeform 59"/>
                        <wps:cNvSpPr>
                          <a:spLocks/>
                        </wps:cNvSpPr>
                        <wps:spPr bwMode="auto">
                          <a:xfrm>
                            <a:off x="8206" y="2380"/>
                            <a:ext cx="68" cy="2"/>
                          </a:xfrm>
                          <a:custGeom>
                            <a:avLst/>
                            <a:gdLst>
                              <a:gd name="T0" fmla="+- 0 8207 8207"/>
                              <a:gd name="T1" fmla="*/ T0 w 68"/>
                              <a:gd name="T2" fmla="+- 0 8274 8207"/>
                              <a:gd name="T3" fmla="*/ T2 w 68"/>
                              <a:gd name="T4" fmla="+- 0 8207 8207"/>
                              <a:gd name="T5" fmla="*/ T4 w 68"/>
                            </a:gdLst>
                            <a:ahLst/>
                            <a:cxnLst>
                              <a:cxn ang="0">
                                <a:pos x="T1" y="0"/>
                              </a:cxn>
                              <a:cxn ang="0">
                                <a:pos x="T3" y="0"/>
                              </a:cxn>
                              <a:cxn ang="0">
                                <a:pos x="T5" y="0"/>
                              </a:cxn>
                            </a:cxnLst>
                            <a:rect l="0" t="0" r="r" b="b"/>
                            <a:pathLst>
                              <a:path w="68">
                                <a:moveTo>
                                  <a:pt x="0" y="0"/>
                                </a:moveTo>
                                <a:lnTo>
                                  <a:pt x="67"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4" name="Freeform 58"/>
                        <wps:cNvSpPr>
                          <a:spLocks/>
                        </wps:cNvSpPr>
                        <wps:spPr bwMode="auto">
                          <a:xfrm>
                            <a:off x="8273" y="2380"/>
                            <a:ext cx="68" cy="2"/>
                          </a:xfrm>
                          <a:custGeom>
                            <a:avLst/>
                            <a:gdLst>
                              <a:gd name="T0" fmla="+- 0 8341 8274"/>
                              <a:gd name="T1" fmla="*/ T0 w 68"/>
                              <a:gd name="T2" fmla="+- 0 8274 8274"/>
                              <a:gd name="T3" fmla="*/ T2 w 68"/>
                              <a:gd name="T4" fmla="+- 0 8341 8274"/>
                              <a:gd name="T5" fmla="*/ T4 w 68"/>
                            </a:gdLst>
                            <a:ahLst/>
                            <a:cxnLst>
                              <a:cxn ang="0">
                                <a:pos x="T1" y="0"/>
                              </a:cxn>
                              <a:cxn ang="0">
                                <a:pos x="T3" y="0"/>
                              </a:cxn>
                              <a:cxn ang="0">
                                <a:pos x="T5" y="0"/>
                              </a:cxn>
                            </a:cxnLst>
                            <a:rect l="0" t="0" r="r" b="b"/>
                            <a:pathLst>
                              <a:path w="68">
                                <a:moveTo>
                                  <a:pt x="67" y="0"/>
                                </a:moveTo>
                                <a:lnTo>
                                  <a:pt x="0" y="0"/>
                                </a:lnTo>
                                <a:lnTo>
                                  <a:pt x="67" y="0"/>
                                </a:lnTo>
                                <a:close/>
                              </a:path>
                            </a:pathLst>
                          </a:custGeom>
                          <a:solidFill>
                            <a:srgbClr val="A6A6A6">
                              <a:alpha val="5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 name="Freeform 57"/>
                        <wps:cNvSpPr>
                          <a:spLocks/>
                        </wps:cNvSpPr>
                        <wps:spPr bwMode="auto">
                          <a:xfrm>
                            <a:off x="8273" y="2380"/>
                            <a:ext cx="68" cy="2"/>
                          </a:xfrm>
                          <a:custGeom>
                            <a:avLst/>
                            <a:gdLst>
                              <a:gd name="T0" fmla="+- 0 8274 8274"/>
                              <a:gd name="T1" fmla="*/ T0 w 68"/>
                              <a:gd name="T2" fmla="+- 0 8341 8274"/>
                              <a:gd name="T3" fmla="*/ T2 w 68"/>
                              <a:gd name="T4" fmla="+- 0 8274 8274"/>
                              <a:gd name="T5" fmla="*/ T4 w 68"/>
                            </a:gdLst>
                            <a:ahLst/>
                            <a:cxnLst>
                              <a:cxn ang="0">
                                <a:pos x="T1" y="0"/>
                              </a:cxn>
                              <a:cxn ang="0">
                                <a:pos x="T3" y="0"/>
                              </a:cxn>
                              <a:cxn ang="0">
                                <a:pos x="T5" y="0"/>
                              </a:cxn>
                            </a:cxnLst>
                            <a:rect l="0" t="0" r="r" b="b"/>
                            <a:pathLst>
                              <a:path w="68">
                                <a:moveTo>
                                  <a:pt x="0" y="0"/>
                                </a:moveTo>
                                <a:lnTo>
                                  <a:pt x="67"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6" name="Freeform 56"/>
                        <wps:cNvSpPr>
                          <a:spLocks/>
                        </wps:cNvSpPr>
                        <wps:spPr bwMode="auto">
                          <a:xfrm>
                            <a:off x="8340" y="2380"/>
                            <a:ext cx="68" cy="2"/>
                          </a:xfrm>
                          <a:custGeom>
                            <a:avLst/>
                            <a:gdLst>
                              <a:gd name="T0" fmla="+- 0 8408 8341"/>
                              <a:gd name="T1" fmla="*/ T0 w 68"/>
                              <a:gd name="T2" fmla="+- 0 8341 8341"/>
                              <a:gd name="T3" fmla="*/ T2 w 68"/>
                              <a:gd name="T4" fmla="+- 0 8408 8341"/>
                              <a:gd name="T5" fmla="*/ T4 w 68"/>
                            </a:gdLst>
                            <a:ahLst/>
                            <a:cxnLst>
                              <a:cxn ang="0">
                                <a:pos x="T1" y="0"/>
                              </a:cxn>
                              <a:cxn ang="0">
                                <a:pos x="T3" y="0"/>
                              </a:cxn>
                              <a:cxn ang="0">
                                <a:pos x="T5" y="0"/>
                              </a:cxn>
                            </a:cxnLst>
                            <a:rect l="0" t="0" r="r" b="b"/>
                            <a:pathLst>
                              <a:path w="68">
                                <a:moveTo>
                                  <a:pt x="67" y="0"/>
                                </a:moveTo>
                                <a:lnTo>
                                  <a:pt x="0" y="0"/>
                                </a:lnTo>
                                <a:lnTo>
                                  <a:pt x="67" y="0"/>
                                </a:lnTo>
                                <a:close/>
                              </a:path>
                            </a:pathLst>
                          </a:custGeom>
                          <a:solidFill>
                            <a:srgbClr val="A6A6A6">
                              <a:alpha val="5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7" name="Freeform 55"/>
                        <wps:cNvSpPr>
                          <a:spLocks/>
                        </wps:cNvSpPr>
                        <wps:spPr bwMode="auto">
                          <a:xfrm>
                            <a:off x="8340" y="2380"/>
                            <a:ext cx="68" cy="2"/>
                          </a:xfrm>
                          <a:custGeom>
                            <a:avLst/>
                            <a:gdLst>
                              <a:gd name="T0" fmla="+- 0 8341 8341"/>
                              <a:gd name="T1" fmla="*/ T0 w 68"/>
                              <a:gd name="T2" fmla="+- 0 8408 8341"/>
                              <a:gd name="T3" fmla="*/ T2 w 68"/>
                              <a:gd name="T4" fmla="+- 0 8341 8341"/>
                              <a:gd name="T5" fmla="*/ T4 w 68"/>
                            </a:gdLst>
                            <a:ahLst/>
                            <a:cxnLst>
                              <a:cxn ang="0">
                                <a:pos x="T1" y="0"/>
                              </a:cxn>
                              <a:cxn ang="0">
                                <a:pos x="T3" y="0"/>
                              </a:cxn>
                              <a:cxn ang="0">
                                <a:pos x="T5" y="0"/>
                              </a:cxn>
                            </a:cxnLst>
                            <a:rect l="0" t="0" r="r" b="b"/>
                            <a:pathLst>
                              <a:path w="68">
                                <a:moveTo>
                                  <a:pt x="0" y="0"/>
                                </a:moveTo>
                                <a:lnTo>
                                  <a:pt x="67"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8" name="Freeform 54"/>
                        <wps:cNvSpPr>
                          <a:spLocks/>
                        </wps:cNvSpPr>
                        <wps:spPr bwMode="auto">
                          <a:xfrm>
                            <a:off x="8408" y="2380"/>
                            <a:ext cx="68" cy="2"/>
                          </a:xfrm>
                          <a:custGeom>
                            <a:avLst/>
                            <a:gdLst>
                              <a:gd name="T0" fmla="+- 0 8475 8408"/>
                              <a:gd name="T1" fmla="*/ T0 w 68"/>
                              <a:gd name="T2" fmla="+- 0 8408 8408"/>
                              <a:gd name="T3" fmla="*/ T2 w 68"/>
                              <a:gd name="T4" fmla="+- 0 8475 8408"/>
                              <a:gd name="T5" fmla="*/ T4 w 68"/>
                            </a:gdLst>
                            <a:ahLst/>
                            <a:cxnLst>
                              <a:cxn ang="0">
                                <a:pos x="T1" y="0"/>
                              </a:cxn>
                              <a:cxn ang="0">
                                <a:pos x="T3" y="0"/>
                              </a:cxn>
                              <a:cxn ang="0">
                                <a:pos x="T5" y="0"/>
                              </a:cxn>
                            </a:cxnLst>
                            <a:rect l="0" t="0" r="r" b="b"/>
                            <a:pathLst>
                              <a:path w="68">
                                <a:moveTo>
                                  <a:pt x="67" y="0"/>
                                </a:moveTo>
                                <a:lnTo>
                                  <a:pt x="0" y="0"/>
                                </a:lnTo>
                                <a:lnTo>
                                  <a:pt x="67" y="0"/>
                                </a:lnTo>
                                <a:close/>
                              </a:path>
                            </a:pathLst>
                          </a:custGeom>
                          <a:solidFill>
                            <a:srgbClr val="A6A6A6">
                              <a:alpha val="5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9" name="Freeform 53"/>
                        <wps:cNvSpPr>
                          <a:spLocks/>
                        </wps:cNvSpPr>
                        <wps:spPr bwMode="auto">
                          <a:xfrm>
                            <a:off x="8408" y="2380"/>
                            <a:ext cx="68" cy="2"/>
                          </a:xfrm>
                          <a:custGeom>
                            <a:avLst/>
                            <a:gdLst>
                              <a:gd name="T0" fmla="+- 0 8408 8408"/>
                              <a:gd name="T1" fmla="*/ T0 w 68"/>
                              <a:gd name="T2" fmla="+- 0 8475 8408"/>
                              <a:gd name="T3" fmla="*/ T2 w 68"/>
                              <a:gd name="T4" fmla="+- 0 8408 8408"/>
                              <a:gd name="T5" fmla="*/ T4 w 68"/>
                            </a:gdLst>
                            <a:ahLst/>
                            <a:cxnLst>
                              <a:cxn ang="0">
                                <a:pos x="T1" y="0"/>
                              </a:cxn>
                              <a:cxn ang="0">
                                <a:pos x="T3" y="0"/>
                              </a:cxn>
                              <a:cxn ang="0">
                                <a:pos x="T5" y="0"/>
                              </a:cxn>
                            </a:cxnLst>
                            <a:rect l="0" t="0" r="r" b="b"/>
                            <a:pathLst>
                              <a:path w="68">
                                <a:moveTo>
                                  <a:pt x="0" y="0"/>
                                </a:moveTo>
                                <a:lnTo>
                                  <a:pt x="67"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 name="Freeform 52"/>
                        <wps:cNvSpPr>
                          <a:spLocks/>
                        </wps:cNvSpPr>
                        <wps:spPr bwMode="auto">
                          <a:xfrm>
                            <a:off x="8475" y="2380"/>
                            <a:ext cx="68" cy="2"/>
                          </a:xfrm>
                          <a:custGeom>
                            <a:avLst/>
                            <a:gdLst>
                              <a:gd name="T0" fmla="+- 0 8542 8475"/>
                              <a:gd name="T1" fmla="*/ T0 w 68"/>
                              <a:gd name="T2" fmla="+- 0 8475 8475"/>
                              <a:gd name="T3" fmla="*/ T2 w 68"/>
                              <a:gd name="T4" fmla="+- 0 8542 8475"/>
                              <a:gd name="T5" fmla="*/ T4 w 68"/>
                            </a:gdLst>
                            <a:ahLst/>
                            <a:cxnLst>
                              <a:cxn ang="0">
                                <a:pos x="T1" y="0"/>
                              </a:cxn>
                              <a:cxn ang="0">
                                <a:pos x="T3" y="0"/>
                              </a:cxn>
                              <a:cxn ang="0">
                                <a:pos x="T5" y="0"/>
                              </a:cxn>
                            </a:cxnLst>
                            <a:rect l="0" t="0" r="r" b="b"/>
                            <a:pathLst>
                              <a:path w="68">
                                <a:moveTo>
                                  <a:pt x="67" y="0"/>
                                </a:moveTo>
                                <a:lnTo>
                                  <a:pt x="0" y="0"/>
                                </a:lnTo>
                                <a:lnTo>
                                  <a:pt x="67" y="0"/>
                                </a:lnTo>
                                <a:close/>
                              </a:path>
                            </a:pathLst>
                          </a:custGeom>
                          <a:solidFill>
                            <a:srgbClr val="A6A6A6">
                              <a:alpha val="5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1" name="Freeform 51"/>
                        <wps:cNvSpPr>
                          <a:spLocks/>
                        </wps:cNvSpPr>
                        <wps:spPr bwMode="auto">
                          <a:xfrm>
                            <a:off x="8475" y="2380"/>
                            <a:ext cx="68" cy="2"/>
                          </a:xfrm>
                          <a:custGeom>
                            <a:avLst/>
                            <a:gdLst>
                              <a:gd name="T0" fmla="+- 0 8475 8475"/>
                              <a:gd name="T1" fmla="*/ T0 w 68"/>
                              <a:gd name="T2" fmla="+- 0 8542 8475"/>
                              <a:gd name="T3" fmla="*/ T2 w 68"/>
                              <a:gd name="T4" fmla="+- 0 8475 8475"/>
                              <a:gd name="T5" fmla="*/ T4 w 68"/>
                            </a:gdLst>
                            <a:ahLst/>
                            <a:cxnLst>
                              <a:cxn ang="0">
                                <a:pos x="T1" y="0"/>
                              </a:cxn>
                              <a:cxn ang="0">
                                <a:pos x="T3" y="0"/>
                              </a:cxn>
                              <a:cxn ang="0">
                                <a:pos x="T5" y="0"/>
                              </a:cxn>
                            </a:cxnLst>
                            <a:rect l="0" t="0" r="r" b="b"/>
                            <a:pathLst>
                              <a:path w="68">
                                <a:moveTo>
                                  <a:pt x="0" y="0"/>
                                </a:moveTo>
                                <a:lnTo>
                                  <a:pt x="67"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 name="Freeform 50"/>
                        <wps:cNvSpPr>
                          <a:spLocks/>
                        </wps:cNvSpPr>
                        <wps:spPr bwMode="auto">
                          <a:xfrm>
                            <a:off x="8542" y="2380"/>
                            <a:ext cx="68" cy="2"/>
                          </a:xfrm>
                          <a:custGeom>
                            <a:avLst/>
                            <a:gdLst>
                              <a:gd name="T0" fmla="+- 0 8610 8542"/>
                              <a:gd name="T1" fmla="*/ T0 w 68"/>
                              <a:gd name="T2" fmla="+- 0 8542 8542"/>
                              <a:gd name="T3" fmla="*/ T2 w 68"/>
                              <a:gd name="T4" fmla="+- 0 8610 8542"/>
                              <a:gd name="T5" fmla="*/ T4 w 68"/>
                            </a:gdLst>
                            <a:ahLst/>
                            <a:cxnLst>
                              <a:cxn ang="0">
                                <a:pos x="T1" y="0"/>
                              </a:cxn>
                              <a:cxn ang="0">
                                <a:pos x="T3" y="0"/>
                              </a:cxn>
                              <a:cxn ang="0">
                                <a:pos x="T5" y="0"/>
                              </a:cxn>
                            </a:cxnLst>
                            <a:rect l="0" t="0" r="r" b="b"/>
                            <a:pathLst>
                              <a:path w="68">
                                <a:moveTo>
                                  <a:pt x="68" y="0"/>
                                </a:moveTo>
                                <a:lnTo>
                                  <a:pt x="0" y="0"/>
                                </a:lnTo>
                                <a:lnTo>
                                  <a:pt x="68" y="0"/>
                                </a:lnTo>
                                <a:close/>
                              </a:path>
                            </a:pathLst>
                          </a:custGeom>
                          <a:solidFill>
                            <a:srgbClr val="A6A6A6">
                              <a:alpha val="5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 name="Freeform 49"/>
                        <wps:cNvSpPr>
                          <a:spLocks/>
                        </wps:cNvSpPr>
                        <wps:spPr bwMode="auto">
                          <a:xfrm>
                            <a:off x="8542" y="2380"/>
                            <a:ext cx="68" cy="2"/>
                          </a:xfrm>
                          <a:custGeom>
                            <a:avLst/>
                            <a:gdLst>
                              <a:gd name="T0" fmla="+- 0 8542 8542"/>
                              <a:gd name="T1" fmla="*/ T0 w 68"/>
                              <a:gd name="T2" fmla="+- 0 8610 8542"/>
                              <a:gd name="T3" fmla="*/ T2 w 68"/>
                              <a:gd name="T4" fmla="+- 0 8542 8542"/>
                              <a:gd name="T5" fmla="*/ T4 w 68"/>
                            </a:gdLst>
                            <a:ahLst/>
                            <a:cxnLst>
                              <a:cxn ang="0">
                                <a:pos x="T1" y="0"/>
                              </a:cxn>
                              <a:cxn ang="0">
                                <a:pos x="T3" y="0"/>
                              </a:cxn>
                              <a:cxn ang="0">
                                <a:pos x="T5" y="0"/>
                              </a:cxn>
                            </a:cxnLst>
                            <a:rect l="0" t="0" r="r" b="b"/>
                            <a:pathLst>
                              <a:path w="68">
                                <a:moveTo>
                                  <a:pt x="0" y="0"/>
                                </a:moveTo>
                                <a:lnTo>
                                  <a:pt x="68"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4" name="Freeform 48"/>
                        <wps:cNvSpPr>
                          <a:spLocks/>
                        </wps:cNvSpPr>
                        <wps:spPr bwMode="auto">
                          <a:xfrm>
                            <a:off x="8609" y="2380"/>
                            <a:ext cx="68" cy="2"/>
                          </a:xfrm>
                          <a:custGeom>
                            <a:avLst/>
                            <a:gdLst>
                              <a:gd name="T0" fmla="+- 0 8677 8610"/>
                              <a:gd name="T1" fmla="*/ T0 w 68"/>
                              <a:gd name="T2" fmla="+- 0 8610 8610"/>
                              <a:gd name="T3" fmla="*/ T2 w 68"/>
                              <a:gd name="T4" fmla="+- 0 8677 8610"/>
                              <a:gd name="T5" fmla="*/ T4 w 68"/>
                            </a:gdLst>
                            <a:ahLst/>
                            <a:cxnLst>
                              <a:cxn ang="0">
                                <a:pos x="T1" y="0"/>
                              </a:cxn>
                              <a:cxn ang="0">
                                <a:pos x="T3" y="0"/>
                              </a:cxn>
                              <a:cxn ang="0">
                                <a:pos x="T5" y="0"/>
                              </a:cxn>
                            </a:cxnLst>
                            <a:rect l="0" t="0" r="r" b="b"/>
                            <a:pathLst>
                              <a:path w="68">
                                <a:moveTo>
                                  <a:pt x="67" y="0"/>
                                </a:moveTo>
                                <a:lnTo>
                                  <a:pt x="0" y="0"/>
                                </a:lnTo>
                                <a:lnTo>
                                  <a:pt x="67" y="0"/>
                                </a:lnTo>
                                <a:close/>
                              </a:path>
                            </a:pathLst>
                          </a:custGeom>
                          <a:solidFill>
                            <a:srgbClr val="A6A6A6">
                              <a:alpha val="5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 name="Freeform 47"/>
                        <wps:cNvSpPr>
                          <a:spLocks/>
                        </wps:cNvSpPr>
                        <wps:spPr bwMode="auto">
                          <a:xfrm>
                            <a:off x="8609" y="2380"/>
                            <a:ext cx="68" cy="2"/>
                          </a:xfrm>
                          <a:custGeom>
                            <a:avLst/>
                            <a:gdLst>
                              <a:gd name="T0" fmla="+- 0 8610 8610"/>
                              <a:gd name="T1" fmla="*/ T0 w 68"/>
                              <a:gd name="T2" fmla="+- 0 8677 8610"/>
                              <a:gd name="T3" fmla="*/ T2 w 68"/>
                              <a:gd name="T4" fmla="+- 0 8610 8610"/>
                              <a:gd name="T5" fmla="*/ T4 w 68"/>
                            </a:gdLst>
                            <a:ahLst/>
                            <a:cxnLst>
                              <a:cxn ang="0">
                                <a:pos x="T1" y="0"/>
                              </a:cxn>
                              <a:cxn ang="0">
                                <a:pos x="T3" y="0"/>
                              </a:cxn>
                              <a:cxn ang="0">
                                <a:pos x="T5" y="0"/>
                              </a:cxn>
                            </a:cxnLst>
                            <a:rect l="0" t="0" r="r" b="b"/>
                            <a:pathLst>
                              <a:path w="68">
                                <a:moveTo>
                                  <a:pt x="0" y="0"/>
                                </a:moveTo>
                                <a:lnTo>
                                  <a:pt x="67"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6" name="Freeform 46"/>
                        <wps:cNvSpPr>
                          <a:spLocks/>
                        </wps:cNvSpPr>
                        <wps:spPr bwMode="auto">
                          <a:xfrm>
                            <a:off x="8676" y="2380"/>
                            <a:ext cx="68" cy="2"/>
                          </a:xfrm>
                          <a:custGeom>
                            <a:avLst/>
                            <a:gdLst>
                              <a:gd name="T0" fmla="+- 0 8744 8677"/>
                              <a:gd name="T1" fmla="*/ T0 w 68"/>
                              <a:gd name="T2" fmla="+- 0 8677 8677"/>
                              <a:gd name="T3" fmla="*/ T2 w 68"/>
                              <a:gd name="T4" fmla="+- 0 8744 8677"/>
                              <a:gd name="T5" fmla="*/ T4 w 68"/>
                            </a:gdLst>
                            <a:ahLst/>
                            <a:cxnLst>
                              <a:cxn ang="0">
                                <a:pos x="T1" y="0"/>
                              </a:cxn>
                              <a:cxn ang="0">
                                <a:pos x="T3" y="0"/>
                              </a:cxn>
                              <a:cxn ang="0">
                                <a:pos x="T5" y="0"/>
                              </a:cxn>
                            </a:cxnLst>
                            <a:rect l="0" t="0" r="r" b="b"/>
                            <a:pathLst>
                              <a:path w="68">
                                <a:moveTo>
                                  <a:pt x="67" y="0"/>
                                </a:moveTo>
                                <a:lnTo>
                                  <a:pt x="0" y="0"/>
                                </a:lnTo>
                                <a:lnTo>
                                  <a:pt x="67" y="0"/>
                                </a:lnTo>
                                <a:close/>
                              </a:path>
                            </a:pathLst>
                          </a:custGeom>
                          <a:solidFill>
                            <a:srgbClr val="A6A6A6">
                              <a:alpha val="5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7" name="Freeform 45"/>
                        <wps:cNvSpPr>
                          <a:spLocks/>
                        </wps:cNvSpPr>
                        <wps:spPr bwMode="auto">
                          <a:xfrm>
                            <a:off x="8676" y="2380"/>
                            <a:ext cx="68" cy="2"/>
                          </a:xfrm>
                          <a:custGeom>
                            <a:avLst/>
                            <a:gdLst>
                              <a:gd name="T0" fmla="+- 0 8677 8677"/>
                              <a:gd name="T1" fmla="*/ T0 w 68"/>
                              <a:gd name="T2" fmla="+- 0 8744 8677"/>
                              <a:gd name="T3" fmla="*/ T2 w 68"/>
                              <a:gd name="T4" fmla="+- 0 8677 8677"/>
                              <a:gd name="T5" fmla="*/ T4 w 68"/>
                            </a:gdLst>
                            <a:ahLst/>
                            <a:cxnLst>
                              <a:cxn ang="0">
                                <a:pos x="T1" y="0"/>
                              </a:cxn>
                              <a:cxn ang="0">
                                <a:pos x="T3" y="0"/>
                              </a:cxn>
                              <a:cxn ang="0">
                                <a:pos x="T5" y="0"/>
                              </a:cxn>
                            </a:cxnLst>
                            <a:rect l="0" t="0" r="r" b="b"/>
                            <a:pathLst>
                              <a:path w="68">
                                <a:moveTo>
                                  <a:pt x="0" y="0"/>
                                </a:moveTo>
                                <a:lnTo>
                                  <a:pt x="67"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8" name="Freeform 44"/>
                        <wps:cNvSpPr>
                          <a:spLocks/>
                        </wps:cNvSpPr>
                        <wps:spPr bwMode="auto">
                          <a:xfrm>
                            <a:off x="8743" y="2380"/>
                            <a:ext cx="68" cy="2"/>
                          </a:xfrm>
                          <a:custGeom>
                            <a:avLst/>
                            <a:gdLst>
                              <a:gd name="T0" fmla="+- 0 8811 8744"/>
                              <a:gd name="T1" fmla="*/ T0 w 68"/>
                              <a:gd name="T2" fmla="+- 0 8744 8744"/>
                              <a:gd name="T3" fmla="*/ T2 w 68"/>
                              <a:gd name="T4" fmla="+- 0 8811 8744"/>
                              <a:gd name="T5" fmla="*/ T4 w 68"/>
                            </a:gdLst>
                            <a:ahLst/>
                            <a:cxnLst>
                              <a:cxn ang="0">
                                <a:pos x="T1" y="0"/>
                              </a:cxn>
                              <a:cxn ang="0">
                                <a:pos x="T3" y="0"/>
                              </a:cxn>
                              <a:cxn ang="0">
                                <a:pos x="T5" y="0"/>
                              </a:cxn>
                            </a:cxnLst>
                            <a:rect l="0" t="0" r="r" b="b"/>
                            <a:pathLst>
                              <a:path w="68">
                                <a:moveTo>
                                  <a:pt x="67" y="0"/>
                                </a:moveTo>
                                <a:lnTo>
                                  <a:pt x="0" y="0"/>
                                </a:lnTo>
                                <a:lnTo>
                                  <a:pt x="67" y="0"/>
                                </a:lnTo>
                                <a:close/>
                              </a:path>
                            </a:pathLst>
                          </a:custGeom>
                          <a:solidFill>
                            <a:srgbClr val="A6A6A6">
                              <a:alpha val="5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9" name="Freeform 43"/>
                        <wps:cNvSpPr>
                          <a:spLocks/>
                        </wps:cNvSpPr>
                        <wps:spPr bwMode="auto">
                          <a:xfrm>
                            <a:off x="8743" y="2380"/>
                            <a:ext cx="68" cy="2"/>
                          </a:xfrm>
                          <a:custGeom>
                            <a:avLst/>
                            <a:gdLst>
                              <a:gd name="T0" fmla="+- 0 8744 8744"/>
                              <a:gd name="T1" fmla="*/ T0 w 68"/>
                              <a:gd name="T2" fmla="+- 0 8811 8744"/>
                              <a:gd name="T3" fmla="*/ T2 w 68"/>
                              <a:gd name="T4" fmla="+- 0 8744 8744"/>
                              <a:gd name="T5" fmla="*/ T4 w 68"/>
                            </a:gdLst>
                            <a:ahLst/>
                            <a:cxnLst>
                              <a:cxn ang="0">
                                <a:pos x="T1" y="0"/>
                              </a:cxn>
                              <a:cxn ang="0">
                                <a:pos x="T3" y="0"/>
                              </a:cxn>
                              <a:cxn ang="0">
                                <a:pos x="T5" y="0"/>
                              </a:cxn>
                            </a:cxnLst>
                            <a:rect l="0" t="0" r="r" b="b"/>
                            <a:pathLst>
                              <a:path w="68">
                                <a:moveTo>
                                  <a:pt x="0" y="0"/>
                                </a:moveTo>
                                <a:lnTo>
                                  <a:pt x="67"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0" name="Freeform 42"/>
                        <wps:cNvSpPr>
                          <a:spLocks/>
                        </wps:cNvSpPr>
                        <wps:spPr bwMode="auto">
                          <a:xfrm>
                            <a:off x="8810" y="2380"/>
                            <a:ext cx="68" cy="2"/>
                          </a:xfrm>
                          <a:custGeom>
                            <a:avLst/>
                            <a:gdLst>
                              <a:gd name="T0" fmla="+- 0 8878 8811"/>
                              <a:gd name="T1" fmla="*/ T0 w 68"/>
                              <a:gd name="T2" fmla="+- 0 8811 8811"/>
                              <a:gd name="T3" fmla="*/ T2 w 68"/>
                              <a:gd name="T4" fmla="+- 0 8878 8811"/>
                              <a:gd name="T5" fmla="*/ T4 w 68"/>
                            </a:gdLst>
                            <a:ahLst/>
                            <a:cxnLst>
                              <a:cxn ang="0">
                                <a:pos x="T1" y="0"/>
                              </a:cxn>
                              <a:cxn ang="0">
                                <a:pos x="T3" y="0"/>
                              </a:cxn>
                              <a:cxn ang="0">
                                <a:pos x="T5" y="0"/>
                              </a:cxn>
                            </a:cxnLst>
                            <a:rect l="0" t="0" r="r" b="b"/>
                            <a:pathLst>
                              <a:path w="68">
                                <a:moveTo>
                                  <a:pt x="67" y="0"/>
                                </a:moveTo>
                                <a:lnTo>
                                  <a:pt x="0" y="0"/>
                                </a:lnTo>
                                <a:lnTo>
                                  <a:pt x="67" y="0"/>
                                </a:lnTo>
                                <a:close/>
                              </a:path>
                            </a:pathLst>
                          </a:custGeom>
                          <a:solidFill>
                            <a:srgbClr val="A6A6A6">
                              <a:alpha val="5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1" name="Freeform 41"/>
                        <wps:cNvSpPr>
                          <a:spLocks/>
                        </wps:cNvSpPr>
                        <wps:spPr bwMode="auto">
                          <a:xfrm>
                            <a:off x="8810" y="2380"/>
                            <a:ext cx="68" cy="2"/>
                          </a:xfrm>
                          <a:custGeom>
                            <a:avLst/>
                            <a:gdLst>
                              <a:gd name="T0" fmla="+- 0 8811 8811"/>
                              <a:gd name="T1" fmla="*/ T0 w 68"/>
                              <a:gd name="T2" fmla="+- 0 8878 8811"/>
                              <a:gd name="T3" fmla="*/ T2 w 68"/>
                              <a:gd name="T4" fmla="+- 0 8811 8811"/>
                              <a:gd name="T5" fmla="*/ T4 w 68"/>
                            </a:gdLst>
                            <a:ahLst/>
                            <a:cxnLst>
                              <a:cxn ang="0">
                                <a:pos x="T1" y="0"/>
                              </a:cxn>
                              <a:cxn ang="0">
                                <a:pos x="T3" y="0"/>
                              </a:cxn>
                              <a:cxn ang="0">
                                <a:pos x="T5" y="0"/>
                              </a:cxn>
                            </a:cxnLst>
                            <a:rect l="0" t="0" r="r" b="b"/>
                            <a:pathLst>
                              <a:path w="68">
                                <a:moveTo>
                                  <a:pt x="0" y="0"/>
                                </a:moveTo>
                                <a:lnTo>
                                  <a:pt x="67" y="0"/>
                                </a:lnTo>
                                <a:lnTo>
                                  <a:pt x="0" y="0"/>
                                </a:lnTo>
                                <a:close/>
                              </a:path>
                            </a:pathLst>
                          </a:custGeom>
                          <a:noFill/>
                          <a:ln w="26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2" name="AutoShape 40"/>
                        <wps:cNvSpPr>
                          <a:spLocks/>
                        </wps:cNvSpPr>
                        <wps:spPr bwMode="auto">
                          <a:xfrm>
                            <a:off x="5922" y="488"/>
                            <a:ext cx="3225" cy="1893"/>
                          </a:xfrm>
                          <a:custGeom>
                            <a:avLst/>
                            <a:gdLst>
                              <a:gd name="T0" fmla="+- 0 5923 5923"/>
                              <a:gd name="T1" fmla="*/ T0 w 3225"/>
                              <a:gd name="T2" fmla="+- 0 2381 488"/>
                              <a:gd name="T3" fmla="*/ 2381 h 1893"/>
                              <a:gd name="T4" fmla="+- 0 9148 5923"/>
                              <a:gd name="T5" fmla="*/ T4 w 3225"/>
                              <a:gd name="T6" fmla="+- 0 2381 488"/>
                              <a:gd name="T7" fmla="*/ 2381 h 1893"/>
                              <a:gd name="T8" fmla="+- 0 5923 5923"/>
                              <a:gd name="T9" fmla="*/ T8 w 3225"/>
                              <a:gd name="T10" fmla="+- 0 2381 488"/>
                              <a:gd name="T11" fmla="*/ 2381 h 1893"/>
                              <a:gd name="T12" fmla="+- 0 5923 5923"/>
                              <a:gd name="T13" fmla="*/ T12 w 3225"/>
                              <a:gd name="T14" fmla="+- 0 488 488"/>
                              <a:gd name="T15" fmla="*/ 488 h 1893"/>
                            </a:gdLst>
                            <a:ahLst/>
                            <a:cxnLst>
                              <a:cxn ang="0">
                                <a:pos x="T1" y="T3"/>
                              </a:cxn>
                              <a:cxn ang="0">
                                <a:pos x="T5" y="T7"/>
                              </a:cxn>
                              <a:cxn ang="0">
                                <a:pos x="T9" y="T11"/>
                              </a:cxn>
                              <a:cxn ang="0">
                                <a:pos x="T13" y="T15"/>
                              </a:cxn>
                            </a:cxnLst>
                            <a:rect l="0" t="0" r="r" b="b"/>
                            <a:pathLst>
                              <a:path w="3225" h="1893">
                                <a:moveTo>
                                  <a:pt x="0" y="1893"/>
                                </a:moveTo>
                                <a:lnTo>
                                  <a:pt x="3225" y="1893"/>
                                </a:lnTo>
                                <a:moveTo>
                                  <a:pt x="0" y="1893"/>
                                </a:moveTo>
                                <a:lnTo>
                                  <a:pt x="0" y="0"/>
                                </a:lnTo>
                              </a:path>
                            </a:pathLst>
                          </a:custGeom>
                          <a:noFill/>
                          <a:ln w="1359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3" name="Line 39"/>
                        <wps:cNvCnPr>
                          <a:cxnSpLocks noChangeShapeType="1"/>
                        </wps:cNvCnPr>
                        <wps:spPr bwMode="auto">
                          <a:xfrm>
                            <a:off x="8769" y="2381"/>
                            <a:ext cx="0" cy="0"/>
                          </a:xfrm>
                          <a:prstGeom prst="line">
                            <a:avLst/>
                          </a:prstGeom>
                          <a:noFill/>
                          <a:ln w="13590">
                            <a:solidFill>
                              <a:srgbClr val="FF0000"/>
                            </a:solidFill>
                            <a:prstDash val="solid"/>
                            <a:round/>
                            <a:headEnd/>
                            <a:tailEnd/>
                          </a:ln>
                          <a:extLst>
                            <a:ext uri="{909E8E84-426E-40DD-AFC4-6F175D3DCCD1}">
                              <a14:hiddenFill xmlns:a14="http://schemas.microsoft.com/office/drawing/2010/main">
                                <a:noFill/>
                              </a14:hiddenFill>
                            </a:ext>
                          </a:extLst>
                        </wps:spPr>
                        <wps:bodyPr/>
                      </wps:wsp>
                      <wps:wsp>
                        <wps:cNvPr id="124" name="Line 38"/>
                        <wps:cNvCnPr>
                          <a:cxnSpLocks noChangeShapeType="1"/>
                        </wps:cNvCnPr>
                        <wps:spPr bwMode="auto">
                          <a:xfrm>
                            <a:off x="5923" y="2381"/>
                            <a:ext cx="3225" cy="0"/>
                          </a:xfrm>
                          <a:prstGeom prst="line">
                            <a:avLst/>
                          </a:prstGeom>
                          <a:noFill/>
                          <a:ln w="1359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5" name="AutoShape 37"/>
                        <wps:cNvSpPr>
                          <a:spLocks/>
                        </wps:cNvSpPr>
                        <wps:spPr bwMode="auto">
                          <a:xfrm>
                            <a:off x="6149" y="2381"/>
                            <a:ext cx="2535" cy="55"/>
                          </a:xfrm>
                          <a:custGeom>
                            <a:avLst/>
                            <a:gdLst>
                              <a:gd name="T0" fmla="+- 0 6150 6150"/>
                              <a:gd name="T1" fmla="*/ T0 w 2535"/>
                              <a:gd name="T2" fmla="+- 0 2436 2381"/>
                              <a:gd name="T3" fmla="*/ 2436 h 55"/>
                              <a:gd name="T4" fmla="+- 0 6150 6150"/>
                              <a:gd name="T5" fmla="*/ T4 w 2535"/>
                              <a:gd name="T6" fmla="+- 0 2381 2381"/>
                              <a:gd name="T7" fmla="*/ 2381 h 55"/>
                              <a:gd name="T8" fmla="+- 0 6572 6150"/>
                              <a:gd name="T9" fmla="*/ T8 w 2535"/>
                              <a:gd name="T10" fmla="+- 0 2436 2381"/>
                              <a:gd name="T11" fmla="*/ 2436 h 55"/>
                              <a:gd name="T12" fmla="+- 0 6572 6150"/>
                              <a:gd name="T13" fmla="*/ T12 w 2535"/>
                              <a:gd name="T14" fmla="+- 0 2381 2381"/>
                              <a:gd name="T15" fmla="*/ 2381 h 55"/>
                              <a:gd name="T16" fmla="+- 0 6995 6150"/>
                              <a:gd name="T17" fmla="*/ T16 w 2535"/>
                              <a:gd name="T18" fmla="+- 0 2436 2381"/>
                              <a:gd name="T19" fmla="*/ 2436 h 55"/>
                              <a:gd name="T20" fmla="+- 0 6995 6150"/>
                              <a:gd name="T21" fmla="*/ T20 w 2535"/>
                              <a:gd name="T22" fmla="+- 0 2381 2381"/>
                              <a:gd name="T23" fmla="*/ 2381 h 55"/>
                              <a:gd name="T24" fmla="+- 0 7417 6150"/>
                              <a:gd name="T25" fmla="*/ T24 w 2535"/>
                              <a:gd name="T26" fmla="+- 0 2436 2381"/>
                              <a:gd name="T27" fmla="*/ 2436 h 55"/>
                              <a:gd name="T28" fmla="+- 0 7417 6150"/>
                              <a:gd name="T29" fmla="*/ T28 w 2535"/>
                              <a:gd name="T30" fmla="+- 0 2381 2381"/>
                              <a:gd name="T31" fmla="*/ 2381 h 55"/>
                              <a:gd name="T32" fmla="+- 0 7840 6150"/>
                              <a:gd name="T33" fmla="*/ T32 w 2535"/>
                              <a:gd name="T34" fmla="+- 0 2436 2381"/>
                              <a:gd name="T35" fmla="*/ 2436 h 55"/>
                              <a:gd name="T36" fmla="+- 0 7840 6150"/>
                              <a:gd name="T37" fmla="*/ T36 w 2535"/>
                              <a:gd name="T38" fmla="+- 0 2381 2381"/>
                              <a:gd name="T39" fmla="*/ 2381 h 55"/>
                              <a:gd name="T40" fmla="+- 0 8262 6150"/>
                              <a:gd name="T41" fmla="*/ T40 w 2535"/>
                              <a:gd name="T42" fmla="+- 0 2436 2381"/>
                              <a:gd name="T43" fmla="*/ 2436 h 55"/>
                              <a:gd name="T44" fmla="+- 0 8262 6150"/>
                              <a:gd name="T45" fmla="*/ T44 w 2535"/>
                              <a:gd name="T46" fmla="+- 0 2381 2381"/>
                              <a:gd name="T47" fmla="*/ 2381 h 55"/>
                              <a:gd name="T48" fmla="+- 0 8684 6150"/>
                              <a:gd name="T49" fmla="*/ T48 w 2535"/>
                              <a:gd name="T50" fmla="+- 0 2436 2381"/>
                              <a:gd name="T51" fmla="*/ 2436 h 55"/>
                              <a:gd name="T52" fmla="+- 0 8684 6150"/>
                              <a:gd name="T53" fmla="*/ T52 w 2535"/>
                              <a:gd name="T54" fmla="+- 0 2381 2381"/>
                              <a:gd name="T55" fmla="*/ 2381 h 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2535" h="55">
                                <a:moveTo>
                                  <a:pt x="0" y="55"/>
                                </a:moveTo>
                                <a:lnTo>
                                  <a:pt x="0" y="0"/>
                                </a:lnTo>
                                <a:moveTo>
                                  <a:pt x="422" y="55"/>
                                </a:moveTo>
                                <a:lnTo>
                                  <a:pt x="422" y="0"/>
                                </a:lnTo>
                                <a:moveTo>
                                  <a:pt x="845" y="55"/>
                                </a:moveTo>
                                <a:lnTo>
                                  <a:pt x="845" y="0"/>
                                </a:lnTo>
                                <a:moveTo>
                                  <a:pt x="1267" y="55"/>
                                </a:moveTo>
                                <a:lnTo>
                                  <a:pt x="1267" y="0"/>
                                </a:lnTo>
                                <a:moveTo>
                                  <a:pt x="1690" y="55"/>
                                </a:moveTo>
                                <a:lnTo>
                                  <a:pt x="1690" y="0"/>
                                </a:lnTo>
                                <a:moveTo>
                                  <a:pt x="2112" y="55"/>
                                </a:moveTo>
                                <a:lnTo>
                                  <a:pt x="2112" y="0"/>
                                </a:lnTo>
                                <a:moveTo>
                                  <a:pt x="2534" y="55"/>
                                </a:moveTo>
                                <a:lnTo>
                                  <a:pt x="2534" y="0"/>
                                </a:lnTo>
                              </a:path>
                            </a:pathLst>
                          </a:custGeom>
                          <a:noFill/>
                          <a:ln w="13590">
                            <a:solidFill>
                              <a:srgbClr val="3333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6" name="Text Box 36"/>
                        <wps:cNvSpPr txBox="1">
                          <a:spLocks noChangeArrowheads="1"/>
                        </wps:cNvSpPr>
                        <wps:spPr bwMode="auto">
                          <a:xfrm>
                            <a:off x="8554" y="763"/>
                            <a:ext cx="449" cy="1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D28EA7" w14:textId="77777777" w:rsidR="00C334C5" w:rsidRDefault="00C334C5">
                              <w:pPr>
                                <w:spacing w:line="119" w:lineRule="exact"/>
                                <w:rPr>
                                  <w:rFonts w:ascii="Arial" w:hAnsi="Arial"/>
                                  <w:sz w:val="12"/>
                                </w:rPr>
                              </w:pPr>
                              <w:r>
                                <w:rPr>
                                  <w:rFonts w:ascii="Arial" w:hAnsi="Arial"/>
                                  <w:color w:val="FF0000"/>
                                  <w:sz w:val="12"/>
                                </w:rPr>
                                <w:t>OA</w:t>
                              </w:r>
                              <w:r>
                                <w:rPr>
                                  <w:rFonts w:ascii="Arial" w:hAnsi="Arial"/>
                                  <w:color w:val="FF0000"/>
                                  <w:spacing w:val="-7"/>
                                  <w:sz w:val="12"/>
                                </w:rPr>
                                <w:t xml:space="preserve"> </w:t>
                              </w:r>
                              <w:r>
                                <w:rPr>
                                  <w:rFonts w:ascii="Symbol" w:hAnsi="Symbol"/>
                                  <w:color w:val="FF0000"/>
                                  <w:sz w:val="12"/>
                                </w:rPr>
                                <w:t></w:t>
                              </w:r>
                              <w:r>
                                <w:rPr>
                                  <w:rFonts w:ascii="Times New Roman" w:hAnsi="Times New Roman"/>
                                  <w:color w:val="FF0000"/>
                                  <w:spacing w:val="-4"/>
                                  <w:sz w:val="12"/>
                                </w:rPr>
                                <w:t xml:space="preserve"> </w:t>
                              </w:r>
                              <w:r>
                                <w:rPr>
                                  <w:rFonts w:ascii="Arial" w:hAnsi="Arial"/>
                                  <w:color w:val="FF0000"/>
                                  <w:sz w:val="12"/>
                                </w:rPr>
                                <w:t>92</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4C14899" id="Group 35" o:spid="_x0000_s2821" style="position:absolute;left:0;text-align:left;margin-left:295.6pt;margin-top:24.4pt;width:161.8pt;height:97.4pt;z-index:15785984;mso-position-horizontal-relative:page" coordorigin="5912,488" coordsize="3236,19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">
                <v:shape id="Freeform 120" o:spid="_x0000_s2822" style="position:absolute;left:6192;top:2380;width:68;height:2;visibility:visible;mso-wrap-style:square;v-text-anchor:top" coordsize="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" path="m67,l,,67,xe" fillcolor="#a6a6a6" stroked="f">
                  <v:fill opacity="39321f"/>
                  <v:path arrowok="t" o:connecttype="custom" o:connectlocs="67,0;0,0;67,0" o:connectangles="0,0,0"/>
                </v:shape>
                <v:shape id="Freeform 119" o:spid="_x0000_s2823" style="position:absolute;left:6192;top:2380;width:68;height:2;visibility:visible;mso-wrap-style:square;v-text-anchor:top" coordsize="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" path="m,l67,,,xe" filled="f" strokeweight=".21pt">
                  <v:path arrowok="t" o:connecttype="custom" o:connectlocs="0,0;67,0;0,0" o:connectangles="0,0,0"/>
                </v:shape>
                <v:shape id="Freeform 118" o:spid="_x0000_s2824" style="position:absolute;left:6259;top:2380;width:68;height:2;visibility:visible;mso-wrap-style:square;v-text-anchor:top" coordsize="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" path="m67,l,,67,xe" fillcolor="#a6a6a6" stroked="f">
                  <v:fill opacity="39321f"/>
                  <v:path arrowok="t" o:connecttype="custom" o:connectlocs="67,0;0,0;67,0" o:connectangles="0,0,0"/>
                </v:shape>
                <v:shape id="Freeform 117" o:spid="_x0000_s2825" style="position:absolute;left:6259;top:2380;width:68;height:2;visibility:visible;mso-wrap-style:square;v-text-anchor:top" coordsize="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" path="m,l67,,,xe" filled="f" strokeweight=".21pt">
                  <v:path arrowok="t" o:connecttype="custom" o:connectlocs="0,0;67,0;0,0" o:connectangles="0,0,0"/>
                </v:shape>
                <v:shape id="Freeform 116" o:spid="_x0000_s2826" style="position:absolute;left:6326;top:2380;width:68;height:2;visibility:visible;mso-wrap-style:square;v-text-anchor:top" coordsize="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" path="m68,l,,68,xe" fillcolor="#a6a6a6" stroked="f">
                  <v:fill opacity="39321f"/>
                  <v:path arrowok="t" o:connecttype="custom" o:connectlocs="68,0;0,0;68,0" o:connectangles="0,0,0"/>
                </v:shape>
                <v:shape id="Freeform 115" o:spid="_x0000_s2827" style="position:absolute;left:6326;top:2380;width:68;height:2;visibility:visible;mso-wrap-style:square;v-text-anchor:top" coordsize="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" path="m,l68,,,xe" filled="f" strokeweight=".21pt">
                  <v:path arrowok="t" o:connecttype="custom" o:connectlocs="0,0;68,0;0,0" o:connectangles="0,0,0"/>
                </v:shape>
                <v:shape id="Freeform 114" o:spid="_x0000_s2828" style="position:absolute;left:6393;top:2380;width:68;height:2;visibility:visible;mso-wrap-style:square;v-text-anchor:top" coordsize="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" path="m67,l,,67,xe" fillcolor="#a6a6a6" stroked="f">
                  <v:fill opacity="39321f"/>
                  <v:path arrowok="t" o:connecttype="custom" o:connectlocs="67,0;0,0;67,0" o:connectangles="0,0,0"/>
                </v:shape>
                <v:shape id="Freeform 113" o:spid="_x0000_s2829" style="position:absolute;left:6393;top:2380;width:68;height:2;visibility:visible;mso-wrap-style:square;v-text-anchor:top" coordsize="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" path="m,l67,,,xe" filled="f" strokeweight=".21pt">
                  <v:path arrowok="t" o:connecttype="custom" o:connectlocs="0,0;67,0;0,0" o:connectangles="0,0,0"/>
                </v:shape>
                <v:shape id="Freeform 112" o:spid="_x0000_s2830" style="position:absolute;left:6460;top:2380;width:68;height:2;visibility:visible;mso-wrap-style:square;v-text-anchor:top" coordsize="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" path="m67,l,,67,xe" fillcolor="#a6a6a6" stroked="f">
                  <v:fill opacity="39321f"/>
                  <v:path arrowok="t" o:connecttype="custom" o:connectlocs="67,0;0,0;67,0" o:connectangles="0,0,0"/>
                </v:shape>
                <v:shape id="Freeform 111" o:spid="_x0000_s2831" style="position:absolute;left:6460;top:2380;width:68;height:2;visibility:visible;mso-wrap-style:square;v-text-anchor:top" coordsize="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" path="m,l67,,,xe" filled="f" strokeweight=".21pt">
                  <v:path arrowok="t" o:connecttype="custom" o:connectlocs="0,0;67,0;0,0" o:connectangles="0,0,0"/>
                </v:shape>
                <v:shape id="Freeform 110" o:spid="_x0000_s2832" style="position:absolute;left:6527;top:2380;width:68;height:2;visibility:visible;mso-wrap-style:square;v-text-anchor:top" coordsize="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" path="m67,l,,67,xe" fillcolor="#a6a6a6" stroked="f">
                  <v:fill opacity="39321f"/>
                  <v:path arrowok="t" o:connecttype="custom" o:connectlocs="67,0;0,0;67,0" o:connectangles="0,0,0"/>
                </v:shape>
                <v:shape id="Freeform 109" o:spid="_x0000_s2833" style="position:absolute;left:6527;top:2380;width:68;height:2;visibility:visible;mso-wrap-style:square;v-text-anchor:top" coordsize="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" path="m,l67,,,xe" filled="f" strokeweight=".21pt">
                  <v:path arrowok="t" o:connecttype="custom" o:connectlocs="0,0;67,0;0,0" o:connectangles="0,0,0"/>
                </v:shape>
                <v:shape id="Freeform 108" o:spid="_x0000_s2834" style="position:absolute;left:6595;top:2380;width:68;height:2;visibility:visible;mso-wrap-style:square;v-text-anchor:top" coordsize="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" path="m67,l,,67,xe" fillcolor="#a6a6a6" stroked="f">
                  <v:fill opacity="39321f"/>
                  <v:path arrowok="t" o:connecttype="custom" o:connectlocs="67,0;0,0;67,0" o:connectangles="0,0,0"/>
                </v:shape>
                <v:shape id="Freeform 107" o:spid="_x0000_s2835" style="position:absolute;left:6595;top:2380;width:68;height:2;visibility:visible;mso-wrap-style:square;v-text-anchor:top" coordsize="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" path="m,l67,,,xe" filled="f" strokeweight=".21pt">
                  <v:path arrowok="t" o:connecttype="custom" o:connectlocs="0,0;67,0;0,0" o:connectangles="0,0,0"/>
                </v:shape>
                <v:shape id="Freeform 106" o:spid="_x0000_s2836" style="position:absolute;left:6662;top:2380;width:68;height:2;visibility:visible;mso-wrap-style:square;v-text-anchor:top" coordsize="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" path="m67,l,,67,xe" fillcolor="#a6a6a6" stroked="f">
                  <v:fill opacity="39321f"/>
                  <v:path arrowok="t" o:connecttype="custom" o:connectlocs="67,0;0,0;67,0" o:connectangles="0,0,0"/>
                </v:shape>
                <v:shape id="Freeform 105" o:spid="_x0000_s2837" style="position:absolute;left:6662;top:2380;width:68;height:2;visibility:visible;mso-wrap-style:square;v-text-anchor:top" coordsize="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" path="m,l67,,,xe" filled="f" strokeweight=".21pt">
                  <v:path arrowok="t" o:connecttype="custom" o:connectlocs="0,0;67,0;0,0" o:connectangles="0,0,0"/>
                </v:shape>
                <v:shape id="Freeform 104" o:spid="_x0000_s2838" style="position:absolute;left:6729;top:2380;width:68;height:2;visibility:visible;mso-wrap-style:square;v-text-anchor:top" coordsize="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" path="m67,l,,67,xe" fillcolor="#a6a6a6" stroked="f">
                  <v:fill opacity="39321f"/>
                  <v:path arrowok="t" o:connecttype="custom" o:connectlocs="67,0;0,0;67,0" o:connectangles="0,0,0"/>
                </v:shape>
                <v:shape id="Freeform 103" o:spid="_x0000_s2839" style="position:absolute;left:6729;top:2380;width:68;height:2;visibility:visible;mso-wrap-style:square;v-text-anchor:top" coordsize="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" path="m,l67,,,xe" filled="f" strokeweight=".21pt">
                  <v:path arrowok="t" o:connecttype="custom" o:connectlocs="0,0;67,0;0,0" o:connectangles="0,0,0"/>
                </v:shape>
                <v:shape id="Freeform 102" o:spid="_x0000_s2840" style="position:absolute;left:6796;top:2380;width:68;height:2;visibility:visible;mso-wrap-style:square;v-text-anchor:top" coordsize="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" path="m68,l,,68,xe" fillcolor="#a6a6a6" stroked="f">
                  <v:fill opacity="39321f"/>
                  <v:path arrowok="t" o:connecttype="custom" o:connectlocs="68,0;0,0;68,0" o:connectangles="0,0,0"/>
                </v:shape>
                <v:shape id="Freeform 101" o:spid="_x0000_s2841" style="position:absolute;left:6796;top:2380;width:68;height:2;visibility:visible;mso-wrap-style:square;v-text-anchor:top" coordsize="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" path="m,l68,,,xe" filled="f" strokeweight=".21pt">
                  <v:path arrowok="t" o:connecttype="custom" o:connectlocs="0,0;68,0;0,0" o:connectangles="0,0,0"/>
                </v:shape>
                <v:shape id="Freeform 100" o:spid="_x0000_s2842" style="position:absolute;left:6863;top:2380;width:68;height:2;visibility:visible;mso-wrap-style:square;v-text-anchor:top" coordsize="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" path="m67,l,,67,xe" fillcolor="#a6a6a6" stroked="f">
                  <v:fill opacity="39321f"/>
                  <v:path arrowok="t" o:connecttype="custom" o:connectlocs="67,0;0,0;67,0" o:connectangles="0,0,0"/>
                </v:shape>
                <v:shape id="Freeform 99" o:spid="_x0000_s2843" style="position:absolute;left:6863;top:2380;width:68;height:2;visibility:visible;mso-wrap-style:square;v-text-anchor:top" coordsize="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" path="m,l67,,,xe" filled="f" strokeweight=".21pt">
                  <v:path arrowok="t" o:connecttype="custom" o:connectlocs="0,0;67,0;0,0" o:connectangles="0,0,0"/>
                </v:shape>
                <v:rect id="Rectangle 98" o:spid="_x0000_s2844" style="position:absolute;left:6930;top:2375;width:68;height: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" fillcolor="#a6a6a6" stroked="f">
                  <v:fill opacity="39321f"/>
                </v:rect>
                <v:rect id="Rectangle 97" o:spid="_x0000_s2845" style="position:absolute;left:6930;top:2375;width:68;height: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" filled="f" strokeweight=".21pt"/>
                <v:shape id="Freeform 96" o:spid="_x0000_s2846" style="position:absolute;left:6997;top:2380;width:68;height:2;visibility:visible;mso-wrap-style:square;v-text-anchor:top" coordsize="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" path="m67,l,,67,xe" fillcolor="#a6a6a6" stroked="f">
                  <v:fill opacity="39321f"/>
                  <v:path arrowok="t" o:connecttype="custom" o:connectlocs="67,0;0,0;67,0" o:connectangles="0,0,0"/>
                </v:shape>
                <v:shape id="Freeform 95" o:spid="_x0000_s2847" style="position:absolute;left:6997;top:2380;width:68;height:2;visibility:visible;mso-wrap-style:square;v-text-anchor:top" coordsize="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" path="m,l67,,,xe" filled="f" strokeweight=".21pt">
                  <v:path arrowok="t" o:connecttype="custom" o:connectlocs="0,0;67,0;0,0" o:connectangles="0,0,0"/>
                </v:shape>
                <v:rect id="Rectangle 94" o:spid="_x0000_s2848" style="position:absolute;left:7065;top:2364;width:68;height: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" fillcolor="#a6a6a6" stroked="f">
                  <v:fill opacity="39321f"/>
                </v:rect>
                <v:rect id="Rectangle 93" o:spid="_x0000_s2849" style="position:absolute;left:7065;top:2364;width:68;height: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" filled="f" strokeweight=".21pt"/>
                <v:rect id="Rectangle 92" o:spid="_x0000_s2850" style="position:absolute;left:7132;top:2337;width:68;height: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" fillcolor="#a6a6a6" stroked="f">
                  <v:fill opacity="39321f"/>
                </v:rect>
                <v:rect id="Rectangle 91" o:spid="_x0000_s2851" style="position:absolute;left:7132;top:2337;width:68;height: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" filled="f" strokeweight=".21pt"/>
                <v:rect id="Rectangle 90" o:spid="_x0000_s2852" style="position:absolute;left:7199;top:2175;width:68;height:2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" fillcolor="#a6a6a6" stroked="f">
                  <v:fill opacity="39321f"/>
                </v:rect>
                <v:rect id="Rectangle 89" o:spid="_x0000_s2853" style="position:absolute;left:7199;top:2175;width:68;height:2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" filled="f" strokeweight=".21pt"/>
                <v:rect id="Rectangle 88" o:spid="_x0000_s2854" style="position:absolute;left:7266;top:1742;width:68;height:6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" fillcolor="#a6a6a6" stroked="f">
                  <v:fill opacity="39321f"/>
                </v:rect>
                <v:rect id="Rectangle 87" o:spid="_x0000_s2855" style="position:absolute;left:7266;top:1742;width:68;height:6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" filled="f" strokeweight=".21pt"/>
                <v:rect id="Rectangle 86" o:spid="_x0000_s2856" style="position:absolute;left:7333;top:1818;width:68;height: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" fillcolor="#a6a6a6" stroked="f">
                  <v:fill opacity="39321f"/>
                </v:rect>
                <v:rect id="Rectangle 85" o:spid="_x0000_s2857" style="position:absolute;left:7333;top:1818;width:68;height: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" filled="f" strokeweight=".21pt"/>
                <v:rect id="Rectangle 84" o:spid="_x0000_s2858" style="position:absolute;left:7400;top:1153;width:68;height:1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" fillcolor="#a6a6a6" stroked="f">
                  <v:fill opacity="39321f"/>
                </v:rect>
                <v:rect id="Rectangle 83" o:spid="_x0000_s2859" style="position:absolute;left:7400;top:1153;width:68;height:1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" filled="f" strokeweight=".21pt"/>
                <v:rect id="Rectangle 82" o:spid="_x0000_s2860" style="position:absolute;left:7467;top:1732;width:68;height:6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" fillcolor="#a6a6a6" stroked="f">
                  <v:fill opacity="39321f"/>
                </v:rect>
                <v:rect id="Rectangle 81" o:spid="_x0000_s2861" style="position:absolute;left:7467;top:1732;width:68;height:6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" filled="f" strokeweight=".21pt"/>
                <v:rect id="Rectangle 80" o:spid="_x0000_s2862" style="position:absolute;left:7535;top:1213;width:68;height:1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" fillcolor="#a6a6a6" stroked="f">
                  <v:fill opacity="39321f"/>
                </v:rect>
                <v:rect id="Rectangle 79" o:spid="_x0000_s2863" style="position:absolute;left:7535;top:1213;width:68;height:1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" filled="f" strokeweight=".21pt"/>
                <v:rect id="Rectangle 78" o:spid="_x0000_s2864" style="position:absolute;left:7602;top:2034;width:68;height: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" fillcolor="#a6a6a6" stroked="f">
                  <v:fill opacity="39321f"/>
                </v:rect>
                <v:rect id="Rectangle 77" o:spid="_x0000_s2865" style="position:absolute;left:7602;top:2034;width:68;height: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" filled="f" strokeweight=".21pt"/>
                <v:rect id="Rectangle 76" o:spid="_x0000_s2866" style="position:absolute;left:7669;top:2002;width:68;height:3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" fillcolor="#a6a6a6" stroked="f">
                  <v:fill opacity="39321f"/>
                </v:rect>
                <v:rect id="Rectangle 75" o:spid="_x0000_s2867" style="position:absolute;left:7669;top:2002;width:68;height:3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" filled="f" strokeweight=".21pt"/>
                <v:rect id="Rectangle 74" o:spid="_x0000_s2868" style="position:absolute;left:7736;top:2256;width:68;height: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" fillcolor="#a6a6a6" stroked="f">
                  <v:fill opacity="39321f"/>
                </v:rect>
                <v:rect id="Rectangle 73" o:spid="_x0000_s2869" style="position:absolute;left:7736;top:2256;width:68;height: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" filled="f" strokeweight=".21pt"/>
                <v:rect id="Rectangle 72" o:spid="_x0000_s2870" style="position:absolute;left:7803;top:2375;width:68;height: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" fillcolor="#a6a6a6" stroked="f">
                  <v:fill opacity="39321f"/>
                </v:rect>
                <v:rect id="Rectangle 71" o:spid="_x0000_s2871" style="position:absolute;left:7803;top:2375;width:68;height: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" filled="f" strokeweight=".21pt"/>
                <v:rect id="Rectangle 70" o:spid="_x0000_s2872" style="position:absolute;left:7870;top:2348;width:68;height: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" fillcolor="#a6a6a6" stroked="f">
                  <v:fill opacity="39321f"/>
                </v:rect>
                <v:rect id="Rectangle 69" o:spid="_x0000_s2873" style="position:absolute;left:7870;top:2348;width:68;height: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" filled="f" strokeweight=".21pt"/>
                <v:rect id="Rectangle 68" o:spid="_x0000_s2874" style="position:absolute;left:7938;top:2375;width:68;height: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" fillcolor="#a6a6a6" stroked="f">
                  <v:fill opacity="39321f"/>
                </v:rect>
                <v:rect id="Rectangle 67" o:spid="_x0000_s2875" style="position:absolute;left:7938;top:2375;width:68;height: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" filled="f" strokeweight=".21pt"/>
                <v:shape id="Freeform 66" o:spid="_x0000_s2876" style="position:absolute;left:8005;top:2380;width:68;height:2;visibility:visible;mso-wrap-style:square;v-text-anchor:top" coordsize="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" path="m67,l,,67,xe" fillcolor="#a6a6a6" stroked="f">
                  <v:fill opacity="39321f"/>
                  <v:path arrowok="t" o:connecttype="custom" o:connectlocs="67,0;0,0;67,0" o:connectangles="0,0,0"/>
                </v:shape>
                <v:shape id="Freeform 65" o:spid="_x0000_s2877" style="position:absolute;left:8005;top:2380;width:68;height:2;visibility:visible;mso-wrap-style:square;v-text-anchor:top" coordsize="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" path="m,l67,,,xe" filled="f" strokeweight=".21pt">
                  <v:path arrowok="t" o:connecttype="custom" o:connectlocs="0,0;67,0;0,0" o:connectangles="0,0,0"/>
                </v:shape>
                <v:shape id="Freeform 64" o:spid="_x0000_s2878" style="position:absolute;left:8072;top:2380;width:68;height:2;visibility:visible;mso-wrap-style:square;v-text-anchor:top" coordsize="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" path="m68,l,,68,xe" fillcolor="#a6a6a6" stroked="f">
                  <v:fill opacity="39321f"/>
                  <v:path arrowok="t" o:connecttype="custom" o:connectlocs="68,0;0,0;68,0" o:connectangles="0,0,0"/>
                </v:shape>
                <v:shape id="Freeform 63" o:spid="_x0000_s2879" style="position:absolute;left:8072;top:2380;width:68;height:2;visibility:visible;mso-wrap-style:square;v-text-anchor:top" coordsize="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" path="m,l68,,,xe" filled="f" strokeweight=".21pt">
                  <v:path arrowok="t" o:connecttype="custom" o:connectlocs="0,0;68,0;0,0" o:connectangles="0,0,0"/>
                </v:shape>
                <v:shape id="Freeform 62" o:spid="_x0000_s2880" style="position:absolute;left:8139;top:2380;width:68;height:2;visibility:visible;mso-wrap-style:square;v-text-anchor:top" coordsize="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" path="m67,l,,67,xe" fillcolor="#a6a6a6" stroked="f">
                  <v:fill opacity="39321f"/>
                  <v:path arrowok="t" o:connecttype="custom" o:connectlocs="67,0;0,0;67,0" o:connectangles="0,0,0"/>
                </v:shape>
                <v:shape id="Freeform 61" o:spid="_x0000_s2881" style="position:absolute;left:8139;top:2380;width:68;height:2;visibility:visible;mso-wrap-style:square;v-text-anchor:top" coordsize="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" path="m,l67,,,xe" filled="f" strokeweight=".21pt">
                  <v:path arrowok="t" o:connecttype="custom" o:connectlocs="0,0;67,0;0,0" o:connectangles="0,0,0"/>
                </v:shape>
                <v:shape id="Freeform 60" o:spid="_x0000_s2882" style="position:absolute;left:8206;top:2380;width:68;height:2;visibility:visible;mso-wrap-style:square;v-text-anchor:top" coordsize="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" path="m67,l,,67,xe" fillcolor="#a6a6a6" stroked="f">
                  <v:fill opacity="39321f"/>
                  <v:path arrowok="t" o:connecttype="custom" o:connectlocs="67,0;0,0;67,0" o:connectangles="0,0,0"/>
                </v:shape>
                <v:shape id="Freeform 59" o:spid="_x0000_s2883" style="position:absolute;left:8206;top:2380;width:68;height:2;visibility:visible;mso-wrap-style:square;v-text-anchor:top" coordsize="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" path="m,l67,,,xe" filled="f" strokeweight=".21pt">
                  <v:path arrowok="t" o:connecttype="custom" o:connectlocs="0,0;67,0;0,0" o:connectangles="0,0,0"/>
                </v:shape>
                <v:shape id="Freeform 58" o:spid="_x0000_s2884" style="position:absolute;left:8273;top:2380;width:68;height:2;visibility:visible;mso-wrap-style:square;v-text-anchor:top" coordsize="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" path="m67,l,,67,xe" fillcolor="#a6a6a6" stroked="f">
                  <v:fill opacity="39321f"/>
                  <v:path arrowok="t" o:connecttype="custom" o:connectlocs="67,0;0,0;67,0" o:connectangles="0,0,0"/>
                </v:shape>
                <v:shape id="Freeform 57" o:spid="_x0000_s2885" style="position:absolute;left:8273;top:2380;width:68;height:2;visibility:visible;mso-wrap-style:square;v-text-anchor:top" coordsize="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" path="m,l67,,,xe" filled="f" strokeweight=".21pt">
                  <v:path arrowok="t" o:connecttype="custom" o:connectlocs="0,0;67,0;0,0" o:connectangles="0,0,0"/>
                </v:shape>
                <v:shape id="Freeform 56" o:spid="_x0000_s2886" style="position:absolute;left:8340;top:2380;width:68;height:2;visibility:visible;mso-wrap-style:square;v-text-anchor:top" coordsize="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" path="m67,l,,67,xe" fillcolor="#a6a6a6" stroked="f">
                  <v:fill opacity="39321f"/>
                  <v:path arrowok="t" o:connecttype="custom" o:connectlocs="67,0;0,0;67,0" o:connectangles="0,0,0"/>
                </v:shape>
                <v:shape id="Freeform 55" o:spid="_x0000_s2887" style="position:absolute;left:8340;top:2380;width:68;height:2;visibility:visible;mso-wrap-style:square;v-text-anchor:top" coordsize="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" path="m,l67,,,xe" filled="f" strokeweight=".21pt">
                  <v:path arrowok="t" o:connecttype="custom" o:connectlocs="0,0;67,0;0,0" o:connectangles="0,0,0"/>
                </v:shape>
                <v:shape id="Freeform 54" o:spid="_x0000_s2888" style="position:absolute;left:8408;top:2380;width:68;height:2;visibility:visible;mso-wrap-style:square;v-text-anchor:top" coordsize="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" path="m67,l,,67,xe" fillcolor="#a6a6a6" stroked="f">
                  <v:fill opacity="39321f"/>
                  <v:path arrowok="t" o:connecttype="custom" o:connectlocs="67,0;0,0;67,0" o:connectangles="0,0,0"/>
                </v:shape>
                <v:shape id="Freeform 53" o:spid="_x0000_s2889" style="position:absolute;left:8408;top:2380;width:68;height:2;visibility:visible;mso-wrap-style:square;v-text-anchor:top" coordsize="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" path="m,l67,,,xe" filled="f" strokeweight=".21pt">
                  <v:path arrowok="t" o:connecttype="custom" o:connectlocs="0,0;67,0;0,0" o:connectangles="0,0,0"/>
                </v:shape>
                <v:shape id="Freeform 52" o:spid="_x0000_s2890" style="position:absolute;left:8475;top:2380;width:68;height:2;visibility:visible;mso-wrap-style:square;v-text-anchor:top" coordsize="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" path="m67,l,,67,xe" fillcolor="#a6a6a6" stroked="f">
                  <v:fill opacity="39321f"/>
                  <v:path arrowok="t" o:connecttype="custom" o:connectlocs="67,0;0,0;67,0" o:connectangles="0,0,0"/>
                </v:shape>
                <v:shape id="Freeform 51" o:spid="_x0000_s2891" style="position:absolute;left:8475;top:2380;width:68;height:2;visibility:visible;mso-wrap-style:square;v-text-anchor:top" coordsize="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" path="m,l67,,,xe" filled="f" strokeweight=".21pt">
                  <v:path arrowok="t" o:connecttype="custom" o:connectlocs="0,0;67,0;0,0" o:connectangles="0,0,0"/>
                </v:shape>
                <v:shape id="Freeform 50" o:spid="_x0000_s2892" style="position:absolute;left:8542;top:2380;width:68;height:2;visibility:visible;mso-wrap-style:square;v-text-anchor:top" coordsize="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" path="m68,l,,68,xe" fillcolor="#a6a6a6" stroked="f">
                  <v:fill opacity="39321f"/>
                  <v:path arrowok="t" o:connecttype="custom" o:connectlocs="68,0;0,0;68,0" o:connectangles="0,0,0"/>
                </v:shape>
                <v:shape id="Freeform 49" o:spid="_x0000_s2893" style="position:absolute;left:8542;top:2380;width:68;height:2;visibility:visible;mso-wrap-style:square;v-text-anchor:top" coordsize="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" path="m,l68,,,xe" filled="f" strokeweight=".21pt">
                  <v:path arrowok="t" o:connecttype="custom" o:connectlocs="0,0;68,0;0,0" o:connectangles="0,0,0"/>
                </v:shape>
                <v:shape id="Freeform 48" o:spid="_x0000_s2894" style="position:absolute;left:8609;top:2380;width:68;height:2;visibility:visible;mso-wrap-style:square;v-text-anchor:top" coordsize="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" path="m67,l,,67,xe" fillcolor="#a6a6a6" stroked="f">
                  <v:fill opacity="39321f"/>
                  <v:path arrowok="t" o:connecttype="custom" o:connectlocs="67,0;0,0;67,0" o:connectangles="0,0,0"/>
                </v:shape>
                <v:shape id="Freeform 47" o:spid="_x0000_s2895" style="position:absolute;left:8609;top:2380;width:68;height:2;visibility:visible;mso-wrap-style:square;v-text-anchor:top" coordsize="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" path="m,l67,,,xe" filled="f" strokeweight=".21pt">
                  <v:path arrowok="t" o:connecttype="custom" o:connectlocs="0,0;67,0;0,0" o:connectangles="0,0,0"/>
                </v:shape>
                <v:shape id="Freeform 46" o:spid="_x0000_s2896" style="position:absolute;left:8676;top:2380;width:68;height:2;visibility:visible;mso-wrap-style:square;v-text-anchor:top" coordsize="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" path="m67,l,,67,xe" fillcolor="#a6a6a6" stroked="f">
                  <v:fill opacity="39321f"/>
                  <v:path arrowok="t" o:connecttype="custom" o:connectlocs="67,0;0,0;67,0" o:connectangles="0,0,0"/>
                </v:shape>
                <v:shape id="Freeform 45" o:spid="_x0000_s2897" style="position:absolute;left:8676;top:2380;width:68;height:2;visibility:visible;mso-wrap-style:square;v-text-anchor:top" coordsize="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" path="m,l67,,,xe" filled="f" strokeweight=".21pt">
                  <v:path arrowok="t" o:connecttype="custom" o:connectlocs="0,0;67,0;0,0" o:connectangles="0,0,0"/>
                </v:shape>
                <v:shape id="Freeform 44" o:spid="_x0000_s2898" style="position:absolute;left:8743;top:2380;width:68;height:2;visibility:visible;mso-wrap-style:square;v-text-anchor:top" coordsize="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" path="m67,l,,67,xe" fillcolor="#a6a6a6" stroked="f">
                  <v:fill opacity="39321f"/>
                  <v:path arrowok="t" o:connecttype="custom" o:connectlocs="67,0;0,0;67,0" o:connectangles="0,0,0"/>
                </v:shape>
                <v:shape id="Freeform 43" o:spid="_x0000_s2899" style="position:absolute;left:8743;top:2380;width:68;height:2;visibility:visible;mso-wrap-style:square;v-text-anchor:top" coordsize="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" path="m,l67,,,xe" filled="f" strokeweight=".21pt">
                  <v:path arrowok="t" o:connecttype="custom" o:connectlocs="0,0;67,0;0,0" o:connectangles="0,0,0"/>
                </v:shape>
                <v:shape id="Freeform 42" o:spid="_x0000_s2900" style="position:absolute;left:8810;top:2380;width:68;height:2;visibility:visible;mso-wrap-style:square;v-text-anchor:top" coordsize="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" path="m67,l,,67,xe" fillcolor="#a6a6a6" stroked="f">
                  <v:fill opacity="39321f"/>
                  <v:path arrowok="t" o:connecttype="custom" o:connectlocs="67,0;0,0;67,0" o:connectangles="0,0,0"/>
                </v:shape>
                <v:shape id="Freeform 41" o:spid="_x0000_s2901" style="position:absolute;left:8810;top:2380;width:68;height:2;visibility:visible;mso-wrap-style:square;v-text-anchor:top" coordsize="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" path="m,l67,,,xe" filled="f" strokeweight=".21pt">
                  <v:path arrowok="t" o:connecttype="custom" o:connectlocs="0,0;67,0;0,0" o:connectangles="0,0,0"/>
                </v:shape>
                <v:shape id="AutoShape 40" o:spid="_x0000_s2902" style="position:absolute;left:5922;top:488;width:3225;height:1893;visibility:visible;mso-wrap-style:square;v-text-anchor:top" coordsize="3225,1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" path="m,1893r3225,m,1893l,e" filled="f" strokeweight=".3775mm">
                  <v:path arrowok="t" o:connecttype="custom" o:connectlocs="0,2381;3225,2381;0,2381;0,488" o:connectangles="0,0,0,0"/>
                </v:shape>
                <v:line id="Line 39" o:spid="_x0000_s2903" style="position:absolute;visibility:visible;mso-wrap-style:square" from="8769,2381" to="8769,2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" strokecolor="red" strokeweight=".3775mm"/>
                <v:line id="Line 38" o:spid="_x0000_s2904" style="position:absolute;visibility:visible;mso-wrap-style:square" from="5923,2381" to="9148,2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" strokeweight=".3775mm"/>
                <v:shape id="AutoShape 37" o:spid="_x0000_s2905" style="position:absolute;left:6149;top:2381;width:2535;height:55;visibility:visible;mso-wrap-style:square;v-text-anchor:top" coordsize="253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" path="m,55l,m422,55l422,m845,55l845,t422,55l1267,t423,55l1690,t422,55l2112,t422,55l2534,e" filled="f" strokecolor="#333" strokeweight=".3775mm">
                  <v:path arrowok="t" o:connecttype="custom" o:connectlocs="0,2436;0,2381;422,2436;422,2381;845,2436;845,2381;1267,2436;1267,2381;1690,2436;1690,2381;2112,2436;2112,2381;2534,2436;2534,2381" o:connectangles="0,0,0,0,0,0,0,0,0,0,0,0,0,0"/>
                </v:shape>
                <v:shape id="Text Box 36" o:spid="_x0000_s2906" type="#_x0000_t202" style="position:absolute;left:8554;top:763;width:449;height:1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" filled="f" stroked="f">
                  <v:textbox inset="0,0,0,0">
                    <w:txbxContent>
                      <w:p w14:paraId="72D28EA7" w14:textId="77777777" w:rsidR="00C334C5" w:rsidRDefault="00C334C5">
                        <w:pPr>
                          <w:spacing w:line="119" w:lineRule="exact"/>
                          <w:rPr>
                            <w:rFonts w:ascii="Arial" w:hAnsi="Arial"/>
                            <w:sz w:val="12"/>
                          </w:rPr>
                        </w:pPr>
                        <w:r>
                          <w:rPr>
                            <w:rFonts w:ascii="Arial" w:hAnsi="Arial"/>
                            <w:color w:val="FF0000"/>
                            <w:sz w:val="12"/>
                          </w:rPr>
                          <w:t>OA</w:t>
                        </w:r>
                        <w:r>
                          <w:rPr>
                            <w:rFonts w:ascii="Arial" w:hAnsi="Arial"/>
                            <w:color w:val="FF0000"/>
                            <w:spacing w:val="-7"/>
                            <w:sz w:val="12"/>
                          </w:rPr>
                          <w:t xml:space="preserve"> </w:t>
                        </w:r>
                        <w:r>
                          <w:rPr>
                            <w:rFonts w:ascii="Symbol" w:hAnsi="Symbol"/>
                            <w:color w:val="FF0000"/>
                            <w:sz w:val="12"/>
                          </w:rPr>
                          <w:t></w:t>
                        </w:r>
                        <w:r>
                          <w:rPr>
                            <w:rFonts w:ascii="Times New Roman" w:hAnsi="Times New Roman"/>
                            <w:color w:val="FF0000"/>
                            <w:spacing w:val="-4"/>
                            <w:sz w:val="12"/>
                          </w:rPr>
                          <w:t xml:space="preserve"> </w:t>
                        </w:r>
                        <w:r>
                          <w:rPr>
                            <w:rFonts w:ascii="Arial" w:hAnsi="Arial"/>
                            <w:color w:val="FF0000"/>
                            <w:sz w:val="12"/>
                          </w:rPr>
                          <w:t>92</w:t>
                        </w:r>
                      </w:p>
                    </w:txbxContent>
                  </v:textbox>
                </v:shape>
                <w10:wrap anchorx="page"/>
              </v:group>
            </w:pict>
          </mc:Fallback>
        </mc:AlternateContent>
      </w:r>
      <w:r w:rsidR="00DC0BFC">
        <w:rPr>
          <w:rFonts w:ascii="Arial"/>
          <w:b/>
        </w:rPr>
        <w:t>D</w:t>
      </w:r>
    </w:p>
    <w:p w14:paraId="3EBA212A" w14:textId="77777777" w:rsidR="00BB4C49" w:rsidRDefault="00BB4C49">
      <w:pPr>
        <w:pStyle w:val="BodyText"/>
        <w:rPr>
          <w:rFonts w:ascii="Arial"/>
          <w:b/>
          <w:sz w:val="22"/>
        </w:rPr>
      </w:pPr>
    </w:p>
    <w:p w14:paraId="05971F54" w14:textId="77777777" w:rsidR="00BB4C49" w:rsidRDefault="00BB4C49">
      <w:pPr>
        <w:pStyle w:val="BodyText"/>
        <w:rPr>
          <w:rFonts w:ascii="Arial"/>
          <w:b/>
          <w:sz w:val="22"/>
        </w:rPr>
      </w:pPr>
    </w:p>
    <w:p w14:paraId="11998F8B" w14:textId="77777777" w:rsidR="00BB4C49" w:rsidRDefault="00BB4C49">
      <w:pPr>
        <w:pStyle w:val="BodyText"/>
        <w:rPr>
          <w:rFonts w:ascii="Arial"/>
          <w:b/>
          <w:sz w:val="22"/>
        </w:rPr>
      </w:pPr>
    </w:p>
    <w:p w14:paraId="4B24798C" w14:textId="77777777" w:rsidR="00BB4C49" w:rsidRDefault="00DC0BFC">
      <w:pPr>
        <w:spacing w:before="183"/>
        <w:ind w:left="4333"/>
        <w:rPr>
          <w:rFonts w:ascii="Arial"/>
          <w:sz w:val="20"/>
        </w:rPr>
      </w:pPr>
      <w:r>
        <w:rPr>
          <w:rFonts w:ascii="Arial"/>
          <w:sz w:val="20"/>
        </w:rPr>
        <w:t>First</w:t>
      </w:r>
      <w:r>
        <w:rPr>
          <w:rFonts w:ascii="Arial"/>
          <w:spacing w:val="-6"/>
          <w:sz w:val="20"/>
        </w:rPr>
        <w:t xml:space="preserve"> </w:t>
      </w:r>
      <w:r>
        <w:rPr>
          <w:rFonts w:ascii="Arial"/>
          <w:sz w:val="20"/>
        </w:rPr>
        <w:t>Authors</w:t>
      </w:r>
    </w:p>
    <w:p w14:paraId="5157D696" w14:textId="77777777" w:rsidR="00BB4C49" w:rsidRDefault="00BB4C49">
      <w:pPr>
        <w:rPr>
          <w:rFonts w:ascii="Arial"/>
          <w:sz w:val="20"/>
        </w:rPr>
        <w:sectPr w:rsidR="00BB4C49">
          <w:type w:val="continuous"/>
          <w:pgSz w:w="12240" w:h="15840"/>
          <w:pgMar w:top="1320" w:right="1240" w:bottom="280" w:left="940" w:header="720" w:footer="720" w:gutter="0"/>
          <w:cols w:num="2" w:space="720" w:equalWidth="0">
            <w:col w:w="1749" w:space="2209"/>
            <w:col w:w="6102"/>
          </w:cols>
        </w:sectPr>
      </w:pPr>
    </w:p>
    <w:p w14:paraId="31D01375" w14:textId="77777777" w:rsidR="00BB4C49" w:rsidRDefault="00DC0BFC">
      <w:pPr>
        <w:tabs>
          <w:tab w:val="left" w:pos="2030"/>
          <w:tab w:val="left" w:pos="2452"/>
          <w:tab w:val="left" w:pos="2874"/>
          <w:tab w:val="left" w:pos="3297"/>
          <w:tab w:val="left" w:pos="3719"/>
          <w:tab w:val="left" w:pos="4142"/>
          <w:tab w:val="left" w:pos="5120"/>
          <w:tab w:val="left" w:pos="5543"/>
          <w:tab w:val="left" w:pos="5965"/>
          <w:tab w:val="left" w:pos="6387"/>
          <w:tab w:val="left" w:pos="6810"/>
          <w:tab w:val="left" w:pos="7232"/>
          <w:tab w:val="left" w:pos="7655"/>
        </w:tabs>
        <w:spacing w:line="157" w:lineRule="exact"/>
        <w:ind w:left="1607"/>
        <w:rPr>
          <w:rFonts w:ascii="Arial"/>
          <w:sz w:val="16"/>
        </w:rPr>
      </w:pPr>
      <w:r>
        <w:rPr>
          <w:rFonts w:ascii="Arial"/>
          <w:color w:val="4D4D4D"/>
          <w:sz w:val="16"/>
        </w:rPr>
        <w:t>30</w:t>
      </w:r>
      <w:r>
        <w:rPr>
          <w:rFonts w:ascii="Arial"/>
          <w:color w:val="4D4D4D"/>
          <w:sz w:val="16"/>
        </w:rPr>
        <w:tab/>
        <w:t>40</w:t>
      </w:r>
      <w:r>
        <w:rPr>
          <w:rFonts w:ascii="Arial"/>
          <w:color w:val="4D4D4D"/>
          <w:sz w:val="16"/>
        </w:rPr>
        <w:tab/>
        <w:t>50</w:t>
      </w:r>
      <w:r>
        <w:rPr>
          <w:rFonts w:ascii="Arial"/>
          <w:color w:val="4D4D4D"/>
          <w:sz w:val="16"/>
        </w:rPr>
        <w:tab/>
        <w:t>60</w:t>
      </w:r>
      <w:r>
        <w:rPr>
          <w:rFonts w:ascii="Arial"/>
          <w:color w:val="4D4D4D"/>
          <w:sz w:val="16"/>
        </w:rPr>
        <w:tab/>
        <w:t>70</w:t>
      </w:r>
      <w:r>
        <w:rPr>
          <w:rFonts w:ascii="Arial"/>
          <w:color w:val="4D4D4D"/>
          <w:sz w:val="16"/>
        </w:rPr>
        <w:tab/>
        <w:t>80</w:t>
      </w:r>
      <w:r>
        <w:rPr>
          <w:rFonts w:ascii="Arial"/>
          <w:color w:val="4D4D4D"/>
          <w:sz w:val="16"/>
        </w:rPr>
        <w:tab/>
        <w:t>90</w:t>
      </w:r>
      <w:r>
        <w:rPr>
          <w:rFonts w:ascii="Arial"/>
          <w:color w:val="4D4D4D"/>
          <w:sz w:val="16"/>
        </w:rPr>
        <w:tab/>
        <w:t>30</w:t>
      </w:r>
      <w:r>
        <w:rPr>
          <w:rFonts w:ascii="Arial"/>
          <w:color w:val="4D4D4D"/>
          <w:sz w:val="16"/>
        </w:rPr>
        <w:tab/>
        <w:t>40</w:t>
      </w:r>
      <w:r>
        <w:rPr>
          <w:rFonts w:ascii="Arial"/>
          <w:color w:val="4D4D4D"/>
          <w:sz w:val="16"/>
        </w:rPr>
        <w:tab/>
        <w:t>50</w:t>
      </w:r>
      <w:r>
        <w:rPr>
          <w:rFonts w:ascii="Arial"/>
          <w:color w:val="4D4D4D"/>
          <w:sz w:val="16"/>
        </w:rPr>
        <w:tab/>
        <w:t>60</w:t>
      </w:r>
      <w:r>
        <w:rPr>
          <w:rFonts w:ascii="Arial"/>
          <w:color w:val="4D4D4D"/>
          <w:sz w:val="16"/>
        </w:rPr>
        <w:tab/>
        <w:t>70</w:t>
      </w:r>
      <w:r>
        <w:rPr>
          <w:rFonts w:ascii="Arial"/>
          <w:color w:val="4D4D4D"/>
          <w:sz w:val="16"/>
        </w:rPr>
        <w:tab/>
        <w:t>80</w:t>
      </w:r>
      <w:r>
        <w:rPr>
          <w:rFonts w:ascii="Arial"/>
          <w:color w:val="4D4D4D"/>
          <w:sz w:val="16"/>
        </w:rPr>
        <w:tab/>
        <w:t>90</w:t>
      </w:r>
    </w:p>
    <w:p w14:paraId="1687369D" w14:textId="77777777" w:rsidR="00BB4C49" w:rsidRDefault="00DC0BFC">
      <w:pPr>
        <w:spacing w:before="78"/>
        <w:ind w:left="261" w:right="641"/>
        <w:jc w:val="center"/>
        <w:rPr>
          <w:rFonts w:ascii="Arial"/>
          <w:sz w:val="20"/>
        </w:rPr>
      </w:pPr>
      <w:r>
        <w:rPr>
          <w:rFonts w:ascii="Arial"/>
          <w:sz w:val="20"/>
        </w:rPr>
        <w:t>Geographic</w:t>
      </w:r>
      <w:r>
        <w:rPr>
          <w:rFonts w:ascii="Arial"/>
          <w:spacing w:val="-6"/>
          <w:sz w:val="20"/>
        </w:rPr>
        <w:t xml:space="preserve"> </w:t>
      </w:r>
      <w:r>
        <w:rPr>
          <w:rFonts w:ascii="Arial"/>
          <w:sz w:val="20"/>
        </w:rPr>
        <w:t>Richness</w:t>
      </w:r>
      <w:r>
        <w:rPr>
          <w:rFonts w:ascii="Arial"/>
          <w:spacing w:val="-5"/>
          <w:sz w:val="20"/>
        </w:rPr>
        <w:t xml:space="preserve"> </w:t>
      </w:r>
      <w:r>
        <w:rPr>
          <w:rFonts w:ascii="Arial"/>
          <w:sz w:val="20"/>
        </w:rPr>
        <w:t>(R)</w:t>
      </w:r>
    </w:p>
    <w:p w14:paraId="5C46E6F8" w14:textId="77777777" w:rsidR="00BB4C49" w:rsidRDefault="00BB4C49">
      <w:pPr>
        <w:pStyle w:val="BodyText"/>
        <w:spacing w:before="5"/>
        <w:rPr>
          <w:rFonts w:ascii="Arial"/>
          <w:sz w:val="17"/>
        </w:rPr>
      </w:pPr>
    </w:p>
    <w:p w14:paraId="2717B24E" w14:textId="77777777" w:rsidR="00BB4C49" w:rsidRDefault="00DC0BFC">
      <w:pPr>
        <w:pStyle w:val="BodyText"/>
        <w:spacing w:line="213" w:lineRule="auto"/>
        <w:ind w:left="488" w:right="198" w:hanging="2"/>
        <w:jc w:val="both"/>
      </w:pPr>
      <w:r>
        <w:rPr>
          <w:i/>
          <w:w w:val="95"/>
        </w:rPr>
        <w:t>Figure</w:t>
      </w:r>
      <w:r>
        <w:rPr>
          <w:i/>
          <w:spacing w:val="54"/>
        </w:rPr>
        <w:t xml:space="preserve"> </w:t>
      </w:r>
      <w:proofErr w:type="gramStart"/>
      <w:r>
        <w:rPr>
          <w:i/>
          <w:w w:val="95"/>
        </w:rPr>
        <w:t xml:space="preserve">A5 </w:t>
      </w:r>
      <w:r>
        <w:rPr>
          <w:w w:val="95"/>
        </w:rPr>
        <w:t>.</w:t>
      </w:r>
      <w:proofErr w:type="gramEnd"/>
      <w:r>
        <w:rPr>
          <w:spacing w:val="54"/>
        </w:rPr>
        <w:t xml:space="preserve"> </w:t>
      </w:r>
      <w:r>
        <w:rPr>
          <w:w w:val="95"/>
        </w:rPr>
        <w:t>Author Geographic Richness for N = 2794 Open Access articles (red bar) and</w:t>
      </w:r>
      <w:r>
        <w:rPr>
          <w:spacing w:val="1"/>
          <w:w w:val="95"/>
        </w:rPr>
        <w:t xml:space="preserve"> </w:t>
      </w:r>
      <w:r>
        <w:rPr>
          <w:w w:val="95"/>
        </w:rPr>
        <w:t>1000 identically sized collections of Paywalled articles selected by bootstrapping from a pool</w:t>
      </w:r>
      <w:r>
        <w:rPr>
          <w:spacing w:val="1"/>
          <w:w w:val="95"/>
        </w:rPr>
        <w:t xml:space="preserve"> </w:t>
      </w:r>
      <w:r>
        <w:rPr>
          <w:w w:val="95"/>
        </w:rPr>
        <w:t>of</w:t>
      </w:r>
      <w:r>
        <w:rPr>
          <w:spacing w:val="14"/>
          <w:w w:val="95"/>
        </w:rPr>
        <w:t xml:space="preserve"> </w:t>
      </w:r>
      <w:r>
        <w:rPr>
          <w:w w:val="95"/>
        </w:rPr>
        <w:t>34293</w:t>
      </w:r>
      <w:r>
        <w:rPr>
          <w:spacing w:val="13"/>
          <w:w w:val="95"/>
        </w:rPr>
        <w:t xml:space="preserve"> </w:t>
      </w:r>
      <w:r>
        <w:rPr>
          <w:w w:val="95"/>
        </w:rPr>
        <w:t>articles.</w:t>
      </w:r>
      <w:r>
        <w:rPr>
          <w:spacing w:val="39"/>
          <w:w w:val="95"/>
        </w:rPr>
        <w:t xml:space="preserve"> </w:t>
      </w:r>
      <w:r>
        <w:rPr>
          <w:w w:val="95"/>
        </w:rPr>
        <w:t>The</w:t>
      </w:r>
      <w:r>
        <w:rPr>
          <w:spacing w:val="14"/>
          <w:w w:val="95"/>
        </w:rPr>
        <w:t xml:space="preserve"> </w:t>
      </w:r>
      <w:r>
        <w:rPr>
          <w:w w:val="95"/>
        </w:rPr>
        <w:t>black</w:t>
      </w:r>
      <w:r>
        <w:rPr>
          <w:spacing w:val="14"/>
          <w:w w:val="95"/>
        </w:rPr>
        <w:t xml:space="preserve"> </w:t>
      </w:r>
      <w:r>
        <w:rPr>
          <w:w w:val="95"/>
        </w:rPr>
        <w:t>line</w:t>
      </w:r>
      <w:r>
        <w:rPr>
          <w:spacing w:val="14"/>
          <w:w w:val="95"/>
        </w:rPr>
        <w:t xml:space="preserve"> </w:t>
      </w:r>
      <w:r>
        <w:rPr>
          <w:w w:val="95"/>
        </w:rPr>
        <w:t>indicates</w:t>
      </w:r>
      <w:r>
        <w:rPr>
          <w:spacing w:val="14"/>
          <w:w w:val="95"/>
        </w:rPr>
        <w:t xml:space="preserve"> </w:t>
      </w:r>
      <w:r>
        <w:rPr>
          <w:w w:val="95"/>
        </w:rPr>
        <w:t>the</w:t>
      </w:r>
      <w:r>
        <w:rPr>
          <w:spacing w:val="15"/>
          <w:w w:val="95"/>
        </w:rPr>
        <w:t xml:space="preserve"> </w:t>
      </w:r>
      <w:r>
        <w:rPr>
          <w:w w:val="95"/>
        </w:rPr>
        <w:t>mean</w:t>
      </w:r>
      <w:r>
        <w:rPr>
          <w:spacing w:val="14"/>
          <w:w w:val="95"/>
        </w:rPr>
        <w:t xml:space="preserve"> </w:t>
      </w:r>
      <w:r>
        <w:rPr>
          <w:w w:val="95"/>
        </w:rPr>
        <w:t>value</w:t>
      </w:r>
      <w:r>
        <w:rPr>
          <w:spacing w:val="14"/>
          <w:w w:val="95"/>
        </w:rPr>
        <w:t xml:space="preserve"> </w:t>
      </w:r>
      <w:r>
        <w:rPr>
          <w:w w:val="95"/>
        </w:rPr>
        <w:t>for</w:t>
      </w:r>
      <w:r>
        <w:rPr>
          <w:spacing w:val="14"/>
          <w:w w:val="95"/>
        </w:rPr>
        <w:t xml:space="preserve"> </w:t>
      </w:r>
      <w:r>
        <w:rPr>
          <w:w w:val="95"/>
        </w:rPr>
        <w:t>the</w:t>
      </w:r>
      <w:r>
        <w:rPr>
          <w:spacing w:val="14"/>
          <w:w w:val="95"/>
        </w:rPr>
        <w:t xml:space="preserve"> </w:t>
      </w:r>
      <w:r>
        <w:rPr>
          <w:w w:val="95"/>
        </w:rPr>
        <w:t>1000</w:t>
      </w:r>
      <w:r>
        <w:rPr>
          <w:spacing w:val="14"/>
          <w:w w:val="95"/>
        </w:rPr>
        <w:t xml:space="preserve"> </w:t>
      </w:r>
      <w:r>
        <w:rPr>
          <w:w w:val="95"/>
        </w:rPr>
        <w:t>bootstrap</w:t>
      </w:r>
      <w:r>
        <w:rPr>
          <w:spacing w:val="13"/>
          <w:w w:val="95"/>
        </w:rPr>
        <w:t xml:space="preserve"> </w:t>
      </w:r>
      <w:r>
        <w:rPr>
          <w:w w:val="95"/>
        </w:rPr>
        <w:t>collections.</w:t>
      </w:r>
    </w:p>
    <w:p w14:paraId="532017A0" w14:textId="77777777" w:rsidR="00BB4C49" w:rsidRDefault="00BB4C49">
      <w:pPr>
        <w:spacing w:line="213" w:lineRule="auto"/>
        <w:jc w:val="both"/>
        <w:sectPr w:rsidR="00BB4C49">
          <w:type w:val="continuous"/>
          <w:pgSz w:w="12240" w:h="15840"/>
          <w:pgMar w:top="1320" w:right="1240" w:bottom="280" w:left="940" w:header="720" w:footer="720" w:gutter="0"/>
          <w:cols w:space="720"/>
        </w:sectPr>
      </w:pPr>
    </w:p>
    <w:p w14:paraId="1137454C" w14:textId="77777777" w:rsidR="00BB4C49" w:rsidRDefault="00BB4C49">
      <w:pPr>
        <w:pStyle w:val="BodyText"/>
        <w:rPr>
          <w:sz w:val="20"/>
        </w:rPr>
      </w:pPr>
    </w:p>
    <w:p w14:paraId="106A24DE" w14:textId="77777777" w:rsidR="00BB4C49" w:rsidRDefault="00BB4C49">
      <w:pPr>
        <w:pStyle w:val="BodyText"/>
        <w:rPr>
          <w:sz w:val="20"/>
        </w:rPr>
      </w:pPr>
    </w:p>
    <w:p w14:paraId="53150B39" w14:textId="77777777" w:rsidR="00BB4C49" w:rsidRDefault="00BB4C49">
      <w:pPr>
        <w:pStyle w:val="BodyText"/>
        <w:rPr>
          <w:sz w:val="20"/>
        </w:rPr>
      </w:pPr>
    </w:p>
    <w:p w14:paraId="695C7AD9" w14:textId="77777777" w:rsidR="00BB4C49" w:rsidRDefault="00BB4C49">
      <w:pPr>
        <w:pStyle w:val="BodyText"/>
        <w:rPr>
          <w:sz w:val="20"/>
        </w:rPr>
      </w:pPr>
    </w:p>
    <w:p w14:paraId="1BE1BB50" w14:textId="77777777" w:rsidR="00BB4C49" w:rsidRDefault="00BB4C49">
      <w:pPr>
        <w:pStyle w:val="BodyText"/>
        <w:rPr>
          <w:sz w:val="20"/>
        </w:rPr>
      </w:pPr>
    </w:p>
    <w:p w14:paraId="3DDBB5CB" w14:textId="77777777" w:rsidR="00BB4C49" w:rsidRDefault="00BB4C49">
      <w:pPr>
        <w:pStyle w:val="BodyText"/>
        <w:rPr>
          <w:sz w:val="20"/>
        </w:rPr>
      </w:pPr>
    </w:p>
    <w:p w14:paraId="30D9FC65" w14:textId="77777777" w:rsidR="00BB4C49" w:rsidRDefault="00BB4C49">
      <w:pPr>
        <w:pStyle w:val="BodyText"/>
        <w:rPr>
          <w:sz w:val="20"/>
        </w:rPr>
      </w:pPr>
    </w:p>
    <w:p w14:paraId="35B48BC1" w14:textId="77777777" w:rsidR="00BB4C49" w:rsidRDefault="00BB4C49">
      <w:pPr>
        <w:pStyle w:val="BodyText"/>
        <w:rPr>
          <w:sz w:val="20"/>
        </w:rPr>
      </w:pPr>
    </w:p>
    <w:p w14:paraId="6A623584" w14:textId="77777777" w:rsidR="00BB4C49" w:rsidRDefault="00BB4C49">
      <w:pPr>
        <w:pStyle w:val="BodyText"/>
        <w:rPr>
          <w:sz w:val="20"/>
        </w:rPr>
      </w:pPr>
    </w:p>
    <w:p w14:paraId="54ABF0F4" w14:textId="77777777" w:rsidR="00BB4C49" w:rsidRDefault="00BB4C49">
      <w:pPr>
        <w:pStyle w:val="BodyText"/>
        <w:rPr>
          <w:sz w:val="20"/>
        </w:rPr>
      </w:pPr>
    </w:p>
    <w:p w14:paraId="63479EF9" w14:textId="77777777" w:rsidR="00BB4C49" w:rsidRDefault="00BB4C49">
      <w:pPr>
        <w:pStyle w:val="BodyText"/>
        <w:spacing w:before="9"/>
        <w:rPr>
          <w:sz w:val="22"/>
        </w:rPr>
      </w:pPr>
    </w:p>
    <w:p w14:paraId="4DAAAA98" w14:textId="77777777" w:rsidR="00BB4C49" w:rsidRDefault="00BB4C49">
      <w:pPr>
        <w:sectPr w:rsidR="00BB4C49">
          <w:pgSz w:w="12240" w:h="15840"/>
          <w:pgMar w:top="1320" w:right="1240" w:bottom="280" w:left="940" w:header="649" w:footer="0" w:gutter="0"/>
          <w:cols w:space="720"/>
        </w:sectPr>
      </w:pPr>
    </w:p>
    <w:p w14:paraId="275F77E4" w14:textId="77777777" w:rsidR="00BB4C49" w:rsidRDefault="00144D41">
      <w:pPr>
        <w:spacing w:before="73" w:line="163" w:lineRule="exact"/>
        <w:ind w:right="38"/>
        <w:jc w:val="right"/>
        <w:rPr>
          <w:rFonts w:ascii="Arial"/>
          <w:sz w:val="16"/>
        </w:rPr>
      </w:pPr>
      <w:r>
        <w:rPr>
          <w:noProof/>
        </w:rPr>
        <mc:AlternateContent>
          <mc:Choice Requires="wpg">
            <w:drawing>
              <wp:anchor distT="0" distB="0" distL="114300" distR="114300" simplePos="0" relativeHeight="15791104" behindDoc="0" locked="0" layoutInCell="1" allowOverlap="1" wp14:anchorId="1D6D29F3" wp14:editId="7FEF1E53">
                <wp:simplePos x="0" y="0"/>
                <wp:positionH relativeFrom="page">
                  <wp:posOffset>1520825</wp:posOffset>
                </wp:positionH>
                <wp:positionV relativeFrom="paragraph">
                  <wp:posOffset>98425</wp:posOffset>
                </wp:positionV>
                <wp:extent cx="41910" cy="913765"/>
                <wp:effectExtent l="0" t="0" r="0" b="0"/>
                <wp:wrapNone/>
                <wp:docPr id="38"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910" cy="913765"/>
                          <a:chOff x="2395" y="155"/>
                          <a:chExt cx="66" cy="1439"/>
                        </a:xfrm>
                      </wpg:grpSpPr>
                      <wps:wsp>
                        <wps:cNvPr id="39" name="Line 34"/>
                        <wps:cNvCnPr>
                          <a:cxnSpLocks noChangeShapeType="1"/>
                        </wps:cNvCnPr>
                        <wps:spPr bwMode="auto">
                          <a:xfrm>
                            <a:off x="2450" y="1585"/>
                            <a:ext cx="0" cy="0"/>
                          </a:xfrm>
                          <a:prstGeom prst="line">
                            <a:avLst/>
                          </a:prstGeom>
                          <a:noFill/>
                          <a:ln w="1358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0" name="AutoShape 33"/>
                        <wps:cNvSpPr>
                          <a:spLocks/>
                        </wps:cNvSpPr>
                        <wps:spPr bwMode="auto">
                          <a:xfrm>
                            <a:off x="2395" y="165"/>
                            <a:ext cx="55" cy="1418"/>
                          </a:xfrm>
                          <a:custGeom>
                            <a:avLst/>
                            <a:gdLst>
                              <a:gd name="T0" fmla="+- 0 2395 2395"/>
                              <a:gd name="T1" fmla="*/ T0 w 55"/>
                              <a:gd name="T2" fmla="+- 0 1583 166"/>
                              <a:gd name="T3" fmla="*/ 1583 h 1418"/>
                              <a:gd name="T4" fmla="+- 0 2450 2395"/>
                              <a:gd name="T5" fmla="*/ T4 w 55"/>
                              <a:gd name="T6" fmla="+- 0 1583 166"/>
                              <a:gd name="T7" fmla="*/ 1583 h 1418"/>
                              <a:gd name="T8" fmla="+- 0 2395 2395"/>
                              <a:gd name="T9" fmla="*/ T8 w 55"/>
                              <a:gd name="T10" fmla="+- 0 1442 166"/>
                              <a:gd name="T11" fmla="*/ 1442 h 1418"/>
                              <a:gd name="T12" fmla="+- 0 2450 2395"/>
                              <a:gd name="T13" fmla="*/ T12 w 55"/>
                              <a:gd name="T14" fmla="+- 0 1442 166"/>
                              <a:gd name="T15" fmla="*/ 1442 h 1418"/>
                              <a:gd name="T16" fmla="+- 0 2395 2395"/>
                              <a:gd name="T17" fmla="*/ T16 w 55"/>
                              <a:gd name="T18" fmla="+- 0 1300 166"/>
                              <a:gd name="T19" fmla="*/ 1300 h 1418"/>
                              <a:gd name="T20" fmla="+- 0 2450 2395"/>
                              <a:gd name="T21" fmla="*/ T20 w 55"/>
                              <a:gd name="T22" fmla="+- 0 1300 166"/>
                              <a:gd name="T23" fmla="*/ 1300 h 1418"/>
                              <a:gd name="T24" fmla="+- 0 2395 2395"/>
                              <a:gd name="T25" fmla="*/ T24 w 55"/>
                              <a:gd name="T26" fmla="+- 0 1158 166"/>
                              <a:gd name="T27" fmla="*/ 1158 h 1418"/>
                              <a:gd name="T28" fmla="+- 0 2450 2395"/>
                              <a:gd name="T29" fmla="*/ T28 w 55"/>
                              <a:gd name="T30" fmla="+- 0 1158 166"/>
                              <a:gd name="T31" fmla="*/ 1158 h 1418"/>
                              <a:gd name="T32" fmla="+- 0 2395 2395"/>
                              <a:gd name="T33" fmla="*/ T32 w 55"/>
                              <a:gd name="T34" fmla="+- 0 1016 166"/>
                              <a:gd name="T35" fmla="*/ 1016 h 1418"/>
                              <a:gd name="T36" fmla="+- 0 2450 2395"/>
                              <a:gd name="T37" fmla="*/ T36 w 55"/>
                              <a:gd name="T38" fmla="+- 0 1016 166"/>
                              <a:gd name="T39" fmla="*/ 1016 h 1418"/>
                              <a:gd name="T40" fmla="+- 0 2395 2395"/>
                              <a:gd name="T41" fmla="*/ T40 w 55"/>
                              <a:gd name="T42" fmla="+- 0 874 166"/>
                              <a:gd name="T43" fmla="*/ 874 h 1418"/>
                              <a:gd name="T44" fmla="+- 0 2450 2395"/>
                              <a:gd name="T45" fmla="*/ T44 w 55"/>
                              <a:gd name="T46" fmla="+- 0 874 166"/>
                              <a:gd name="T47" fmla="*/ 874 h 1418"/>
                              <a:gd name="T48" fmla="+- 0 2395 2395"/>
                              <a:gd name="T49" fmla="*/ T48 w 55"/>
                              <a:gd name="T50" fmla="+- 0 733 166"/>
                              <a:gd name="T51" fmla="*/ 733 h 1418"/>
                              <a:gd name="T52" fmla="+- 0 2450 2395"/>
                              <a:gd name="T53" fmla="*/ T52 w 55"/>
                              <a:gd name="T54" fmla="+- 0 733 166"/>
                              <a:gd name="T55" fmla="*/ 733 h 1418"/>
                              <a:gd name="T56" fmla="+- 0 2395 2395"/>
                              <a:gd name="T57" fmla="*/ T56 w 55"/>
                              <a:gd name="T58" fmla="+- 0 591 166"/>
                              <a:gd name="T59" fmla="*/ 591 h 1418"/>
                              <a:gd name="T60" fmla="+- 0 2450 2395"/>
                              <a:gd name="T61" fmla="*/ T60 w 55"/>
                              <a:gd name="T62" fmla="+- 0 591 166"/>
                              <a:gd name="T63" fmla="*/ 591 h 1418"/>
                              <a:gd name="T64" fmla="+- 0 2395 2395"/>
                              <a:gd name="T65" fmla="*/ T64 w 55"/>
                              <a:gd name="T66" fmla="+- 0 449 166"/>
                              <a:gd name="T67" fmla="*/ 449 h 1418"/>
                              <a:gd name="T68" fmla="+- 0 2450 2395"/>
                              <a:gd name="T69" fmla="*/ T68 w 55"/>
                              <a:gd name="T70" fmla="+- 0 449 166"/>
                              <a:gd name="T71" fmla="*/ 449 h 1418"/>
                              <a:gd name="T72" fmla="+- 0 2395 2395"/>
                              <a:gd name="T73" fmla="*/ T72 w 55"/>
                              <a:gd name="T74" fmla="+- 0 307 166"/>
                              <a:gd name="T75" fmla="*/ 307 h 1418"/>
                              <a:gd name="T76" fmla="+- 0 2450 2395"/>
                              <a:gd name="T77" fmla="*/ T76 w 55"/>
                              <a:gd name="T78" fmla="+- 0 307 166"/>
                              <a:gd name="T79" fmla="*/ 307 h 1418"/>
                              <a:gd name="T80" fmla="+- 0 2395 2395"/>
                              <a:gd name="T81" fmla="*/ T80 w 55"/>
                              <a:gd name="T82" fmla="+- 0 166 166"/>
                              <a:gd name="T83" fmla="*/ 166 h 1418"/>
                              <a:gd name="T84" fmla="+- 0 2450 2395"/>
                              <a:gd name="T85" fmla="*/ T84 w 55"/>
                              <a:gd name="T86" fmla="+- 0 166 166"/>
                              <a:gd name="T87" fmla="*/ 166 h 14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55" h="1418">
                                <a:moveTo>
                                  <a:pt x="0" y="1417"/>
                                </a:moveTo>
                                <a:lnTo>
                                  <a:pt x="55" y="1417"/>
                                </a:lnTo>
                                <a:moveTo>
                                  <a:pt x="0" y="1276"/>
                                </a:moveTo>
                                <a:lnTo>
                                  <a:pt x="55" y="1276"/>
                                </a:lnTo>
                                <a:moveTo>
                                  <a:pt x="0" y="1134"/>
                                </a:moveTo>
                                <a:lnTo>
                                  <a:pt x="55" y="1134"/>
                                </a:lnTo>
                                <a:moveTo>
                                  <a:pt x="0" y="992"/>
                                </a:moveTo>
                                <a:lnTo>
                                  <a:pt x="55" y="992"/>
                                </a:lnTo>
                                <a:moveTo>
                                  <a:pt x="0" y="850"/>
                                </a:moveTo>
                                <a:lnTo>
                                  <a:pt x="55" y="850"/>
                                </a:lnTo>
                                <a:moveTo>
                                  <a:pt x="0" y="708"/>
                                </a:moveTo>
                                <a:lnTo>
                                  <a:pt x="55" y="708"/>
                                </a:lnTo>
                                <a:moveTo>
                                  <a:pt x="0" y="567"/>
                                </a:moveTo>
                                <a:lnTo>
                                  <a:pt x="55" y="567"/>
                                </a:lnTo>
                                <a:moveTo>
                                  <a:pt x="0" y="425"/>
                                </a:moveTo>
                                <a:lnTo>
                                  <a:pt x="55" y="425"/>
                                </a:lnTo>
                                <a:moveTo>
                                  <a:pt x="0" y="283"/>
                                </a:moveTo>
                                <a:lnTo>
                                  <a:pt x="55" y="283"/>
                                </a:lnTo>
                                <a:moveTo>
                                  <a:pt x="0" y="141"/>
                                </a:moveTo>
                                <a:lnTo>
                                  <a:pt x="55" y="141"/>
                                </a:lnTo>
                                <a:moveTo>
                                  <a:pt x="0" y="0"/>
                                </a:moveTo>
                                <a:lnTo>
                                  <a:pt x="55" y="0"/>
                                </a:lnTo>
                              </a:path>
                            </a:pathLst>
                          </a:custGeom>
                          <a:noFill/>
                          <a:ln w="13589">
                            <a:solidFill>
                              <a:srgbClr val="3333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71D31504" id="Group 32" o:spid="_x0000_s1026" style="position:absolute;margin-left:119.75pt;margin-top:7.75pt;width:3.3pt;height:71.95pt;z-index:15791104;mso-position-horizontal-relative:page" coordorigin="2395,155" coordsize="66,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">
                <v:line id="Line 34" o:spid="_x0000_s1027" style="position:absolute;visibility:visible;mso-wrap-style:square" from="2450,1585" to="2450,1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" strokeweight="1.07pt"/>
                <v:shape id="AutoShape 33" o:spid="_x0000_s1028" style="position:absolute;left:2395;top:165;width:55;height:1418;visibility:visible;mso-wrap-style:square;v-text-anchor:top" coordsize="55,1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" path="m,1417r55,m,1276r55,m,1134r55,m,992r55,m,850r55,m,708r55,m,567r55,m,425r55,m,283r55,m,141r55,m,l55,e" filled="f" strokecolor="#333" strokeweight="1.07pt">
                  <v:path arrowok="t" o:connecttype="custom" o:connectlocs="0,1583;55,1583;0,1442;55,1442;0,1300;55,1300;0,1158;55,1158;0,1016;55,1016;0,874;55,874;0,733;55,733;0,591;55,591;0,449;55,449;0,307;55,307;0,166;55,166" o:connectangles="0,0,0,0,0,0,0,0,0,0,0,0,0,0,0,0,0,0,0,0,0,0"/>
                </v:shape>
                <w10:wrap anchorx="page"/>
              </v:group>
            </w:pict>
          </mc:Fallback>
        </mc:AlternateContent>
      </w:r>
      <w:r w:rsidR="00DC0BFC">
        <w:rPr>
          <w:rFonts w:ascii="Arial"/>
          <w:color w:val="4D4D4D"/>
          <w:sz w:val="16"/>
        </w:rPr>
        <w:t>100</w:t>
      </w:r>
    </w:p>
    <w:p w14:paraId="1487242C" w14:textId="77777777" w:rsidR="00BB4C49" w:rsidRDefault="00DC0BFC">
      <w:pPr>
        <w:spacing w:line="142" w:lineRule="exact"/>
        <w:ind w:right="38"/>
        <w:jc w:val="right"/>
        <w:rPr>
          <w:rFonts w:ascii="Arial"/>
          <w:sz w:val="16"/>
        </w:rPr>
      </w:pPr>
      <w:r>
        <w:rPr>
          <w:rFonts w:ascii="Arial"/>
          <w:color w:val="4D4D4D"/>
          <w:sz w:val="16"/>
        </w:rPr>
        <w:t>90</w:t>
      </w:r>
    </w:p>
    <w:p w14:paraId="1F836442" w14:textId="77777777" w:rsidR="00BB4C49" w:rsidRDefault="00144D41">
      <w:pPr>
        <w:spacing w:line="142" w:lineRule="exact"/>
        <w:ind w:right="38"/>
        <w:jc w:val="right"/>
        <w:rPr>
          <w:rFonts w:ascii="Arial"/>
          <w:sz w:val="16"/>
        </w:rPr>
      </w:pPr>
      <w:r>
        <w:rPr>
          <w:noProof/>
        </w:rPr>
        <mc:AlternateContent>
          <mc:Choice Requires="wps">
            <w:drawing>
              <wp:anchor distT="0" distB="0" distL="114300" distR="114300" simplePos="0" relativeHeight="15790080" behindDoc="0" locked="0" layoutInCell="1" allowOverlap="1" wp14:anchorId="136B4832" wp14:editId="15BD6B53">
                <wp:simplePos x="0" y="0"/>
                <wp:positionH relativeFrom="page">
                  <wp:posOffset>1737995</wp:posOffset>
                </wp:positionH>
                <wp:positionV relativeFrom="paragraph">
                  <wp:posOffset>30480</wp:posOffset>
                </wp:positionV>
                <wp:extent cx="1092835" cy="734695"/>
                <wp:effectExtent l="0" t="0" r="0" b="0"/>
                <wp:wrapNone/>
                <wp:docPr id="37"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2835" cy="734695"/>
                        </a:xfrm>
                        <a:prstGeom prst="rect">
                          <a:avLst/>
                        </a:prstGeom>
                        <a:solidFill>
                          <a:srgbClr val="59595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526397A7" id="Rectangle 31" o:spid="_x0000_s1026" style="position:absolute;margin-left:136.85pt;margin-top:2.4pt;width:86.05pt;height:57.85pt;z-index:157900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" fillcolor="#595959" stroked="f">
                <w10:wrap anchorx="page"/>
              </v:rect>
            </w:pict>
          </mc:Fallback>
        </mc:AlternateContent>
      </w:r>
      <w:r w:rsidR="00DC0BFC">
        <w:rPr>
          <w:rFonts w:ascii="Arial"/>
          <w:color w:val="4D4D4D"/>
          <w:sz w:val="16"/>
        </w:rPr>
        <w:t>80</w:t>
      </w:r>
    </w:p>
    <w:p w14:paraId="0EA9FB44" w14:textId="77777777" w:rsidR="00BB4C49" w:rsidRDefault="00DC0BFC">
      <w:pPr>
        <w:spacing w:line="142" w:lineRule="exact"/>
        <w:ind w:right="38"/>
        <w:jc w:val="right"/>
        <w:rPr>
          <w:rFonts w:ascii="Arial"/>
          <w:sz w:val="16"/>
        </w:rPr>
      </w:pPr>
      <w:r>
        <w:rPr>
          <w:rFonts w:ascii="Arial"/>
          <w:color w:val="4D4D4D"/>
          <w:sz w:val="16"/>
        </w:rPr>
        <w:t>70</w:t>
      </w:r>
    </w:p>
    <w:p w14:paraId="2A191787" w14:textId="77777777" w:rsidR="00BB4C49" w:rsidRDefault="00DC0BFC">
      <w:pPr>
        <w:spacing w:line="142" w:lineRule="exact"/>
        <w:ind w:right="38"/>
        <w:jc w:val="right"/>
        <w:rPr>
          <w:rFonts w:ascii="Arial"/>
          <w:sz w:val="16"/>
        </w:rPr>
      </w:pPr>
      <w:r>
        <w:rPr>
          <w:rFonts w:ascii="Arial"/>
          <w:color w:val="4D4D4D"/>
          <w:sz w:val="16"/>
        </w:rPr>
        <w:t>60</w:t>
      </w:r>
    </w:p>
    <w:p w14:paraId="1FA855E2" w14:textId="77777777" w:rsidR="00BB4C49" w:rsidRDefault="00DC0BFC">
      <w:pPr>
        <w:spacing w:line="142" w:lineRule="exact"/>
        <w:ind w:right="38"/>
        <w:jc w:val="right"/>
        <w:rPr>
          <w:rFonts w:ascii="Arial"/>
          <w:sz w:val="16"/>
        </w:rPr>
      </w:pPr>
      <w:r>
        <w:rPr>
          <w:rFonts w:ascii="Arial"/>
          <w:color w:val="4D4D4D"/>
          <w:sz w:val="16"/>
        </w:rPr>
        <w:t>50</w:t>
      </w:r>
    </w:p>
    <w:p w14:paraId="17F38FA7" w14:textId="77777777" w:rsidR="00BB4C49" w:rsidRDefault="00DC0BFC">
      <w:pPr>
        <w:spacing w:line="142" w:lineRule="exact"/>
        <w:ind w:right="38"/>
        <w:jc w:val="right"/>
        <w:rPr>
          <w:rFonts w:ascii="Arial"/>
          <w:sz w:val="16"/>
        </w:rPr>
      </w:pPr>
      <w:r>
        <w:rPr>
          <w:rFonts w:ascii="Arial"/>
          <w:color w:val="4D4D4D"/>
          <w:sz w:val="16"/>
        </w:rPr>
        <w:t>40</w:t>
      </w:r>
    </w:p>
    <w:p w14:paraId="75DAB742" w14:textId="77777777" w:rsidR="00BB4C49" w:rsidRDefault="00DC0BFC">
      <w:pPr>
        <w:spacing w:line="142" w:lineRule="exact"/>
        <w:ind w:right="38"/>
        <w:jc w:val="right"/>
        <w:rPr>
          <w:rFonts w:ascii="Arial"/>
          <w:sz w:val="16"/>
        </w:rPr>
      </w:pPr>
      <w:r>
        <w:rPr>
          <w:rFonts w:ascii="Arial"/>
          <w:color w:val="4D4D4D"/>
          <w:sz w:val="16"/>
        </w:rPr>
        <w:t>30</w:t>
      </w:r>
    </w:p>
    <w:p w14:paraId="62B544A7" w14:textId="77777777" w:rsidR="00BB4C49" w:rsidRDefault="00DC0BFC">
      <w:pPr>
        <w:spacing w:line="142" w:lineRule="exact"/>
        <w:ind w:right="38"/>
        <w:jc w:val="right"/>
        <w:rPr>
          <w:rFonts w:ascii="Arial"/>
          <w:sz w:val="16"/>
        </w:rPr>
      </w:pPr>
      <w:r>
        <w:rPr>
          <w:rFonts w:ascii="Arial"/>
          <w:color w:val="4D4D4D"/>
          <w:sz w:val="16"/>
        </w:rPr>
        <w:t>20</w:t>
      </w:r>
    </w:p>
    <w:p w14:paraId="5F17A73D" w14:textId="77777777" w:rsidR="00BB4C49" w:rsidRDefault="00DC0BFC">
      <w:pPr>
        <w:spacing w:line="142" w:lineRule="exact"/>
        <w:ind w:right="38"/>
        <w:jc w:val="right"/>
        <w:rPr>
          <w:rFonts w:ascii="Arial"/>
          <w:sz w:val="16"/>
        </w:rPr>
      </w:pPr>
      <w:r>
        <w:rPr>
          <w:rFonts w:ascii="Arial"/>
          <w:color w:val="4D4D4D"/>
          <w:sz w:val="16"/>
        </w:rPr>
        <w:t>10</w:t>
      </w:r>
    </w:p>
    <w:p w14:paraId="2977B092" w14:textId="77777777" w:rsidR="00BB4C49" w:rsidRDefault="00DC0BFC">
      <w:pPr>
        <w:spacing w:line="163" w:lineRule="exact"/>
        <w:ind w:right="38"/>
        <w:jc w:val="right"/>
        <w:rPr>
          <w:rFonts w:ascii="Arial"/>
          <w:sz w:val="16"/>
        </w:rPr>
      </w:pPr>
      <w:r>
        <w:rPr>
          <w:rFonts w:ascii="Arial"/>
          <w:color w:val="4D4D4D"/>
          <w:sz w:val="16"/>
        </w:rPr>
        <w:t>0</w:t>
      </w:r>
    </w:p>
    <w:p w14:paraId="6FBD899B" w14:textId="77777777" w:rsidR="00BB4C49" w:rsidRDefault="00DC0BFC">
      <w:pPr>
        <w:pStyle w:val="ListParagraph"/>
        <w:numPr>
          <w:ilvl w:val="0"/>
          <w:numId w:val="2"/>
        </w:numPr>
        <w:tabs>
          <w:tab w:val="left" w:pos="1511"/>
        </w:tabs>
        <w:spacing w:before="195"/>
        <w:rPr>
          <w:b/>
        </w:rPr>
      </w:pPr>
      <w:r>
        <w:rPr>
          <w:b/>
        </w:rPr>
        <w:br w:type="column"/>
      </w:r>
      <w:r>
        <w:rPr>
          <w:b/>
        </w:rPr>
        <w:t>Open</w:t>
      </w:r>
      <w:r>
        <w:rPr>
          <w:b/>
          <w:spacing w:val="-3"/>
        </w:rPr>
        <w:t xml:space="preserve"> </w:t>
      </w:r>
      <w:r>
        <w:rPr>
          <w:b/>
        </w:rPr>
        <w:t>Access</w:t>
      </w:r>
      <w:r>
        <w:rPr>
          <w:b/>
          <w:spacing w:val="-3"/>
        </w:rPr>
        <w:t xml:space="preserve"> </w:t>
      </w:r>
      <w:r>
        <w:rPr>
          <w:b/>
        </w:rPr>
        <w:t>Articles</w:t>
      </w:r>
      <w:r>
        <w:rPr>
          <w:b/>
          <w:spacing w:val="-2"/>
        </w:rPr>
        <w:t xml:space="preserve"> </w:t>
      </w:r>
      <w:r>
        <w:rPr>
          <w:b/>
        </w:rPr>
        <w:t>−</w:t>
      </w:r>
      <w:r>
        <w:rPr>
          <w:b/>
          <w:spacing w:val="-3"/>
        </w:rPr>
        <w:t xml:space="preserve"> </w:t>
      </w:r>
      <w:r>
        <w:rPr>
          <w:b/>
        </w:rPr>
        <w:t>Mirror</w:t>
      </w:r>
    </w:p>
    <w:p w14:paraId="555504D4" w14:textId="77777777" w:rsidR="00BB4C49" w:rsidRDefault="00BB4C49">
      <w:pPr>
        <w:pStyle w:val="BodyText"/>
        <w:rPr>
          <w:rFonts w:ascii="Arial"/>
          <w:b/>
          <w:sz w:val="20"/>
        </w:rPr>
      </w:pPr>
    </w:p>
    <w:p w14:paraId="39A72D3B" w14:textId="77777777" w:rsidR="00BB4C49" w:rsidRDefault="00BB4C49">
      <w:pPr>
        <w:pStyle w:val="BodyText"/>
        <w:rPr>
          <w:rFonts w:ascii="Arial"/>
          <w:b/>
          <w:sz w:val="20"/>
        </w:rPr>
      </w:pPr>
    </w:p>
    <w:p w14:paraId="5D7EFFB5" w14:textId="77777777" w:rsidR="00BB4C49" w:rsidRDefault="00BB4C49">
      <w:pPr>
        <w:pStyle w:val="BodyText"/>
        <w:rPr>
          <w:rFonts w:ascii="Arial"/>
          <w:b/>
          <w:sz w:val="20"/>
        </w:rPr>
      </w:pPr>
    </w:p>
    <w:p w14:paraId="6C24A356" w14:textId="77777777" w:rsidR="00BB4C49" w:rsidRDefault="00144D41">
      <w:pPr>
        <w:pStyle w:val="BodyText"/>
        <w:spacing w:before="7"/>
        <w:rPr>
          <w:rFonts w:ascii="Arial"/>
          <w:b/>
          <w:sz w:val="18"/>
        </w:rPr>
      </w:pPr>
      <w:r>
        <w:rPr>
          <w:noProof/>
        </w:rPr>
        <mc:AlternateContent>
          <mc:Choice Requires="wps">
            <w:drawing>
              <wp:anchor distT="0" distB="0" distL="0" distR="0" simplePos="0" relativeHeight="487646208" behindDoc="1" locked="0" layoutInCell="1" allowOverlap="1" wp14:anchorId="1ECB1BBB" wp14:editId="70F3A0D5">
                <wp:simplePos x="0" y="0"/>
                <wp:positionH relativeFrom="page">
                  <wp:posOffset>2952115</wp:posOffset>
                </wp:positionH>
                <wp:positionV relativeFrom="paragraph">
                  <wp:posOffset>161290</wp:posOffset>
                </wp:positionV>
                <wp:extent cx="1092835" cy="121920"/>
                <wp:effectExtent l="0" t="0" r="0" b="0"/>
                <wp:wrapTopAndBottom/>
                <wp:docPr id="36"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2835" cy="121920"/>
                        </a:xfrm>
                        <a:prstGeom prst="rect">
                          <a:avLst/>
                        </a:prstGeom>
                        <a:solidFill>
                          <a:srgbClr val="59595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5DD70DF9" id="Rectangle 30" o:spid="_x0000_s1026" style="position:absolute;margin-left:232.45pt;margin-top:12.7pt;width:86.05pt;height:9.6pt;z-index:-156702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" fillcolor="#595959" stroked="f">
                <w10:wrap type="topAndBottom" anchorx="page"/>
              </v:rect>
            </w:pict>
          </mc:Fallback>
        </mc:AlternateContent>
      </w:r>
      <w:r>
        <w:rPr>
          <w:noProof/>
        </w:rPr>
        <mc:AlternateContent>
          <mc:Choice Requires="wps">
            <w:drawing>
              <wp:anchor distT="0" distB="0" distL="0" distR="0" simplePos="0" relativeHeight="487646720" behindDoc="1" locked="0" layoutInCell="1" allowOverlap="1" wp14:anchorId="4D6E0BA8" wp14:editId="11C204AD">
                <wp:simplePos x="0" y="0"/>
                <wp:positionH relativeFrom="page">
                  <wp:posOffset>4166870</wp:posOffset>
                </wp:positionH>
                <wp:positionV relativeFrom="paragraph">
                  <wp:posOffset>239395</wp:posOffset>
                </wp:positionV>
                <wp:extent cx="1092835" cy="43815"/>
                <wp:effectExtent l="0" t="0" r="0" b="0"/>
                <wp:wrapTopAndBottom/>
                <wp:docPr id="35"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2835" cy="43815"/>
                        </a:xfrm>
                        <a:prstGeom prst="rect">
                          <a:avLst/>
                        </a:prstGeom>
                        <a:solidFill>
                          <a:srgbClr val="59595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3E8AAE46" id="Rectangle 29" o:spid="_x0000_s1026" style="position:absolute;margin-left:328.1pt;margin-top:18.85pt;width:86.05pt;height:3.45pt;z-index:-156697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" fillcolor="#595959" stroked="f">
                <w10:wrap type="topAndBottom" anchorx="page"/>
              </v:rect>
            </w:pict>
          </mc:Fallback>
        </mc:AlternateContent>
      </w:r>
    </w:p>
    <w:p w14:paraId="549AF940" w14:textId="77777777" w:rsidR="00BB4C49" w:rsidRDefault="00BB4C49">
      <w:pPr>
        <w:rPr>
          <w:rFonts w:ascii="Arial"/>
          <w:sz w:val="18"/>
        </w:rPr>
        <w:sectPr w:rsidR="00BB4C49">
          <w:type w:val="continuous"/>
          <w:pgSz w:w="12240" w:h="15840"/>
          <w:pgMar w:top="1320" w:right="1240" w:bottom="280" w:left="940" w:header="720" w:footer="720" w:gutter="0"/>
          <w:cols w:num="2" w:space="720" w:equalWidth="0">
            <w:col w:w="1452" w:space="669"/>
            <w:col w:w="7939"/>
          </w:cols>
        </w:sectPr>
      </w:pPr>
    </w:p>
    <w:p w14:paraId="5858F260" w14:textId="77777777" w:rsidR="00BB4C49" w:rsidRDefault="00BB4C49">
      <w:pPr>
        <w:pStyle w:val="BodyText"/>
        <w:rPr>
          <w:rFonts w:ascii="Arial"/>
          <w:b/>
          <w:sz w:val="28"/>
        </w:rPr>
      </w:pPr>
    </w:p>
    <w:p w14:paraId="67573CD1" w14:textId="77777777" w:rsidR="00BB4C49" w:rsidRDefault="00BB4C49">
      <w:pPr>
        <w:rPr>
          <w:rFonts w:ascii="Arial"/>
          <w:sz w:val="28"/>
        </w:rPr>
        <w:sectPr w:rsidR="00BB4C49">
          <w:type w:val="continuous"/>
          <w:pgSz w:w="12240" w:h="15840"/>
          <w:pgMar w:top="1320" w:right="1240" w:bottom="280" w:left="940" w:header="720" w:footer="720" w:gutter="0"/>
          <w:cols w:space="720"/>
        </w:sectPr>
      </w:pPr>
    </w:p>
    <w:p w14:paraId="18C50601" w14:textId="77777777" w:rsidR="00BB4C49" w:rsidRDefault="00144D41">
      <w:pPr>
        <w:spacing w:before="73" w:line="163" w:lineRule="exact"/>
        <w:ind w:right="38"/>
        <w:jc w:val="right"/>
        <w:rPr>
          <w:rFonts w:ascii="Arial"/>
          <w:sz w:val="16"/>
        </w:rPr>
      </w:pPr>
      <w:r>
        <w:rPr>
          <w:noProof/>
        </w:rPr>
        <mc:AlternateContent>
          <mc:Choice Requires="wpg">
            <w:drawing>
              <wp:anchor distT="0" distB="0" distL="114300" distR="114300" simplePos="0" relativeHeight="15791616" behindDoc="0" locked="0" layoutInCell="1" allowOverlap="1" wp14:anchorId="5B3A0FC0" wp14:editId="5D7B2DB6">
                <wp:simplePos x="0" y="0"/>
                <wp:positionH relativeFrom="page">
                  <wp:posOffset>1520825</wp:posOffset>
                </wp:positionH>
                <wp:positionV relativeFrom="paragraph">
                  <wp:posOffset>98425</wp:posOffset>
                </wp:positionV>
                <wp:extent cx="41910" cy="913765"/>
                <wp:effectExtent l="0" t="0" r="0" b="0"/>
                <wp:wrapNone/>
                <wp:docPr id="32"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910" cy="913765"/>
                          <a:chOff x="2395" y="155"/>
                          <a:chExt cx="66" cy="1439"/>
                        </a:xfrm>
                      </wpg:grpSpPr>
                      <wps:wsp>
                        <wps:cNvPr id="33" name="Line 28"/>
                        <wps:cNvCnPr>
                          <a:cxnSpLocks noChangeShapeType="1"/>
                        </wps:cNvCnPr>
                        <wps:spPr bwMode="auto">
                          <a:xfrm>
                            <a:off x="2450" y="1585"/>
                            <a:ext cx="0" cy="0"/>
                          </a:xfrm>
                          <a:prstGeom prst="line">
                            <a:avLst/>
                          </a:prstGeom>
                          <a:noFill/>
                          <a:ln w="1358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 name="AutoShape 27"/>
                        <wps:cNvSpPr>
                          <a:spLocks/>
                        </wps:cNvSpPr>
                        <wps:spPr bwMode="auto">
                          <a:xfrm>
                            <a:off x="2395" y="165"/>
                            <a:ext cx="55" cy="1418"/>
                          </a:xfrm>
                          <a:custGeom>
                            <a:avLst/>
                            <a:gdLst>
                              <a:gd name="T0" fmla="+- 0 2395 2395"/>
                              <a:gd name="T1" fmla="*/ T0 w 55"/>
                              <a:gd name="T2" fmla="+- 0 1583 166"/>
                              <a:gd name="T3" fmla="*/ 1583 h 1418"/>
                              <a:gd name="T4" fmla="+- 0 2450 2395"/>
                              <a:gd name="T5" fmla="*/ T4 w 55"/>
                              <a:gd name="T6" fmla="+- 0 1583 166"/>
                              <a:gd name="T7" fmla="*/ 1583 h 1418"/>
                              <a:gd name="T8" fmla="+- 0 2395 2395"/>
                              <a:gd name="T9" fmla="*/ T8 w 55"/>
                              <a:gd name="T10" fmla="+- 0 1441 166"/>
                              <a:gd name="T11" fmla="*/ 1441 h 1418"/>
                              <a:gd name="T12" fmla="+- 0 2450 2395"/>
                              <a:gd name="T13" fmla="*/ T12 w 55"/>
                              <a:gd name="T14" fmla="+- 0 1441 166"/>
                              <a:gd name="T15" fmla="*/ 1441 h 1418"/>
                              <a:gd name="T16" fmla="+- 0 2395 2395"/>
                              <a:gd name="T17" fmla="*/ T16 w 55"/>
                              <a:gd name="T18" fmla="+- 0 1299 166"/>
                              <a:gd name="T19" fmla="*/ 1299 h 1418"/>
                              <a:gd name="T20" fmla="+- 0 2450 2395"/>
                              <a:gd name="T21" fmla="*/ T20 w 55"/>
                              <a:gd name="T22" fmla="+- 0 1299 166"/>
                              <a:gd name="T23" fmla="*/ 1299 h 1418"/>
                              <a:gd name="T24" fmla="+- 0 2395 2395"/>
                              <a:gd name="T25" fmla="*/ T24 w 55"/>
                              <a:gd name="T26" fmla="+- 0 1158 166"/>
                              <a:gd name="T27" fmla="*/ 1158 h 1418"/>
                              <a:gd name="T28" fmla="+- 0 2450 2395"/>
                              <a:gd name="T29" fmla="*/ T28 w 55"/>
                              <a:gd name="T30" fmla="+- 0 1158 166"/>
                              <a:gd name="T31" fmla="*/ 1158 h 1418"/>
                              <a:gd name="T32" fmla="+- 0 2395 2395"/>
                              <a:gd name="T33" fmla="*/ T32 w 55"/>
                              <a:gd name="T34" fmla="+- 0 1016 166"/>
                              <a:gd name="T35" fmla="*/ 1016 h 1418"/>
                              <a:gd name="T36" fmla="+- 0 2450 2395"/>
                              <a:gd name="T37" fmla="*/ T36 w 55"/>
                              <a:gd name="T38" fmla="+- 0 1016 166"/>
                              <a:gd name="T39" fmla="*/ 1016 h 1418"/>
                              <a:gd name="T40" fmla="+- 0 2395 2395"/>
                              <a:gd name="T41" fmla="*/ T40 w 55"/>
                              <a:gd name="T42" fmla="+- 0 874 166"/>
                              <a:gd name="T43" fmla="*/ 874 h 1418"/>
                              <a:gd name="T44" fmla="+- 0 2450 2395"/>
                              <a:gd name="T45" fmla="*/ T44 w 55"/>
                              <a:gd name="T46" fmla="+- 0 874 166"/>
                              <a:gd name="T47" fmla="*/ 874 h 1418"/>
                              <a:gd name="T48" fmla="+- 0 2395 2395"/>
                              <a:gd name="T49" fmla="*/ T48 w 55"/>
                              <a:gd name="T50" fmla="+- 0 733 166"/>
                              <a:gd name="T51" fmla="*/ 733 h 1418"/>
                              <a:gd name="T52" fmla="+- 0 2450 2395"/>
                              <a:gd name="T53" fmla="*/ T52 w 55"/>
                              <a:gd name="T54" fmla="+- 0 733 166"/>
                              <a:gd name="T55" fmla="*/ 733 h 1418"/>
                              <a:gd name="T56" fmla="+- 0 2395 2395"/>
                              <a:gd name="T57" fmla="*/ T56 w 55"/>
                              <a:gd name="T58" fmla="+- 0 591 166"/>
                              <a:gd name="T59" fmla="*/ 591 h 1418"/>
                              <a:gd name="T60" fmla="+- 0 2450 2395"/>
                              <a:gd name="T61" fmla="*/ T60 w 55"/>
                              <a:gd name="T62" fmla="+- 0 591 166"/>
                              <a:gd name="T63" fmla="*/ 591 h 1418"/>
                              <a:gd name="T64" fmla="+- 0 2395 2395"/>
                              <a:gd name="T65" fmla="*/ T64 w 55"/>
                              <a:gd name="T66" fmla="+- 0 449 166"/>
                              <a:gd name="T67" fmla="*/ 449 h 1418"/>
                              <a:gd name="T68" fmla="+- 0 2450 2395"/>
                              <a:gd name="T69" fmla="*/ T68 w 55"/>
                              <a:gd name="T70" fmla="+- 0 449 166"/>
                              <a:gd name="T71" fmla="*/ 449 h 1418"/>
                              <a:gd name="T72" fmla="+- 0 2395 2395"/>
                              <a:gd name="T73" fmla="*/ T72 w 55"/>
                              <a:gd name="T74" fmla="+- 0 307 166"/>
                              <a:gd name="T75" fmla="*/ 307 h 1418"/>
                              <a:gd name="T76" fmla="+- 0 2450 2395"/>
                              <a:gd name="T77" fmla="*/ T76 w 55"/>
                              <a:gd name="T78" fmla="+- 0 307 166"/>
                              <a:gd name="T79" fmla="*/ 307 h 1418"/>
                              <a:gd name="T80" fmla="+- 0 2395 2395"/>
                              <a:gd name="T81" fmla="*/ T80 w 55"/>
                              <a:gd name="T82" fmla="+- 0 166 166"/>
                              <a:gd name="T83" fmla="*/ 166 h 1418"/>
                              <a:gd name="T84" fmla="+- 0 2450 2395"/>
                              <a:gd name="T85" fmla="*/ T84 w 55"/>
                              <a:gd name="T86" fmla="+- 0 166 166"/>
                              <a:gd name="T87" fmla="*/ 166 h 14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55" h="1418">
                                <a:moveTo>
                                  <a:pt x="0" y="1417"/>
                                </a:moveTo>
                                <a:lnTo>
                                  <a:pt x="55" y="1417"/>
                                </a:lnTo>
                                <a:moveTo>
                                  <a:pt x="0" y="1275"/>
                                </a:moveTo>
                                <a:lnTo>
                                  <a:pt x="55" y="1275"/>
                                </a:lnTo>
                                <a:moveTo>
                                  <a:pt x="0" y="1133"/>
                                </a:moveTo>
                                <a:lnTo>
                                  <a:pt x="55" y="1133"/>
                                </a:lnTo>
                                <a:moveTo>
                                  <a:pt x="0" y="992"/>
                                </a:moveTo>
                                <a:lnTo>
                                  <a:pt x="55" y="992"/>
                                </a:lnTo>
                                <a:moveTo>
                                  <a:pt x="0" y="850"/>
                                </a:moveTo>
                                <a:lnTo>
                                  <a:pt x="55" y="850"/>
                                </a:lnTo>
                                <a:moveTo>
                                  <a:pt x="0" y="708"/>
                                </a:moveTo>
                                <a:lnTo>
                                  <a:pt x="55" y="708"/>
                                </a:lnTo>
                                <a:moveTo>
                                  <a:pt x="0" y="567"/>
                                </a:moveTo>
                                <a:lnTo>
                                  <a:pt x="55" y="567"/>
                                </a:lnTo>
                                <a:moveTo>
                                  <a:pt x="0" y="425"/>
                                </a:moveTo>
                                <a:lnTo>
                                  <a:pt x="55" y="425"/>
                                </a:lnTo>
                                <a:moveTo>
                                  <a:pt x="0" y="283"/>
                                </a:moveTo>
                                <a:lnTo>
                                  <a:pt x="55" y="283"/>
                                </a:lnTo>
                                <a:moveTo>
                                  <a:pt x="0" y="141"/>
                                </a:moveTo>
                                <a:lnTo>
                                  <a:pt x="55" y="141"/>
                                </a:lnTo>
                                <a:moveTo>
                                  <a:pt x="0" y="0"/>
                                </a:moveTo>
                                <a:lnTo>
                                  <a:pt x="55" y="0"/>
                                </a:lnTo>
                              </a:path>
                            </a:pathLst>
                          </a:custGeom>
                          <a:noFill/>
                          <a:ln w="13589">
                            <a:solidFill>
                              <a:srgbClr val="3333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4BE291BE" id="Group 26" o:spid="_x0000_s1026" style="position:absolute;margin-left:119.75pt;margin-top:7.75pt;width:3.3pt;height:71.95pt;z-index:15791616;mso-position-horizontal-relative:page" coordorigin="2395,155" coordsize="66,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">
                <v:line id="Line 28" o:spid="_x0000_s1027" style="position:absolute;visibility:visible;mso-wrap-style:square" from="2450,1585" to="2450,1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" strokeweight="1.07pt"/>
                <v:shape id="AutoShape 27" o:spid="_x0000_s1028" style="position:absolute;left:2395;top:165;width:55;height:1418;visibility:visible;mso-wrap-style:square;v-text-anchor:top" coordsize="55,1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" path="m,1417r55,m,1275r55,m,1133r55,m,992r55,m,850r55,m,708r55,m,567r55,m,425r55,m,283r55,m,141r55,m,l55,e" filled="f" strokecolor="#333" strokeweight="1.07pt">
                  <v:path arrowok="t" o:connecttype="custom" o:connectlocs="0,1583;55,1583;0,1441;55,1441;0,1299;55,1299;0,1158;55,1158;0,1016;55,1016;0,874;55,874;0,733;55,733;0,591;55,591;0,449;55,449;0,307;55,307;0,166;55,166" o:connectangles="0,0,0,0,0,0,0,0,0,0,0,0,0,0,0,0,0,0,0,0,0,0"/>
                </v:shape>
                <w10:wrap anchorx="page"/>
              </v:group>
            </w:pict>
          </mc:Fallback>
        </mc:AlternateContent>
      </w:r>
      <w:r w:rsidR="00DC0BFC">
        <w:rPr>
          <w:rFonts w:ascii="Arial"/>
          <w:color w:val="4D4D4D"/>
          <w:sz w:val="16"/>
        </w:rPr>
        <w:t>100</w:t>
      </w:r>
    </w:p>
    <w:p w14:paraId="5984134D" w14:textId="77777777" w:rsidR="00BB4C49" w:rsidRDefault="00144D41">
      <w:pPr>
        <w:spacing w:line="142" w:lineRule="exact"/>
        <w:ind w:right="38"/>
        <w:jc w:val="right"/>
        <w:rPr>
          <w:rFonts w:ascii="Arial"/>
          <w:sz w:val="16"/>
        </w:rPr>
      </w:pPr>
      <w:r>
        <w:rPr>
          <w:noProof/>
        </w:rPr>
        <mc:AlternateContent>
          <mc:Choice Requires="wps">
            <w:drawing>
              <wp:anchor distT="0" distB="0" distL="114300" distR="114300" simplePos="0" relativeHeight="15792128" behindDoc="0" locked="0" layoutInCell="1" allowOverlap="1" wp14:anchorId="59958DB6" wp14:editId="596A5CDA">
                <wp:simplePos x="0" y="0"/>
                <wp:positionH relativeFrom="page">
                  <wp:posOffset>1150620</wp:posOffset>
                </wp:positionH>
                <wp:positionV relativeFrom="paragraph">
                  <wp:posOffset>65405</wp:posOffset>
                </wp:positionV>
                <wp:extent cx="152400" cy="680085"/>
                <wp:effectExtent l="0" t="0" r="0" b="0"/>
                <wp:wrapNone/>
                <wp:docPr id="31"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 cy="680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BF2C1F" w14:textId="77777777" w:rsidR="00C334C5" w:rsidRDefault="00C334C5">
                            <w:pPr>
                              <w:spacing w:line="216" w:lineRule="exact"/>
                              <w:ind w:left="20"/>
                              <w:rPr>
                                <w:rFonts w:ascii="Arial"/>
                                <w:sz w:val="20"/>
                              </w:rPr>
                            </w:pPr>
                            <w:r>
                              <w:rPr>
                                <w:rFonts w:ascii="Arial"/>
                                <w:sz w:val="20"/>
                              </w:rPr>
                              <w:t>Articles</w:t>
                            </w:r>
                            <w:r>
                              <w:rPr>
                                <w:rFonts w:ascii="Arial"/>
                                <w:spacing w:val="5"/>
                                <w:sz w:val="20"/>
                              </w:rPr>
                              <w:t xml:space="preserve"> </w:t>
                            </w:r>
                            <w:r>
                              <w:rPr>
                                <w:rFonts w:ascii="Arial"/>
                                <w:sz w:val="20"/>
                              </w:rPr>
                              <w:t>(%)</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958DB6" id="Text Box 25" o:spid="_x0000_s2907" type="#_x0000_t202" style="position:absolute;left:0;text-align:left;margin-left:90.6pt;margin-top:5.15pt;width:12pt;height:53.55pt;z-index:157921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" filled="f" stroked="f">
                <v:textbox style="layout-flow:vertical;mso-layout-flow-alt:bottom-to-top" inset="0,0,0,0">
                  <w:txbxContent>
                    <w:p w14:paraId="28BF2C1F" w14:textId="77777777" w:rsidR="00C334C5" w:rsidRDefault="00C334C5">
                      <w:pPr>
                        <w:spacing w:line="216" w:lineRule="exact"/>
                        <w:ind w:left="20"/>
                        <w:rPr>
                          <w:rFonts w:ascii="Arial"/>
                          <w:sz w:val="20"/>
                        </w:rPr>
                      </w:pPr>
                      <w:r>
                        <w:rPr>
                          <w:rFonts w:ascii="Arial"/>
                          <w:sz w:val="20"/>
                        </w:rPr>
                        <w:t>Articles</w:t>
                      </w:r>
                      <w:r>
                        <w:rPr>
                          <w:rFonts w:ascii="Arial"/>
                          <w:spacing w:val="5"/>
                          <w:sz w:val="20"/>
                        </w:rPr>
                        <w:t xml:space="preserve"> </w:t>
                      </w:r>
                      <w:r>
                        <w:rPr>
                          <w:rFonts w:ascii="Arial"/>
                          <w:sz w:val="20"/>
                        </w:rPr>
                        <w:t>(%)</w:t>
                      </w:r>
                    </w:p>
                  </w:txbxContent>
                </v:textbox>
                <w10:wrap anchorx="page"/>
              </v:shape>
            </w:pict>
          </mc:Fallback>
        </mc:AlternateContent>
      </w:r>
      <w:r w:rsidR="00DC0BFC">
        <w:rPr>
          <w:rFonts w:ascii="Arial"/>
          <w:color w:val="4D4D4D"/>
          <w:sz w:val="16"/>
        </w:rPr>
        <w:t>90</w:t>
      </w:r>
    </w:p>
    <w:p w14:paraId="3AE560FE" w14:textId="77777777" w:rsidR="00BB4C49" w:rsidRDefault="00DC0BFC">
      <w:pPr>
        <w:spacing w:line="142" w:lineRule="exact"/>
        <w:ind w:right="38"/>
        <w:jc w:val="right"/>
        <w:rPr>
          <w:rFonts w:ascii="Arial"/>
          <w:sz w:val="16"/>
        </w:rPr>
      </w:pPr>
      <w:r>
        <w:rPr>
          <w:rFonts w:ascii="Arial"/>
          <w:color w:val="4D4D4D"/>
          <w:sz w:val="16"/>
        </w:rPr>
        <w:t>80</w:t>
      </w:r>
    </w:p>
    <w:p w14:paraId="0CC6B8F5" w14:textId="77777777" w:rsidR="00BB4C49" w:rsidRDefault="00DC0BFC">
      <w:pPr>
        <w:spacing w:line="142" w:lineRule="exact"/>
        <w:ind w:right="38"/>
        <w:jc w:val="right"/>
        <w:rPr>
          <w:rFonts w:ascii="Arial"/>
          <w:sz w:val="16"/>
        </w:rPr>
      </w:pPr>
      <w:r>
        <w:rPr>
          <w:rFonts w:ascii="Arial"/>
          <w:color w:val="4D4D4D"/>
          <w:sz w:val="16"/>
        </w:rPr>
        <w:t>70</w:t>
      </w:r>
    </w:p>
    <w:p w14:paraId="3EB249D3" w14:textId="77777777" w:rsidR="00BB4C49" w:rsidRDefault="00DC0BFC">
      <w:pPr>
        <w:spacing w:line="142" w:lineRule="exact"/>
        <w:ind w:right="38"/>
        <w:jc w:val="right"/>
        <w:rPr>
          <w:rFonts w:ascii="Arial"/>
          <w:sz w:val="16"/>
        </w:rPr>
      </w:pPr>
      <w:r>
        <w:rPr>
          <w:rFonts w:ascii="Arial"/>
          <w:color w:val="4D4D4D"/>
          <w:sz w:val="16"/>
        </w:rPr>
        <w:t>60</w:t>
      </w:r>
    </w:p>
    <w:p w14:paraId="58C6EDAE" w14:textId="77777777" w:rsidR="00BB4C49" w:rsidRDefault="00DC0BFC">
      <w:pPr>
        <w:spacing w:line="142" w:lineRule="exact"/>
        <w:ind w:right="38"/>
        <w:jc w:val="right"/>
        <w:rPr>
          <w:rFonts w:ascii="Arial"/>
          <w:sz w:val="16"/>
        </w:rPr>
      </w:pPr>
      <w:r>
        <w:rPr>
          <w:rFonts w:ascii="Arial"/>
          <w:color w:val="4D4D4D"/>
          <w:sz w:val="16"/>
        </w:rPr>
        <w:t>50</w:t>
      </w:r>
    </w:p>
    <w:p w14:paraId="629917BB" w14:textId="77777777" w:rsidR="00BB4C49" w:rsidRDefault="00DC0BFC">
      <w:pPr>
        <w:spacing w:line="142" w:lineRule="exact"/>
        <w:ind w:right="38"/>
        <w:jc w:val="right"/>
        <w:rPr>
          <w:rFonts w:ascii="Arial"/>
          <w:sz w:val="16"/>
        </w:rPr>
      </w:pPr>
      <w:r>
        <w:rPr>
          <w:rFonts w:ascii="Arial"/>
          <w:color w:val="4D4D4D"/>
          <w:sz w:val="16"/>
        </w:rPr>
        <w:t>40</w:t>
      </w:r>
    </w:p>
    <w:p w14:paraId="263053E0" w14:textId="77777777" w:rsidR="00BB4C49" w:rsidRDefault="00DC0BFC">
      <w:pPr>
        <w:spacing w:line="142" w:lineRule="exact"/>
        <w:ind w:right="38"/>
        <w:jc w:val="right"/>
        <w:rPr>
          <w:rFonts w:ascii="Arial"/>
          <w:sz w:val="16"/>
        </w:rPr>
      </w:pPr>
      <w:r>
        <w:rPr>
          <w:rFonts w:ascii="Arial"/>
          <w:color w:val="4D4D4D"/>
          <w:sz w:val="16"/>
        </w:rPr>
        <w:t>30</w:t>
      </w:r>
    </w:p>
    <w:p w14:paraId="270E8447" w14:textId="77777777" w:rsidR="00BB4C49" w:rsidRDefault="00DC0BFC">
      <w:pPr>
        <w:spacing w:line="142" w:lineRule="exact"/>
        <w:ind w:right="38"/>
        <w:jc w:val="right"/>
        <w:rPr>
          <w:rFonts w:ascii="Arial"/>
          <w:sz w:val="16"/>
        </w:rPr>
      </w:pPr>
      <w:r>
        <w:rPr>
          <w:rFonts w:ascii="Arial"/>
          <w:color w:val="4D4D4D"/>
          <w:sz w:val="16"/>
        </w:rPr>
        <w:t>20</w:t>
      </w:r>
    </w:p>
    <w:p w14:paraId="72F571B4" w14:textId="77777777" w:rsidR="00BB4C49" w:rsidRDefault="00DC0BFC">
      <w:pPr>
        <w:spacing w:line="142" w:lineRule="exact"/>
        <w:ind w:right="38"/>
        <w:jc w:val="right"/>
        <w:rPr>
          <w:rFonts w:ascii="Arial"/>
          <w:sz w:val="16"/>
        </w:rPr>
      </w:pPr>
      <w:r>
        <w:rPr>
          <w:rFonts w:ascii="Arial"/>
          <w:color w:val="4D4D4D"/>
          <w:sz w:val="16"/>
        </w:rPr>
        <w:t>10</w:t>
      </w:r>
    </w:p>
    <w:p w14:paraId="4D180565" w14:textId="77777777" w:rsidR="00BB4C49" w:rsidRDefault="00DC0BFC">
      <w:pPr>
        <w:spacing w:line="163" w:lineRule="exact"/>
        <w:ind w:right="38"/>
        <w:jc w:val="right"/>
        <w:rPr>
          <w:rFonts w:ascii="Arial"/>
          <w:sz w:val="16"/>
        </w:rPr>
      </w:pPr>
      <w:r>
        <w:rPr>
          <w:rFonts w:ascii="Arial"/>
          <w:color w:val="4D4D4D"/>
          <w:sz w:val="16"/>
        </w:rPr>
        <w:t>0</w:t>
      </w:r>
    </w:p>
    <w:p w14:paraId="2D93C909" w14:textId="77777777" w:rsidR="00BB4C49" w:rsidRDefault="00DC0BFC">
      <w:pPr>
        <w:pStyle w:val="ListParagraph"/>
        <w:numPr>
          <w:ilvl w:val="0"/>
          <w:numId w:val="2"/>
        </w:numPr>
        <w:tabs>
          <w:tab w:val="left" w:pos="1511"/>
        </w:tabs>
        <w:spacing w:before="195"/>
        <w:rPr>
          <w:b/>
        </w:rPr>
      </w:pPr>
      <w:r>
        <w:rPr>
          <w:b/>
        </w:rPr>
        <w:br w:type="column"/>
      </w:r>
      <w:r>
        <w:rPr>
          <w:b/>
        </w:rPr>
        <w:t>Open</w:t>
      </w:r>
      <w:r>
        <w:rPr>
          <w:b/>
          <w:spacing w:val="-4"/>
        </w:rPr>
        <w:t xml:space="preserve"> </w:t>
      </w:r>
      <w:r>
        <w:rPr>
          <w:b/>
        </w:rPr>
        <w:t>Access</w:t>
      </w:r>
      <w:r>
        <w:rPr>
          <w:b/>
          <w:spacing w:val="-5"/>
        </w:rPr>
        <w:t xml:space="preserve"> </w:t>
      </w:r>
      <w:r>
        <w:rPr>
          <w:b/>
        </w:rPr>
        <w:t>Articles</w:t>
      </w:r>
      <w:r>
        <w:rPr>
          <w:b/>
          <w:spacing w:val="-3"/>
        </w:rPr>
        <w:t xml:space="preserve"> </w:t>
      </w:r>
      <w:r>
        <w:rPr>
          <w:b/>
        </w:rPr>
        <w:t>−</w:t>
      </w:r>
      <w:r>
        <w:rPr>
          <w:b/>
          <w:spacing w:val="-4"/>
        </w:rPr>
        <w:t xml:space="preserve"> </w:t>
      </w:r>
      <w:r>
        <w:rPr>
          <w:b/>
        </w:rPr>
        <w:t>Parent</w:t>
      </w:r>
    </w:p>
    <w:p w14:paraId="199433D7" w14:textId="77777777" w:rsidR="00BB4C49" w:rsidRDefault="00BB4C49">
      <w:pPr>
        <w:pStyle w:val="BodyText"/>
        <w:spacing w:before="7"/>
        <w:rPr>
          <w:rFonts w:ascii="Arial"/>
          <w:b/>
          <w:sz w:val="4"/>
        </w:rPr>
      </w:pPr>
    </w:p>
    <w:p w14:paraId="65958337" w14:textId="77777777" w:rsidR="00BB4C49" w:rsidRDefault="00144D41">
      <w:pPr>
        <w:ind w:left="-348"/>
        <w:rPr>
          <w:rFonts w:ascii="Arial"/>
          <w:sz w:val="20"/>
        </w:rPr>
      </w:pPr>
      <w:r>
        <w:rPr>
          <w:rFonts w:ascii="Arial"/>
          <w:noProof/>
          <w:sz w:val="20"/>
        </w:rPr>
        <mc:AlternateContent>
          <mc:Choice Requires="wpg">
            <w:drawing>
              <wp:inline distT="0" distB="0" distL="0" distR="0" wp14:anchorId="6078F9F3" wp14:editId="1C19C88E">
                <wp:extent cx="1093470" cy="687705"/>
                <wp:effectExtent l="3810" t="0" r="0" b="0"/>
                <wp:docPr id="29"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93470" cy="687705"/>
                          <a:chOff x="0" y="0"/>
                          <a:chExt cx="1722" cy="1083"/>
                        </a:xfrm>
                      </wpg:grpSpPr>
                      <wps:wsp>
                        <wps:cNvPr id="30" name="Rectangle 24"/>
                        <wps:cNvSpPr>
                          <a:spLocks noChangeArrowheads="1"/>
                        </wps:cNvSpPr>
                        <wps:spPr bwMode="auto">
                          <a:xfrm>
                            <a:off x="0" y="0"/>
                            <a:ext cx="1722" cy="1083"/>
                          </a:xfrm>
                          <a:prstGeom prst="rect">
                            <a:avLst/>
                          </a:prstGeom>
                          <a:solidFill>
                            <a:srgbClr val="59595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67501214" id="Group 23" o:spid="_x0000_s1026" style="width:86.1pt;height:54.15pt;mso-position-horizontal-relative:char;mso-position-vertical-relative:line" coordsize="1722,10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">
                <v:rect id="Rectangle 24" o:spid="_x0000_s1027" style="position:absolute;width:1722;height:1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" fillcolor="#595959" stroked="f"/>
                <w10:anchorlock/>
              </v:group>
            </w:pict>
          </mc:Fallback>
        </mc:AlternateContent>
      </w:r>
      <w:r w:rsidR="00DC0BFC">
        <w:rPr>
          <w:rFonts w:ascii="Times New Roman"/>
          <w:spacing w:val="127"/>
          <w:sz w:val="20"/>
        </w:rPr>
        <w:t xml:space="preserve"> </w:t>
      </w:r>
      <w:r>
        <w:rPr>
          <w:rFonts w:ascii="Arial"/>
          <w:noProof/>
          <w:spacing w:val="127"/>
          <w:sz w:val="20"/>
        </w:rPr>
        <mc:AlternateContent>
          <mc:Choice Requires="wpg">
            <w:drawing>
              <wp:inline distT="0" distB="0" distL="0" distR="0" wp14:anchorId="242FAAEE" wp14:editId="53BD40E7">
                <wp:extent cx="1093470" cy="161290"/>
                <wp:effectExtent l="1905" t="1270" r="0" b="0"/>
                <wp:docPr id="27"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93470" cy="161290"/>
                          <a:chOff x="0" y="0"/>
                          <a:chExt cx="1722" cy="254"/>
                        </a:xfrm>
                      </wpg:grpSpPr>
                      <wps:wsp>
                        <wps:cNvPr id="28" name="Rectangle 22"/>
                        <wps:cNvSpPr>
                          <a:spLocks noChangeArrowheads="1"/>
                        </wps:cNvSpPr>
                        <wps:spPr bwMode="auto">
                          <a:xfrm>
                            <a:off x="0" y="0"/>
                            <a:ext cx="1722" cy="254"/>
                          </a:xfrm>
                          <a:prstGeom prst="rect">
                            <a:avLst/>
                          </a:prstGeom>
                          <a:solidFill>
                            <a:srgbClr val="59595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39717991" id="Group 21" o:spid="_x0000_s1026" style="width:86.1pt;height:12.7pt;mso-position-horizontal-relative:char;mso-position-vertical-relative:line" coordsize="1722,2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">
                <v:rect id="Rectangle 22" o:spid="_x0000_s1027" style="position:absolute;width:1722;height: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" fillcolor="#595959" stroked="f"/>
                <w10:anchorlock/>
              </v:group>
            </w:pict>
          </mc:Fallback>
        </mc:AlternateContent>
      </w:r>
      <w:r w:rsidR="00DC0BFC">
        <w:rPr>
          <w:rFonts w:ascii="Times New Roman"/>
          <w:spacing w:val="159"/>
          <w:sz w:val="7"/>
        </w:rPr>
        <w:t xml:space="preserve"> </w:t>
      </w:r>
      <w:r>
        <w:rPr>
          <w:rFonts w:ascii="Arial"/>
          <w:noProof/>
          <w:spacing w:val="159"/>
          <w:sz w:val="20"/>
        </w:rPr>
        <mc:AlternateContent>
          <mc:Choice Requires="wpg">
            <w:drawing>
              <wp:inline distT="0" distB="0" distL="0" distR="0" wp14:anchorId="1E6FD2F5" wp14:editId="42FCD034">
                <wp:extent cx="1093470" cy="46355"/>
                <wp:effectExtent l="0" t="1270" r="1905" b="0"/>
                <wp:docPr id="25"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93470" cy="46355"/>
                          <a:chOff x="0" y="0"/>
                          <a:chExt cx="1722" cy="73"/>
                        </a:xfrm>
                      </wpg:grpSpPr>
                      <wps:wsp>
                        <wps:cNvPr id="26" name="Rectangle 20"/>
                        <wps:cNvSpPr>
                          <a:spLocks noChangeArrowheads="1"/>
                        </wps:cNvSpPr>
                        <wps:spPr bwMode="auto">
                          <a:xfrm>
                            <a:off x="0" y="0"/>
                            <a:ext cx="1722" cy="73"/>
                          </a:xfrm>
                          <a:prstGeom prst="rect">
                            <a:avLst/>
                          </a:prstGeom>
                          <a:solidFill>
                            <a:srgbClr val="59595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448E6EC8" id="Group 19" o:spid="_x0000_s1026" style="width:86.1pt;height:3.65pt;mso-position-horizontal-relative:char;mso-position-vertical-relative:line" coordsize="1722,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">
                <v:rect id="Rectangle 20" o:spid="_x0000_s1027" style="position:absolute;width:1722;height: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" fillcolor="#595959" stroked="f"/>
                <w10:anchorlock/>
              </v:group>
            </w:pict>
          </mc:Fallback>
        </mc:AlternateContent>
      </w:r>
      <w:r w:rsidR="00DC0BFC">
        <w:rPr>
          <w:rFonts w:ascii="Times New Roman"/>
          <w:spacing w:val="177"/>
          <w:sz w:val="2"/>
        </w:rPr>
        <w:t xml:space="preserve"> </w:t>
      </w:r>
      <w:r>
        <w:rPr>
          <w:rFonts w:ascii="Arial"/>
          <w:noProof/>
          <w:spacing w:val="177"/>
          <w:sz w:val="20"/>
        </w:rPr>
        <mc:AlternateContent>
          <mc:Choice Requires="wpg">
            <w:drawing>
              <wp:inline distT="0" distB="0" distL="0" distR="0" wp14:anchorId="77CC3480" wp14:editId="70071BFE">
                <wp:extent cx="1093470" cy="6350"/>
                <wp:effectExtent l="1270" t="1270" r="635" b="1905"/>
                <wp:docPr id="23"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93470" cy="6350"/>
                          <a:chOff x="0" y="0"/>
                          <a:chExt cx="1722" cy="10"/>
                        </a:xfrm>
                      </wpg:grpSpPr>
                      <wps:wsp>
                        <wps:cNvPr id="24" name="Rectangle 18"/>
                        <wps:cNvSpPr>
                          <a:spLocks noChangeArrowheads="1"/>
                        </wps:cNvSpPr>
                        <wps:spPr bwMode="auto">
                          <a:xfrm>
                            <a:off x="0" y="0"/>
                            <a:ext cx="1722" cy="10"/>
                          </a:xfrm>
                          <a:prstGeom prst="rect">
                            <a:avLst/>
                          </a:prstGeom>
                          <a:solidFill>
                            <a:srgbClr val="59595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791FF1F9" id="Group 17" o:spid="_x0000_s1026" style="width:86.1pt;height:.5pt;mso-position-horizontal-relative:char;mso-position-vertical-relative:line" coordsize="17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">
                <v:rect id="Rectangle 18" o:spid="_x0000_s1027" style="position:absolute;width:1722;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" fillcolor="#595959" stroked="f"/>
                <w10:anchorlock/>
              </v:group>
            </w:pict>
          </mc:Fallback>
        </mc:AlternateContent>
      </w:r>
    </w:p>
    <w:p w14:paraId="33D7B317" w14:textId="77777777" w:rsidR="00BB4C49" w:rsidRDefault="00BB4C49">
      <w:pPr>
        <w:rPr>
          <w:rFonts w:ascii="Arial"/>
          <w:sz w:val="20"/>
        </w:rPr>
        <w:sectPr w:rsidR="00BB4C49">
          <w:type w:val="continuous"/>
          <w:pgSz w:w="12240" w:h="15840"/>
          <w:pgMar w:top="1320" w:right="1240" w:bottom="280" w:left="940" w:header="720" w:footer="720" w:gutter="0"/>
          <w:cols w:num="2" w:space="720" w:equalWidth="0">
            <w:col w:w="1452" w:space="692"/>
            <w:col w:w="7916"/>
          </w:cols>
        </w:sectPr>
      </w:pPr>
    </w:p>
    <w:p w14:paraId="74FE5896" w14:textId="77777777" w:rsidR="00BB4C49" w:rsidRDefault="00BB4C49">
      <w:pPr>
        <w:pStyle w:val="BodyText"/>
        <w:spacing w:before="11"/>
        <w:rPr>
          <w:rFonts w:ascii="Arial"/>
          <w:b/>
          <w:sz w:val="27"/>
        </w:rPr>
      </w:pPr>
    </w:p>
    <w:p w14:paraId="5C996D86" w14:textId="77777777" w:rsidR="00BB4C49" w:rsidRDefault="00144D41">
      <w:pPr>
        <w:spacing w:before="73" w:line="163" w:lineRule="exact"/>
        <w:ind w:right="8646"/>
        <w:jc w:val="right"/>
        <w:rPr>
          <w:rFonts w:ascii="Arial"/>
          <w:sz w:val="16"/>
        </w:rPr>
      </w:pPr>
      <w:r>
        <w:rPr>
          <w:noProof/>
        </w:rPr>
        <mc:AlternateContent>
          <mc:Choice Requires="wpg">
            <w:drawing>
              <wp:anchor distT="0" distB="0" distL="114300" distR="114300" simplePos="0" relativeHeight="15790592" behindDoc="0" locked="0" layoutInCell="1" allowOverlap="1" wp14:anchorId="5BC9C51A" wp14:editId="669B4A96">
                <wp:simplePos x="0" y="0"/>
                <wp:positionH relativeFrom="page">
                  <wp:posOffset>1520825</wp:posOffset>
                </wp:positionH>
                <wp:positionV relativeFrom="paragraph">
                  <wp:posOffset>98425</wp:posOffset>
                </wp:positionV>
                <wp:extent cx="5135245" cy="942975"/>
                <wp:effectExtent l="0" t="0" r="0" b="0"/>
                <wp:wrapNone/>
                <wp:docPr id="16"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35245" cy="942975"/>
                          <a:chOff x="2395" y="155"/>
                          <a:chExt cx="8087" cy="1485"/>
                        </a:xfrm>
                      </wpg:grpSpPr>
                      <wps:wsp>
                        <wps:cNvPr id="17" name="AutoShape 16"/>
                        <wps:cNvSpPr>
                          <a:spLocks/>
                        </wps:cNvSpPr>
                        <wps:spPr bwMode="auto">
                          <a:xfrm>
                            <a:off x="2736" y="921"/>
                            <a:ext cx="7459" cy="662"/>
                          </a:xfrm>
                          <a:custGeom>
                            <a:avLst/>
                            <a:gdLst>
                              <a:gd name="T0" fmla="+- 0 4458 2737"/>
                              <a:gd name="T1" fmla="*/ T0 w 7459"/>
                              <a:gd name="T2" fmla="+- 0 921 921"/>
                              <a:gd name="T3" fmla="*/ 921 h 662"/>
                              <a:gd name="T4" fmla="+- 0 2737 2737"/>
                              <a:gd name="T5" fmla="*/ T4 w 7459"/>
                              <a:gd name="T6" fmla="+- 0 921 921"/>
                              <a:gd name="T7" fmla="*/ 921 h 662"/>
                              <a:gd name="T8" fmla="+- 0 2737 2737"/>
                              <a:gd name="T9" fmla="*/ T8 w 7459"/>
                              <a:gd name="T10" fmla="+- 0 1583 921"/>
                              <a:gd name="T11" fmla="*/ 1583 h 662"/>
                              <a:gd name="T12" fmla="+- 0 4458 2737"/>
                              <a:gd name="T13" fmla="*/ T12 w 7459"/>
                              <a:gd name="T14" fmla="+- 0 1583 921"/>
                              <a:gd name="T15" fmla="*/ 1583 h 662"/>
                              <a:gd name="T16" fmla="+- 0 4458 2737"/>
                              <a:gd name="T17" fmla="*/ T16 w 7459"/>
                              <a:gd name="T18" fmla="+- 0 921 921"/>
                              <a:gd name="T19" fmla="*/ 921 h 662"/>
                              <a:gd name="T20" fmla="+- 0 6370 2737"/>
                              <a:gd name="T21" fmla="*/ T20 w 7459"/>
                              <a:gd name="T22" fmla="+- 0 930 921"/>
                              <a:gd name="T23" fmla="*/ 930 h 662"/>
                              <a:gd name="T24" fmla="+- 0 4649 2737"/>
                              <a:gd name="T25" fmla="*/ T24 w 7459"/>
                              <a:gd name="T26" fmla="+- 0 930 921"/>
                              <a:gd name="T27" fmla="*/ 930 h 662"/>
                              <a:gd name="T28" fmla="+- 0 4649 2737"/>
                              <a:gd name="T29" fmla="*/ T28 w 7459"/>
                              <a:gd name="T30" fmla="+- 0 1583 921"/>
                              <a:gd name="T31" fmla="*/ 1583 h 662"/>
                              <a:gd name="T32" fmla="+- 0 6370 2737"/>
                              <a:gd name="T33" fmla="*/ T32 w 7459"/>
                              <a:gd name="T34" fmla="+- 0 1583 921"/>
                              <a:gd name="T35" fmla="*/ 1583 h 662"/>
                              <a:gd name="T36" fmla="+- 0 6370 2737"/>
                              <a:gd name="T37" fmla="*/ T36 w 7459"/>
                              <a:gd name="T38" fmla="+- 0 930 921"/>
                              <a:gd name="T39" fmla="*/ 930 h 662"/>
                              <a:gd name="T40" fmla="+- 0 8283 2737"/>
                              <a:gd name="T41" fmla="*/ T40 w 7459"/>
                              <a:gd name="T42" fmla="+- 0 1482 921"/>
                              <a:gd name="T43" fmla="*/ 1482 h 662"/>
                              <a:gd name="T44" fmla="+- 0 6562 2737"/>
                              <a:gd name="T45" fmla="*/ T44 w 7459"/>
                              <a:gd name="T46" fmla="+- 0 1482 921"/>
                              <a:gd name="T47" fmla="*/ 1482 h 662"/>
                              <a:gd name="T48" fmla="+- 0 6562 2737"/>
                              <a:gd name="T49" fmla="*/ T48 w 7459"/>
                              <a:gd name="T50" fmla="+- 0 1583 921"/>
                              <a:gd name="T51" fmla="*/ 1583 h 662"/>
                              <a:gd name="T52" fmla="+- 0 8283 2737"/>
                              <a:gd name="T53" fmla="*/ T52 w 7459"/>
                              <a:gd name="T54" fmla="+- 0 1583 921"/>
                              <a:gd name="T55" fmla="*/ 1583 h 662"/>
                              <a:gd name="T56" fmla="+- 0 8283 2737"/>
                              <a:gd name="T57" fmla="*/ T56 w 7459"/>
                              <a:gd name="T58" fmla="+- 0 1482 921"/>
                              <a:gd name="T59" fmla="*/ 1482 h 662"/>
                              <a:gd name="T60" fmla="+- 0 10195 2737"/>
                              <a:gd name="T61" fmla="*/ T60 w 7459"/>
                              <a:gd name="T62" fmla="+- 0 1582 921"/>
                              <a:gd name="T63" fmla="*/ 1582 h 662"/>
                              <a:gd name="T64" fmla="+- 0 8474 2737"/>
                              <a:gd name="T65" fmla="*/ T64 w 7459"/>
                              <a:gd name="T66" fmla="+- 0 1582 921"/>
                              <a:gd name="T67" fmla="*/ 1582 h 662"/>
                              <a:gd name="T68" fmla="+- 0 8474 2737"/>
                              <a:gd name="T69" fmla="*/ T68 w 7459"/>
                              <a:gd name="T70" fmla="+- 0 1583 921"/>
                              <a:gd name="T71" fmla="*/ 1583 h 662"/>
                              <a:gd name="T72" fmla="+- 0 10195 2737"/>
                              <a:gd name="T73" fmla="*/ T72 w 7459"/>
                              <a:gd name="T74" fmla="+- 0 1583 921"/>
                              <a:gd name="T75" fmla="*/ 1583 h 662"/>
                              <a:gd name="T76" fmla="+- 0 10195 2737"/>
                              <a:gd name="T77" fmla="*/ T76 w 7459"/>
                              <a:gd name="T78" fmla="+- 0 1582 921"/>
                              <a:gd name="T79" fmla="*/ 1582 h 6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7459" h="662">
                                <a:moveTo>
                                  <a:pt x="1721" y="0"/>
                                </a:moveTo>
                                <a:lnTo>
                                  <a:pt x="0" y="0"/>
                                </a:lnTo>
                                <a:lnTo>
                                  <a:pt x="0" y="662"/>
                                </a:lnTo>
                                <a:lnTo>
                                  <a:pt x="1721" y="662"/>
                                </a:lnTo>
                                <a:lnTo>
                                  <a:pt x="1721" y="0"/>
                                </a:lnTo>
                                <a:close/>
                                <a:moveTo>
                                  <a:pt x="3633" y="9"/>
                                </a:moveTo>
                                <a:lnTo>
                                  <a:pt x="1912" y="9"/>
                                </a:lnTo>
                                <a:lnTo>
                                  <a:pt x="1912" y="662"/>
                                </a:lnTo>
                                <a:lnTo>
                                  <a:pt x="3633" y="662"/>
                                </a:lnTo>
                                <a:lnTo>
                                  <a:pt x="3633" y="9"/>
                                </a:lnTo>
                                <a:close/>
                                <a:moveTo>
                                  <a:pt x="5546" y="561"/>
                                </a:moveTo>
                                <a:lnTo>
                                  <a:pt x="3825" y="561"/>
                                </a:lnTo>
                                <a:lnTo>
                                  <a:pt x="3825" y="662"/>
                                </a:lnTo>
                                <a:lnTo>
                                  <a:pt x="5546" y="662"/>
                                </a:lnTo>
                                <a:lnTo>
                                  <a:pt x="5546" y="561"/>
                                </a:lnTo>
                                <a:close/>
                                <a:moveTo>
                                  <a:pt x="7458" y="661"/>
                                </a:moveTo>
                                <a:lnTo>
                                  <a:pt x="5737" y="661"/>
                                </a:lnTo>
                                <a:lnTo>
                                  <a:pt x="5737" y="662"/>
                                </a:lnTo>
                                <a:lnTo>
                                  <a:pt x="7458" y="662"/>
                                </a:lnTo>
                                <a:lnTo>
                                  <a:pt x="7458" y="661"/>
                                </a:lnTo>
                                <a:close/>
                              </a:path>
                            </a:pathLst>
                          </a:custGeom>
                          <a:solidFill>
                            <a:srgbClr val="59595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Line 15"/>
                        <wps:cNvCnPr>
                          <a:cxnSpLocks noChangeShapeType="1"/>
                        </wps:cNvCnPr>
                        <wps:spPr bwMode="auto">
                          <a:xfrm>
                            <a:off x="2450" y="1585"/>
                            <a:ext cx="8032" cy="0"/>
                          </a:xfrm>
                          <a:prstGeom prst="line">
                            <a:avLst/>
                          </a:prstGeom>
                          <a:noFill/>
                          <a:ln w="1358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9" name="AutoShape 14"/>
                        <wps:cNvSpPr>
                          <a:spLocks/>
                        </wps:cNvSpPr>
                        <wps:spPr bwMode="auto">
                          <a:xfrm>
                            <a:off x="3597" y="1584"/>
                            <a:ext cx="5738" cy="55"/>
                          </a:xfrm>
                          <a:custGeom>
                            <a:avLst/>
                            <a:gdLst>
                              <a:gd name="T0" fmla="+- 0 3597 3597"/>
                              <a:gd name="T1" fmla="*/ T0 w 5738"/>
                              <a:gd name="T2" fmla="+- 0 1639 1585"/>
                              <a:gd name="T3" fmla="*/ 1639 h 55"/>
                              <a:gd name="T4" fmla="+- 0 3597 3597"/>
                              <a:gd name="T5" fmla="*/ T4 w 5738"/>
                              <a:gd name="T6" fmla="+- 0 1585 1585"/>
                              <a:gd name="T7" fmla="*/ 1585 h 55"/>
                              <a:gd name="T8" fmla="+- 0 5510 3597"/>
                              <a:gd name="T9" fmla="*/ T8 w 5738"/>
                              <a:gd name="T10" fmla="+- 0 1639 1585"/>
                              <a:gd name="T11" fmla="*/ 1639 h 55"/>
                              <a:gd name="T12" fmla="+- 0 5510 3597"/>
                              <a:gd name="T13" fmla="*/ T12 w 5738"/>
                              <a:gd name="T14" fmla="+- 0 1585 1585"/>
                              <a:gd name="T15" fmla="*/ 1585 h 55"/>
                              <a:gd name="T16" fmla="+- 0 7422 3597"/>
                              <a:gd name="T17" fmla="*/ T16 w 5738"/>
                              <a:gd name="T18" fmla="+- 0 1639 1585"/>
                              <a:gd name="T19" fmla="*/ 1639 h 55"/>
                              <a:gd name="T20" fmla="+- 0 7422 3597"/>
                              <a:gd name="T21" fmla="*/ T20 w 5738"/>
                              <a:gd name="T22" fmla="+- 0 1585 1585"/>
                              <a:gd name="T23" fmla="*/ 1585 h 55"/>
                              <a:gd name="T24" fmla="+- 0 9335 3597"/>
                              <a:gd name="T25" fmla="*/ T24 w 5738"/>
                              <a:gd name="T26" fmla="+- 0 1639 1585"/>
                              <a:gd name="T27" fmla="*/ 1639 h 55"/>
                              <a:gd name="T28" fmla="+- 0 9335 3597"/>
                              <a:gd name="T29" fmla="*/ T28 w 5738"/>
                              <a:gd name="T30" fmla="+- 0 1585 1585"/>
                              <a:gd name="T31" fmla="*/ 1585 h 5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5738" h="55">
                                <a:moveTo>
                                  <a:pt x="0" y="54"/>
                                </a:moveTo>
                                <a:lnTo>
                                  <a:pt x="0" y="0"/>
                                </a:lnTo>
                                <a:moveTo>
                                  <a:pt x="1913" y="54"/>
                                </a:moveTo>
                                <a:lnTo>
                                  <a:pt x="1913" y="0"/>
                                </a:lnTo>
                                <a:moveTo>
                                  <a:pt x="3825" y="54"/>
                                </a:moveTo>
                                <a:lnTo>
                                  <a:pt x="3825" y="0"/>
                                </a:lnTo>
                                <a:moveTo>
                                  <a:pt x="5738" y="54"/>
                                </a:moveTo>
                                <a:lnTo>
                                  <a:pt x="5738" y="0"/>
                                </a:lnTo>
                              </a:path>
                            </a:pathLst>
                          </a:custGeom>
                          <a:noFill/>
                          <a:ln w="13589">
                            <a:solidFill>
                              <a:srgbClr val="3333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 name="Line 13"/>
                        <wps:cNvCnPr>
                          <a:cxnSpLocks noChangeShapeType="1"/>
                        </wps:cNvCnPr>
                        <wps:spPr bwMode="auto">
                          <a:xfrm>
                            <a:off x="2450" y="1585"/>
                            <a:ext cx="0" cy="0"/>
                          </a:xfrm>
                          <a:prstGeom prst="line">
                            <a:avLst/>
                          </a:prstGeom>
                          <a:noFill/>
                          <a:ln w="1358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1" name="AutoShape 12"/>
                        <wps:cNvSpPr>
                          <a:spLocks/>
                        </wps:cNvSpPr>
                        <wps:spPr bwMode="auto">
                          <a:xfrm>
                            <a:off x="2395" y="165"/>
                            <a:ext cx="55" cy="1418"/>
                          </a:xfrm>
                          <a:custGeom>
                            <a:avLst/>
                            <a:gdLst>
                              <a:gd name="T0" fmla="+- 0 2395 2395"/>
                              <a:gd name="T1" fmla="*/ T0 w 55"/>
                              <a:gd name="T2" fmla="+- 0 1583 166"/>
                              <a:gd name="T3" fmla="*/ 1583 h 1418"/>
                              <a:gd name="T4" fmla="+- 0 2450 2395"/>
                              <a:gd name="T5" fmla="*/ T4 w 55"/>
                              <a:gd name="T6" fmla="+- 0 1583 166"/>
                              <a:gd name="T7" fmla="*/ 1583 h 1418"/>
                              <a:gd name="T8" fmla="+- 0 2395 2395"/>
                              <a:gd name="T9" fmla="*/ T8 w 55"/>
                              <a:gd name="T10" fmla="+- 0 1442 166"/>
                              <a:gd name="T11" fmla="*/ 1442 h 1418"/>
                              <a:gd name="T12" fmla="+- 0 2450 2395"/>
                              <a:gd name="T13" fmla="*/ T12 w 55"/>
                              <a:gd name="T14" fmla="+- 0 1442 166"/>
                              <a:gd name="T15" fmla="*/ 1442 h 1418"/>
                              <a:gd name="T16" fmla="+- 0 2395 2395"/>
                              <a:gd name="T17" fmla="*/ T16 w 55"/>
                              <a:gd name="T18" fmla="+- 0 1300 166"/>
                              <a:gd name="T19" fmla="*/ 1300 h 1418"/>
                              <a:gd name="T20" fmla="+- 0 2450 2395"/>
                              <a:gd name="T21" fmla="*/ T20 w 55"/>
                              <a:gd name="T22" fmla="+- 0 1300 166"/>
                              <a:gd name="T23" fmla="*/ 1300 h 1418"/>
                              <a:gd name="T24" fmla="+- 0 2395 2395"/>
                              <a:gd name="T25" fmla="*/ T24 w 55"/>
                              <a:gd name="T26" fmla="+- 0 1158 166"/>
                              <a:gd name="T27" fmla="*/ 1158 h 1418"/>
                              <a:gd name="T28" fmla="+- 0 2450 2395"/>
                              <a:gd name="T29" fmla="*/ T28 w 55"/>
                              <a:gd name="T30" fmla="+- 0 1158 166"/>
                              <a:gd name="T31" fmla="*/ 1158 h 1418"/>
                              <a:gd name="T32" fmla="+- 0 2395 2395"/>
                              <a:gd name="T33" fmla="*/ T32 w 55"/>
                              <a:gd name="T34" fmla="+- 0 1016 166"/>
                              <a:gd name="T35" fmla="*/ 1016 h 1418"/>
                              <a:gd name="T36" fmla="+- 0 2450 2395"/>
                              <a:gd name="T37" fmla="*/ T36 w 55"/>
                              <a:gd name="T38" fmla="+- 0 1016 166"/>
                              <a:gd name="T39" fmla="*/ 1016 h 1418"/>
                              <a:gd name="T40" fmla="+- 0 2395 2395"/>
                              <a:gd name="T41" fmla="*/ T40 w 55"/>
                              <a:gd name="T42" fmla="+- 0 874 166"/>
                              <a:gd name="T43" fmla="*/ 874 h 1418"/>
                              <a:gd name="T44" fmla="+- 0 2450 2395"/>
                              <a:gd name="T45" fmla="*/ T44 w 55"/>
                              <a:gd name="T46" fmla="+- 0 874 166"/>
                              <a:gd name="T47" fmla="*/ 874 h 1418"/>
                              <a:gd name="T48" fmla="+- 0 2395 2395"/>
                              <a:gd name="T49" fmla="*/ T48 w 55"/>
                              <a:gd name="T50" fmla="+- 0 733 166"/>
                              <a:gd name="T51" fmla="*/ 733 h 1418"/>
                              <a:gd name="T52" fmla="+- 0 2450 2395"/>
                              <a:gd name="T53" fmla="*/ T52 w 55"/>
                              <a:gd name="T54" fmla="+- 0 733 166"/>
                              <a:gd name="T55" fmla="*/ 733 h 1418"/>
                              <a:gd name="T56" fmla="+- 0 2395 2395"/>
                              <a:gd name="T57" fmla="*/ T56 w 55"/>
                              <a:gd name="T58" fmla="+- 0 591 166"/>
                              <a:gd name="T59" fmla="*/ 591 h 1418"/>
                              <a:gd name="T60" fmla="+- 0 2450 2395"/>
                              <a:gd name="T61" fmla="*/ T60 w 55"/>
                              <a:gd name="T62" fmla="+- 0 591 166"/>
                              <a:gd name="T63" fmla="*/ 591 h 1418"/>
                              <a:gd name="T64" fmla="+- 0 2395 2395"/>
                              <a:gd name="T65" fmla="*/ T64 w 55"/>
                              <a:gd name="T66" fmla="+- 0 449 166"/>
                              <a:gd name="T67" fmla="*/ 449 h 1418"/>
                              <a:gd name="T68" fmla="+- 0 2450 2395"/>
                              <a:gd name="T69" fmla="*/ T68 w 55"/>
                              <a:gd name="T70" fmla="+- 0 449 166"/>
                              <a:gd name="T71" fmla="*/ 449 h 1418"/>
                              <a:gd name="T72" fmla="+- 0 2395 2395"/>
                              <a:gd name="T73" fmla="*/ T72 w 55"/>
                              <a:gd name="T74" fmla="+- 0 307 166"/>
                              <a:gd name="T75" fmla="*/ 307 h 1418"/>
                              <a:gd name="T76" fmla="+- 0 2450 2395"/>
                              <a:gd name="T77" fmla="*/ T76 w 55"/>
                              <a:gd name="T78" fmla="+- 0 307 166"/>
                              <a:gd name="T79" fmla="*/ 307 h 1418"/>
                              <a:gd name="T80" fmla="+- 0 2395 2395"/>
                              <a:gd name="T81" fmla="*/ T80 w 55"/>
                              <a:gd name="T82" fmla="+- 0 166 166"/>
                              <a:gd name="T83" fmla="*/ 166 h 1418"/>
                              <a:gd name="T84" fmla="+- 0 2450 2395"/>
                              <a:gd name="T85" fmla="*/ T84 w 55"/>
                              <a:gd name="T86" fmla="+- 0 166 166"/>
                              <a:gd name="T87" fmla="*/ 166 h 14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55" h="1418">
                                <a:moveTo>
                                  <a:pt x="0" y="1417"/>
                                </a:moveTo>
                                <a:lnTo>
                                  <a:pt x="55" y="1417"/>
                                </a:lnTo>
                                <a:moveTo>
                                  <a:pt x="0" y="1276"/>
                                </a:moveTo>
                                <a:lnTo>
                                  <a:pt x="55" y="1276"/>
                                </a:lnTo>
                                <a:moveTo>
                                  <a:pt x="0" y="1134"/>
                                </a:moveTo>
                                <a:lnTo>
                                  <a:pt x="55" y="1134"/>
                                </a:lnTo>
                                <a:moveTo>
                                  <a:pt x="0" y="992"/>
                                </a:moveTo>
                                <a:lnTo>
                                  <a:pt x="55" y="992"/>
                                </a:lnTo>
                                <a:moveTo>
                                  <a:pt x="0" y="850"/>
                                </a:moveTo>
                                <a:lnTo>
                                  <a:pt x="55" y="850"/>
                                </a:lnTo>
                                <a:moveTo>
                                  <a:pt x="0" y="708"/>
                                </a:moveTo>
                                <a:lnTo>
                                  <a:pt x="55" y="708"/>
                                </a:lnTo>
                                <a:moveTo>
                                  <a:pt x="0" y="567"/>
                                </a:moveTo>
                                <a:lnTo>
                                  <a:pt x="55" y="567"/>
                                </a:lnTo>
                                <a:moveTo>
                                  <a:pt x="0" y="425"/>
                                </a:moveTo>
                                <a:lnTo>
                                  <a:pt x="55" y="425"/>
                                </a:lnTo>
                                <a:moveTo>
                                  <a:pt x="0" y="283"/>
                                </a:moveTo>
                                <a:lnTo>
                                  <a:pt x="55" y="283"/>
                                </a:lnTo>
                                <a:moveTo>
                                  <a:pt x="0" y="141"/>
                                </a:moveTo>
                                <a:lnTo>
                                  <a:pt x="55" y="141"/>
                                </a:lnTo>
                                <a:moveTo>
                                  <a:pt x="0" y="0"/>
                                </a:moveTo>
                                <a:lnTo>
                                  <a:pt x="55" y="0"/>
                                </a:lnTo>
                              </a:path>
                            </a:pathLst>
                          </a:custGeom>
                          <a:noFill/>
                          <a:ln w="13589">
                            <a:solidFill>
                              <a:srgbClr val="3333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 name="Text Box 11"/>
                        <wps:cNvSpPr txBox="1">
                          <a:spLocks noChangeArrowheads="1"/>
                        </wps:cNvSpPr>
                        <wps:spPr bwMode="auto">
                          <a:xfrm>
                            <a:off x="2395" y="154"/>
                            <a:ext cx="8087" cy="1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A4C892" w14:textId="77777777" w:rsidR="00C334C5" w:rsidRDefault="00C334C5">
                              <w:pPr>
                                <w:spacing w:before="40"/>
                                <w:ind w:left="1663"/>
                                <w:rPr>
                                  <w:rFonts w:ascii="Arial" w:hAnsi="Arial"/>
                                  <w:b/>
                                </w:rPr>
                              </w:pPr>
                              <w:r>
                                <w:rPr>
                                  <w:rFonts w:ascii="Arial" w:hAnsi="Arial"/>
                                  <w:b/>
                                </w:rPr>
                                <w:t>(C)</w:t>
                              </w:r>
                              <w:r>
                                <w:rPr>
                                  <w:rFonts w:ascii="Arial" w:hAnsi="Arial"/>
                                  <w:b/>
                                  <w:spacing w:val="-7"/>
                                </w:rPr>
                                <w:t xml:space="preserve"> </w:t>
                              </w:r>
                              <w:r>
                                <w:rPr>
                                  <w:rFonts w:ascii="Arial" w:hAnsi="Arial"/>
                                  <w:b/>
                                </w:rPr>
                                <w:t>Paywalled</w:t>
                              </w:r>
                              <w:r>
                                <w:rPr>
                                  <w:rFonts w:ascii="Arial" w:hAnsi="Arial"/>
                                  <w:b/>
                                  <w:spacing w:val="-7"/>
                                </w:rPr>
                                <w:t xml:space="preserve"> </w:t>
                              </w:r>
                              <w:r>
                                <w:rPr>
                                  <w:rFonts w:ascii="Arial" w:hAnsi="Arial"/>
                                  <w:b/>
                                </w:rPr>
                                <w:t>Articles</w:t>
                              </w:r>
                              <w:r>
                                <w:rPr>
                                  <w:rFonts w:ascii="Arial" w:hAnsi="Arial"/>
                                  <w:b/>
                                  <w:spacing w:val="-6"/>
                                </w:rPr>
                                <w:t xml:space="preserve"> </w:t>
                              </w:r>
                              <w:r>
                                <w:rPr>
                                  <w:rFonts w:ascii="Arial" w:hAnsi="Arial"/>
                                  <w:b/>
                                </w:rPr>
                                <w:t>−</w:t>
                              </w:r>
                              <w:r>
                                <w:rPr>
                                  <w:rFonts w:ascii="Arial" w:hAnsi="Arial"/>
                                  <w:b/>
                                  <w:spacing w:val="-6"/>
                                </w:rPr>
                                <w:t xml:space="preserve"> </w:t>
                              </w:r>
                              <w:r>
                                <w:rPr>
                                  <w:rFonts w:ascii="Arial" w:hAnsi="Arial"/>
                                  <w:b/>
                                </w:rPr>
                                <w:t>Parent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BC9C51A" id="Group 10" o:spid="_x0000_s2908" style="position:absolute;left:0;text-align:left;margin-left:119.75pt;margin-top:7.75pt;width:404.35pt;height:74.25pt;z-index:15790592;mso-position-horizontal-relative:page" coordorigin="2395,155" coordsize="8087,14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">
                <v:shape id="AutoShape 16" o:spid="_x0000_s2909" style="position:absolute;left:2736;top:921;width:7459;height:662;visibility:visible;mso-wrap-style:square;v-text-anchor:top" coordsize="7459,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" path="m1721,l,,,662r1721,l1721,xm3633,9l1912,9r,653l3633,662r,-653xm5546,561r-1721,l3825,662r1721,l5546,561xm7458,661r-1721,l5737,662r1721,l7458,661xe" fillcolor="#595959" stroked="f">
                  <v:path arrowok="t" o:connecttype="custom" o:connectlocs="1721,921;0,921;0,1583;1721,1583;1721,921;3633,930;1912,930;1912,1583;3633,1583;3633,930;5546,1482;3825,1482;3825,1583;5546,1583;5546,1482;7458,1582;5737,1582;5737,1583;7458,1583;7458,1582" o:connectangles="0,0,0,0,0,0,0,0,0,0,0,0,0,0,0,0,0,0,0,0"/>
                </v:shape>
                <v:line id="Line 15" o:spid="_x0000_s2910" style="position:absolute;visibility:visible;mso-wrap-style:square" from="2450,1585" to="10482,1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" strokeweight="1.07pt"/>
                <v:shape id="AutoShape 14" o:spid="_x0000_s2911" style="position:absolute;left:3597;top:1584;width:5738;height:55;visibility:visible;mso-wrap-style:square;v-text-anchor:top" coordsize="573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" path="m,54l,m1913,54r,-54m3825,54r,-54m5738,54r,-54e" filled="f" strokecolor="#333" strokeweight="1.07pt">
                  <v:path arrowok="t" o:connecttype="custom" o:connectlocs="0,1639;0,1585;1913,1639;1913,1585;3825,1639;3825,1585;5738,1639;5738,1585" o:connectangles="0,0,0,0,0,0,0,0"/>
                </v:shape>
                <v:line id="Line 13" o:spid="_x0000_s2912" style="position:absolute;visibility:visible;mso-wrap-style:square" from="2450,1585" to="2450,1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" strokeweight="1.07pt"/>
                <v:shape id="AutoShape 12" o:spid="_x0000_s2913" style="position:absolute;left:2395;top:165;width:55;height:1418;visibility:visible;mso-wrap-style:square;v-text-anchor:top" coordsize="55,1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" path="m,1417r55,m,1276r55,m,1134r55,m,992r55,m,850r55,m,708r55,m,567r55,m,425r55,m,283r55,m,141r55,m,l55,e" filled="f" strokecolor="#333" strokeweight="1.07pt">
                  <v:path arrowok="t" o:connecttype="custom" o:connectlocs="0,1583;55,1583;0,1442;55,1442;0,1300;55,1300;0,1158;55,1158;0,1016;55,1016;0,874;55,874;0,733;55,733;0,591;55,591;0,449;55,449;0,307;55,307;0,166;55,166" o:connectangles="0,0,0,0,0,0,0,0,0,0,0,0,0,0,0,0,0,0,0,0,0,0"/>
                </v:shape>
                <v:shape id="Text Box 11" o:spid="_x0000_s2914" type="#_x0000_t202" style="position:absolute;left:2395;top:154;width:8087;height:14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" filled="f" stroked="f">
                  <v:textbox inset="0,0,0,0">
                    <w:txbxContent>
                      <w:p w14:paraId="7EA4C892" w14:textId="77777777" w:rsidR="00C334C5" w:rsidRDefault="00C334C5">
                        <w:pPr>
                          <w:spacing w:before="40"/>
                          <w:ind w:left="1663"/>
                          <w:rPr>
                            <w:rFonts w:ascii="Arial" w:hAnsi="Arial"/>
                            <w:b/>
                          </w:rPr>
                        </w:pPr>
                        <w:r>
                          <w:rPr>
                            <w:rFonts w:ascii="Arial" w:hAnsi="Arial"/>
                            <w:b/>
                          </w:rPr>
                          <w:t>(C)</w:t>
                        </w:r>
                        <w:r>
                          <w:rPr>
                            <w:rFonts w:ascii="Arial" w:hAnsi="Arial"/>
                            <w:b/>
                            <w:spacing w:val="-7"/>
                          </w:rPr>
                          <w:t xml:space="preserve"> </w:t>
                        </w:r>
                        <w:r>
                          <w:rPr>
                            <w:rFonts w:ascii="Arial" w:hAnsi="Arial"/>
                            <w:b/>
                          </w:rPr>
                          <w:t>Paywalled</w:t>
                        </w:r>
                        <w:r>
                          <w:rPr>
                            <w:rFonts w:ascii="Arial" w:hAnsi="Arial"/>
                            <w:b/>
                            <w:spacing w:val="-7"/>
                          </w:rPr>
                          <w:t xml:space="preserve"> </w:t>
                        </w:r>
                        <w:r>
                          <w:rPr>
                            <w:rFonts w:ascii="Arial" w:hAnsi="Arial"/>
                            <w:b/>
                          </w:rPr>
                          <w:t>Articles</w:t>
                        </w:r>
                        <w:r>
                          <w:rPr>
                            <w:rFonts w:ascii="Arial" w:hAnsi="Arial"/>
                            <w:b/>
                            <w:spacing w:val="-6"/>
                          </w:rPr>
                          <w:t xml:space="preserve"> </w:t>
                        </w:r>
                        <w:r>
                          <w:rPr>
                            <w:rFonts w:ascii="Arial" w:hAnsi="Arial"/>
                            <w:b/>
                          </w:rPr>
                          <w:t>−</w:t>
                        </w:r>
                        <w:r>
                          <w:rPr>
                            <w:rFonts w:ascii="Arial" w:hAnsi="Arial"/>
                            <w:b/>
                            <w:spacing w:val="-6"/>
                          </w:rPr>
                          <w:t xml:space="preserve"> </w:t>
                        </w:r>
                        <w:r>
                          <w:rPr>
                            <w:rFonts w:ascii="Arial" w:hAnsi="Arial"/>
                            <w:b/>
                          </w:rPr>
                          <w:t>Parent</w:t>
                        </w:r>
                      </w:p>
                    </w:txbxContent>
                  </v:textbox>
                </v:shape>
                <w10:wrap anchorx="page"/>
              </v:group>
            </w:pict>
          </mc:Fallback>
        </mc:AlternateContent>
      </w:r>
      <w:r w:rsidR="00DC0BFC">
        <w:rPr>
          <w:rFonts w:ascii="Arial"/>
          <w:color w:val="4D4D4D"/>
          <w:sz w:val="16"/>
        </w:rPr>
        <w:t>100</w:t>
      </w:r>
    </w:p>
    <w:p w14:paraId="050B916A" w14:textId="77777777" w:rsidR="00BB4C49" w:rsidRDefault="00DC0BFC">
      <w:pPr>
        <w:spacing w:line="142" w:lineRule="exact"/>
        <w:ind w:right="8646"/>
        <w:jc w:val="right"/>
        <w:rPr>
          <w:rFonts w:ascii="Arial"/>
          <w:sz w:val="16"/>
        </w:rPr>
      </w:pPr>
      <w:r>
        <w:rPr>
          <w:rFonts w:ascii="Arial"/>
          <w:color w:val="4D4D4D"/>
          <w:sz w:val="16"/>
        </w:rPr>
        <w:t>90</w:t>
      </w:r>
    </w:p>
    <w:p w14:paraId="27D639EB" w14:textId="77777777" w:rsidR="00BB4C49" w:rsidRDefault="00DC0BFC">
      <w:pPr>
        <w:spacing w:line="142" w:lineRule="exact"/>
        <w:ind w:right="8646"/>
        <w:jc w:val="right"/>
        <w:rPr>
          <w:rFonts w:ascii="Arial"/>
          <w:sz w:val="16"/>
        </w:rPr>
      </w:pPr>
      <w:r>
        <w:rPr>
          <w:rFonts w:ascii="Arial"/>
          <w:color w:val="4D4D4D"/>
          <w:sz w:val="16"/>
        </w:rPr>
        <w:t>80</w:t>
      </w:r>
    </w:p>
    <w:p w14:paraId="6078BEDE" w14:textId="77777777" w:rsidR="00BB4C49" w:rsidRDefault="00DC0BFC">
      <w:pPr>
        <w:spacing w:line="142" w:lineRule="exact"/>
        <w:ind w:right="8646"/>
        <w:jc w:val="right"/>
        <w:rPr>
          <w:rFonts w:ascii="Arial"/>
          <w:sz w:val="16"/>
        </w:rPr>
      </w:pPr>
      <w:r>
        <w:rPr>
          <w:rFonts w:ascii="Arial"/>
          <w:color w:val="4D4D4D"/>
          <w:sz w:val="16"/>
        </w:rPr>
        <w:t>70</w:t>
      </w:r>
    </w:p>
    <w:p w14:paraId="133F23F7" w14:textId="77777777" w:rsidR="00BB4C49" w:rsidRDefault="00DC0BFC">
      <w:pPr>
        <w:spacing w:line="142" w:lineRule="exact"/>
        <w:ind w:right="8646"/>
        <w:jc w:val="right"/>
        <w:rPr>
          <w:rFonts w:ascii="Arial"/>
          <w:sz w:val="16"/>
        </w:rPr>
      </w:pPr>
      <w:r>
        <w:rPr>
          <w:rFonts w:ascii="Arial"/>
          <w:color w:val="4D4D4D"/>
          <w:sz w:val="16"/>
        </w:rPr>
        <w:t>60</w:t>
      </w:r>
    </w:p>
    <w:p w14:paraId="785381FC" w14:textId="77777777" w:rsidR="00BB4C49" w:rsidRDefault="00DC0BFC">
      <w:pPr>
        <w:spacing w:line="142" w:lineRule="exact"/>
        <w:ind w:right="8646"/>
        <w:jc w:val="right"/>
        <w:rPr>
          <w:rFonts w:ascii="Arial"/>
          <w:sz w:val="16"/>
        </w:rPr>
      </w:pPr>
      <w:r>
        <w:rPr>
          <w:rFonts w:ascii="Arial"/>
          <w:color w:val="4D4D4D"/>
          <w:sz w:val="16"/>
        </w:rPr>
        <w:t>50</w:t>
      </w:r>
    </w:p>
    <w:p w14:paraId="36AE96C9" w14:textId="77777777" w:rsidR="00BB4C49" w:rsidRDefault="00DC0BFC">
      <w:pPr>
        <w:spacing w:line="142" w:lineRule="exact"/>
        <w:ind w:right="8646"/>
        <w:jc w:val="right"/>
        <w:rPr>
          <w:rFonts w:ascii="Arial"/>
          <w:sz w:val="16"/>
        </w:rPr>
      </w:pPr>
      <w:r>
        <w:rPr>
          <w:rFonts w:ascii="Arial"/>
          <w:color w:val="4D4D4D"/>
          <w:sz w:val="16"/>
        </w:rPr>
        <w:t>40</w:t>
      </w:r>
    </w:p>
    <w:p w14:paraId="62DB68C5" w14:textId="77777777" w:rsidR="00BB4C49" w:rsidRDefault="00DC0BFC">
      <w:pPr>
        <w:spacing w:line="142" w:lineRule="exact"/>
        <w:ind w:right="8646"/>
        <w:jc w:val="right"/>
        <w:rPr>
          <w:rFonts w:ascii="Arial"/>
          <w:sz w:val="16"/>
        </w:rPr>
      </w:pPr>
      <w:r>
        <w:rPr>
          <w:rFonts w:ascii="Arial"/>
          <w:color w:val="4D4D4D"/>
          <w:sz w:val="16"/>
        </w:rPr>
        <w:t>30</w:t>
      </w:r>
    </w:p>
    <w:p w14:paraId="164F3FE9" w14:textId="77777777" w:rsidR="00BB4C49" w:rsidRDefault="00DC0BFC">
      <w:pPr>
        <w:spacing w:line="142" w:lineRule="exact"/>
        <w:ind w:right="8646"/>
        <w:jc w:val="right"/>
        <w:rPr>
          <w:rFonts w:ascii="Arial"/>
          <w:sz w:val="16"/>
        </w:rPr>
      </w:pPr>
      <w:r>
        <w:rPr>
          <w:rFonts w:ascii="Arial"/>
          <w:color w:val="4D4D4D"/>
          <w:sz w:val="16"/>
        </w:rPr>
        <w:t>20</w:t>
      </w:r>
    </w:p>
    <w:p w14:paraId="79538829" w14:textId="77777777" w:rsidR="00BB4C49" w:rsidRDefault="00DC0BFC">
      <w:pPr>
        <w:spacing w:line="142" w:lineRule="exact"/>
        <w:ind w:right="8646"/>
        <w:jc w:val="right"/>
        <w:rPr>
          <w:rFonts w:ascii="Arial"/>
          <w:sz w:val="16"/>
        </w:rPr>
      </w:pPr>
      <w:r>
        <w:rPr>
          <w:rFonts w:ascii="Arial"/>
          <w:color w:val="4D4D4D"/>
          <w:sz w:val="16"/>
        </w:rPr>
        <w:t>10</w:t>
      </w:r>
    </w:p>
    <w:p w14:paraId="149B87C8" w14:textId="77777777" w:rsidR="00BB4C49" w:rsidRDefault="00DC0BFC">
      <w:pPr>
        <w:spacing w:line="150" w:lineRule="exact"/>
        <w:ind w:right="8646"/>
        <w:jc w:val="right"/>
        <w:rPr>
          <w:rFonts w:ascii="Arial"/>
          <w:sz w:val="16"/>
        </w:rPr>
      </w:pPr>
      <w:r>
        <w:rPr>
          <w:rFonts w:ascii="Arial"/>
          <w:color w:val="4D4D4D"/>
          <w:sz w:val="16"/>
        </w:rPr>
        <w:t>0</w:t>
      </w:r>
    </w:p>
    <w:p w14:paraId="2DB4B2F0" w14:textId="77777777" w:rsidR="00BB4C49" w:rsidRDefault="00DC0BFC">
      <w:pPr>
        <w:tabs>
          <w:tab w:val="left" w:pos="2574"/>
          <w:tab w:val="left" w:pos="4488"/>
          <w:tab w:val="left" w:pos="6729"/>
        </w:tabs>
        <w:spacing w:line="171" w:lineRule="exact"/>
        <w:ind w:left="972"/>
        <w:jc w:val="center"/>
        <w:rPr>
          <w:rFonts w:ascii="Arial"/>
          <w:sz w:val="16"/>
        </w:rPr>
      </w:pPr>
      <w:r>
        <w:rPr>
          <w:rFonts w:ascii="Arial"/>
          <w:color w:val="4D4D4D"/>
          <w:sz w:val="16"/>
        </w:rPr>
        <w:t>High</w:t>
      </w:r>
      <w:r>
        <w:rPr>
          <w:rFonts w:ascii="Arial"/>
          <w:color w:val="4D4D4D"/>
          <w:sz w:val="16"/>
        </w:rPr>
        <w:tab/>
        <w:t>Upper</w:t>
      </w:r>
      <w:r>
        <w:rPr>
          <w:rFonts w:ascii="Arial"/>
          <w:color w:val="4D4D4D"/>
          <w:spacing w:val="-3"/>
          <w:sz w:val="16"/>
        </w:rPr>
        <w:t xml:space="preserve"> </w:t>
      </w:r>
      <w:r>
        <w:rPr>
          <w:rFonts w:ascii="Arial"/>
          <w:color w:val="4D4D4D"/>
          <w:sz w:val="16"/>
        </w:rPr>
        <w:t>middle</w:t>
      </w:r>
      <w:r>
        <w:rPr>
          <w:rFonts w:ascii="Arial"/>
          <w:color w:val="4D4D4D"/>
          <w:sz w:val="16"/>
        </w:rPr>
        <w:tab/>
        <w:t>Lower</w:t>
      </w:r>
      <w:r>
        <w:rPr>
          <w:rFonts w:ascii="Arial"/>
          <w:color w:val="4D4D4D"/>
          <w:spacing w:val="-3"/>
          <w:sz w:val="16"/>
        </w:rPr>
        <w:t xml:space="preserve"> </w:t>
      </w:r>
      <w:r>
        <w:rPr>
          <w:rFonts w:ascii="Arial"/>
          <w:color w:val="4D4D4D"/>
          <w:sz w:val="16"/>
        </w:rPr>
        <w:t>middle</w:t>
      </w:r>
      <w:r>
        <w:rPr>
          <w:rFonts w:ascii="Arial"/>
          <w:color w:val="4D4D4D"/>
          <w:sz w:val="16"/>
        </w:rPr>
        <w:tab/>
        <w:t>Low</w:t>
      </w:r>
    </w:p>
    <w:p w14:paraId="08416C45" w14:textId="77777777" w:rsidR="00BB4C49" w:rsidRDefault="00DC0BFC">
      <w:pPr>
        <w:spacing w:before="78"/>
        <w:ind w:left="991"/>
        <w:jc w:val="center"/>
        <w:rPr>
          <w:rFonts w:ascii="Arial"/>
          <w:sz w:val="20"/>
        </w:rPr>
      </w:pPr>
      <w:r>
        <w:rPr>
          <w:rFonts w:ascii="Arial"/>
          <w:sz w:val="20"/>
        </w:rPr>
        <w:t>World</w:t>
      </w:r>
      <w:r>
        <w:rPr>
          <w:rFonts w:ascii="Arial"/>
          <w:spacing w:val="-5"/>
          <w:sz w:val="20"/>
        </w:rPr>
        <w:t xml:space="preserve"> </w:t>
      </w:r>
      <w:r>
        <w:rPr>
          <w:rFonts w:ascii="Arial"/>
          <w:sz w:val="20"/>
        </w:rPr>
        <w:t>Bank</w:t>
      </w:r>
      <w:r>
        <w:rPr>
          <w:rFonts w:ascii="Arial"/>
          <w:spacing w:val="-3"/>
          <w:sz w:val="20"/>
        </w:rPr>
        <w:t xml:space="preserve"> </w:t>
      </w:r>
      <w:r>
        <w:rPr>
          <w:rFonts w:ascii="Arial"/>
          <w:sz w:val="20"/>
        </w:rPr>
        <w:t>Lending</w:t>
      </w:r>
      <w:r>
        <w:rPr>
          <w:rFonts w:ascii="Arial"/>
          <w:spacing w:val="-4"/>
          <w:sz w:val="20"/>
        </w:rPr>
        <w:t xml:space="preserve"> </w:t>
      </w:r>
      <w:r>
        <w:rPr>
          <w:rFonts w:ascii="Arial"/>
          <w:sz w:val="20"/>
        </w:rPr>
        <w:t>Group</w:t>
      </w:r>
      <w:r>
        <w:rPr>
          <w:rFonts w:ascii="Arial"/>
          <w:spacing w:val="-3"/>
          <w:sz w:val="20"/>
        </w:rPr>
        <w:t xml:space="preserve"> </w:t>
      </w:r>
      <w:r>
        <w:rPr>
          <w:rFonts w:ascii="Arial"/>
          <w:sz w:val="20"/>
        </w:rPr>
        <w:t>(all</w:t>
      </w:r>
      <w:r>
        <w:rPr>
          <w:rFonts w:ascii="Arial"/>
          <w:spacing w:val="-3"/>
          <w:sz w:val="20"/>
        </w:rPr>
        <w:t xml:space="preserve"> </w:t>
      </w:r>
      <w:r>
        <w:rPr>
          <w:rFonts w:ascii="Arial"/>
          <w:sz w:val="20"/>
        </w:rPr>
        <w:t>lead</w:t>
      </w:r>
      <w:r>
        <w:rPr>
          <w:rFonts w:ascii="Arial"/>
          <w:spacing w:val="-5"/>
          <w:sz w:val="20"/>
        </w:rPr>
        <w:t xml:space="preserve"> </w:t>
      </w:r>
      <w:r>
        <w:rPr>
          <w:rFonts w:ascii="Arial"/>
          <w:sz w:val="20"/>
        </w:rPr>
        <w:t>authors)</w:t>
      </w:r>
    </w:p>
    <w:p w14:paraId="50E346B1" w14:textId="77777777" w:rsidR="00BB4C49" w:rsidRDefault="00DC0BFC">
      <w:pPr>
        <w:pStyle w:val="BodyText"/>
        <w:spacing w:before="174" w:line="306" w:lineRule="exact"/>
        <w:ind w:left="487"/>
      </w:pPr>
      <w:r>
        <w:rPr>
          <w:i/>
          <w:w w:val="95"/>
        </w:rPr>
        <w:t>Figure</w:t>
      </w:r>
      <w:r>
        <w:rPr>
          <w:i/>
          <w:spacing w:val="36"/>
          <w:w w:val="95"/>
        </w:rPr>
        <w:t xml:space="preserve"> </w:t>
      </w:r>
      <w:proofErr w:type="gramStart"/>
      <w:r>
        <w:rPr>
          <w:i/>
          <w:w w:val="95"/>
        </w:rPr>
        <w:t>A6</w:t>
      </w:r>
      <w:r>
        <w:rPr>
          <w:i/>
          <w:spacing w:val="-22"/>
          <w:w w:val="95"/>
        </w:rPr>
        <w:t xml:space="preserve"> </w:t>
      </w:r>
      <w:r>
        <w:rPr>
          <w:w w:val="95"/>
        </w:rPr>
        <w:t>.</w:t>
      </w:r>
      <w:proofErr w:type="gramEnd"/>
      <w:r>
        <w:rPr>
          <w:spacing w:val="6"/>
          <w:w w:val="95"/>
        </w:rPr>
        <w:t xml:space="preserve"> </w:t>
      </w:r>
      <w:r>
        <w:rPr>
          <w:w w:val="95"/>
        </w:rPr>
        <w:t>Proportion</w:t>
      </w:r>
      <w:r>
        <w:rPr>
          <w:spacing w:val="31"/>
          <w:w w:val="95"/>
        </w:rPr>
        <w:t xml:space="preserve"> </w:t>
      </w:r>
      <w:r>
        <w:rPr>
          <w:w w:val="95"/>
        </w:rPr>
        <w:t>of</w:t>
      </w:r>
      <w:r>
        <w:rPr>
          <w:spacing w:val="30"/>
          <w:w w:val="95"/>
        </w:rPr>
        <w:t xml:space="preserve"> </w:t>
      </w:r>
      <w:r>
        <w:rPr>
          <w:w w:val="95"/>
        </w:rPr>
        <w:t>lead</w:t>
      </w:r>
      <w:r>
        <w:rPr>
          <w:spacing w:val="31"/>
          <w:w w:val="95"/>
        </w:rPr>
        <w:t xml:space="preserve"> </w:t>
      </w:r>
      <w:r>
        <w:rPr>
          <w:w w:val="95"/>
        </w:rPr>
        <w:t>authors</w:t>
      </w:r>
      <w:r>
        <w:rPr>
          <w:spacing w:val="30"/>
          <w:w w:val="95"/>
        </w:rPr>
        <w:t xml:space="preserve"> </w:t>
      </w:r>
      <w:r>
        <w:rPr>
          <w:w w:val="95"/>
        </w:rPr>
        <w:t>based</w:t>
      </w:r>
      <w:r>
        <w:rPr>
          <w:spacing w:val="31"/>
          <w:w w:val="95"/>
        </w:rPr>
        <w:t xml:space="preserve"> </w:t>
      </w:r>
      <w:r>
        <w:rPr>
          <w:w w:val="95"/>
        </w:rPr>
        <w:t>in</w:t>
      </w:r>
      <w:r>
        <w:rPr>
          <w:spacing w:val="30"/>
          <w:w w:val="95"/>
        </w:rPr>
        <w:t xml:space="preserve"> </w:t>
      </w:r>
      <w:r>
        <w:rPr>
          <w:w w:val="95"/>
        </w:rPr>
        <w:t>di</w:t>
      </w:r>
      <w:r>
        <w:rPr>
          <w:rFonts w:ascii="Arial"/>
          <w:w w:val="95"/>
        </w:rPr>
        <w:t>ff</w:t>
      </w:r>
      <w:r>
        <w:rPr>
          <w:w w:val="95"/>
        </w:rPr>
        <w:t>erent</w:t>
      </w:r>
      <w:r>
        <w:rPr>
          <w:spacing w:val="29"/>
          <w:w w:val="95"/>
        </w:rPr>
        <w:t xml:space="preserve"> </w:t>
      </w:r>
      <w:r>
        <w:rPr>
          <w:w w:val="95"/>
        </w:rPr>
        <w:t>World</w:t>
      </w:r>
      <w:r>
        <w:rPr>
          <w:spacing w:val="31"/>
          <w:w w:val="95"/>
        </w:rPr>
        <w:t xml:space="preserve"> </w:t>
      </w:r>
      <w:r>
        <w:rPr>
          <w:w w:val="95"/>
        </w:rPr>
        <w:t>Bank</w:t>
      </w:r>
      <w:r>
        <w:rPr>
          <w:spacing w:val="31"/>
          <w:w w:val="95"/>
        </w:rPr>
        <w:t xml:space="preserve"> </w:t>
      </w:r>
      <w:r>
        <w:rPr>
          <w:w w:val="95"/>
        </w:rPr>
        <w:t>Lending</w:t>
      </w:r>
      <w:r>
        <w:rPr>
          <w:spacing w:val="29"/>
          <w:w w:val="95"/>
        </w:rPr>
        <w:t xml:space="preserve"> </w:t>
      </w:r>
      <w:r>
        <w:rPr>
          <w:w w:val="95"/>
        </w:rPr>
        <w:t>Groups</w:t>
      </w:r>
      <w:r>
        <w:rPr>
          <w:spacing w:val="30"/>
          <w:w w:val="95"/>
        </w:rPr>
        <w:t xml:space="preserve"> </w:t>
      </w:r>
      <w:r>
        <w:rPr>
          <w:w w:val="95"/>
        </w:rPr>
        <w:t>for</w:t>
      </w:r>
    </w:p>
    <w:p w14:paraId="3A1BD3E9" w14:textId="77777777" w:rsidR="00BB4C49" w:rsidRDefault="00DC0BFC">
      <w:pPr>
        <w:pStyle w:val="BodyText"/>
        <w:spacing w:before="10" w:line="213" w:lineRule="auto"/>
        <w:ind w:left="500" w:hanging="28"/>
      </w:pPr>
      <w:r>
        <w:t>(A)</w:t>
      </w:r>
      <w:r>
        <w:rPr>
          <w:spacing w:val="3"/>
        </w:rPr>
        <w:t xml:space="preserve"> </w:t>
      </w:r>
      <w:r>
        <w:t>N</w:t>
      </w:r>
      <w:r>
        <w:rPr>
          <w:spacing w:val="4"/>
        </w:rPr>
        <w:t xml:space="preserve"> </w:t>
      </w:r>
      <w:r>
        <w:rPr>
          <w:w w:val="125"/>
        </w:rPr>
        <w:t>=</w:t>
      </w:r>
      <w:r>
        <w:rPr>
          <w:spacing w:val="-11"/>
          <w:w w:val="125"/>
        </w:rPr>
        <w:t xml:space="preserve"> </w:t>
      </w:r>
      <w:r>
        <w:t>2794</w:t>
      </w:r>
      <w:r>
        <w:rPr>
          <w:spacing w:val="4"/>
        </w:rPr>
        <w:t xml:space="preserve"> </w:t>
      </w:r>
      <w:r>
        <w:t>articles</w:t>
      </w:r>
      <w:r>
        <w:rPr>
          <w:spacing w:val="4"/>
        </w:rPr>
        <w:t xml:space="preserve"> </w:t>
      </w:r>
      <w:r>
        <w:t>in</w:t>
      </w:r>
      <w:r>
        <w:rPr>
          <w:spacing w:val="4"/>
        </w:rPr>
        <w:t xml:space="preserve"> </w:t>
      </w:r>
      <w:r>
        <w:t>Mirror</w:t>
      </w:r>
      <w:r>
        <w:rPr>
          <w:spacing w:val="4"/>
        </w:rPr>
        <w:t xml:space="preserve"> </w:t>
      </w:r>
      <w:r>
        <w:t>journals</w:t>
      </w:r>
      <w:r>
        <w:rPr>
          <w:spacing w:val="4"/>
        </w:rPr>
        <w:t xml:space="preserve"> </w:t>
      </w:r>
      <w:r>
        <w:t>and</w:t>
      </w:r>
      <w:r>
        <w:rPr>
          <w:spacing w:val="4"/>
        </w:rPr>
        <w:t xml:space="preserve"> </w:t>
      </w:r>
      <w:r>
        <w:t>(B)</w:t>
      </w:r>
      <w:r>
        <w:rPr>
          <w:spacing w:val="4"/>
        </w:rPr>
        <w:t xml:space="preserve"> </w:t>
      </w:r>
      <w:r>
        <w:t>N</w:t>
      </w:r>
      <w:r>
        <w:rPr>
          <w:spacing w:val="4"/>
        </w:rPr>
        <w:t xml:space="preserve"> </w:t>
      </w:r>
      <w:r>
        <w:rPr>
          <w:w w:val="125"/>
        </w:rPr>
        <w:t>=</w:t>
      </w:r>
      <w:r>
        <w:rPr>
          <w:spacing w:val="-11"/>
          <w:w w:val="125"/>
        </w:rPr>
        <w:t xml:space="preserve"> </w:t>
      </w:r>
      <w:r>
        <w:t>34293</w:t>
      </w:r>
      <w:r>
        <w:rPr>
          <w:spacing w:val="4"/>
        </w:rPr>
        <w:t xml:space="preserve"> </w:t>
      </w:r>
      <w:r>
        <w:t>subscription</w:t>
      </w:r>
      <w:r>
        <w:rPr>
          <w:spacing w:val="4"/>
        </w:rPr>
        <w:t xml:space="preserve"> </w:t>
      </w:r>
      <w:r>
        <w:t>articles</w:t>
      </w:r>
      <w:r>
        <w:rPr>
          <w:spacing w:val="4"/>
        </w:rPr>
        <w:t xml:space="preserve"> </w:t>
      </w:r>
      <w:r>
        <w:t>in</w:t>
      </w:r>
      <w:r>
        <w:rPr>
          <w:spacing w:val="4"/>
        </w:rPr>
        <w:t xml:space="preserve"> </w:t>
      </w:r>
      <w:r>
        <w:t>Parent</w:t>
      </w:r>
      <w:r>
        <w:rPr>
          <w:spacing w:val="-57"/>
        </w:rPr>
        <w:t xml:space="preserve"> </w:t>
      </w:r>
      <w:r>
        <w:t>journals.</w:t>
      </w:r>
    </w:p>
    <w:p w14:paraId="589D62CA" w14:textId="77777777" w:rsidR="00BB4C49" w:rsidRDefault="00BB4C49">
      <w:pPr>
        <w:spacing w:line="213" w:lineRule="auto"/>
        <w:sectPr w:rsidR="00BB4C49">
          <w:type w:val="continuous"/>
          <w:pgSz w:w="12240" w:h="15840"/>
          <w:pgMar w:top="1320" w:right="1240" w:bottom="280" w:left="940" w:header="720" w:footer="720" w:gutter="0"/>
          <w:cols w:space="720"/>
        </w:sectPr>
      </w:pPr>
    </w:p>
    <w:p w14:paraId="28E3D4B9" w14:textId="77777777" w:rsidR="00BB4C49" w:rsidRDefault="00144D41">
      <w:pPr>
        <w:pStyle w:val="BodyText"/>
        <w:spacing w:before="212" w:line="306" w:lineRule="exact"/>
        <w:ind w:left="107"/>
      </w:pPr>
      <w:r>
        <w:rPr>
          <w:noProof/>
        </w:rPr>
        <w:lastRenderedPageBreak/>
        <mc:AlternateContent>
          <mc:Choice Requires="wps">
            <w:drawing>
              <wp:anchor distT="0" distB="0" distL="114300" distR="114300" simplePos="0" relativeHeight="484524544" behindDoc="1" locked="0" layoutInCell="1" allowOverlap="1" wp14:anchorId="6E895C05" wp14:editId="269C0B80">
                <wp:simplePos x="0" y="0"/>
                <wp:positionH relativeFrom="page">
                  <wp:posOffset>898525</wp:posOffset>
                </wp:positionH>
                <wp:positionV relativeFrom="page">
                  <wp:posOffset>2865120</wp:posOffset>
                </wp:positionV>
                <wp:extent cx="8205470" cy="0"/>
                <wp:effectExtent l="0" t="0" r="0" b="0"/>
                <wp:wrapNone/>
                <wp:docPr id="15"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05470" cy="0"/>
                        </a:xfrm>
                        <a:prstGeom prst="line">
                          <a:avLst/>
                        </a:prstGeom>
                        <a:noFill/>
                        <a:ln w="2523">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5590C3A4" id="Line 9" o:spid="_x0000_s1026" style="position:absolute;z-index:-18791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75pt,225.6pt" to="716.85pt,22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" strokeweight=".07008mm">
                <w10:wrap anchorx="page" anchory="page"/>
              </v:line>
            </w:pict>
          </mc:Fallback>
        </mc:AlternateContent>
      </w:r>
      <w:r>
        <w:rPr>
          <w:noProof/>
        </w:rPr>
        <mc:AlternateContent>
          <mc:Choice Requires="wps">
            <w:drawing>
              <wp:anchor distT="0" distB="0" distL="114300" distR="114300" simplePos="0" relativeHeight="484525056" behindDoc="1" locked="0" layoutInCell="1" allowOverlap="1" wp14:anchorId="4B7205B1" wp14:editId="7051291F">
                <wp:simplePos x="0" y="0"/>
                <wp:positionH relativeFrom="page">
                  <wp:posOffset>898525</wp:posOffset>
                </wp:positionH>
                <wp:positionV relativeFrom="page">
                  <wp:posOffset>3749040</wp:posOffset>
                </wp:positionV>
                <wp:extent cx="8205470" cy="0"/>
                <wp:effectExtent l="0" t="0" r="0" b="0"/>
                <wp:wrapNone/>
                <wp:docPr id="14"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05470" cy="0"/>
                        </a:xfrm>
                        <a:prstGeom prst="line">
                          <a:avLst/>
                        </a:prstGeom>
                        <a:noFill/>
                        <a:ln w="2523">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5CCADC88" id="Line 8" o:spid="_x0000_s1026" style="position:absolute;z-index:-18791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75pt,295.2pt" to="716.85pt,29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" strokeweight=".07008mm">
                <w10:wrap anchorx="page" anchory="page"/>
              </v:line>
            </w:pict>
          </mc:Fallback>
        </mc:AlternateContent>
      </w:r>
      <w:r>
        <w:rPr>
          <w:noProof/>
        </w:rPr>
        <mc:AlternateContent>
          <mc:Choice Requires="wps">
            <w:drawing>
              <wp:anchor distT="0" distB="0" distL="114300" distR="114300" simplePos="0" relativeHeight="484525568" behindDoc="1" locked="0" layoutInCell="1" allowOverlap="1" wp14:anchorId="74A37196" wp14:editId="3D4973EA">
                <wp:simplePos x="0" y="0"/>
                <wp:positionH relativeFrom="page">
                  <wp:posOffset>898525</wp:posOffset>
                </wp:positionH>
                <wp:positionV relativeFrom="page">
                  <wp:posOffset>4368165</wp:posOffset>
                </wp:positionV>
                <wp:extent cx="8205470" cy="0"/>
                <wp:effectExtent l="0" t="0" r="0" b="0"/>
                <wp:wrapNone/>
                <wp:docPr id="13"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05470" cy="0"/>
                        </a:xfrm>
                        <a:prstGeom prst="line">
                          <a:avLst/>
                        </a:prstGeom>
                        <a:noFill/>
                        <a:ln w="2523">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76AA436C" id="Line 7" o:spid="_x0000_s1026" style="position:absolute;z-index:-187909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75pt,343.95pt" to="716.85pt,34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" strokeweight=".07008mm">
                <w10:wrap anchorx="page" anchory="page"/>
              </v:line>
            </w:pict>
          </mc:Fallback>
        </mc:AlternateContent>
      </w:r>
      <w:r>
        <w:rPr>
          <w:noProof/>
        </w:rPr>
        <mc:AlternateContent>
          <mc:Choice Requires="wps">
            <w:drawing>
              <wp:anchor distT="0" distB="0" distL="114300" distR="114300" simplePos="0" relativeHeight="484526080" behindDoc="1" locked="0" layoutInCell="1" allowOverlap="1" wp14:anchorId="45F0AB8E" wp14:editId="3CF22E5E">
                <wp:simplePos x="0" y="0"/>
                <wp:positionH relativeFrom="page">
                  <wp:posOffset>898525</wp:posOffset>
                </wp:positionH>
                <wp:positionV relativeFrom="page">
                  <wp:posOffset>5252085</wp:posOffset>
                </wp:positionV>
                <wp:extent cx="8205470" cy="0"/>
                <wp:effectExtent l="0" t="0" r="0" b="0"/>
                <wp:wrapNone/>
                <wp:docPr id="12"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05470" cy="0"/>
                        </a:xfrm>
                        <a:prstGeom prst="line">
                          <a:avLst/>
                        </a:prstGeom>
                        <a:noFill/>
                        <a:ln w="2523">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4236ADA6" id="Line 6" o:spid="_x0000_s1026" style="position:absolute;z-index:-18790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75pt,413.55pt" to="716.85pt,4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" strokeweight=".07008mm">
                <w10:wrap anchorx="page" anchory="page"/>
              </v:line>
            </w:pict>
          </mc:Fallback>
        </mc:AlternateContent>
      </w:r>
      <w:r>
        <w:rPr>
          <w:noProof/>
        </w:rPr>
        <mc:AlternateContent>
          <mc:Choice Requires="wps">
            <w:drawing>
              <wp:anchor distT="0" distB="0" distL="114300" distR="114300" simplePos="0" relativeHeight="484526592" behindDoc="1" locked="0" layoutInCell="1" allowOverlap="1" wp14:anchorId="31E9A670" wp14:editId="6BA2EBCE">
                <wp:simplePos x="0" y="0"/>
                <wp:positionH relativeFrom="page">
                  <wp:posOffset>898525</wp:posOffset>
                </wp:positionH>
                <wp:positionV relativeFrom="page">
                  <wp:posOffset>6402070</wp:posOffset>
                </wp:positionV>
                <wp:extent cx="8205470" cy="0"/>
                <wp:effectExtent l="0" t="0" r="0" b="0"/>
                <wp:wrapNone/>
                <wp:docPr id="11"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05470" cy="0"/>
                        </a:xfrm>
                        <a:prstGeom prst="line">
                          <a:avLst/>
                        </a:prstGeom>
                        <a:noFill/>
                        <a:ln w="2523">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49ABDC8C" id="Line 5" o:spid="_x0000_s1026" style="position:absolute;z-index:-18789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75pt,504.1pt" to="716.85pt,50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" strokeweight=".07008mm">
                <w10:wrap anchorx="page" anchory="page"/>
              </v:line>
            </w:pict>
          </mc:Fallback>
        </mc:AlternateContent>
      </w:r>
      <w:r>
        <w:rPr>
          <w:noProof/>
        </w:rPr>
        <mc:AlternateContent>
          <mc:Choice Requires="wps">
            <w:drawing>
              <wp:anchor distT="0" distB="0" distL="114300" distR="114300" simplePos="0" relativeHeight="15795712" behindDoc="0" locked="0" layoutInCell="1" allowOverlap="1" wp14:anchorId="643D24DC" wp14:editId="18BC02D6">
                <wp:simplePos x="0" y="0"/>
                <wp:positionH relativeFrom="page">
                  <wp:posOffset>9419590</wp:posOffset>
                </wp:positionH>
                <wp:positionV relativeFrom="page">
                  <wp:posOffset>895985</wp:posOffset>
                </wp:positionV>
                <wp:extent cx="239395" cy="2199640"/>
                <wp:effectExtent l="0" t="0" r="0" b="0"/>
                <wp:wrapNone/>
                <wp:docPr id="10"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395" cy="2199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5BFF67" w14:textId="77777777" w:rsidR="00C334C5" w:rsidRDefault="00C334C5">
                            <w:pPr>
                              <w:pStyle w:val="BodyText"/>
                              <w:spacing w:before="37"/>
                              <w:ind w:left="20"/>
                            </w:pPr>
                            <w:r>
                              <w:t>APCS</w:t>
                            </w:r>
                            <w:r>
                              <w:rPr>
                                <w:spacing w:val="28"/>
                              </w:rPr>
                              <w:t xml:space="preserve"> </w:t>
                            </w:r>
                            <w:r>
                              <w:t>&amp;</w:t>
                            </w:r>
                            <w:r>
                              <w:rPr>
                                <w:spacing w:val="31"/>
                              </w:rPr>
                              <w:t xml:space="preserve"> </w:t>
                            </w:r>
                            <w:r>
                              <w:t>AUTHOR</w:t>
                            </w:r>
                            <w:r>
                              <w:rPr>
                                <w:spacing w:val="30"/>
                              </w:rPr>
                              <w:t xml:space="preserve"> </w:t>
                            </w:r>
                            <w:r>
                              <w:t>DIVERSITY</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3D24DC" id="Text Box 4" o:spid="_x0000_s2915" type="#_x0000_t202" style="position:absolute;left:0;text-align:left;margin-left:741.7pt;margin-top:70.55pt;width:18.85pt;height:173.2pt;z-index:15795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" filled="f" stroked="f">
                <v:textbox style="layout-flow:vertical" inset="0,0,0,0">
                  <w:txbxContent>
                    <w:p w14:paraId="735BFF67" w14:textId="77777777" w:rsidR="00C334C5" w:rsidRDefault="00C334C5">
                      <w:pPr>
                        <w:pStyle w:val="BodyText"/>
                        <w:spacing w:before="37"/>
                        <w:ind w:left="20"/>
                      </w:pPr>
                      <w:r>
                        <w:t>APCS</w:t>
                      </w:r>
                      <w:r>
                        <w:rPr>
                          <w:spacing w:val="28"/>
                        </w:rPr>
                        <w:t xml:space="preserve"> </w:t>
                      </w:r>
                      <w:r>
                        <w:t>&amp;</w:t>
                      </w:r>
                      <w:r>
                        <w:rPr>
                          <w:spacing w:val="31"/>
                        </w:rPr>
                        <w:t xml:space="preserve"> </w:t>
                      </w:r>
                      <w:r>
                        <w:t>AUTHOR</w:t>
                      </w:r>
                      <w:r>
                        <w:rPr>
                          <w:spacing w:val="30"/>
                        </w:rPr>
                        <w:t xml:space="preserve"> </w:t>
                      </w:r>
                      <w:r>
                        <w:t>DIVERSITY</w:t>
                      </w:r>
                    </w:p>
                  </w:txbxContent>
                </v:textbox>
                <w10:wrap anchorx="page" anchory="page"/>
              </v:shape>
            </w:pict>
          </mc:Fallback>
        </mc:AlternateContent>
      </w:r>
      <w:r>
        <w:rPr>
          <w:noProof/>
        </w:rPr>
        <mc:AlternateContent>
          <mc:Choice Requires="wps">
            <w:drawing>
              <wp:anchor distT="0" distB="0" distL="114300" distR="114300" simplePos="0" relativeHeight="15796224" behindDoc="0" locked="0" layoutInCell="1" allowOverlap="1" wp14:anchorId="7FC58954" wp14:editId="5832678E">
                <wp:simplePos x="0" y="0"/>
                <wp:positionH relativeFrom="page">
                  <wp:posOffset>9419590</wp:posOffset>
                </wp:positionH>
                <wp:positionV relativeFrom="page">
                  <wp:posOffset>6696710</wp:posOffset>
                </wp:positionV>
                <wp:extent cx="239395" cy="174625"/>
                <wp:effectExtent l="0" t="0" r="0" b="0"/>
                <wp:wrapNone/>
                <wp:docPr id="9"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395" cy="174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F2E0C8" w14:textId="77777777" w:rsidR="00C334C5" w:rsidRDefault="00C334C5">
                            <w:pPr>
                              <w:pStyle w:val="BodyText"/>
                              <w:spacing w:before="37"/>
                              <w:ind w:left="20"/>
                            </w:pPr>
                            <w:r>
                              <w:t>41</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C58954" id="Text Box 3" o:spid="_x0000_s2916" type="#_x0000_t202" style="position:absolute;left:0;text-align:left;margin-left:741.7pt;margin-top:527.3pt;width:18.85pt;height:13.75pt;z-index:15796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" filled="f" stroked="f">
                <v:textbox style="layout-flow:vertical" inset="0,0,0,0">
                  <w:txbxContent>
                    <w:p w14:paraId="6AF2E0C8" w14:textId="77777777" w:rsidR="00C334C5" w:rsidRDefault="00C334C5">
                      <w:pPr>
                        <w:pStyle w:val="BodyText"/>
                        <w:spacing w:before="37"/>
                        <w:ind w:left="20"/>
                      </w:pPr>
                      <w:r>
                        <w:t>41</w:t>
                      </w:r>
                    </w:p>
                  </w:txbxContent>
                </v:textbox>
                <w10:wrap anchorx="page" anchory="page"/>
              </v:shape>
            </w:pict>
          </mc:Fallback>
        </mc:AlternateContent>
      </w:r>
      <w:r w:rsidR="00DC0BFC">
        <w:t>Table</w:t>
      </w:r>
      <w:r w:rsidR="00DC0BFC">
        <w:rPr>
          <w:spacing w:val="1"/>
        </w:rPr>
        <w:t xml:space="preserve"> </w:t>
      </w:r>
      <w:r w:rsidR="00DC0BFC">
        <w:t>A2</w:t>
      </w:r>
    </w:p>
    <w:p w14:paraId="476481EB" w14:textId="77777777" w:rsidR="00BB4C49" w:rsidRDefault="00144D41">
      <w:pPr>
        <w:spacing w:line="306" w:lineRule="exact"/>
        <w:ind w:left="116"/>
        <w:rPr>
          <w:i/>
          <w:sz w:val="24"/>
        </w:rPr>
      </w:pPr>
      <w:r>
        <w:rPr>
          <w:noProof/>
        </w:rPr>
        <mc:AlternateContent>
          <mc:Choice Requires="wps">
            <w:drawing>
              <wp:anchor distT="0" distB="0" distL="114300" distR="114300" simplePos="0" relativeHeight="484524032" behindDoc="1" locked="0" layoutInCell="1" allowOverlap="1" wp14:anchorId="20BB9F29" wp14:editId="58D5A2F0">
                <wp:simplePos x="0" y="0"/>
                <wp:positionH relativeFrom="page">
                  <wp:posOffset>898525</wp:posOffset>
                </wp:positionH>
                <wp:positionV relativeFrom="paragraph">
                  <wp:posOffset>662305</wp:posOffset>
                </wp:positionV>
                <wp:extent cx="8205470" cy="0"/>
                <wp:effectExtent l="0" t="0" r="0" b="0"/>
                <wp:wrapNone/>
                <wp:docPr id="8"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05470" cy="0"/>
                        </a:xfrm>
                        <a:prstGeom prst="line">
                          <a:avLst/>
                        </a:prstGeom>
                        <a:noFill/>
                        <a:ln w="2523">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1DBD9F0A" id="Line 2" o:spid="_x0000_s1026" style="position:absolute;z-index:-18792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70.75pt,52.15pt" to="716.85pt,5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" strokeweight=".07008mm">
                <w10:wrap anchorx="page"/>
              </v:line>
            </w:pict>
          </mc:Fallback>
        </mc:AlternateContent>
      </w:r>
      <w:r w:rsidR="00DC0BFC">
        <w:rPr>
          <w:i/>
          <w:spacing w:val="-1"/>
          <w:w w:val="105"/>
          <w:sz w:val="24"/>
        </w:rPr>
        <w:t>Countries</w:t>
      </w:r>
      <w:r w:rsidR="00DC0BFC">
        <w:rPr>
          <w:i/>
          <w:spacing w:val="-9"/>
          <w:w w:val="105"/>
          <w:sz w:val="24"/>
        </w:rPr>
        <w:t xml:space="preserve"> </w:t>
      </w:r>
      <w:r w:rsidR="00DC0BFC">
        <w:rPr>
          <w:i/>
          <w:spacing w:val="-1"/>
          <w:w w:val="105"/>
          <w:sz w:val="24"/>
        </w:rPr>
        <w:t>eligible</w:t>
      </w:r>
      <w:r w:rsidR="00DC0BFC">
        <w:rPr>
          <w:i/>
          <w:spacing w:val="-9"/>
          <w:w w:val="105"/>
          <w:sz w:val="24"/>
        </w:rPr>
        <w:t xml:space="preserve"> </w:t>
      </w:r>
      <w:r w:rsidR="00DC0BFC">
        <w:rPr>
          <w:i/>
          <w:w w:val="105"/>
          <w:sz w:val="24"/>
        </w:rPr>
        <w:t>for</w:t>
      </w:r>
      <w:r w:rsidR="00DC0BFC">
        <w:rPr>
          <w:i/>
          <w:spacing w:val="-9"/>
          <w:w w:val="105"/>
          <w:sz w:val="24"/>
        </w:rPr>
        <w:t xml:space="preserve"> </w:t>
      </w:r>
      <w:r w:rsidR="00DC0BFC">
        <w:rPr>
          <w:i/>
          <w:w w:val="105"/>
          <w:sz w:val="24"/>
        </w:rPr>
        <w:t>APC</w:t>
      </w:r>
      <w:r w:rsidR="00DC0BFC">
        <w:rPr>
          <w:i/>
          <w:spacing w:val="-9"/>
          <w:w w:val="105"/>
          <w:sz w:val="24"/>
        </w:rPr>
        <w:t xml:space="preserve"> </w:t>
      </w:r>
      <w:r w:rsidR="00DC0BFC">
        <w:rPr>
          <w:i/>
          <w:w w:val="105"/>
          <w:sz w:val="24"/>
        </w:rPr>
        <w:t>waivers</w:t>
      </w:r>
      <w:r w:rsidR="00DC0BFC">
        <w:rPr>
          <w:i/>
          <w:spacing w:val="-8"/>
          <w:w w:val="105"/>
          <w:sz w:val="24"/>
        </w:rPr>
        <w:t xml:space="preserve"> </w:t>
      </w:r>
      <w:r w:rsidR="00DC0BFC">
        <w:rPr>
          <w:i/>
          <w:w w:val="105"/>
          <w:sz w:val="24"/>
        </w:rPr>
        <w:t>through</w:t>
      </w:r>
      <w:r w:rsidR="00DC0BFC">
        <w:rPr>
          <w:i/>
          <w:spacing w:val="-9"/>
          <w:w w:val="105"/>
          <w:sz w:val="24"/>
        </w:rPr>
        <w:t xml:space="preserve"> </w:t>
      </w:r>
      <w:r w:rsidR="00DC0BFC">
        <w:rPr>
          <w:i/>
          <w:w w:val="105"/>
          <w:sz w:val="24"/>
        </w:rPr>
        <w:t>Elsevier’s</w:t>
      </w:r>
      <w:r w:rsidR="00DC0BFC">
        <w:rPr>
          <w:i/>
          <w:spacing w:val="-9"/>
          <w:w w:val="105"/>
          <w:sz w:val="24"/>
        </w:rPr>
        <w:t xml:space="preserve"> </w:t>
      </w:r>
      <w:r w:rsidR="00DC0BFC">
        <w:rPr>
          <w:i/>
          <w:w w:val="105"/>
          <w:sz w:val="24"/>
        </w:rPr>
        <w:t>’Research4Life’</w:t>
      </w:r>
      <w:r w:rsidR="00DC0BFC">
        <w:rPr>
          <w:i/>
          <w:spacing w:val="-9"/>
          <w:w w:val="105"/>
          <w:sz w:val="24"/>
        </w:rPr>
        <w:t xml:space="preserve"> </w:t>
      </w:r>
      <w:r w:rsidR="00DC0BFC">
        <w:rPr>
          <w:i/>
          <w:w w:val="105"/>
          <w:sz w:val="24"/>
        </w:rPr>
        <w:t>program</w:t>
      </w:r>
      <w:r w:rsidR="00DC0BFC">
        <w:rPr>
          <w:i/>
          <w:spacing w:val="-9"/>
          <w:w w:val="105"/>
          <w:sz w:val="24"/>
        </w:rPr>
        <w:t xml:space="preserve"> </w:t>
      </w:r>
      <w:r w:rsidR="00DC0BFC">
        <w:rPr>
          <w:i/>
          <w:w w:val="105"/>
          <w:sz w:val="24"/>
        </w:rPr>
        <w:t>by</w:t>
      </w:r>
      <w:r w:rsidR="00DC0BFC">
        <w:rPr>
          <w:i/>
          <w:spacing w:val="-8"/>
          <w:w w:val="105"/>
          <w:sz w:val="24"/>
        </w:rPr>
        <w:t xml:space="preserve"> </w:t>
      </w:r>
      <w:r w:rsidR="00DC0BFC">
        <w:rPr>
          <w:i/>
          <w:w w:val="105"/>
          <w:sz w:val="24"/>
        </w:rPr>
        <w:t>World</w:t>
      </w:r>
      <w:r w:rsidR="00DC0BFC">
        <w:rPr>
          <w:i/>
          <w:spacing w:val="-9"/>
          <w:w w:val="105"/>
          <w:sz w:val="24"/>
        </w:rPr>
        <w:t xml:space="preserve"> </w:t>
      </w:r>
      <w:r w:rsidR="00DC0BFC">
        <w:rPr>
          <w:i/>
          <w:w w:val="105"/>
          <w:sz w:val="24"/>
        </w:rPr>
        <w:t>Bank</w:t>
      </w:r>
      <w:r w:rsidR="00DC0BFC">
        <w:rPr>
          <w:i/>
          <w:spacing w:val="-9"/>
          <w:w w:val="105"/>
          <w:sz w:val="24"/>
        </w:rPr>
        <w:t xml:space="preserve"> </w:t>
      </w:r>
      <w:r w:rsidR="00DC0BFC">
        <w:rPr>
          <w:i/>
          <w:w w:val="105"/>
          <w:sz w:val="24"/>
        </w:rPr>
        <w:t>Global</w:t>
      </w:r>
      <w:r w:rsidR="00DC0BFC">
        <w:rPr>
          <w:i/>
          <w:spacing w:val="-9"/>
          <w:w w:val="105"/>
          <w:sz w:val="24"/>
        </w:rPr>
        <w:t xml:space="preserve"> </w:t>
      </w:r>
      <w:r w:rsidR="00DC0BFC">
        <w:rPr>
          <w:i/>
          <w:w w:val="105"/>
          <w:sz w:val="24"/>
        </w:rPr>
        <w:t>Region</w:t>
      </w:r>
      <w:r w:rsidR="00DC0BFC">
        <w:rPr>
          <w:i/>
          <w:spacing w:val="-9"/>
          <w:w w:val="105"/>
          <w:sz w:val="24"/>
        </w:rPr>
        <w:t xml:space="preserve"> </w:t>
      </w:r>
      <w:r w:rsidR="00DC0BFC">
        <w:rPr>
          <w:i/>
          <w:w w:val="105"/>
          <w:sz w:val="24"/>
        </w:rPr>
        <w:t>and</w:t>
      </w:r>
      <w:r w:rsidR="00DC0BFC">
        <w:rPr>
          <w:i/>
          <w:spacing w:val="-8"/>
          <w:w w:val="105"/>
          <w:sz w:val="24"/>
        </w:rPr>
        <w:t xml:space="preserve"> </w:t>
      </w:r>
      <w:r w:rsidR="00DC0BFC">
        <w:rPr>
          <w:i/>
          <w:w w:val="105"/>
          <w:sz w:val="24"/>
        </w:rPr>
        <w:t>Income</w:t>
      </w:r>
      <w:r w:rsidR="00DC0BFC">
        <w:rPr>
          <w:i/>
          <w:spacing w:val="-9"/>
          <w:w w:val="105"/>
          <w:sz w:val="24"/>
        </w:rPr>
        <w:t xml:space="preserve"> </w:t>
      </w:r>
      <w:r w:rsidR="00DC0BFC">
        <w:rPr>
          <w:i/>
          <w:w w:val="105"/>
          <w:sz w:val="24"/>
        </w:rPr>
        <w:t>Group.</w:t>
      </w:r>
    </w:p>
    <w:p w14:paraId="75D8DD80" w14:textId="77777777" w:rsidR="00BB4C49" w:rsidRDefault="00BB4C49">
      <w:pPr>
        <w:pStyle w:val="BodyText"/>
        <w:spacing w:before="3"/>
        <w:rPr>
          <w:i/>
          <w:sz w:val="16"/>
        </w:rPr>
      </w:pPr>
    </w:p>
    <w:tbl>
      <w:tblPr>
        <w:tblW w:w="0" w:type="auto"/>
        <w:tblInd w:w="162" w:type="dxa"/>
        <w:tblLayout w:type="fixed"/>
        <w:tblCellMar>
          <w:left w:w="0" w:type="dxa"/>
          <w:right w:w="0" w:type="dxa"/>
        </w:tblCellMar>
        <w:tblLook w:val="01E0" w:firstRow="1" w:lastRow="1" w:firstColumn="1" w:lastColumn="1" w:noHBand="0" w:noVBand="0"/>
      </w:tblPr>
      <w:tblGrid>
        <w:gridCol w:w="5745"/>
        <w:gridCol w:w="3264"/>
        <w:gridCol w:w="3911"/>
      </w:tblGrid>
      <w:tr w:rsidR="00BB4C49" w14:paraId="38315164" w14:textId="77777777">
        <w:trPr>
          <w:trHeight w:val="190"/>
        </w:trPr>
        <w:tc>
          <w:tcPr>
            <w:tcW w:w="5745" w:type="dxa"/>
            <w:tcBorders>
              <w:top w:val="single" w:sz="4" w:space="0" w:color="000000"/>
              <w:bottom w:val="single" w:sz="4" w:space="0" w:color="000000"/>
            </w:tcBorders>
          </w:tcPr>
          <w:p w14:paraId="1BB65C22" w14:textId="77777777" w:rsidR="00BB4C49" w:rsidRDefault="00DC0BFC">
            <w:pPr>
              <w:pStyle w:val="TableParagraph"/>
              <w:tabs>
                <w:tab w:val="left" w:pos="1631"/>
                <w:tab w:val="left" w:pos="3850"/>
              </w:tabs>
              <w:spacing w:before="4" w:line="240" w:lineRule="auto"/>
              <w:ind w:left="605"/>
              <w:jc w:val="left"/>
              <w:rPr>
                <w:sz w:val="12"/>
              </w:rPr>
            </w:pPr>
            <w:r>
              <w:rPr>
                <w:sz w:val="12"/>
              </w:rPr>
              <w:t>Region</w:t>
            </w:r>
            <w:r>
              <w:rPr>
                <w:sz w:val="12"/>
              </w:rPr>
              <w:tab/>
            </w:r>
            <w:r>
              <w:rPr>
                <w:spacing w:val="-1"/>
                <w:sz w:val="12"/>
              </w:rPr>
              <w:t>Income</w:t>
            </w:r>
            <w:r>
              <w:rPr>
                <w:spacing w:val="-6"/>
                <w:sz w:val="12"/>
              </w:rPr>
              <w:t xml:space="preserve"> </w:t>
            </w:r>
            <w:r>
              <w:rPr>
                <w:spacing w:val="-1"/>
                <w:sz w:val="12"/>
              </w:rPr>
              <w:t>Group</w:t>
            </w:r>
            <w:r>
              <w:rPr>
                <w:spacing w:val="-1"/>
                <w:sz w:val="12"/>
              </w:rPr>
              <w:tab/>
            </w:r>
            <w:r>
              <w:rPr>
                <w:sz w:val="12"/>
              </w:rPr>
              <w:t>A</w:t>
            </w:r>
            <w:r>
              <w:rPr>
                <w:spacing w:val="3"/>
                <w:sz w:val="12"/>
              </w:rPr>
              <w:t xml:space="preserve"> </w:t>
            </w:r>
            <w:r>
              <w:rPr>
                <w:sz w:val="12"/>
              </w:rPr>
              <w:t>-</w:t>
            </w:r>
            <w:r>
              <w:rPr>
                <w:spacing w:val="3"/>
                <w:sz w:val="12"/>
              </w:rPr>
              <w:t xml:space="preserve"> </w:t>
            </w:r>
            <w:r>
              <w:rPr>
                <w:sz w:val="12"/>
              </w:rPr>
              <w:t>100%</w:t>
            </w:r>
          </w:p>
        </w:tc>
        <w:tc>
          <w:tcPr>
            <w:tcW w:w="3264" w:type="dxa"/>
            <w:tcBorders>
              <w:top w:val="single" w:sz="4" w:space="0" w:color="000000"/>
              <w:bottom w:val="single" w:sz="4" w:space="0" w:color="000000"/>
            </w:tcBorders>
          </w:tcPr>
          <w:p w14:paraId="3DF935BB" w14:textId="77777777" w:rsidR="00BB4C49" w:rsidRDefault="00DC0BFC">
            <w:pPr>
              <w:pStyle w:val="TableParagraph"/>
              <w:spacing w:before="4" w:line="240" w:lineRule="auto"/>
              <w:ind w:left="44" w:right="43"/>
              <w:rPr>
                <w:sz w:val="12"/>
              </w:rPr>
            </w:pPr>
            <w:r>
              <w:rPr>
                <w:sz w:val="12"/>
              </w:rPr>
              <w:t>B</w:t>
            </w:r>
            <w:r>
              <w:rPr>
                <w:spacing w:val="7"/>
                <w:sz w:val="12"/>
              </w:rPr>
              <w:t xml:space="preserve"> </w:t>
            </w:r>
            <w:r>
              <w:rPr>
                <w:sz w:val="12"/>
              </w:rPr>
              <w:t>-</w:t>
            </w:r>
            <w:r>
              <w:rPr>
                <w:spacing w:val="9"/>
                <w:sz w:val="12"/>
              </w:rPr>
              <w:t xml:space="preserve"> </w:t>
            </w:r>
            <w:r>
              <w:rPr>
                <w:sz w:val="12"/>
              </w:rPr>
              <w:t>50%</w:t>
            </w:r>
          </w:p>
        </w:tc>
        <w:tc>
          <w:tcPr>
            <w:tcW w:w="3911" w:type="dxa"/>
            <w:tcBorders>
              <w:top w:val="single" w:sz="4" w:space="0" w:color="000000"/>
              <w:bottom w:val="single" w:sz="4" w:space="0" w:color="000000"/>
            </w:tcBorders>
          </w:tcPr>
          <w:p w14:paraId="1C8F1550" w14:textId="77777777" w:rsidR="00BB4C49" w:rsidRDefault="00DC0BFC">
            <w:pPr>
              <w:pStyle w:val="TableParagraph"/>
              <w:spacing w:before="4" w:line="240" w:lineRule="auto"/>
              <w:ind w:left="45" w:right="43"/>
              <w:rPr>
                <w:sz w:val="12"/>
              </w:rPr>
            </w:pPr>
            <w:r>
              <w:rPr>
                <w:spacing w:val="-1"/>
                <w:w w:val="95"/>
                <w:sz w:val="12"/>
              </w:rPr>
              <w:t>no</w:t>
            </w:r>
            <w:r>
              <w:rPr>
                <w:spacing w:val="-4"/>
                <w:w w:val="95"/>
                <w:sz w:val="12"/>
              </w:rPr>
              <w:t xml:space="preserve"> </w:t>
            </w:r>
            <w:r>
              <w:rPr>
                <w:w w:val="95"/>
                <w:sz w:val="12"/>
              </w:rPr>
              <w:t>waiver</w:t>
            </w:r>
          </w:p>
        </w:tc>
      </w:tr>
      <w:tr w:rsidR="00BB4C49" w14:paraId="3164B7A0" w14:textId="77777777">
        <w:trPr>
          <w:trHeight w:val="148"/>
        </w:trPr>
        <w:tc>
          <w:tcPr>
            <w:tcW w:w="5745" w:type="dxa"/>
            <w:tcBorders>
              <w:top w:val="single" w:sz="4" w:space="0" w:color="000000"/>
            </w:tcBorders>
          </w:tcPr>
          <w:p w14:paraId="570C2D10" w14:textId="77777777" w:rsidR="00BB4C49" w:rsidRDefault="00DC0BFC">
            <w:pPr>
              <w:pStyle w:val="TableParagraph"/>
              <w:tabs>
                <w:tab w:val="left" w:pos="1692"/>
                <w:tab w:val="left" w:pos="3596"/>
              </w:tabs>
              <w:spacing w:before="3" w:line="125" w:lineRule="exact"/>
              <w:ind w:left="500"/>
              <w:jc w:val="left"/>
              <w:rPr>
                <w:sz w:val="12"/>
              </w:rPr>
            </w:pPr>
            <w:r>
              <w:rPr>
                <w:sz w:val="12"/>
              </w:rPr>
              <w:t>South</w:t>
            </w:r>
            <w:r>
              <w:rPr>
                <w:spacing w:val="-1"/>
                <w:sz w:val="12"/>
              </w:rPr>
              <w:t xml:space="preserve"> </w:t>
            </w:r>
            <w:r>
              <w:rPr>
                <w:sz w:val="12"/>
              </w:rPr>
              <w:t>Asia</w:t>
            </w:r>
            <w:r>
              <w:rPr>
                <w:sz w:val="12"/>
              </w:rPr>
              <w:tab/>
            </w:r>
            <w:r>
              <w:rPr>
                <w:w w:val="95"/>
                <w:sz w:val="12"/>
              </w:rPr>
              <w:t>Low</w:t>
            </w:r>
            <w:r>
              <w:rPr>
                <w:spacing w:val="1"/>
                <w:w w:val="95"/>
                <w:sz w:val="12"/>
              </w:rPr>
              <w:t xml:space="preserve"> </w:t>
            </w:r>
            <w:r>
              <w:rPr>
                <w:w w:val="95"/>
                <w:sz w:val="12"/>
              </w:rPr>
              <w:t>income</w:t>
            </w:r>
            <w:r>
              <w:rPr>
                <w:w w:val="95"/>
                <w:sz w:val="12"/>
              </w:rPr>
              <w:tab/>
              <w:t>Afghanistan,</w:t>
            </w:r>
            <w:r>
              <w:rPr>
                <w:spacing w:val="1"/>
                <w:w w:val="95"/>
                <w:sz w:val="12"/>
              </w:rPr>
              <w:t xml:space="preserve"> </w:t>
            </w:r>
            <w:r>
              <w:rPr>
                <w:w w:val="95"/>
                <w:sz w:val="12"/>
              </w:rPr>
              <w:t>Nepal</w:t>
            </w:r>
          </w:p>
        </w:tc>
        <w:tc>
          <w:tcPr>
            <w:tcW w:w="3264" w:type="dxa"/>
            <w:tcBorders>
              <w:top w:val="single" w:sz="4" w:space="0" w:color="000000"/>
            </w:tcBorders>
          </w:tcPr>
          <w:p w14:paraId="0929A073" w14:textId="77777777" w:rsidR="00BB4C49" w:rsidRDefault="00DC0BFC">
            <w:pPr>
              <w:pStyle w:val="TableParagraph"/>
              <w:spacing w:before="3" w:line="125" w:lineRule="exact"/>
              <w:ind w:left="1"/>
              <w:rPr>
                <w:sz w:val="12"/>
              </w:rPr>
            </w:pPr>
            <w:r>
              <w:rPr>
                <w:w w:val="97"/>
                <w:sz w:val="12"/>
              </w:rPr>
              <w:t>-</w:t>
            </w:r>
          </w:p>
        </w:tc>
        <w:tc>
          <w:tcPr>
            <w:tcW w:w="3911" w:type="dxa"/>
            <w:tcBorders>
              <w:top w:val="single" w:sz="4" w:space="0" w:color="000000"/>
            </w:tcBorders>
          </w:tcPr>
          <w:p w14:paraId="1CFD02E4" w14:textId="77777777" w:rsidR="00BB4C49" w:rsidRDefault="00DC0BFC">
            <w:pPr>
              <w:pStyle w:val="TableParagraph"/>
              <w:spacing w:before="3" w:line="125" w:lineRule="exact"/>
              <w:ind w:left="2"/>
              <w:rPr>
                <w:sz w:val="12"/>
              </w:rPr>
            </w:pPr>
            <w:r>
              <w:rPr>
                <w:w w:val="97"/>
                <w:sz w:val="12"/>
              </w:rPr>
              <w:t>-</w:t>
            </w:r>
          </w:p>
        </w:tc>
      </w:tr>
      <w:tr w:rsidR="00BB4C49" w14:paraId="401E907D" w14:textId="77777777">
        <w:trPr>
          <w:trHeight w:val="139"/>
        </w:trPr>
        <w:tc>
          <w:tcPr>
            <w:tcW w:w="5745" w:type="dxa"/>
          </w:tcPr>
          <w:p w14:paraId="7FE543F2" w14:textId="77777777" w:rsidR="00BB4C49" w:rsidRDefault="00DC0BFC">
            <w:pPr>
              <w:pStyle w:val="TableParagraph"/>
              <w:tabs>
                <w:tab w:val="left" w:pos="3572"/>
              </w:tabs>
              <w:ind w:left="1622"/>
              <w:jc w:val="left"/>
              <w:rPr>
                <w:sz w:val="12"/>
              </w:rPr>
            </w:pPr>
            <w:r>
              <w:rPr>
                <w:w w:val="95"/>
                <w:sz w:val="12"/>
              </w:rPr>
              <w:t>Middle</w:t>
            </w:r>
            <w:r>
              <w:rPr>
                <w:spacing w:val="1"/>
                <w:w w:val="95"/>
                <w:sz w:val="12"/>
              </w:rPr>
              <w:t xml:space="preserve"> </w:t>
            </w:r>
            <w:r>
              <w:rPr>
                <w:w w:val="95"/>
                <w:sz w:val="12"/>
              </w:rPr>
              <w:t>income</w:t>
            </w:r>
            <w:r>
              <w:rPr>
                <w:w w:val="95"/>
                <w:sz w:val="12"/>
              </w:rPr>
              <w:tab/>
            </w:r>
            <w:r>
              <w:rPr>
                <w:spacing w:val="-1"/>
                <w:sz w:val="12"/>
              </w:rPr>
              <w:t>Bangladesh,</w:t>
            </w:r>
            <w:r>
              <w:rPr>
                <w:spacing w:val="-4"/>
                <w:sz w:val="12"/>
              </w:rPr>
              <w:t xml:space="preserve"> </w:t>
            </w:r>
            <w:r>
              <w:rPr>
                <w:spacing w:val="-1"/>
                <w:sz w:val="12"/>
              </w:rPr>
              <w:t>Bhutan</w:t>
            </w:r>
          </w:p>
        </w:tc>
        <w:tc>
          <w:tcPr>
            <w:tcW w:w="3264" w:type="dxa"/>
          </w:tcPr>
          <w:p w14:paraId="196C9E6A" w14:textId="77777777" w:rsidR="00BB4C49" w:rsidRDefault="00DC0BFC">
            <w:pPr>
              <w:pStyle w:val="TableParagraph"/>
              <w:ind w:left="44" w:right="43"/>
              <w:rPr>
                <w:sz w:val="12"/>
              </w:rPr>
            </w:pPr>
            <w:r>
              <w:rPr>
                <w:spacing w:val="-1"/>
                <w:sz w:val="12"/>
              </w:rPr>
              <w:t>Maldives,</w:t>
            </w:r>
            <w:r>
              <w:rPr>
                <w:spacing w:val="-5"/>
                <w:sz w:val="12"/>
              </w:rPr>
              <w:t xml:space="preserve"> </w:t>
            </w:r>
            <w:r>
              <w:rPr>
                <w:spacing w:val="-1"/>
                <w:sz w:val="12"/>
              </w:rPr>
              <w:t>Pakistan,</w:t>
            </w:r>
            <w:r>
              <w:rPr>
                <w:spacing w:val="-5"/>
                <w:sz w:val="12"/>
              </w:rPr>
              <w:t xml:space="preserve"> </w:t>
            </w:r>
            <w:r>
              <w:rPr>
                <w:spacing w:val="-1"/>
                <w:sz w:val="12"/>
              </w:rPr>
              <w:t>Sri</w:t>
            </w:r>
            <w:r>
              <w:rPr>
                <w:spacing w:val="-4"/>
                <w:sz w:val="12"/>
              </w:rPr>
              <w:t xml:space="preserve"> </w:t>
            </w:r>
            <w:r>
              <w:rPr>
                <w:sz w:val="12"/>
              </w:rPr>
              <w:t>Lanka</w:t>
            </w:r>
          </w:p>
        </w:tc>
        <w:tc>
          <w:tcPr>
            <w:tcW w:w="3911" w:type="dxa"/>
          </w:tcPr>
          <w:p w14:paraId="770619F4" w14:textId="77777777" w:rsidR="00BB4C49" w:rsidRDefault="00DC0BFC">
            <w:pPr>
              <w:pStyle w:val="TableParagraph"/>
              <w:ind w:left="45" w:right="43"/>
              <w:rPr>
                <w:sz w:val="12"/>
              </w:rPr>
            </w:pPr>
            <w:r>
              <w:rPr>
                <w:sz w:val="12"/>
              </w:rPr>
              <w:t>India</w:t>
            </w:r>
          </w:p>
        </w:tc>
      </w:tr>
      <w:tr w:rsidR="00BB4C49" w14:paraId="5AA23819" w14:textId="77777777">
        <w:trPr>
          <w:trHeight w:val="139"/>
        </w:trPr>
        <w:tc>
          <w:tcPr>
            <w:tcW w:w="5745" w:type="dxa"/>
          </w:tcPr>
          <w:p w14:paraId="6F99E625" w14:textId="77777777" w:rsidR="00BB4C49" w:rsidRDefault="00DC0BFC">
            <w:pPr>
              <w:pStyle w:val="TableParagraph"/>
              <w:tabs>
                <w:tab w:val="left" w:pos="1692"/>
                <w:tab w:val="left" w:pos="3318"/>
              </w:tabs>
              <w:ind w:left="281"/>
              <w:jc w:val="left"/>
              <w:rPr>
                <w:sz w:val="12"/>
              </w:rPr>
            </w:pPr>
            <w:r>
              <w:rPr>
                <w:spacing w:val="-1"/>
                <w:sz w:val="12"/>
              </w:rPr>
              <w:t>Sub-Saharan</w:t>
            </w:r>
            <w:r>
              <w:rPr>
                <w:spacing w:val="-3"/>
                <w:sz w:val="12"/>
              </w:rPr>
              <w:t xml:space="preserve"> </w:t>
            </w:r>
            <w:r>
              <w:rPr>
                <w:sz w:val="12"/>
              </w:rPr>
              <w:t>Africa</w:t>
            </w:r>
            <w:r>
              <w:rPr>
                <w:sz w:val="12"/>
              </w:rPr>
              <w:tab/>
            </w:r>
            <w:r>
              <w:rPr>
                <w:w w:val="95"/>
                <w:sz w:val="12"/>
              </w:rPr>
              <w:t>Low income</w:t>
            </w:r>
            <w:r>
              <w:rPr>
                <w:w w:val="95"/>
                <w:sz w:val="12"/>
              </w:rPr>
              <w:tab/>
            </w:r>
            <w:r>
              <w:rPr>
                <w:spacing w:val="-1"/>
                <w:sz w:val="12"/>
              </w:rPr>
              <w:t>Benin,</w:t>
            </w:r>
            <w:r>
              <w:rPr>
                <w:spacing w:val="-5"/>
                <w:sz w:val="12"/>
              </w:rPr>
              <w:t xml:space="preserve"> </w:t>
            </w:r>
            <w:r>
              <w:rPr>
                <w:sz w:val="12"/>
              </w:rPr>
              <w:t>Burkina</w:t>
            </w:r>
            <w:r>
              <w:rPr>
                <w:spacing w:val="-5"/>
                <w:sz w:val="12"/>
              </w:rPr>
              <w:t xml:space="preserve"> </w:t>
            </w:r>
            <w:r>
              <w:rPr>
                <w:sz w:val="12"/>
              </w:rPr>
              <w:t>Faso,</w:t>
            </w:r>
            <w:r>
              <w:rPr>
                <w:spacing w:val="-5"/>
                <w:sz w:val="12"/>
              </w:rPr>
              <w:t xml:space="preserve"> </w:t>
            </w:r>
            <w:r>
              <w:rPr>
                <w:sz w:val="12"/>
              </w:rPr>
              <w:t>Burundi</w:t>
            </w:r>
          </w:p>
        </w:tc>
        <w:tc>
          <w:tcPr>
            <w:tcW w:w="3264" w:type="dxa"/>
          </w:tcPr>
          <w:p w14:paraId="7E1F185E" w14:textId="77777777" w:rsidR="00BB4C49" w:rsidRDefault="00DC0BFC">
            <w:pPr>
              <w:pStyle w:val="TableParagraph"/>
              <w:ind w:left="1"/>
              <w:rPr>
                <w:sz w:val="12"/>
              </w:rPr>
            </w:pPr>
            <w:r>
              <w:rPr>
                <w:w w:val="97"/>
                <w:sz w:val="12"/>
              </w:rPr>
              <w:t>-</w:t>
            </w:r>
          </w:p>
        </w:tc>
        <w:tc>
          <w:tcPr>
            <w:tcW w:w="3911" w:type="dxa"/>
          </w:tcPr>
          <w:p w14:paraId="09F6C2F7" w14:textId="77777777" w:rsidR="00BB4C49" w:rsidRDefault="00DC0BFC">
            <w:pPr>
              <w:pStyle w:val="TableParagraph"/>
              <w:ind w:left="2"/>
              <w:rPr>
                <w:sz w:val="12"/>
              </w:rPr>
            </w:pPr>
            <w:r>
              <w:rPr>
                <w:w w:val="97"/>
                <w:sz w:val="12"/>
              </w:rPr>
              <w:t>-</w:t>
            </w:r>
          </w:p>
        </w:tc>
      </w:tr>
      <w:tr w:rsidR="00BB4C49" w14:paraId="7B7833E9" w14:textId="77777777">
        <w:trPr>
          <w:trHeight w:val="139"/>
        </w:trPr>
        <w:tc>
          <w:tcPr>
            <w:tcW w:w="5745" w:type="dxa"/>
          </w:tcPr>
          <w:p w14:paraId="1C4F0408" w14:textId="77777777" w:rsidR="00BB4C49" w:rsidRDefault="00DC0BFC">
            <w:pPr>
              <w:pStyle w:val="TableParagraph"/>
              <w:ind w:left="2491"/>
              <w:jc w:val="left"/>
              <w:rPr>
                <w:sz w:val="12"/>
              </w:rPr>
            </w:pPr>
            <w:r>
              <w:rPr>
                <w:spacing w:val="-1"/>
                <w:sz w:val="12"/>
              </w:rPr>
              <w:t>Central</w:t>
            </w:r>
            <w:r>
              <w:rPr>
                <w:spacing w:val="-6"/>
                <w:sz w:val="12"/>
              </w:rPr>
              <w:t xml:space="preserve"> </w:t>
            </w:r>
            <w:r>
              <w:rPr>
                <w:spacing w:val="-1"/>
                <w:sz w:val="12"/>
              </w:rPr>
              <w:t>African</w:t>
            </w:r>
            <w:r>
              <w:rPr>
                <w:spacing w:val="-5"/>
                <w:sz w:val="12"/>
              </w:rPr>
              <w:t xml:space="preserve"> </w:t>
            </w:r>
            <w:r>
              <w:rPr>
                <w:spacing w:val="-1"/>
                <w:sz w:val="12"/>
              </w:rPr>
              <w:t>Republic,</w:t>
            </w:r>
            <w:r>
              <w:rPr>
                <w:spacing w:val="-5"/>
                <w:sz w:val="12"/>
              </w:rPr>
              <w:t xml:space="preserve"> </w:t>
            </w:r>
            <w:r>
              <w:rPr>
                <w:sz w:val="12"/>
              </w:rPr>
              <w:t>Chad,</w:t>
            </w:r>
            <w:r>
              <w:rPr>
                <w:spacing w:val="-5"/>
                <w:sz w:val="12"/>
              </w:rPr>
              <w:t xml:space="preserve"> </w:t>
            </w:r>
            <w:r>
              <w:rPr>
                <w:sz w:val="12"/>
              </w:rPr>
              <w:t>Dem.</w:t>
            </w:r>
            <w:r>
              <w:rPr>
                <w:spacing w:val="3"/>
                <w:sz w:val="12"/>
              </w:rPr>
              <w:t xml:space="preserve"> </w:t>
            </w:r>
            <w:r>
              <w:rPr>
                <w:sz w:val="12"/>
              </w:rPr>
              <w:t>Repub.</w:t>
            </w:r>
            <w:r>
              <w:rPr>
                <w:spacing w:val="3"/>
                <w:sz w:val="12"/>
              </w:rPr>
              <w:t xml:space="preserve"> </w:t>
            </w:r>
            <w:r>
              <w:rPr>
                <w:sz w:val="12"/>
              </w:rPr>
              <w:t>Congo,</w:t>
            </w:r>
            <w:r>
              <w:rPr>
                <w:spacing w:val="-5"/>
                <w:sz w:val="12"/>
              </w:rPr>
              <w:t xml:space="preserve"> </w:t>
            </w:r>
            <w:r>
              <w:rPr>
                <w:sz w:val="12"/>
              </w:rPr>
              <w:t>Eritrea</w:t>
            </w:r>
          </w:p>
        </w:tc>
        <w:tc>
          <w:tcPr>
            <w:tcW w:w="3264" w:type="dxa"/>
          </w:tcPr>
          <w:p w14:paraId="1E5A5E6E" w14:textId="77777777" w:rsidR="00BB4C49" w:rsidRDefault="00DC0BFC">
            <w:pPr>
              <w:pStyle w:val="TableParagraph"/>
              <w:ind w:left="1"/>
              <w:rPr>
                <w:sz w:val="12"/>
              </w:rPr>
            </w:pPr>
            <w:r>
              <w:rPr>
                <w:w w:val="97"/>
                <w:sz w:val="12"/>
              </w:rPr>
              <w:t>-</w:t>
            </w:r>
          </w:p>
        </w:tc>
        <w:tc>
          <w:tcPr>
            <w:tcW w:w="3911" w:type="dxa"/>
          </w:tcPr>
          <w:p w14:paraId="0BE56C4B" w14:textId="77777777" w:rsidR="00BB4C49" w:rsidRDefault="00DC0BFC">
            <w:pPr>
              <w:pStyle w:val="TableParagraph"/>
              <w:ind w:left="2"/>
              <w:rPr>
                <w:sz w:val="12"/>
              </w:rPr>
            </w:pPr>
            <w:r>
              <w:rPr>
                <w:w w:val="97"/>
                <w:sz w:val="12"/>
              </w:rPr>
              <w:t>-</w:t>
            </w:r>
          </w:p>
        </w:tc>
      </w:tr>
      <w:tr w:rsidR="00BB4C49" w14:paraId="6BECD7EF" w14:textId="77777777">
        <w:trPr>
          <w:trHeight w:val="139"/>
        </w:trPr>
        <w:tc>
          <w:tcPr>
            <w:tcW w:w="5745" w:type="dxa"/>
          </w:tcPr>
          <w:p w14:paraId="4D6C7A77" w14:textId="77777777" w:rsidR="00BB4C49" w:rsidRDefault="00DC0BFC">
            <w:pPr>
              <w:pStyle w:val="TableParagraph"/>
              <w:ind w:left="3013"/>
              <w:jc w:val="left"/>
              <w:rPr>
                <w:sz w:val="12"/>
              </w:rPr>
            </w:pPr>
            <w:r>
              <w:rPr>
                <w:w w:val="95"/>
                <w:sz w:val="12"/>
              </w:rPr>
              <w:t>Ethiopia,</w:t>
            </w:r>
            <w:r>
              <w:rPr>
                <w:spacing w:val="13"/>
                <w:w w:val="95"/>
                <w:sz w:val="12"/>
              </w:rPr>
              <w:t xml:space="preserve"> </w:t>
            </w:r>
            <w:r>
              <w:rPr>
                <w:w w:val="95"/>
                <w:sz w:val="12"/>
              </w:rPr>
              <w:t>Gambia,</w:t>
            </w:r>
            <w:r>
              <w:rPr>
                <w:spacing w:val="13"/>
                <w:w w:val="95"/>
                <w:sz w:val="12"/>
              </w:rPr>
              <w:t xml:space="preserve"> </w:t>
            </w:r>
            <w:r>
              <w:rPr>
                <w:w w:val="95"/>
                <w:sz w:val="12"/>
              </w:rPr>
              <w:t>Guinea,</w:t>
            </w:r>
            <w:r>
              <w:rPr>
                <w:spacing w:val="14"/>
                <w:w w:val="95"/>
                <w:sz w:val="12"/>
              </w:rPr>
              <w:t xml:space="preserve"> </w:t>
            </w:r>
            <w:r>
              <w:rPr>
                <w:w w:val="95"/>
                <w:sz w:val="12"/>
              </w:rPr>
              <w:t>Guinea-Bissau</w:t>
            </w:r>
          </w:p>
        </w:tc>
        <w:tc>
          <w:tcPr>
            <w:tcW w:w="3264" w:type="dxa"/>
          </w:tcPr>
          <w:p w14:paraId="55A2F4C8" w14:textId="77777777" w:rsidR="00BB4C49" w:rsidRDefault="00DC0BFC">
            <w:pPr>
              <w:pStyle w:val="TableParagraph"/>
              <w:ind w:left="1"/>
              <w:rPr>
                <w:sz w:val="12"/>
              </w:rPr>
            </w:pPr>
            <w:r>
              <w:rPr>
                <w:w w:val="97"/>
                <w:sz w:val="12"/>
              </w:rPr>
              <w:t>-</w:t>
            </w:r>
          </w:p>
        </w:tc>
        <w:tc>
          <w:tcPr>
            <w:tcW w:w="3911" w:type="dxa"/>
          </w:tcPr>
          <w:p w14:paraId="6795766B" w14:textId="77777777" w:rsidR="00BB4C49" w:rsidRDefault="00DC0BFC">
            <w:pPr>
              <w:pStyle w:val="TableParagraph"/>
              <w:ind w:left="2"/>
              <w:rPr>
                <w:sz w:val="12"/>
              </w:rPr>
            </w:pPr>
            <w:r>
              <w:rPr>
                <w:w w:val="97"/>
                <w:sz w:val="12"/>
              </w:rPr>
              <w:t>-</w:t>
            </w:r>
          </w:p>
        </w:tc>
      </w:tr>
      <w:tr w:rsidR="00BB4C49" w14:paraId="06AE898C" w14:textId="77777777">
        <w:trPr>
          <w:trHeight w:val="139"/>
        </w:trPr>
        <w:tc>
          <w:tcPr>
            <w:tcW w:w="5745" w:type="dxa"/>
          </w:tcPr>
          <w:p w14:paraId="7824EFB2" w14:textId="77777777" w:rsidR="00BB4C49" w:rsidRDefault="00DC0BFC">
            <w:pPr>
              <w:pStyle w:val="TableParagraph"/>
              <w:ind w:left="3196"/>
              <w:jc w:val="left"/>
              <w:rPr>
                <w:sz w:val="12"/>
              </w:rPr>
            </w:pPr>
            <w:r>
              <w:rPr>
                <w:w w:val="95"/>
                <w:sz w:val="12"/>
              </w:rPr>
              <w:t>Liberia,</w:t>
            </w:r>
            <w:r>
              <w:rPr>
                <w:spacing w:val="6"/>
                <w:w w:val="95"/>
                <w:sz w:val="12"/>
              </w:rPr>
              <w:t xml:space="preserve"> </w:t>
            </w:r>
            <w:r>
              <w:rPr>
                <w:w w:val="95"/>
                <w:sz w:val="12"/>
              </w:rPr>
              <w:t>Madagascar,</w:t>
            </w:r>
            <w:r>
              <w:rPr>
                <w:spacing w:val="7"/>
                <w:w w:val="95"/>
                <w:sz w:val="12"/>
              </w:rPr>
              <w:t xml:space="preserve"> </w:t>
            </w:r>
            <w:r>
              <w:rPr>
                <w:w w:val="95"/>
                <w:sz w:val="12"/>
              </w:rPr>
              <w:t>Malawi,</w:t>
            </w:r>
            <w:r>
              <w:rPr>
                <w:spacing w:val="7"/>
                <w:w w:val="95"/>
                <w:sz w:val="12"/>
              </w:rPr>
              <w:t xml:space="preserve"> </w:t>
            </w:r>
            <w:r>
              <w:rPr>
                <w:w w:val="95"/>
                <w:sz w:val="12"/>
              </w:rPr>
              <w:t>Mali</w:t>
            </w:r>
          </w:p>
        </w:tc>
        <w:tc>
          <w:tcPr>
            <w:tcW w:w="3264" w:type="dxa"/>
          </w:tcPr>
          <w:p w14:paraId="3C0C73E1" w14:textId="77777777" w:rsidR="00BB4C49" w:rsidRDefault="00DC0BFC">
            <w:pPr>
              <w:pStyle w:val="TableParagraph"/>
              <w:ind w:left="1"/>
              <w:rPr>
                <w:sz w:val="12"/>
              </w:rPr>
            </w:pPr>
            <w:r>
              <w:rPr>
                <w:w w:val="97"/>
                <w:sz w:val="12"/>
              </w:rPr>
              <w:t>-</w:t>
            </w:r>
          </w:p>
        </w:tc>
        <w:tc>
          <w:tcPr>
            <w:tcW w:w="3911" w:type="dxa"/>
          </w:tcPr>
          <w:p w14:paraId="44C64E16" w14:textId="77777777" w:rsidR="00BB4C49" w:rsidRDefault="00DC0BFC">
            <w:pPr>
              <w:pStyle w:val="TableParagraph"/>
              <w:ind w:left="2"/>
              <w:rPr>
                <w:sz w:val="12"/>
              </w:rPr>
            </w:pPr>
            <w:r>
              <w:rPr>
                <w:w w:val="97"/>
                <w:sz w:val="12"/>
              </w:rPr>
              <w:t>-</w:t>
            </w:r>
          </w:p>
        </w:tc>
      </w:tr>
      <w:tr w:rsidR="00BB4C49" w14:paraId="62B40F1E" w14:textId="77777777">
        <w:trPr>
          <w:trHeight w:val="139"/>
        </w:trPr>
        <w:tc>
          <w:tcPr>
            <w:tcW w:w="5745" w:type="dxa"/>
          </w:tcPr>
          <w:p w14:paraId="70DF7462" w14:textId="77777777" w:rsidR="00BB4C49" w:rsidRDefault="00DC0BFC">
            <w:pPr>
              <w:pStyle w:val="TableParagraph"/>
              <w:ind w:left="2996"/>
              <w:jc w:val="left"/>
              <w:rPr>
                <w:sz w:val="12"/>
              </w:rPr>
            </w:pPr>
            <w:r>
              <w:rPr>
                <w:w w:val="95"/>
                <w:sz w:val="12"/>
              </w:rPr>
              <w:t>Mozambique,</w:t>
            </w:r>
            <w:r>
              <w:rPr>
                <w:spacing w:val="-1"/>
                <w:w w:val="95"/>
                <w:sz w:val="12"/>
              </w:rPr>
              <w:t xml:space="preserve"> </w:t>
            </w:r>
            <w:r>
              <w:rPr>
                <w:w w:val="95"/>
                <w:sz w:val="12"/>
              </w:rPr>
              <w:t>Niger,</w:t>
            </w:r>
            <w:r>
              <w:rPr>
                <w:spacing w:val="-2"/>
                <w:w w:val="95"/>
                <w:sz w:val="12"/>
              </w:rPr>
              <w:t xml:space="preserve"> </w:t>
            </w:r>
            <w:r>
              <w:rPr>
                <w:w w:val="95"/>
                <w:sz w:val="12"/>
              </w:rPr>
              <w:t>Rwanda,</w:t>
            </w:r>
            <w:r>
              <w:rPr>
                <w:spacing w:val="-1"/>
                <w:w w:val="95"/>
                <w:sz w:val="12"/>
              </w:rPr>
              <w:t xml:space="preserve"> </w:t>
            </w:r>
            <w:r>
              <w:rPr>
                <w:w w:val="95"/>
                <w:sz w:val="12"/>
              </w:rPr>
              <w:t>Sierra</w:t>
            </w:r>
            <w:r>
              <w:rPr>
                <w:spacing w:val="-1"/>
                <w:w w:val="95"/>
                <w:sz w:val="12"/>
              </w:rPr>
              <w:t xml:space="preserve"> </w:t>
            </w:r>
            <w:r>
              <w:rPr>
                <w:w w:val="95"/>
                <w:sz w:val="12"/>
              </w:rPr>
              <w:t>Leone</w:t>
            </w:r>
          </w:p>
        </w:tc>
        <w:tc>
          <w:tcPr>
            <w:tcW w:w="3264" w:type="dxa"/>
          </w:tcPr>
          <w:p w14:paraId="4780BA1A" w14:textId="77777777" w:rsidR="00BB4C49" w:rsidRDefault="00DC0BFC">
            <w:pPr>
              <w:pStyle w:val="TableParagraph"/>
              <w:ind w:left="1"/>
              <w:rPr>
                <w:sz w:val="12"/>
              </w:rPr>
            </w:pPr>
            <w:r>
              <w:rPr>
                <w:w w:val="97"/>
                <w:sz w:val="12"/>
              </w:rPr>
              <w:t>-</w:t>
            </w:r>
          </w:p>
        </w:tc>
        <w:tc>
          <w:tcPr>
            <w:tcW w:w="3911" w:type="dxa"/>
          </w:tcPr>
          <w:p w14:paraId="307063DE" w14:textId="77777777" w:rsidR="00BB4C49" w:rsidRDefault="00DC0BFC">
            <w:pPr>
              <w:pStyle w:val="TableParagraph"/>
              <w:ind w:left="2"/>
              <w:rPr>
                <w:sz w:val="12"/>
              </w:rPr>
            </w:pPr>
            <w:r>
              <w:rPr>
                <w:w w:val="97"/>
                <w:sz w:val="12"/>
              </w:rPr>
              <w:t>-</w:t>
            </w:r>
          </w:p>
        </w:tc>
      </w:tr>
      <w:tr w:rsidR="00BB4C49" w14:paraId="1CB7A263" w14:textId="77777777">
        <w:trPr>
          <w:trHeight w:val="139"/>
        </w:trPr>
        <w:tc>
          <w:tcPr>
            <w:tcW w:w="5745" w:type="dxa"/>
          </w:tcPr>
          <w:p w14:paraId="30B4D913" w14:textId="77777777" w:rsidR="00BB4C49" w:rsidRDefault="00DC0BFC">
            <w:pPr>
              <w:pStyle w:val="TableParagraph"/>
              <w:ind w:left="3095"/>
              <w:jc w:val="left"/>
              <w:rPr>
                <w:sz w:val="12"/>
              </w:rPr>
            </w:pPr>
            <w:r>
              <w:rPr>
                <w:spacing w:val="-2"/>
                <w:sz w:val="12"/>
              </w:rPr>
              <w:t>Somalia,</w:t>
            </w:r>
            <w:r>
              <w:rPr>
                <w:spacing w:val="-5"/>
                <w:sz w:val="12"/>
              </w:rPr>
              <w:t xml:space="preserve"> </w:t>
            </w:r>
            <w:r>
              <w:rPr>
                <w:spacing w:val="-1"/>
                <w:sz w:val="12"/>
              </w:rPr>
              <w:t>South</w:t>
            </w:r>
            <w:r>
              <w:rPr>
                <w:spacing w:val="-3"/>
                <w:sz w:val="12"/>
              </w:rPr>
              <w:t xml:space="preserve"> </w:t>
            </w:r>
            <w:r>
              <w:rPr>
                <w:spacing w:val="-1"/>
                <w:sz w:val="12"/>
              </w:rPr>
              <w:t>Sudan,</w:t>
            </w:r>
            <w:r>
              <w:rPr>
                <w:spacing w:val="-4"/>
                <w:sz w:val="12"/>
              </w:rPr>
              <w:t xml:space="preserve"> </w:t>
            </w:r>
            <w:r>
              <w:rPr>
                <w:spacing w:val="-1"/>
                <w:sz w:val="12"/>
              </w:rPr>
              <w:t>Tanzania,</w:t>
            </w:r>
            <w:r>
              <w:rPr>
                <w:spacing w:val="-4"/>
                <w:sz w:val="12"/>
              </w:rPr>
              <w:t xml:space="preserve"> </w:t>
            </w:r>
            <w:r>
              <w:rPr>
                <w:spacing w:val="-1"/>
                <w:sz w:val="12"/>
              </w:rPr>
              <w:t>Togo</w:t>
            </w:r>
          </w:p>
        </w:tc>
        <w:tc>
          <w:tcPr>
            <w:tcW w:w="3264" w:type="dxa"/>
          </w:tcPr>
          <w:p w14:paraId="24F88C50" w14:textId="77777777" w:rsidR="00BB4C49" w:rsidRDefault="00DC0BFC">
            <w:pPr>
              <w:pStyle w:val="TableParagraph"/>
              <w:ind w:left="1"/>
              <w:rPr>
                <w:sz w:val="12"/>
              </w:rPr>
            </w:pPr>
            <w:r>
              <w:rPr>
                <w:w w:val="97"/>
                <w:sz w:val="12"/>
              </w:rPr>
              <w:t>-</w:t>
            </w:r>
          </w:p>
        </w:tc>
        <w:tc>
          <w:tcPr>
            <w:tcW w:w="3911" w:type="dxa"/>
          </w:tcPr>
          <w:p w14:paraId="6E2BADCE" w14:textId="77777777" w:rsidR="00BB4C49" w:rsidRDefault="00DC0BFC">
            <w:pPr>
              <w:pStyle w:val="TableParagraph"/>
              <w:ind w:left="2"/>
              <w:rPr>
                <w:sz w:val="12"/>
              </w:rPr>
            </w:pPr>
            <w:r>
              <w:rPr>
                <w:w w:val="97"/>
                <w:sz w:val="12"/>
              </w:rPr>
              <w:t>-</w:t>
            </w:r>
          </w:p>
        </w:tc>
      </w:tr>
      <w:tr w:rsidR="00BB4C49" w14:paraId="7EA313A0" w14:textId="77777777">
        <w:trPr>
          <w:trHeight w:val="139"/>
        </w:trPr>
        <w:tc>
          <w:tcPr>
            <w:tcW w:w="5745" w:type="dxa"/>
          </w:tcPr>
          <w:p w14:paraId="4BDD6ED4" w14:textId="77777777" w:rsidR="00BB4C49" w:rsidRDefault="00DC0BFC">
            <w:pPr>
              <w:pStyle w:val="TableParagraph"/>
              <w:ind w:right="1457"/>
              <w:jc w:val="right"/>
              <w:rPr>
                <w:sz w:val="12"/>
              </w:rPr>
            </w:pPr>
            <w:r>
              <w:rPr>
                <w:sz w:val="12"/>
              </w:rPr>
              <w:t>Uganda</w:t>
            </w:r>
          </w:p>
        </w:tc>
        <w:tc>
          <w:tcPr>
            <w:tcW w:w="3264" w:type="dxa"/>
          </w:tcPr>
          <w:p w14:paraId="08F1A412" w14:textId="77777777" w:rsidR="00BB4C49" w:rsidRDefault="00DC0BFC">
            <w:pPr>
              <w:pStyle w:val="TableParagraph"/>
              <w:ind w:left="1"/>
              <w:rPr>
                <w:sz w:val="12"/>
              </w:rPr>
            </w:pPr>
            <w:r>
              <w:rPr>
                <w:w w:val="97"/>
                <w:sz w:val="12"/>
              </w:rPr>
              <w:t>-</w:t>
            </w:r>
          </w:p>
        </w:tc>
        <w:tc>
          <w:tcPr>
            <w:tcW w:w="3911" w:type="dxa"/>
          </w:tcPr>
          <w:p w14:paraId="392FECFA" w14:textId="77777777" w:rsidR="00BB4C49" w:rsidRDefault="00DC0BFC">
            <w:pPr>
              <w:pStyle w:val="TableParagraph"/>
              <w:ind w:left="2"/>
              <w:rPr>
                <w:sz w:val="12"/>
              </w:rPr>
            </w:pPr>
            <w:r>
              <w:rPr>
                <w:w w:val="97"/>
                <w:sz w:val="12"/>
              </w:rPr>
              <w:t>-</w:t>
            </w:r>
          </w:p>
        </w:tc>
      </w:tr>
      <w:tr w:rsidR="00BB4C49" w14:paraId="35DE4B07" w14:textId="77777777">
        <w:trPr>
          <w:trHeight w:val="139"/>
        </w:trPr>
        <w:tc>
          <w:tcPr>
            <w:tcW w:w="5745" w:type="dxa"/>
          </w:tcPr>
          <w:p w14:paraId="5134D50A" w14:textId="77777777" w:rsidR="00BB4C49" w:rsidRDefault="00DC0BFC">
            <w:pPr>
              <w:pStyle w:val="TableParagraph"/>
              <w:tabs>
                <w:tab w:val="left" w:pos="3275"/>
              </w:tabs>
              <w:ind w:left="1622"/>
              <w:jc w:val="left"/>
              <w:rPr>
                <w:sz w:val="12"/>
              </w:rPr>
            </w:pPr>
            <w:r>
              <w:rPr>
                <w:w w:val="95"/>
                <w:sz w:val="12"/>
              </w:rPr>
              <w:t>Middle</w:t>
            </w:r>
            <w:r>
              <w:rPr>
                <w:spacing w:val="1"/>
                <w:w w:val="95"/>
                <w:sz w:val="12"/>
              </w:rPr>
              <w:t xml:space="preserve"> </w:t>
            </w:r>
            <w:r>
              <w:rPr>
                <w:w w:val="95"/>
                <w:sz w:val="12"/>
              </w:rPr>
              <w:t>income</w:t>
            </w:r>
            <w:r>
              <w:rPr>
                <w:w w:val="95"/>
                <w:sz w:val="12"/>
              </w:rPr>
              <w:tab/>
              <w:t>Angola,</w:t>
            </w:r>
            <w:r>
              <w:rPr>
                <w:spacing w:val="3"/>
                <w:w w:val="95"/>
                <w:sz w:val="12"/>
              </w:rPr>
              <w:t xml:space="preserve"> </w:t>
            </w:r>
            <w:r>
              <w:rPr>
                <w:w w:val="95"/>
                <w:sz w:val="12"/>
              </w:rPr>
              <w:t>Cabo</w:t>
            </w:r>
            <w:r>
              <w:rPr>
                <w:spacing w:val="3"/>
                <w:w w:val="95"/>
                <w:sz w:val="12"/>
              </w:rPr>
              <w:t xml:space="preserve"> </w:t>
            </w:r>
            <w:r>
              <w:rPr>
                <w:w w:val="95"/>
                <w:sz w:val="12"/>
              </w:rPr>
              <w:t>Verde,</w:t>
            </w:r>
            <w:r>
              <w:rPr>
                <w:spacing w:val="4"/>
                <w:w w:val="95"/>
                <w:sz w:val="12"/>
              </w:rPr>
              <w:t xml:space="preserve"> </w:t>
            </w:r>
            <w:r>
              <w:rPr>
                <w:w w:val="95"/>
                <w:sz w:val="12"/>
              </w:rPr>
              <w:t>Cameroon</w:t>
            </w:r>
          </w:p>
        </w:tc>
        <w:tc>
          <w:tcPr>
            <w:tcW w:w="3264" w:type="dxa"/>
          </w:tcPr>
          <w:p w14:paraId="72DDBA78" w14:textId="77777777" w:rsidR="00BB4C49" w:rsidRDefault="00DC0BFC">
            <w:pPr>
              <w:pStyle w:val="TableParagraph"/>
              <w:ind w:left="44" w:right="43"/>
              <w:rPr>
                <w:sz w:val="12"/>
              </w:rPr>
            </w:pPr>
            <w:r>
              <w:rPr>
                <w:w w:val="95"/>
                <w:sz w:val="12"/>
              </w:rPr>
              <w:t>Botswana,</w:t>
            </w:r>
            <w:r>
              <w:rPr>
                <w:spacing w:val="11"/>
                <w:w w:val="95"/>
                <w:sz w:val="12"/>
              </w:rPr>
              <w:t xml:space="preserve"> </w:t>
            </w:r>
            <w:r>
              <w:rPr>
                <w:w w:val="95"/>
                <w:sz w:val="12"/>
              </w:rPr>
              <w:t>Gabon,</w:t>
            </w:r>
            <w:r>
              <w:rPr>
                <w:spacing w:val="12"/>
                <w:w w:val="95"/>
                <w:sz w:val="12"/>
              </w:rPr>
              <w:t xml:space="preserve"> </w:t>
            </w:r>
            <w:r>
              <w:rPr>
                <w:w w:val="95"/>
                <w:sz w:val="12"/>
              </w:rPr>
              <w:t>Mauritius</w:t>
            </w:r>
          </w:p>
        </w:tc>
        <w:tc>
          <w:tcPr>
            <w:tcW w:w="3911" w:type="dxa"/>
          </w:tcPr>
          <w:p w14:paraId="3F4785A1" w14:textId="77777777" w:rsidR="00BB4C49" w:rsidRDefault="00DC0BFC">
            <w:pPr>
              <w:pStyle w:val="TableParagraph"/>
              <w:ind w:left="45" w:right="43"/>
              <w:rPr>
                <w:sz w:val="12"/>
              </w:rPr>
            </w:pPr>
            <w:r>
              <w:rPr>
                <w:spacing w:val="-1"/>
                <w:sz w:val="12"/>
              </w:rPr>
              <w:t>South</w:t>
            </w:r>
            <w:r>
              <w:rPr>
                <w:spacing w:val="-5"/>
                <w:sz w:val="12"/>
              </w:rPr>
              <w:t xml:space="preserve"> </w:t>
            </w:r>
            <w:r>
              <w:rPr>
                <w:sz w:val="12"/>
              </w:rPr>
              <w:t>Africa</w:t>
            </w:r>
          </w:p>
        </w:tc>
      </w:tr>
      <w:tr w:rsidR="00BB4C49" w14:paraId="651B3CCC" w14:textId="77777777">
        <w:trPr>
          <w:trHeight w:val="139"/>
        </w:trPr>
        <w:tc>
          <w:tcPr>
            <w:tcW w:w="5745" w:type="dxa"/>
          </w:tcPr>
          <w:p w14:paraId="2BF127B5" w14:textId="77777777" w:rsidR="00BB4C49" w:rsidRDefault="00DC0BFC">
            <w:pPr>
              <w:pStyle w:val="TableParagraph"/>
              <w:ind w:left="2904"/>
              <w:jc w:val="left"/>
              <w:rPr>
                <w:sz w:val="12"/>
              </w:rPr>
            </w:pPr>
            <w:r>
              <w:rPr>
                <w:w w:val="95"/>
                <w:sz w:val="12"/>
              </w:rPr>
              <w:t>Comoros,</w:t>
            </w:r>
            <w:r>
              <w:rPr>
                <w:spacing w:val="5"/>
                <w:w w:val="95"/>
                <w:sz w:val="12"/>
              </w:rPr>
              <w:t xml:space="preserve"> </w:t>
            </w:r>
            <w:r>
              <w:rPr>
                <w:w w:val="95"/>
                <w:sz w:val="12"/>
              </w:rPr>
              <w:t>Congo,</w:t>
            </w:r>
            <w:r>
              <w:rPr>
                <w:spacing w:val="7"/>
                <w:w w:val="95"/>
                <w:sz w:val="12"/>
              </w:rPr>
              <w:t xml:space="preserve"> </w:t>
            </w:r>
            <w:r>
              <w:rPr>
                <w:w w:val="95"/>
                <w:sz w:val="12"/>
              </w:rPr>
              <w:t>Equatorial</w:t>
            </w:r>
            <w:r>
              <w:rPr>
                <w:spacing w:val="6"/>
                <w:w w:val="95"/>
                <w:sz w:val="12"/>
              </w:rPr>
              <w:t xml:space="preserve"> </w:t>
            </w:r>
            <w:r>
              <w:rPr>
                <w:w w:val="95"/>
                <w:sz w:val="12"/>
              </w:rPr>
              <w:t>Guinea,</w:t>
            </w:r>
            <w:r>
              <w:rPr>
                <w:spacing w:val="6"/>
                <w:w w:val="95"/>
                <w:sz w:val="12"/>
              </w:rPr>
              <w:t xml:space="preserve"> </w:t>
            </w:r>
            <w:r>
              <w:rPr>
                <w:w w:val="95"/>
                <w:sz w:val="12"/>
              </w:rPr>
              <w:t>Eswatini</w:t>
            </w:r>
          </w:p>
        </w:tc>
        <w:tc>
          <w:tcPr>
            <w:tcW w:w="3264" w:type="dxa"/>
          </w:tcPr>
          <w:p w14:paraId="5D8D0E43" w14:textId="77777777" w:rsidR="00BB4C49" w:rsidRDefault="00DC0BFC">
            <w:pPr>
              <w:pStyle w:val="TableParagraph"/>
              <w:ind w:left="44" w:right="43"/>
              <w:rPr>
                <w:sz w:val="12"/>
              </w:rPr>
            </w:pPr>
            <w:r>
              <w:rPr>
                <w:w w:val="95"/>
                <w:sz w:val="12"/>
              </w:rPr>
              <w:t>Namibia,</w:t>
            </w:r>
            <w:r>
              <w:rPr>
                <w:spacing w:val="-1"/>
                <w:w w:val="95"/>
                <w:sz w:val="12"/>
              </w:rPr>
              <w:t xml:space="preserve"> </w:t>
            </w:r>
            <w:r>
              <w:rPr>
                <w:w w:val="95"/>
                <w:sz w:val="12"/>
              </w:rPr>
              <w:t>Nigeria</w:t>
            </w:r>
          </w:p>
        </w:tc>
        <w:tc>
          <w:tcPr>
            <w:tcW w:w="3911" w:type="dxa"/>
          </w:tcPr>
          <w:p w14:paraId="0769136F" w14:textId="77777777" w:rsidR="00BB4C49" w:rsidRDefault="00DC0BFC">
            <w:pPr>
              <w:pStyle w:val="TableParagraph"/>
              <w:ind w:left="2"/>
              <w:rPr>
                <w:sz w:val="12"/>
              </w:rPr>
            </w:pPr>
            <w:r>
              <w:rPr>
                <w:w w:val="97"/>
                <w:sz w:val="12"/>
              </w:rPr>
              <w:t>-</w:t>
            </w:r>
          </w:p>
        </w:tc>
      </w:tr>
      <w:tr w:rsidR="00BB4C49" w14:paraId="59276D0F" w14:textId="77777777">
        <w:trPr>
          <w:trHeight w:val="139"/>
        </w:trPr>
        <w:tc>
          <w:tcPr>
            <w:tcW w:w="5745" w:type="dxa"/>
          </w:tcPr>
          <w:p w14:paraId="60F85625" w14:textId="77777777" w:rsidR="00BB4C49" w:rsidRDefault="00DC0BFC">
            <w:pPr>
              <w:pStyle w:val="TableParagraph"/>
              <w:ind w:left="3153"/>
              <w:jc w:val="left"/>
              <w:rPr>
                <w:sz w:val="12"/>
              </w:rPr>
            </w:pPr>
            <w:r>
              <w:rPr>
                <w:spacing w:val="-1"/>
                <w:sz w:val="12"/>
              </w:rPr>
              <w:t>Ghana,</w:t>
            </w:r>
            <w:r>
              <w:rPr>
                <w:spacing w:val="-4"/>
                <w:sz w:val="12"/>
              </w:rPr>
              <w:t xml:space="preserve"> </w:t>
            </w:r>
            <w:r>
              <w:rPr>
                <w:spacing w:val="-1"/>
                <w:sz w:val="12"/>
              </w:rPr>
              <w:t>Ivory</w:t>
            </w:r>
            <w:r>
              <w:rPr>
                <w:spacing w:val="-4"/>
                <w:sz w:val="12"/>
              </w:rPr>
              <w:t xml:space="preserve"> </w:t>
            </w:r>
            <w:r>
              <w:rPr>
                <w:spacing w:val="-1"/>
                <w:sz w:val="12"/>
              </w:rPr>
              <w:t>Coast,</w:t>
            </w:r>
            <w:r>
              <w:rPr>
                <w:spacing w:val="-4"/>
                <w:sz w:val="12"/>
              </w:rPr>
              <w:t xml:space="preserve"> </w:t>
            </w:r>
            <w:r>
              <w:rPr>
                <w:spacing w:val="-1"/>
                <w:sz w:val="12"/>
              </w:rPr>
              <w:t>Kenya,</w:t>
            </w:r>
            <w:r>
              <w:rPr>
                <w:spacing w:val="-3"/>
                <w:sz w:val="12"/>
              </w:rPr>
              <w:t xml:space="preserve"> </w:t>
            </w:r>
            <w:r>
              <w:rPr>
                <w:spacing w:val="-1"/>
                <w:sz w:val="12"/>
              </w:rPr>
              <w:t>Lesotho</w:t>
            </w:r>
          </w:p>
        </w:tc>
        <w:tc>
          <w:tcPr>
            <w:tcW w:w="3264" w:type="dxa"/>
          </w:tcPr>
          <w:p w14:paraId="320DA2D5" w14:textId="77777777" w:rsidR="00BB4C49" w:rsidRDefault="00DC0BFC">
            <w:pPr>
              <w:pStyle w:val="TableParagraph"/>
              <w:ind w:left="1"/>
              <w:rPr>
                <w:sz w:val="12"/>
              </w:rPr>
            </w:pPr>
            <w:r>
              <w:rPr>
                <w:w w:val="97"/>
                <w:sz w:val="12"/>
              </w:rPr>
              <w:t>-</w:t>
            </w:r>
          </w:p>
        </w:tc>
        <w:tc>
          <w:tcPr>
            <w:tcW w:w="3911" w:type="dxa"/>
          </w:tcPr>
          <w:p w14:paraId="502C939A" w14:textId="77777777" w:rsidR="00BB4C49" w:rsidRDefault="00DC0BFC">
            <w:pPr>
              <w:pStyle w:val="TableParagraph"/>
              <w:ind w:left="2"/>
              <w:rPr>
                <w:sz w:val="12"/>
              </w:rPr>
            </w:pPr>
            <w:r>
              <w:rPr>
                <w:w w:val="97"/>
                <w:sz w:val="12"/>
              </w:rPr>
              <w:t>-</w:t>
            </w:r>
          </w:p>
        </w:tc>
      </w:tr>
      <w:tr w:rsidR="00BB4C49" w14:paraId="75BDF959" w14:textId="77777777">
        <w:trPr>
          <w:trHeight w:val="139"/>
        </w:trPr>
        <w:tc>
          <w:tcPr>
            <w:tcW w:w="5745" w:type="dxa"/>
          </w:tcPr>
          <w:p w14:paraId="588FCACA" w14:textId="77777777" w:rsidR="00BB4C49" w:rsidRDefault="00DC0BFC">
            <w:pPr>
              <w:pStyle w:val="TableParagraph"/>
              <w:ind w:left="2797"/>
              <w:jc w:val="left"/>
              <w:rPr>
                <w:sz w:val="12"/>
              </w:rPr>
            </w:pPr>
            <w:r>
              <w:rPr>
                <w:spacing w:val="-1"/>
                <w:sz w:val="12"/>
              </w:rPr>
              <w:t>Mauritania,</w:t>
            </w:r>
            <w:r>
              <w:rPr>
                <w:spacing w:val="-5"/>
                <w:sz w:val="12"/>
              </w:rPr>
              <w:t xml:space="preserve"> </w:t>
            </w:r>
            <w:r>
              <w:rPr>
                <w:spacing w:val="-1"/>
                <w:sz w:val="12"/>
              </w:rPr>
              <w:t>Sao</w:t>
            </w:r>
            <w:r>
              <w:rPr>
                <w:spacing w:val="-5"/>
                <w:sz w:val="12"/>
              </w:rPr>
              <w:t xml:space="preserve"> </w:t>
            </w:r>
            <w:r>
              <w:rPr>
                <w:spacing w:val="-1"/>
                <w:sz w:val="12"/>
              </w:rPr>
              <w:t>Tome</w:t>
            </w:r>
            <w:r>
              <w:rPr>
                <w:spacing w:val="-5"/>
                <w:sz w:val="12"/>
              </w:rPr>
              <w:t xml:space="preserve"> </w:t>
            </w:r>
            <w:r>
              <w:rPr>
                <w:spacing w:val="-1"/>
                <w:sz w:val="12"/>
              </w:rPr>
              <w:t>&amp;</w:t>
            </w:r>
            <w:r>
              <w:rPr>
                <w:spacing w:val="-5"/>
                <w:sz w:val="12"/>
              </w:rPr>
              <w:t xml:space="preserve"> </w:t>
            </w:r>
            <w:r>
              <w:rPr>
                <w:spacing w:val="-1"/>
                <w:sz w:val="12"/>
              </w:rPr>
              <w:t>Principe,</w:t>
            </w:r>
            <w:r>
              <w:rPr>
                <w:spacing w:val="-5"/>
                <w:sz w:val="12"/>
              </w:rPr>
              <w:t xml:space="preserve"> </w:t>
            </w:r>
            <w:r>
              <w:rPr>
                <w:sz w:val="12"/>
              </w:rPr>
              <w:t>Senegal,</w:t>
            </w:r>
            <w:r>
              <w:rPr>
                <w:spacing w:val="-5"/>
                <w:sz w:val="12"/>
              </w:rPr>
              <w:t xml:space="preserve"> </w:t>
            </w:r>
            <w:r>
              <w:rPr>
                <w:sz w:val="12"/>
              </w:rPr>
              <w:t>Sudan</w:t>
            </w:r>
          </w:p>
        </w:tc>
        <w:tc>
          <w:tcPr>
            <w:tcW w:w="3264" w:type="dxa"/>
          </w:tcPr>
          <w:p w14:paraId="1F638844" w14:textId="77777777" w:rsidR="00BB4C49" w:rsidRDefault="00DC0BFC">
            <w:pPr>
              <w:pStyle w:val="TableParagraph"/>
              <w:ind w:left="1"/>
              <w:rPr>
                <w:sz w:val="12"/>
              </w:rPr>
            </w:pPr>
            <w:r>
              <w:rPr>
                <w:w w:val="97"/>
                <w:sz w:val="12"/>
              </w:rPr>
              <w:t>-</w:t>
            </w:r>
          </w:p>
        </w:tc>
        <w:tc>
          <w:tcPr>
            <w:tcW w:w="3911" w:type="dxa"/>
          </w:tcPr>
          <w:p w14:paraId="486F6D39" w14:textId="77777777" w:rsidR="00BB4C49" w:rsidRDefault="00DC0BFC">
            <w:pPr>
              <w:pStyle w:val="TableParagraph"/>
              <w:ind w:left="2"/>
              <w:rPr>
                <w:sz w:val="12"/>
              </w:rPr>
            </w:pPr>
            <w:r>
              <w:rPr>
                <w:w w:val="97"/>
                <w:sz w:val="12"/>
              </w:rPr>
              <w:t>-</w:t>
            </w:r>
          </w:p>
        </w:tc>
      </w:tr>
      <w:tr w:rsidR="00BB4C49" w14:paraId="3251591D" w14:textId="77777777">
        <w:trPr>
          <w:trHeight w:val="139"/>
        </w:trPr>
        <w:tc>
          <w:tcPr>
            <w:tcW w:w="5745" w:type="dxa"/>
          </w:tcPr>
          <w:p w14:paraId="1413BCC7" w14:textId="77777777" w:rsidR="00BB4C49" w:rsidRDefault="00DC0BFC">
            <w:pPr>
              <w:pStyle w:val="TableParagraph"/>
              <w:ind w:left="3604"/>
              <w:jc w:val="left"/>
              <w:rPr>
                <w:sz w:val="12"/>
              </w:rPr>
            </w:pPr>
            <w:r>
              <w:rPr>
                <w:spacing w:val="-1"/>
                <w:w w:val="95"/>
                <w:sz w:val="12"/>
              </w:rPr>
              <w:t>Zambia, Zimbabwe</w:t>
            </w:r>
          </w:p>
        </w:tc>
        <w:tc>
          <w:tcPr>
            <w:tcW w:w="3264" w:type="dxa"/>
          </w:tcPr>
          <w:p w14:paraId="543DD211" w14:textId="77777777" w:rsidR="00BB4C49" w:rsidRDefault="00DC0BFC">
            <w:pPr>
              <w:pStyle w:val="TableParagraph"/>
              <w:ind w:left="1"/>
              <w:rPr>
                <w:sz w:val="12"/>
              </w:rPr>
            </w:pPr>
            <w:r>
              <w:rPr>
                <w:w w:val="97"/>
                <w:sz w:val="12"/>
              </w:rPr>
              <w:t>-</w:t>
            </w:r>
          </w:p>
        </w:tc>
        <w:tc>
          <w:tcPr>
            <w:tcW w:w="3911" w:type="dxa"/>
          </w:tcPr>
          <w:p w14:paraId="62B0C3B8" w14:textId="77777777" w:rsidR="00BB4C49" w:rsidRDefault="00DC0BFC">
            <w:pPr>
              <w:pStyle w:val="TableParagraph"/>
              <w:ind w:left="2"/>
              <w:rPr>
                <w:sz w:val="12"/>
              </w:rPr>
            </w:pPr>
            <w:r>
              <w:rPr>
                <w:w w:val="97"/>
                <w:sz w:val="12"/>
              </w:rPr>
              <w:t>-</w:t>
            </w:r>
          </w:p>
        </w:tc>
      </w:tr>
      <w:tr w:rsidR="00BB4C49" w14:paraId="03FB750D" w14:textId="77777777">
        <w:trPr>
          <w:trHeight w:val="139"/>
        </w:trPr>
        <w:tc>
          <w:tcPr>
            <w:tcW w:w="5745" w:type="dxa"/>
          </w:tcPr>
          <w:p w14:paraId="75D47D42" w14:textId="77777777" w:rsidR="00BB4C49" w:rsidRDefault="00DC0BFC">
            <w:pPr>
              <w:pStyle w:val="TableParagraph"/>
              <w:tabs>
                <w:tab w:val="left" w:pos="4069"/>
              </w:tabs>
              <w:ind w:left="1677"/>
              <w:jc w:val="left"/>
              <w:rPr>
                <w:sz w:val="12"/>
              </w:rPr>
            </w:pPr>
            <w:r>
              <w:rPr>
                <w:w w:val="95"/>
                <w:sz w:val="12"/>
              </w:rPr>
              <w:t>High income</w:t>
            </w:r>
            <w:r>
              <w:rPr>
                <w:w w:val="95"/>
                <w:sz w:val="12"/>
              </w:rPr>
              <w:tab/>
            </w:r>
            <w:r>
              <w:rPr>
                <w:sz w:val="12"/>
              </w:rPr>
              <w:t>-</w:t>
            </w:r>
          </w:p>
        </w:tc>
        <w:tc>
          <w:tcPr>
            <w:tcW w:w="3264" w:type="dxa"/>
          </w:tcPr>
          <w:p w14:paraId="73D63101" w14:textId="77777777" w:rsidR="00BB4C49" w:rsidRDefault="00DC0BFC">
            <w:pPr>
              <w:pStyle w:val="TableParagraph"/>
              <w:ind w:left="44" w:right="43"/>
              <w:rPr>
                <w:sz w:val="12"/>
              </w:rPr>
            </w:pPr>
            <w:r>
              <w:rPr>
                <w:sz w:val="12"/>
              </w:rPr>
              <w:t>Seychelles</w:t>
            </w:r>
          </w:p>
        </w:tc>
        <w:tc>
          <w:tcPr>
            <w:tcW w:w="3911" w:type="dxa"/>
          </w:tcPr>
          <w:p w14:paraId="7B22E015" w14:textId="77777777" w:rsidR="00BB4C49" w:rsidRDefault="00DC0BFC">
            <w:pPr>
              <w:pStyle w:val="TableParagraph"/>
              <w:ind w:left="2"/>
              <w:rPr>
                <w:sz w:val="12"/>
              </w:rPr>
            </w:pPr>
            <w:r>
              <w:rPr>
                <w:w w:val="97"/>
                <w:sz w:val="12"/>
              </w:rPr>
              <w:t>-</w:t>
            </w:r>
          </w:p>
        </w:tc>
      </w:tr>
      <w:tr w:rsidR="00BB4C49" w14:paraId="67352223" w14:textId="77777777">
        <w:trPr>
          <w:trHeight w:val="139"/>
        </w:trPr>
        <w:tc>
          <w:tcPr>
            <w:tcW w:w="5745" w:type="dxa"/>
          </w:tcPr>
          <w:p w14:paraId="60C62B18" w14:textId="77777777" w:rsidR="00BB4C49" w:rsidRDefault="00DC0BFC">
            <w:pPr>
              <w:pStyle w:val="TableParagraph"/>
              <w:tabs>
                <w:tab w:val="left" w:pos="3960"/>
              </w:tabs>
              <w:ind w:left="63"/>
              <w:jc w:val="left"/>
              <w:rPr>
                <w:sz w:val="12"/>
              </w:rPr>
            </w:pPr>
            <w:r>
              <w:rPr>
                <w:w w:val="95"/>
                <w:sz w:val="12"/>
              </w:rPr>
              <w:t>Latin</w:t>
            </w:r>
            <w:r>
              <w:rPr>
                <w:spacing w:val="13"/>
                <w:w w:val="95"/>
                <w:sz w:val="12"/>
              </w:rPr>
              <w:t xml:space="preserve"> </w:t>
            </w:r>
            <w:r>
              <w:rPr>
                <w:w w:val="95"/>
                <w:sz w:val="12"/>
              </w:rPr>
              <w:t>America</w:t>
            </w:r>
            <w:r>
              <w:rPr>
                <w:spacing w:val="13"/>
                <w:w w:val="95"/>
                <w:sz w:val="12"/>
              </w:rPr>
              <w:t xml:space="preserve"> </w:t>
            </w:r>
            <w:r>
              <w:rPr>
                <w:w w:val="95"/>
                <w:sz w:val="12"/>
              </w:rPr>
              <w:t>&amp;</w:t>
            </w:r>
            <w:r>
              <w:rPr>
                <w:spacing w:val="13"/>
                <w:w w:val="95"/>
                <w:sz w:val="12"/>
              </w:rPr>
              <w:t xml:space="preserve"> </w:t>
            </w:r>
            <w:r>
              <w:rPr>
                <w:w w:val="95"/>
                <w:sz w:val="12"/>
              </w:rPr>
              <w:t>Caribbean</w:t>
            </w:r>
            <w:r>
              <w:rPr>
                <w:spacing w:val="34"/>
                <w:sz w:val="12"/>
              </w:rPr>
              <w:t xml:space="preserve">   </w:t>
            </w:r>
            <w:r>
              <w:rPr>
                <w:w w:val="95"/>
                <w:sz w:val="12"/>
              </w:rPr>
              <w:t>Low</w:t>
            </w:r>
            <w:r>
              <w:rPr>
                <w:spacing w:val="1"/>
                <w:w w:val="95"/>
                <w:sz w:val="12"/>
              </w:rPr>
              <w:t xml:space="preserve"> </w:t>
            </w:r>
            <w:r>
              <w:rPr>
                <w:w w:val="95"/>
                <w:sz w:val="12"/>
              </w:rPr>
              <w:t>income</w:t>
            </w:r>
            <w:r>
              <w:rPr>
                <w:w w:val="95"/>
                <w:sz w:val="12"/>
              </w:rPr>
              <w:tab/>
            </w:r>
            <w:r>
              <w:rPr>
                <w:sz w:val="12"/>
              </w:rPr>
              <w:t>Haiti</w:t>
            </w:r>
          </w:p>
        </w:tc>
        <w:tc>
          <w:tcPr>
            <w:tcW w:w="3264" w:type="dxa"/>
          </w:tcPr>
          <w:p w14:paraId="2D701A7A" w14:textId="77777777" w:rsidR="00BB4C49" w:rsidRDefault="00DC0BFC">
            <w:pPr>
              <w:pStyle w:val="TableParagraph"/>
              <w:ind w:left="1"/>
              <w:rPr>
                <w:sz w:val="12"/>
              </w:rPr>
            </w:pPr>
            <w:r>
              <w:rPr>
                <w:w w:val="97"/>
                <w:sz w:val="12"/>
              </w:rPr>
              <w:t>-</w:t>
            </w:r>
          </w:p>
        </w:tc>
        <w:tc>
          <w:tcPr>
            <w:tcW w:w="3911" w:type="dxa"/>
          </w:tcPr>
          <w:p w14:paraId="40B47D3B" w14:textId="77777777" w:rsidR="00BB4C49" w:rsidRDefault="00DC0BFC">
            <w:pPr>
              <w:pStyle w:val="TableParagraph"/>
              <w:ind w:left="2"/>
              <w:rPr>
                <w:sz w:val="12"/>
              </w:rPr>
            </w:pPr>
            <w:r>
              <w:rPr>
                <w:w w:val="97"/>
                <w:sz w:val="12"/>
              </w:rPr>
              <w:t>-</w:t>
            </w:r>
          </w:p>
        </w:tc>
      </w:tr>
      <w:tr w:rsidR="00BB4C49" w14:paraId="73FF0154" w14:textId="77777777">
        <w:trPr>
          <w:trHeight w:val="139"/>
        </w:trPr>
        <w:tc>
          <w:tcPr>
            <w:tcW w:w="5745" w:type="dxa"/>
          </w:tcPr>
          <w:p w14:paraId="7C6B9385" w14:textId="77777777" w:rsidR="00BB4C49" w:rsidRDefault="00DC0BFC">
            <w:pPr>
              <w:pStyle w:val="TableParagraph"/>
              <w:tabs>
                <w:tab w:val="left" w:pos="3643"/>
              </w:tabs>
              <w:ind w:left="1622"/>
              <w:jc w:val="left"/>
              <w:rPr>
                <w:sz w:val="12"/>
              </w:rPr>
            </w:pPr>
            <w:r>
              <w:rPr>
                <w:w w:val="95"/>
                <w:sz w:val="12"/>
              </w:rPr>
              <w:t>Middle</w:t>
            </w:r>
            <w:r>
              <w:rPr>
                <w:spacing w:val="1"/>
                <w:w w:val="95"/>
                <w:sz w:val="12"/>
              </w:rPr>
              <w:t xml:space="preserve"> </w:t>
            </w:r>
            <w:r>
              <w:rPr>
                <w:w w:val="95"/>
                <w:sz w:val="12"/>
              </w:rPr>
              <w:t>income</w:t>
            </w:r>
            <w:r>
              <w:rPr>
                <w:w w:val="95"/>
                <w:sz w:val="12"/>
              </w:rPr>
              <w:tab/>
              <w:t>Belize,</w:t>
            </w:r>
            <w:r>
              <w:rPr>
                <w:spacing w:val="5"/>
                <w:w w:val="95"/>
                <w:sz w:val="12"/>
              </w:rPr>
              <w:t xml:space="preserve"> </w:t>
            </w:r>
            <w:r>
              <w:rPr>
                <w:w w:val="95"/>
                <w:sz w:val="12"/>
              </w:rPr>
              <w:t>Nicaragua</w:t>
            </w:r>
          </w:p>
        </w:tc>
        <w:tc>
          <w:tcPr>
            <w:tcW w:w="3264" w:type="dxa"/>
          </w:tcPr>
          <w:p w14:paraId="46074A5B" w14:textId="77777777" w:rsidR="00BB4C49" w:rsidRDefault="00DC0BFC">
            <w:pPr>
              <w:pStyle w:val="TableParagraph"/>
              <w:ind w:left="44" w:right="43"/>
              <w:rPr>
                <w:sz w:val="12"/>
              </w:rPr>
            </w:pPr>
            <w:r>
              <w:rPr>
                <w:w w:val="95"/>
                <w:sz w:val="12"/>
              </w:rPr>
              <w:t>Bolivia,</w:t>
            </w:r>
            <w:r>
              <w:rPr>
                <w:spacing w:val="10"/>
                <w:w w:val="95"/>
                <w:sz w:val="12"/>
              </w:rPr>
              <w:t xml:space="preserve"> </w:t>
            </w:r>
            <w:r>
              <w:rPr>
                <w:w w:val="95"/>
                <w:sz w:val="12"/>
              </w:rPr>
              <w:t>Colombia,</w:t>
            </w:r>
            <w:r>
              <w:rPr>
                <w:spacing w:val="10"/>
                <w:w w:val="95"/>
                <w:sz w:val="12"/>
              </w:rPr>
              <w:t xml:space="preserve"> </w:t>
            </w:r>
            <w:r>
              <w:rPr>
                <w:w w:val="95"/>
                <w:sz w:val="12"/>
              </w:rPr>
              <w:t>Cuba</w:t>
            </w:r>
          </w:p>
        </w:tc>
        <w:tc>
          <w:tcPr>
            <w:tcW w:w="3911" w:type="dxa"/>
          </w:tcPr>
          <w:p w14:paraId="20BC5469" w14:textId="77777777" w:rsidR="00BB4C49" w:rsidRDefault="00DC0BFC">
            <w:pPr>
              <w:pStyle w:val="TableParagraph"/>
              <w:ind w:left="45" w:right="43"/>
              <w:rPr>
                <w:sz w:val="12"/>
              </w:rPr>
            </w:pPr>
            <w:r>
              <w:rPr>
                <w:sz w:val="12"/>
              </w:rPr>
              <w:t>Argentina,</w:t>
            </w:r>
            <w:r>
              <w:rPr>
                <w:spacing w:val="-5"/>
                <w:sz w:val="12"/>
              </w:rPr>
              <w:t xml:space="preserve"> </w:t>
            </w:r>
            <w:r>
              <w:rPr>
                <w:sz w:val="12"/>
              </w:rPr>
              <w:t>Brazil,</w:t>
            </w:r>
            <w:r>
              <w:rPr>
                <w:spacing w:val="-4"/>
                <w:sz w:val="12"/>
              </w:rPr>
              <w:t xml:space="preserve"> </w:t>
            </w:r>
            <w:r>
              <w:rPr>
                <w:sz w:val="12"/>
              </w:rPr>
              <w:t>Costa</w:t>
            </w:r>
            <w:r>
              <w:rPr>
                <w:spacing w:val="-4"/>
                <w:sz w:val="12"/>
              </w:rPr>
              <w:t xml:space="preserve"> </w:t>
            </w:r>
            <w:r>
              <w:rPr>
                <w:sz w:val="12"/>
              </w:rPr>
              <w:t>Rica</w:t>
            </w:r>
          </w:p>
        </w:tc>
      </w:tr>
      <w:tr w:rsidR="00BB4C49" w14:paraId="3E1E8AEC" w14:textId="77777777">
        <w:trPr>
          <w:trHeight w:val="139"/>
        </w:trPr>
        <w:tc>
          <w:tcPr>
            <w:tcW w:w="5745" w:type="dxa"/>
          </w:tcPr>
          <w:p w14:paraId="18E2F4C5" w14:textId="77777777" w:rsidR="00BB4C49" w:rsidRDefault="00DC0BFC">
            <w:pPr>
              <w:pStyle w:val="TableParagraph"/>
              <w:ind w:right="1634"/>
              <w:jc w:val="right"/>
              <w:rPr>
                <w:sz w:val="12"/>
              </w:rPr>
            </w:pPr>
            <w:r>
              <w:rPr>
                <w:w w:val="97"/>
                <w:sz w:val="12"/>
              </w:rPr>
              <w:t>-</w:t>
            </w:r>
          </w:p>
        </w:tc>
        <w:tc>
          <w:tcPr>
            <w:tcW w:w="3264" w:type="dxa"/>
          </w:tcPr>
          <w:p w14:paraId="55D4E9C7" w14:textId="77777777" w:rsidR="00BB4C49" w:rsidRDefault="00DC0BFC">
            <w:pPr>
              <w:pStyle w:val="TableParagraph"/>
              <w:ind w:left="44" w:right="43"/>
              <w:rPr>
                <w:sz w:val="12"/>
              </w:rPr>
            </w:pPr>
            <w:r>
              <w:rPr>
                <w:w w:val="95"/>
                <w:sz w:val="12"/>
              </w:rPr>
              <w:t>Dominica,</w:t>
            </w:r>
            <w:r>
              <w:rPr>
                <w:spacing w:val="8"/>
                <w:w w:val="95"/>
                <w:sz w:val="12"/>
              </w:rPr>
              <w:t xml:space="preserve"> </w:t>
            </w:r>
            <w:r>
              <w:rPr>
                <w:w w:val="95"/>
                <w:sz w:val="12"/>
              </w:rPr>
              <w:t>Ecuador,</w:t>
            </w:r>
            <w:r>
              <w:rPr>
                <w:spacing w:val="8"/>
                <w:w w:val="95"/>
                <w:sz w:val="12"/>
              </w:rPr>
              <w:t xml:space="preserve"> </w:t>
            </w:r>
            <w:r>
              <w:rPr>
                <w:w w:val="95"/>
                <w:sz w:val="12"/>
              </w:rPr>
              <w:t>El</w:t>
            </w:r>
            <w:r>
              <w:rPr>
                <w:spacing w:val="9"/>
                <w:w w:val="95"/>
                <w:sz w:val="12"/>
              </w:rPr>
              <w:t xml:space="preserve"> </w:t>
            </w:r>
            <w:r>
              <w:rPr>
                <w:w w:val="95"/>
                <w:sz w:val="12"/>
              </w:rPr>
              <w:t>Salvador,</w:t>
            </w:r>
            <w:r>
              <w:rPr>
                <w:spacing w:val="9"/>
                <w:w w:val="95"/>
                <w:sz w:val="12"/>
              </w:rPr>
              <w:t xml:space="preserve"> </w:t>
            </w:r>
            <w:r>
              <w:rPr>
                <w:w w:val="95"/>
                <w:sz w:val="12"/>
              </w:rPr>
              <w:t>Grenada</w:t>
            </w:r>
          </w:p>
        </w:tc>
        <w:tc>
          <w:tcPr>
            <w:tcW w:w="3911" w:type="dxa"/>
          </w:tcPr>
          <w:p w14:paraId="64196AAE" w14:textId="77777777" w:rsidR="00BB4C49" w:rsidRDefault="00DC0BFC">
            <w:pPr>
              <w:pStyle w:val="TableParagraph"/>
              <w:ind w:left="45" w:right="43"/>
              <w:rPr>
                <w:sz w:val="12"/>
              </w:rPr>
            </w:pPr>
            <w:r>
              <w:rPr>
                <w:w w:val="95"/>
                <w:sz w:val="12"/>
              </w:rPr>
              <w:t>Dominican</w:t>
            </w:r>
            <w:r>
              <w:rPr>
                <w:spacing w:val="6"/>
                <w:w w:val="95"/>
                <w:sz w:val="12"/>
              </w:rPr>
              <w:t xml:space="preserve"> </w:t>
            </w:r>
            <w:r>
              <w:rPr>
                <w:w w:val="95"/>
                <w:sz w:val="12"/>
              </w:rPr>
              <w:t>Republic,</w:t>
            </w:r>
            <w:r>
              <w:rPr>
                <w:spacing w:val="6"/>
                <w:w w:val="95"/>
                <w:sz w:val="12"/>
              </w:rPr>
              <w:t xml:space="preserve"> </w:t>
            </w:r>
            <w:r>
              <w:rPr>
                <w:w w:val="95"/>
                <w:sz w:val="12"/>
              </w:rPr>
              <w:t>Mexico</w:t>
            </w:r>
          </w:p>
        </w:tc>
      </w:tr>
      <w:tr w:rsidR="00BB4C49" w14:paraId="57B42894" w14:textId="77777777">
        <w:trPr>
          <w:trHeight w:val="139"/>
        </w:trPr>
        <w:tc>
          <w:tcPr>
            <w:tcW w:w="5745" w:type="dxa"/>
          </w:tcPr>
          <w:p w14:paraId="34C46749" w14:textId="77777777" w:rsidR="00BB4C49" w:rsidRDefault="00DC0BFC">
            <w:pPr>
              <w:pStyle w:val="TableParagraph"/>
              <w:ind w:right="1634"/>
              <w:jc w:val="right"/>
              <w:rPr>
                <w:sz w:val="12"/>
              </w:rPr>
            </w:pPr>
            <w:r>
              <w:rPr>
                <w:w w:val="97"/>
                <w:sz w:val="12"/>
              </w:rPr>
              <w:t>-</w:t>
            </w:r>
          </w:p>
        </w:tc>
        <w:tc>
          <w:tcPr>
            <w:tcW w:w="3264" w:type="dxa"/>
          </w:tcPr>
          <w:p w14:paraId="6DBB3668" w14:textId="77777777" w:rsidR="00BB4C49" w:rsidRDefault="00DC0BFC">
            <w:pPr>
              <w:pStyle w:val="TableParagraph"/>
              <w:ind w:left="44" w:right="43"/>
              <w:rPr>
                <w:sz w:val="12"/>
              </w:rPr>
            </w:pPr>
            <w:r>
              <w:rPr>
                <w:w w:val="95"/>
                <w:sz w:val="12"/>
              </w:rPr>
              <w:t>Guatemala,</w:t>
            </w:r>
            <w:r>
              <w:rPr>
                <w:spacing w:val="11"/>
                <w:w w:val="95"/>
                <w:sz w:val="12"/>
              </w:rPr>
              <w:t xml:space="preserve"> </w:t>
            </w:r>
            <w:r>
              <w:rPr>
                <w:w w:val="95"/>
                <w:sz w:val="12"/>
              </w:rPr>
              <w:t>Guyana,</w:t>
            </w:r>
            <w:r>
              <w:rPr>
                <w:spacing w:val="11"/>
                <w:w w:val="95"/>
                <w:sz w:val="12"/>
              </w:rPr>
              <w:t xml:space="preserve"> </w:t>
            </w:r>
            <w:r>
              <w:rPr>
                <w:w w:val="95"/>
                <w:sz w:val="12"/>
              </w:rPr>
              <w:t>Honduras,</w:t>
            </w:r>
            <w:r>
              <w:rPr>
                <w:spacing w:val="12"/>
                <w:w w:val="95"/>
                <w:sz w:val="12"/>
              </w:rPr>
              <w:t xml:space="preserve"> </w:t>
            </w:r>
            <w:r>
              <w:rPr>
                <w:w w:val="95"/>
                <w:sz w:val="12"/>
              </w:rPr>
              <w:t>Jamaica</w:t>
            </w:r>
          </w:p>
        </w:tc>
        <w:tc>
          <w:tcPr>
            <w:tcW w:w="3911" w:type="dxa"/>
          </w:tcPr>
          <w:p w14:paraId="42231A49" w14:textId="77777777" w:rsidR="00BB4C49" w:rsidRDefault="00DC0BFC">
            <w:pPr>
              <w:pStyle w:val="TableParagraph"/>
              <w:ind w:left="2"/>
              <w:rPr>
                <w:sz w:val="12"/>
              </w:rPr>
            </w:pPr>
            <w:r>
              <w:rPr>
                <w:w w:val="97"/>
                <w:sz w:val="12"/>
              </w:rPr>
              <w:t>-</w:t>
            </w:r>
          </w:p>
        </w:tc>
      </w:tr>
      <w:tr w:rsidR="00BB4C49" w14:paraId="42648064" w14:textId="77777777">
        <w:trPr>
          <w:trHeight w:val="139"/>
        </w:trPr>
        <w:tc>
          <w:tcPr>
            <w:tcW w:w="5745" w:type="dxa"/>
          </w:tcPr>
          <w:p w14:paraId="3585893D" w14:textId="77777777" w:rsidR="00BB4C49" w:rsidRDefault="00DC0BFC">
            <w:pPr>
              <w:pStyle w:val="TableParagraph"/>
              <w:ind w:right="1634"/>
              <w:jc w:val="right"/>
              <w:rPr>
                <w:sz w:val="12"/>
              </w:rPr>
            </w:pPr>
            <w:r>
              <w:rPr>
                <w:w w:val="97"/>
                <w:sz w:val="12"/>
              </w:rPr>
              <w:t>-</w:t>
            </w:r>
          </w:p>
        </w:tc>
        <w:tc>
          <w:tcPr>
            <w:tcW w:w="3264" w:type="dxa"/>
          </w:tcPr>
          <w:p w14:paraId="5EEEA9F9" w14:textId="77777777" w:rsidR="00BB4C49" w:rsidRDefault="00DC0BFC">
            <w:pPr>
              <w:pStyle w:val="TableParagraph"/>
              <w:ind w:left="44" w:right="43"/>
              <w:rPr>
                <w:sz w:val="12"/>
              </w:rPr>
            </w:pPr>
            <w:r>
              <w:rPr>
                <w:spacing w:val="-1"/>
                <w:sz w:val="12"/>
              </w:rPr>
              <w:t>Paraguay,</w:t>
            </w:r>
            <w:r>
              <w:rPr>
                <w:spacing w:val="-6"/>
                <w:sz w:val="12"/>
              </w:rPr>
              <w:t xml:space="preserve"> </w:t>
            </w:r>
            <w:r>
              <w:rPr>
                <w:spacing w:val="-1"/>
                <w:sz w:val="12"/>
              </w:rPr>
              <w:t>Peru,</w:t>
            </w:r>
            <w:r>
              <w:rPr>
                <w:spacing w:val="-4"/>
                <w:sz w:val="12"/>
              </w:rPr>
              <w:t xml:space="preserve"> </w:t>
            </w:r>
            <w:r>
              <w:rPr>
                <w:spacing w:val="-1"/>
                <w:sz w:val="12"/>
              </w:rPr>
              <w:t>Saint</w:t>
            </w:r>
            <w:r>
              <w:rPr>
                <w:spacing w:val="-5"/>
                <w:sz w:val="12"/>
              </w:rPr>
              <w:t xml:space="preserve"> </w:t>
            </w:r>
            <w:r>
              <w:rPr>
                <w:sz w:val="12"/>
              </w:rPr>
              <w:t>Lucia,</w:t>
            </w:r>
            <w:r>
              <w:rPr>
                <w:spacing w:val="-5"/>
                <w:sz w:val="12"/>
              </w:rPr>
              <w:t xml:space="preserve"> </w:t>
            </w:r>
            <w:r>
              <w:rPr>
                <w:sz w:val="12"/>
              </w:rPr>
              <w:t>Saint</w:t>
            </w:r>
            <w:r>
              <w:rPr>
                <w:spacing w:val="-5"/>
                <w:sz w:val="12"/>
              </w:rPr>
              <w:t xml:space="preserve"> </w:t>
            </w:r>
            <w:r>
              <w:rPr>
                <w:sz w:val="12"/>
              </w:rPr>
              <w:t>Vincent</w:t>
            </w:r>
            <w:r>
              <w:rPr>
                <w:spacing w:val="-6"/>
                <w:sz w:val="12"/>
              </w:rPr>
              <w:t xml:space="preserve"> </w:t>
            </w:r>
            <w:r>
              <w:rPr>
                <w:sz w:val="12"/>
              </w:rPr>
              <w:t>&amp;</w:t>
            </w:r>
            <w:r>
              <w:rPr>
                <w:spacing w:val="-5"/>
                <w:sz w:val="12"/>
              </w:rPr>
              <w:t xml:space="preserve"> </w:t>
            </w:r>
            <w:r>
              <w:rPr>
                <w:sz w:val="12"/>
              </w:rPr>
              <w:t>the</w:t>
            </w:r>
            <w:r>
              <w:rPr>
                <w:spacing w:val="-5"/>
                <w:sz w:val="12"/>
              </w:rPr>
              <w:t xml:space="preserve"> </w:t>
            </w:r>
            <w:r>
              <w:rPr>
                <w:sz w:val="12"/>
              </w:rPr>
              <w:t>Grenadines</w:t>
            </w:r>
          </w:p>
        </w:tc>
        <w:tc>
          <w:tcPr>
            <w:tcW w:w="3911" w:type="dxa"/>
          </w:tcPr>
          <w:p w14:paraId="04FB93DF" w14:textId="77777777" w:rsidR="00BB4C49" w:rsidRDefault="00DC0BFC">
            <w:pPr>
              <w:pStyle w:val="TableParagraph"/>
              <w:ind w:left="2"/>
              <w:rPr>
                <w:sz w:val="12"/>
              </w:rPr>
            </w:pPr>
            <w:r>
              <w:rPr>
                <w:w w:val="97"/>
                <w:sz w:val="12"/>
              </w:rPr>
              <w:t>-</w:t>
            </w:r>
          </w:p>
        </w:tc>
      </w:tr>
      <w:tr w:rsidR="00BB4C49" w14:paraId="29815FA9" w14:textId="77777777">
        <w:trPr>
          <w:trHeight w:val="139"/>
        </w:trPr>
        <w:tc>
          <w:tcPr>
            <w:tcW w:w="5745" w:type="dxa"/>
          </w:tcPr>
          <w:p w14:paraId="249E66E1" w14:textId="77777777" w:rsidR="00BB4C49" w:rsidRDefault="00DC0BFC">
            <w:pPr>
              <w:pStyle w:val="TableParagraph"/>
              <w:ind w:right="1634"/>
              <w:jc w:val="right"/>
              <w:rPr>
                <w:sz w:val="12"/>
              </w:rPr>
            </w:pPr>
            <w:r>
              <w:rPr>
                <w:w w:val="97"/>
                <w:sz w:val="12"/>
              </w:rPr>
              <w:t>-</w:t>
            </w:r>
          </w:p>
        </w:tc>
        <w:tc>
          <w:tcPr>
            <w:tcW w:w="3264" w:type="dxa"/>
          </w:tcPr>
          <w:p w14:paraId="6BDD8473" w14:textId="77777777" w:rsidR="00BB4C49" w:rsidRDefault="00DC0BFC">
            <w:pPr>
              <w:pStyle w:val="TableParagraph"/>
              <w:ind w:left="44" w:right="43"/>
              <w:rPr>
                <w:sz w:val="12"/>
              </w:rPr>
            </w:pPr>
            <w:r>
              <w:rPr>
                <w:w w:val="95"/>
                <w:sz w:val="12"/>
              </w:rPr>
              <w:t>Suriname,</w:t>
            </w:r>
            <w:r>
              <w:rPr>
                <w:spacing w:val="-3"/>
                <w:w w:val="95"/>
                <w:sz w:val="12"/>
              </w:rPr>
              <w:t xml:space="preserve"> </w:t>
            </w:r>
            <w:r>
              <w:rPr>
                <w:w w:val="95"/>
                <w:sz w:val="12"/>
              </w:rPr>
              <w:t>Venezuela</w:t>
            </w:r>
          </w:p>
        </w:tc>
        <w:tc>
          <w:tcPr>
            <w:tcW w:w="3911" w:type="dxa"/>
          </w:tcPr>
          <w:p w14:paraId="2C2F3141" w14:textId="77777777" w:rsidR="00BB4C49" w:rsidRDefault="00DC0BFC">
            <w:pPr>
              <w:pStyle w:val="TableParagraph"/>
              <w:ind w:left="2"/>
              <w:rPr>
                <w:sz w:val="12"/>
              </w:rPr>
            </w:pPr>
            <w:r>
              <w:rPr>
                <w:w w:val="97"/>
                <w:sz w:val="12"/>
              </w:rPr>
              <w:t>-</w:t>
            </w:r>
          </w:p>
        </w:tc>
      </w:tr>
      <w:tr w:rsidR="00BB4C49" w14:paraId="12AC25CA" w14:textId="77777777">
        <w:trPr>
          <w:trHeight w:val="139"/>
        </w:trPr>
        <w:tc>
          <w:tcPr>
            <w:tcW w:w="5745" w:type="dxa"/>
          </w:tcPr>
          <w:p w14:paraId="633F9016" w14:textId="77777777" w:rsidR="00BB4C49" w:rsidRDefault="00DC0BFC">
            <w:pPr>
              <w:pStyle w:val="TableParagraph"/>
              <w:tabs>
                <w:tab w:val="left" w:pos="4069"/>
              </w:tabs>
              <w:ind w:left="1677"/>
              <w:jc w:val="left"/>
              <w:rPr>
                <w:sz w:val="12"/>
              </w:rPr>
            </w:pPr>
            <w:r>
              <w:rPr>
                <w:w w:val="95"/>
                <w:sz w:val="12"/>
              </w:rPr>
              <w:t>High income</w:t>
            </w:r>
            <w:r>
              <w:rPr>
                <w:w w:val="95"/>
                <w:sz w:val="12"/>
              </w:rPr>
              <w:tab/>
            </w:r>
            <w:r>
              <w:rPr>
                <w:sz w:val="12"/>
              </w:rPr>
              <w:t>-</w:t>
            </w:r>
          </w:p>
        </w:tc>
        <w:tc>
          <w:tcPr>
            <w:tcW w:w="3264" w:type="dxa"/>
          </w:tcPr>
          <w:p w14:paraId="188796F4" w14:textId="77777777" w:rsidR="00BB4C49" w:rsidRDefault="00DC0BFC">
            <w:pPr>
              <w:pStyle w:val="TableParagraph"/>
              <w:ind w:left="44" w:right="43"/>
              <w:rPr>
                <w:sz w:val="12"/>
              </w:rPr>
            </w:pPr>
            <w:r>
              <w:rPr>
                <w:sz w:val="12"/>
              </w:rPr>
              <w:t>Antigua</w:t>
            </w:r>
            <w:r>
              <w:rPr>
                <w:spacing w:val="-4"/>
                <w:sz w:val="12"/>
              </w:rPr>
              <w:t xml:space="preserve"> </w:t>
            </w:r>
            <w:r>
              <w:rPr>
                <w:sz w:val="12"/>
              </w:rPr>
              <w:t>&amp;</w:t>
            </w:r>
            <w:r>
              <w:rPr>
                <w:spacing w:val="-3"/>
                <w:sz w:val="12"/>
              </w:rPr>
              <w:t xml:space="preserve"> </w:t>
            </w:r>
            <w:r>
              <w:rPr>
                <w:sz w:val="12"/>
              </w:rPr>
              <w:t>Barbuda,</w:t>
            </w:r>
            <w:r>
              <w:rPr>
                <w:spacing w:val="-2"/>
                <w:sz w:val="12"/>
              </w:rPr>
              <w:t xml:space="preserve"> </w:t>
            </w:r>
            <w:r>
              <w:rPr>
                <w:sz w:val="12"/>
              </w:rPr>
              <w:t>Saint</w:t>
            </w:r>
            <w:r>
              <w:rPr>
                <w:spacing w:val="-2"/>
                <w:sz w:val="12"/>
              </w:rPr>
              <w:t xml:space="preserve"> </w:t>
            </w:r>
            <w:r>
              <w:rPr>
                <w:sz w:val="12"/>
              </w:rPr>
              <w:t>Kitts</w:t>
            </w:r>
            <w:r>
              <w:rPr>
                <w:spacing w:val="-3"/>
                <w:sz w:val="12"/>
              </w:rPr>
              <w:t xml:space="preserve"> </w:t>
            </w:r>
            <w:r>
              <w:rPr>
                <w:sz w:val="12"/>
              </w:rPr>
              <w:t>&amp;</w:t>
            </w:r>
            <w:r>
              <w:rPr>
                <w:spacing w:val="-4"/>
                <w:sz w:val="12"/>
              </w:rPr>
              <w:t xml:space="preserve"> </w:t>
            </w:r>
            <w:r>
              <w:rPr>
                <w:sz w:val="12"/>
              </w:rPr>
              <w:t>Nevis</w:t>
            </w:r>
          </w:p>
        </w:tc>
        <w:tc>
          <w:tcPr>
            <w:tcW w:w="3911" w:type="dxa"/>
          </w:tcPr>
          <w:p w14:paraId="24B6C4E4" w14:textId="77777777" w:rsidR="00BB4C49" w:rsidRDefault="00DC0BFC">
            <w:pPr>
              <w:pStyle w:val="TableParagraph"/>
              <w:ind w:left="45" w:right="43"/>
              <w:rPr>
                <w:sz w:val="12"/>
              </w:rPr>
            </w:pPr>
            <w:r>
              <w:rPr>
                <w:spacing w:val="-1"/>
                <w:sz w:val="12"/>
              </w:rPr>
              <w:t>Aruba,</w:t>
            </w:r>
            <w:r>
              <w:rPr>
                <w:spacing w:val="-4"/>
                <w:sz w:val="12"/>
              </w:rPr>
              <w:t xml:space="preserve"> </w:t>
            </w:r>
            <w:r>
              <w:rPr>
                <w:spacing w:val="-1"/>
                <w:sz w:val="12"/>
              </w:rPr>
              <w:t>Bahamas,</w:t>
            </w:r>
            <w:r>
              <w:rPr>
                <w:spacing w:val="-4"/>
                <w:sz w:val="12"/>
              </w:rPr>
              <w:t xml:space="preserve"> </w:t>
            </w:r>
            <w:r>
              <w:rPr>
                <w:sz w:val="12"/>
              </w:rPr>
              <w:t>Barbados</w:t>
            </w:r>
          </w:p>
        </w:tc>
      </w:tr>
      <w:tr w:rsidR="00BB4C49" w14:paraId="164A3E31" w14:textId="77777777">
        <w:trPr>
          <w:trHeight w:val="139"/>
        </w:trPr>
        <w:tc>
          <w:tcPr>
            <w:tcW w:w="5745" w:type="dxa"/>
          </w:tcPr>
          <w:p w14:paraId="71326A61" w14:textId="77777777" w:rsidR="00BB4C49" w:rsidRDefault="00DC0BFC">
            <w:pPr>
              <w:pStyle w:val="TableParagraph"/>
              <w:ind w:right="1634"/>
              <w:jc w:val="right"/>
              <w:rPr>
                <w:sz w:val="12"/>
              </w:rPr>
            </w:pPr>
            <w:r>
              <w:rPr>
                <w:w w:val="97"/>
                <w:sz w:val="12"/>
              </w:rPr>
              <w:t>-</w:t>
            </w:r>
          </w:p>
        </w:tc>
        <w:tc>
          <w:tcPr>
            <w:tcW w:w="3264" w:type="dxa"/>
          </w:tcPr>
          <w:p w14:paraId="36280DB0" w14:textId="77777777" w:rsidR="00BB4C49" w:rsidRDefault="00DC0BFC">
            <w:pPr>
              <w:pStyle w:val="TableParagraph"/>
              <w:ind w:left="1"/>
              <w:rPr>
                <w:sz w:val="12"/>
              </w:rPr>
            </w:pPr>
            <w:r>
              <w:rPr>
                <w:w w:val="97"/>
                <w:sz w:val="12"/>
              </w:rPr>
              <w:t>-</w:t>
            </w:r>
          </w:p>
        </w:tc>
        <w:tc>
          <w:tcPr>
            <w:tcW w:w="3911" w:type="dxa"/>
          </w:tcPr>
          <w:p w14:paraId="39A1FBEB" w14:textId="77777777" w:rsidR="00BB4C49" w:rsidRDefault="00DC0BFC">
            <w:pPr>
              <w:pStyle w:val="TableParagraph"/>
              <w:ind w:left="45" w:right="43"/>
              <w:rPr>
                <w:sz w:val="12"/>
              </w:rPr>
            </w:pPr>
            <w:r>
              <w:rPr>
                <w:w w:val="95"/>
                <w:sz w:val="12"/>
              </w:rPr>
              <w:t>British</w:t>
            </w:r>
            <w:r>
              <w:rPr>
                <w:spacing w:val="10"/>
                <w:w w:val="95"/>
                <w:sz w:val="12"/>
              </w:rPr>
              <w:t xml:space="preserve"> </w:t>
            </w:r>
            <w:r>
              <w:rPr>
                <w:w w:val="95"/>
                <w:sz w:val="12"/>
              </w:rPr>
              <w:t>Virgin</w:t>
            </w:r>
            <w:r>
              <w:rPr>
                <w:spacing w:val="9"/>
                <w:w w:val="95"/>
                <w:sz w:val="12"/>
              </w:rPr>
              <w:t xml:space="preserve"> </w:t>
            </w:r>
            <w:r>
              <w:rPr>
                <w:w w:val="95"/>
                <w:sz w:val="12"/>
              </w:rPr>
              <w:t>Islands,</w:t>
            </w:r>
            <w:r>
              <w:rPr>
                <w:spacing w:val="9"/>
                <w:w w:val="95"/>
                <w:sz w:val="12"/>
              </w:rPr>
              <w:t xml:space="preserve"> </w:t>
            </w:r>
            <w:r>
              <w:rPr>
                <w:w w:val="95"/>
                <w:sz w:val="12"/>
              </w:rPr>
              <w:t>Cayman</w:t>
            </w:r>
            <w:r>
              <w:rPr>
                <w:spacing w:val="9"/>
                <w:w w:val="95"/>
                <w:sz w:val="12"/>
              </w:rPr>
              <w:t xml:space="preserve"> </w:t>
            </w:r>
            <w:r>
              <w:rPr>
                <w:w w:val="95"/>
                <w:sz w:val="12"/>
              </w:rPr>
              <w:t>Islands,</w:t>
            </w:r>
            <w:r>
              <w:rPr>
                <w:spacing w:val="11"/>
                <w:w w:val="95"/>
                <w:sz w:val="12"/>
              </w:rPr>
              <w:t xml:space="preserve"> </w:t>
            </w:r>
            <w:r>
              <w:rPr>
                <w:w w:val="95"/>
                <w:sz w:val="12"/>
              </w:rPr>
              <w:t>Chile,</w:t>
            </w:r>
            <w:r>
              <w:rPr>
                <w:spacing w:val="9"/>
                <w:w w:val="95"/>
                <w:sz w:val="12"/>
              </w:rPr>
              <w:t xml:space="preserve"> </w:t>
            </w:r>
            <w:r>
              <w:rPr>
                <w:w w:val="95"/>
                <w:sz w:val="12"/>
              </w:rPr>
              <w:t>Curaçao</w:t>
            </w:r>
          </w:p>
        </w:tc>
      </w:tr>
      <w:tr w:rsidR="00BB4C49" w14:paraId="3191BDE6" w14:textId="77777777">
        <w:trPr>
          <w:trHeight w:val="139"/>
        </w:trPr>
        <w:tc>
          <w:tcPr>
            <w:tcW w:w="5745" w:type="dxa"/>
          </w:tcPr>
          <w:p w14:paraId="39408CC8" w14:textId="77777777" w:rsidR="00BB4C49" w:rsidRDefault="00DC0BFC">
            <w:pPr>
              <w:pStyle w:val="TableParagraph"/>
              <w:ind w:right="1634"/>
              <w:jc w:val="right"/>
              <w:rPr>
                <w:sz w:val="12"/>
              </w:rPr>
            </w:pPr>
            <w:r>
              <w:rPr>
                <w:w w:val="97"/>
                <w:sz w:val="12"/>
              </w:rPr>
              <w:t>-</w:t>
            </w:r>
          </w:p>
        </w:tc>
        <w:tc>
          <w:tcPr>
            <w:tcW w:w="3264" w:type="dxa"/>
          </w:tcPr>
          <w:p w14:paraId="7C65AA39" w14:textId="77777777" w:rsidR="00BB4C49" w:rsidRDefault="00DC0BFC">
            <w:pPr>
              <w:pStyle w:val="TableParagraph"/>
              <w:ind w:left="1"/>
              <w:rPr>
                <w:sz w:val="12"/>
              </w:rPr>
            </w:pPr>
            <w:r>
              <w:rPr>
                <w:w w:val="97"/>
                <w:sz w:val="12"/>
              </w:rPr>
              <w:t>-</w:t>
            </w:r>
          </w:p>
        </w:tc>
        <w:tc>
          <w:tcPr>
            <w:tcW w:w="3911" w:type="dxa"/>
          </w:tcPr>
          <w:p w14:paraId="6340372E" w14:textId="77777777" w:rsidR="00BB4C49" w:rsidRDefault="00DC0BFC">
            <w:pPr>
              <w:pStyle w:val="TableParagraph"/>
              <w:ind w:left="45" w:right="43"/>
              <w:rPr>
                <w:sz w:val="12"/>
              </w:rPr>
            </w:pPr>
            <w:r>
              <w:rPr>
                <w:sz w:val="12"/>
              </w:rPr>
              <w:t>Panama,</w:t>
            </w:r>
            <w:r>
              <w:rPr>
                <w:spacing w:val="2"/>
                <w:sz w:val="12"/>
              </w:rPr>
              <w:t xml:space="preserve"> </w:t>
            </w:r>
            <w:r>
              <w:rPr>
                <w:sz w:val="12"/>
              </w:rPr>
              <w:t>Puerto</w:t>
            </w:r>
            <w:r>
              <w:rPr>
                <w:spacing w:val="1"/>
                <w:sz w:val="12"/>
              </w:rPr>
              <w:t xml:space="preserve"> </w:t>
            </w:r>
            <w:r>
              <w:rPr>
                <w:sz w:val="12"/>
              </w:rPr>
              <w:t>Rico,</w:t>
            </w:r>
            <w:r>
              <w:rPr>
                <w:spacing w:val="2"/>
                <w:sz w:val="12"/>
              </w:rPr>
              <w:t xml:space="preserve"> </w:t>
            </w:r>
            <w:r>
              <w:rPr>
                <w:sz w:val="12"/>
              </w:rPr>
              <w:t>Saint</w:t>
            </w:r>
            <w:r>
              <w:rPr>
                <w:spacing w:val="1"/>
                <w:sz w:val="12"/>
              </w:rPr>
              <w:t xml:space="preserve"> </w:t>
            </w:r>
            <w:r>
              <w:rPr>
                <w:sz w:val="12"/>
              </w:rPr>
              <w:t>Martin</w:t>
            </w:r>
            <w:r>
              <w:rPr>
                <w:spacing w:val="3"/>
                <w:sz w:val="12"/>
              </w:rPr>
              <w:t xml:space="preserve"> </w:t>
            </w:r>
            <w:r>
              <w:rPr>
                <w:sz w:val="12"/>
              </w:rPr>
              <w:t>(FRA),</w:t>
            </w:r>
            <w:r>
              <w:rPr>
                <w:spacing w:val="1"/>
                <w:sz w:val="12"/>
              </w:rPr>
              <w:t xml:space="preserve"> </w:t>
            </w:r>
            <w:r>
              <w:rPr>
                <w:sz w:val="12"/>
              </w:rPr>
              <w:t>Sint</w:t>
            </w:r>
            <w:r>
              <w:rPr>
                <w:spacing w:val="2"/>
                <w:sz w:val="12"/>
              </w:rPr>
              <w:t xml:space="preserve"> </w:t>
            </w:r>
            <w:r>
              <w:rPr>
                <w:sz w:val="12"/>
              </w:rPr>
              <w:t>Maarten</w:t>
            </w:r>
          </w:p>
        </w:tc>
      </w:tr>
      <w:tr w:rsidR="00BB4C49" w14:paraId="6A855136" w14:textId="77777777">
        <w:trPr>
          <w:trHeight w:val="139"/>
        </w:trPr>
        <w:tc>
          <w:tcPr>
            <w:tcW w:w="5745" w:type="dxa"/>
          </w:tcPr>
          <w:p w14:paraId="3F2EE065" w14:textId="77777777" w:rsidR="00BB4C49" w:rsidRDefault="00DC0BFC">
            <w:pPr>
              <w:pStyle w:val="TableParagraph"/>
              <w:ind w:right="1634"/>
              <w:jc w:val="right"/>
              <w:rPr>
                <w:sz w:val="12"/>
              </w:rPr>
            </w:pPr>
            <w:r>
              <w:rPr>
                <w:w w:val="97"/>
                <w:sz w:val="12"/>
              </w:rPr>
              <w:t>-</w:t>
            </w:r>
          </w:p>
        </w:tc>
        <w:tc>
          <w:tcPr>
            <w:tcW w:w="3264" w:type="dxa"/>
          </w:tcPr>
          <w:p w14:paraId="0463533E" w14:textId="77777777" w:rsidR="00BB4C49" w:rsidRDefault="00DC0BFC">
            <w:pPr>
              <w:pStyle w:val="TableParagraph"/>
              <w:ind w:left="1"/>
              <w:rPr>
                <w:sz w:val="12"/>
              </w:rPr>
            </w:pPr>
            <w:r>
              <w:rPr>
                <w:w w:val="97"/>
                <w:sz w:val="12"/>
              </w:rPr>
              <w:t>-</w:t>
            </w:r>
          </w:p>
        </w:tc>
        <w:tc>
          <w:tcPr>
            <w:tcW w:w="3911" w:type="dxa"/>
          </w:tcPr>
          <w:p w14:paraId="717D2F1D" w14:textId="77777777" w:rsidR="00BB4C49" w:rsidRDefault="00DC0BFC">
            <w:pPr>
              <w:pStyle w:val="TableParagraph"/>
              <w:ind w:left="45" w:right="43"/>
              <w:rPr>
                <w:sz w:val="12"/>
              </w:rPr>
            </w:pPr>
            <w:r>
              <w:rPr>
                <w:spacing w:val="-2"/>
                <w:sz w:val="12"/>
              </w:rPr>
              <w:t>Trinidad</w:t>
            </w:r>
            <w:r>
              <w:rPr>
                <w:spacing w:val="-5"/>
                <w:sz w:val="12"/>
              </w:rPr>
              <w:t xml:space="preserve"> </w:t>
            </w:r>
            <w:r>
              <w:rPr>
                <w:spacing w:val="-1"/>
                <w:sz w:val="12"/>
              </w:rPr>
              <w:t>&amp;</w:t>
            </w:r>
            <w:r>
              <w:rPr>
                <w:spacing w:val="-5"/>
                <w:sz w:val="12"/>
              </w:rPr>
              <w:t xml:space="preserve"> </w:t>
            </w:r>
            <w:r>
              <w:rPr>
                <w:spacing w:val="-1"/>
                <w:sz w:val="12"/>
              </w:rPr>
              <w:t>Tobago,</w:t>
            </w:r>
            <w:r>
              <w:rPr>
                <w:spacing w:val="-5"/>
                <w:sz w:val="12"/>
              </w:rPr>
              <w:t xml:space="preserve"> </w:t>
            </w:r>
            <w:r>
              <w:rPr>
                <w:spacing w:val="-1"/>
                <w:sz w:val="12"/>
              </w:rPr>
              <w:t>Turks</w:t>
            </w:r>
            <w:r>
              <w:rPr>
                <w:spacing w:val="-5"/>
                <w:sz w:val="12"/>
              </w:rPr>
              <w:t xml:space="preserve"> </w:t>
            </w:r>
            <w:r>
              <w:rPr>
                <w:spacing w:val="-1"/>
                <w:sz w:val="12"/>
              </w:rPr>
              <w:t>&amp;</w:t>
            </w:r>
            <w:r>
              <w:rPr>
                <w:spacing w:val="-4"/>
                <w:sz w:val="12"/>
              </w:rPr>
              <w:t xml:space="preserve"> </w:t>
            </w:r>
            <w:r>
              <w:rPr>
                <w:spacing w:val="-1"/>
                <w:sz w:val="12"/>
              </w:rPr>
              <w:t>Caicos</w:t>
            </w:r>
            <w:r>
              <w:rPr>
                <w:spacing w:val="-5"/>
                <w:sz w:val="12"/>
              </w:rPr>
              <w:t xml:space="preserve"> </w:t>
            </w:r>
            <w:r>
              <w:rPr>
                <w:spacing w:val="-1"/>
                <w:sz w:val="12"/>
              </w:rPr>
              <w:t>Islands,</w:t>
            </w:r>
            <w:r>
              <w:rPr>
                <w:spacing w:val="-5"/>
                <w:sz w:val="12"/>
              </w:rPr>
              <w:t xml:space="preserve"> </w:t>
            </w:r>
            <w:r>
              <w:rPr>
                <w:spacing w:val="-1"/>
                <w:sz w:val="12"/>
              </w:rPr>
              <w:t>U.S.</w:t>
            </w:r>
            <w:r>
              <w:rPr>
                <w:spacing w:val="-5"/>
                <w:sz w:val="12"/>
              </w:rPr>
              <w:t xml:space="preserve"> </w:t>
            </w:r>
            <w:r>
              <w:rPr>
                <w:spacing w:val="-1"/>
                <w:sz w:val="12"/>
              </w:rPr>
              <w:t>Virgin</w:t>
            </w:r>
            <w:r>
              <w:rPr>
                <w:spacing w:val="-4"/>
                <w:sz w:val="12"/>
              </w:rPr>
              <w:t xml:space="preserve"> </w:t>
            </w:r>
            <w:r>
              <w:rPr>
                <w:spacing w:val="-1"/>
                <w:sz w:val="12"/>
              </w:rPr>
              <w:t>Islands,</w:t>
            </w:r>
            <w:r>
              <w:rPr>
                <w:spacing w:val="-5"/>
                <w:sz w:val="12"/>
              </w:rPr>
              <w:t xml:space="preserve"> </w:t>
            </w:r>
            <w:r>
              <w:rPr>
                <w:spacing w:val="-1"/>
                <w:sz w:val="12"/>
              </w:rPr>
              <w:t>Uruguay</w:t>
            </w:r>
          </w:p>
        </w:tc>
      </w:tr>
      <w:tr w:rsidR="00BB4C49" w14:paraId="2C9CCE94" w14:textId="77777777">
        <w:trPr>
          <w:trHeight w:val="139"/>
        </w:trPr>
        <w:tc>
          <w:tcPr>
            <w:tcW w:w="5745" w:type="dxa"/>
          </w:tcPr>
          <w:p w14:paraId="17897131" w14:textId="77777777" w:rsidR="00BB4C49" w:rsidRDefault="00DC0BFC">
            <w:pPr>
              <w:pStyle w:val="TableParagraph"/>
              <w:tabs>
                <w:tab w:val="left" w:pos="3325"/>
              </w:tabs>
              <w:ind w:left="59"/>
              <w:jc w:val="left"/>
              <w:rPr>
                <w:sz w:val="12"/>
              </w:rPr>
            </w:pPr>
            <w:r>
              <w:rPr>
                <w:w w:val="95"/>
                <w:sz w:val="12"/>
              </w:rPr>
              <w:t>Middle</w:t>
            </w:r>
            <w:r>
              <w:rPr>
                <w:spacing w:val="8"/>
                <w:w w:val="95"/>
                <w:sz w:val="12"/>
              </w:rPr>
              <w:t xml:space="preserve"> </w:t>
            </w:r>
            <w:r>
              <w:rPr>
                <w:w w:val="95"/>
                <w:sz w:val="12"/>
              </w:rPr>
              <w:t>East</w:t>
            </w:r>
            <w:r>
              <w:rPr>
                <w:spacing w:val="9"/>
                <w:w w:val="95"/>
                <w:sz w:val="12"/>
              </w:rPr>
              <w:t xml:space="preserve"> </w:t>
            </w:r>
            <w:r>
              <w:rPr>
                <w:w w:val="95"/>
                <w:sz w:val="12"/>
              </w:rPr>
              <w:t>&amp;</w:t>
            </w:r>
            <w:r>
              <w:rPr>
                <w:spacing w:val="9"/>
                <w:w w:val="95"/>
                <w:sz w:val="12"/>
              </w:rPr>
              <w:t xml:space="preserve"> </w:t>
            </w:r>
            <w:r>
              <w:rPr>
                <w:w w:val="95"/>
                <w:sz w:val="12"/>
              </w:rPr>
              <w:t>North</w:t>
            </w:r>
            <w:r>
              <w:rPr>
                <w:spacing w:val="8"/>
                <w:w w:val="95"/>
                <w:sz w:val="12"/>
              </w:rPr>
              <w:t xml:space="preserve"> </w:t>
            </w:r>
            <w:r>
              <w:rPr>
                <w:w w:val="95"/>
                <w:sz w:val="12"/>
              </w:rPr>
              <w:t>Africa</w:t>
            </w:r>
            <w:r>
              <w:rPr>
                <w:spacing w:val="33"/>
                <w:sz w:val="12"/>
              </w:rPr>
              <w:t xml:space="preserve">   </w:t>
            </w:r>
            <w:r>
              <w:rPr>
                <w:w w:val="95"/>
                <w:sz w:val="12"/>
              </w:rPr>
              <w:t>Low</w:t>
            </w:r>
            <w:r>
              <w:rPr>
                <w:spacing w:val="1"/>
                <w:w w:val="95"/>
                <w:sz w:val="12"/>
              </w:rPr>
              <w:t xml:space="preserve"> </w:t>
            </w:r>
            <w:r>
              <w:rPr>
                <w:w w:val="95"/>
                <w:sz w:val="12"/>
              </w:rPr>
              <w:t>income</w:t>
            </w:r>
            <w:r>
              <w:rPr>
                <w:w w:val="95"/>
                <w:sz w:val="12"/>
              </w:rPr>
              <w:tab/>
            </w:r>
            <w:r>
              <w:rPr>
                <w:spacing w:val="-1"/>
                <w:sz w:val="12"/>
              </w:rPr>
              <w:t>Syrian</w:t>
            </w:r>
            <w:r>
              <w:rPr>
                <w:spacing w:val="-5"/>
                <w:sz w:val="12"/>
              </w:rPr>
              <w:t xml:space="preserve"> </w:t>
            </w:r>
            <w:r>
              <w:rPr>
                <w:spacing w:val="-1"/>
                <w:sz w:val="12"/>
              </w:rPr>
              <w:t>Arab</w:t>
            </w:r>
            <w:r>
              <w:rPr>
                <w:spacing w:val="-5"/>
                <w:sz w:val="12"/>
              </w:rPr>
              <w:t xml:space="preserve"> </w:t>
            </w:r>
            <w:r>
              <w:rPr>
                <w:spacing w:val="-1"/>
                <w:sz w:val="12"/>
              </w:rPr>
              <w:t>Republic,</w:t>
            </w:r>
            <w:r>
              <w:rPr>
                <w:spacing w:val="-4"/>
                <w:sz w:val="12"/>
              </w:rPr>
              <w:t xml:space="preserve"> </w:t>
            </w:r>
            <w:r>
              <w:rPr>
                <w:spacing w:val="-1"/>
                <w:sz w:val="12"/>
              </w:rPr>
              <w:t>Yemen</w:t>
            </w:r>
          </w:p>
        </w:tc>
        <w:tc>
          <w:tcPr>
            <w:tcW w:w="3264" w:type="dxa"/>
          </w:tcPr>
          <w:p w14:paraId="0EC81FD9" w14:textId="77777777" w:rsidR="00BB4C49" w:rsidRDefault="00DC0BFC">
            <w:pPr>
              <w:pStyle w:val="TableParagraph"/>
              <w:ind w:left="1"/>
              <w:rPr>
                <w:sz w:val="12"/>
              </w:rPr>
            </w:pPr>
            <w:r>
              <w:rPr>
                <w:w w:val="97"/>
                <w:sz w:val="12"/>
              </w:rPr>
              <w:t>-</w:t>
            </w:r>
          </w:p>
        </w:tc>
        <w:tc>
          <w:tcPr>
            <w:tcW w:w="3911" w:type="dxa"/>
          </w:tcPr>
          <w:p w14:paraId="2E7A8067" w14:textId="77777777" w:rsidR="00BB4C49" w:rsidRDefault="00DC0BFC">
            <w:pPr>
              <w:pStyle w:val="TableParagraph"/>
              <w:ind w:left="2"/>
              <w:rPr>
                <w:sz w:val="12"/>
              </w:rPr>
            </w:pPr>
            <w:r>
              <w:rPr>
                <w:w w:val="97"/>
                <w:sz w:val="12"/>
              </w:rPr>
              <w:t>-</w:t>
            </w:r>
          </w:p>
        </w:tc>
      </w:tr>
      <w:tr w:rsidR="00BB4C49" w14:paraId="7129E6C7" w14:textId="77777777">
        <w:trPr>
          <w:trHeight w:val="139"/>
        </w:trPr>
        <w:tc>
          <w:tcPr>
            <w:tcW w:w="5745" w:type="dxa"/>
          </w:tcPr>
          <w:p w14:paraId="16ADD178" w14:textId="77777777" w:rsidR="00BB4C49" w:rsidRDefault="00DC0BFC">
            <w:pPr>
              <w:pStyle w:val="TableParagraph"/>
              <w:tabs>
                <w:tab w:val="left" w:pos="3875"/>
              </w:tabs>
              <w:ind w:left="1622"/>
              <w:jc w:val="left"/>
              <w:rPr>
                <w:sz w:val="12"/>
              </w:rPr>
            </w:pPr>
            <w:r>
              <w:rPr>
                <w:w w:val="95"/>
                <w:sz w:val="12"/>
              </w:rPr>
              <w:t>Middle</w:t>
            </w:r>
            <w:r>
              <w:rPr>
                <w:spacing w:val="1"/>
                <w:w w:val="95"/>
                <w:sz w:val="12"/>
              </w:rPr>
              <w:t xml:space="preserve"> </w:t>
            </w:r>
            <w:r>
              <w:rPr>
                <w:w w:val="95"/>
                <w:sz w:val="12"/>
              </w:rPr>
              <w:t>income</w:t>
            </w:r>
            <w:r>
              <w:rPr>
                <w:w w:val="95"/>
                <w:sz w:val="12"/>
              </w:rPr>
              <w:tab/>
            </w:r>
            <w:r>
              <w:rPr>
                <w:sz w:val="12"/>
              </w:rPr>
              <w:t>Djibouti</w:t>
            </w:r>
          </w:p>
        </w:tc>
        <w:tc>
          <w:tcPr>
            <w:tcW w:w="3264" w:type="dxa"/>
          </w:tcPr>
          <w:p w14:paraId="2549A9EF" w14:textId="77777777" w:rsidR="00BB4C49" w:rsidRDefault="00DC0BFC">
            <w:pPr>
              <w:pStyle w:val="TableParagraph"/>
              <w:ind w:left="44" w:right="43"/>
              <w:rPr>
                <w:sz w:val="12"/>
              </w:rPr>
            </w:pPr>
            <w:r>
              <w:rPr>
                <w:spacing w:val="-1"/>
                <w:sz w:val="12"/>
              </w:rPr>
              <w:t>Algeria,</w:t>
            </w:r>
            <w:r>
              <w:rPr>
                <w:spacing w:val="-4"/>
                <w:sz w:val="12"/>
              </w:rPr>
              <w:t xml:space="preserve"> </w:t>
            </w:r>
            <w:r>
              <w:rPr>
                <w:sz w:val="12"/>
              </w:rPr>
              <w:t>Egypt,</w:t>
            </w:r>
            <w:r>
              <w:rPr>
                <w:spacing w:val="-5"/>
                <w:sz w:val="12"/>
              </w:rPr>
              <w:t xml:space="preserve"> </w:t>
            </w:r>
            <w:r>
              <w:rPr>
                <w:sz w:val="12"/>
              </w:rPr>
              <w:t>Iraq</w:t>
            </w:r>
          </w:p>
        </w:tc>
        <w:tc>
          <w:tcPr>
            <w:tcW w:w="3911" w:type="dxa"/>
          </w:tcPr>
          <w:p w14:paraId="1608F84A" w14:textId="77777777" w:rsidR="00BB4C49" w:rsidRDefault="00DC0BFC">
            <w:pPr>
              <w:pStyle w:val="TableParagraph"/>
              <w:ind w:left="45" w:right="43"/>
              <w:rPr>
                <w:sz w:val="12"/>
              </w:rPr>
            </w:pPr>
            <w:r>
              <w:rPr>
                <w:spacing w:val="-1"/>
                <w:sz w:val="12"/>
              </w:rPr>
              <w:t>Iran,</w:t>
            </w:r>
            <w:r>
              <w:rPr>
                <w:spacing w:val="-3"/>
                <w:sz w:val="12"/>
              </w:rPr>
              <w:t xml:space="preserve"> </w:t>
            </w:r>
            <w:r>
              <w:rPr>
                <w:spacing w:val="-1"/>
                <w:sz w:val="12"/>
              </w:rPr>
              <w:t>Lebanon</w:t>
            </w:r>
          </w:p>
        </w:tc>
      </w:tr>
      <w:tr w:rsidR="00BB4C49" w14:paraId="6C740C56" w14:textId="77777777">
        <w:trPr>
          <w:trHeight w:val="139"/>
        </w:trPr>
        <w:tc>
          <w:tcPr>
            <w:tcW w:w="5745" w:type="dxa"/>
          </w:tcPr>
          <w:p w14:paraId="6F874D76" w14:textId="77777777" w:rsidR="00BB4C49" w:rsidRDefault="00DC0BFC">
            <w:pPr>
              <w:pStyle w:val="TableParagraph"/>
              <w:ind w:right="1634"/>
              <w:jc w:val="right"/>
              <w:rPr>
                <w:sz w:val="12"/>
              </w:rPr>
            </w:pPr>
            <w:r>
              <w:rPr>
                <w:w w:val="97"/>
                <w:sz w:val="12"/>
              </w:rPr>
              <w:t>-</w:t>
            </w:r>
          </w:p>
        </w:tc>
        <w:tc>
          <w:tcPr>
            <w:tcW w:w="3264" w:type="dxa"/>
          </w:tcPr>
          <w:p w14:paraId="34B39ABC" w14:textId="77777777" w:rsidR="00BB4C49" w:rsidRDefault="00DC0BFC">
            <w:pPr>
              <w:pStyle w:val="TableParagraph"/>
              <w:ind w:left="44" w:right="43"/>
              <w:rPr>
                <w:sz w:val="12"/>
              </w:rPr>
            </w:pPr>
            <w:r>
              <w:rPr>
                <w:spacing w:val="-1"/>
                <w:sz w:val="12"/>
              </w:rPr>
              <w:t>Jordan,</w:t>
            </w:r>
            <w:r>
              <w:rPr>
                <w:spacing w:val="-4"/>
                <w:sz w:val="12"/>
              </w:rPr>
              <w:t xml:space="preserve"> </w:t>
            </w:r>
            <w:r>
              <w:rPr>
                <w:spacing w:val="-1"/>
                <w:sz w:val="12"/>
              </w:rPr>
              <w:t>Libya,</w:t>
            </w:r>
            <w:r>
              <w:rPr>
                <w:spacing w:val="-4"/>
                <w:sz w:val="12"/>
              </w:rPr>
              <w:t xml:space="preserve"> </w:t>
            </w:r>
            <w:r>
              <w:rPr>
                <w:spacing w:val="-1"/>
                <w:sz w:val="12"/>
              </w:rPr>
              <w:t>Morocco,</w:t>
            </w:r>
            <w:r>
              <w:rPr>
                <w:spacing w:val="-3"/>
                <w:sz w:val="12"/>
              </w:rPr>
              <w:t xml:space="preserve"> </w:t>
            </w:r>
            <w:r>
              <w:rPr>
                <w:spacing w:val="-1"/>
                <w:sz w:val="12"/>
              </w:rPr>
              <w:t>Tunisia</w:t>
            </w:r>
          </w:p>
        </w:tc>
        <w:tc>
          <w:tcPr>
            <w:tcW w:w="3911" w:type="dxa"/>
          </w:tcPr>
          <w:p w14:paraId="6943E34E" w14:textId="77777777" w:rsidR="00BB4C49" w:rsidRDefault="00DC0BFC">
            <w:pPr>
              <w:pStyle w:val="TableParagraph"/>
              <w:ind w:left="2"/>
              <w:rPr>
                <w:sz w:val="12"/>
              </w:rPr>
            </w:pPr>
            <w:r>
              <w:rPr>
                <w:w w:val="97"/>
                <w:sz w:val="12"/>
              </w:rPr>
              <w:t>-</w:t>
            </w:r>
          </w:p>
        </w:tc>
      </w:tr>
      <w:tr w:rsidR="00BB4C49" w14:paraId="1586234F" w14:textId="77777777">
        <w:trPr>
          <w:trHeight w:val="139"/>
        </w:trPr>
        <w:tc>
          <w:tcPr>
            <w:tcW w:w="5745" w:type="dxa"/>
          </w:tcPr>
          <w:p w14:paraId="3B0A39C0" w14:textId="77777777" w:rsidR="00BB4C49" w:rsidRDefault="00DC0BFC">
            <w:pPr>
              <w:pStyle w:val="TableParagraph"/>
              <w:ind w:right="1634"/>
              <w:jc w:val="right"/>
              <w:rPr>
                <w:sz w:val="12"/>
              </w:rPr>
            </w:pPr>
            <w:r>
              <w:rPr>
                <w:w w:val="97"/>
                <w:sz w:val="12"/>
              </w:rPr>
              <w:t>-</w:t>
            </w:r>
          </w:p>
        </w:tc>
        <w:tc>
          <w:tcPr>
            <w:tcW w:w="3264" w:type="dxa"/>
          </w:tcPr>
          <w:p w14:paraId="125653FE" w14:textId="77777777" w:rsidR="00BB4C49" w:rsidRDefault="00DC0BFC">
            <w:pPr>
              <w:pStyle w:val="TableParagraph"/>
              <w:ind w:left="44" w:right="43"/>
              <w:rPr>
                <w:sz w:val="12"/>
              </w:rPr>
            </w:pPr>
            <w:r>
              <w:rPr>
                <w:sz w:val="12"/>
              </w:rPr>
              <w:t>West Bank</w:t>
            </w:r>
            <w:r>
              <w:rPr>
                <w:spacing w:val="1"/>
                <w:sz w:val="12"/>
              </w:rPr>
              <w:t xml:space="preserve"> </w:t>
            </w:r>
            <w:r>
              <w:rPr>
                <w:sz w:val="12"/>
              </w:rPr>
              <w:t>&amp; Gaza</w:t>
            </w:r>
            <w:r>
              <w:rPr>
                <w:spacing w:val="1"/>
                <w:sz w:val="12"/>
              </w:rPr>
              <w:t xml:space="preserve"> </w:t>
            </w:r>
            <w:r>
              <w:rPr>
                <w:sz w:val="12"/>
              </w:rPr>
              <w:t>Strip</w:t>
            </w:r>
          </w:p>
        </w:tc>
        <w:tc>
          <w:tcPr>
            <w:tcW w:w="3911" w:type="dxa"/>
          </w:tcPr>
          <w:p w14:paraId="14E0F791" w14:textId="77777777" w:rsidR="00BB4C49" w:rsidRDefault="00DC0BFC">
            <w:pPr>
              <w:pStyle w:val="TableParagraph"/>
              <w:ind w:left="2"/>
              <w:rPr>
                <w:sz w:val="12"/>
              </w:rPr>
            </w:pPr>
            <w:r>
              <w:rPr>
                <w:w w:val="97"/>
                <w:sz w:val="12"/>
              </w:rPr>
              <w:t>-</w:t>
            </w:r>
          </w:p>
        </w:tc>
      </w:tr>
      <w:tr w:rsidR="00BB4C49" w14:paraId="08C8F9C2" w14:textId="77777777">
        <w:trPr>
          <w:trHeight w:val="139"/>
        </w:trPr>
        <w:tc>
          <w:tcPr>
            <w:tcW w:w="5745" w:type="dxa"/>
          </w:tcPr>
          <w:p w14:paraId="560558ED" w14:textId="77777777" w:rsidR="00BB4C49" w:rsidRDefault="00DC0BFC">
            <w:pPr>
              <w:pStyle w:val="TableParagraph"/>
              <w:tabs>
                <w:tab w:val="left" w:pos="4069"/>
              </w:tabs>
              <w:ind w:left="1677"/>
              <w:jc w:val="left"/>
              <w:rPr>
                <w:sz w:val="12"/>
              </w:rPr>
            </w:pPr>
            <w:r>
              <w:rPr>
                <w:w w:val="95"/>
                <w:sz w:val="12"/>
              </w:rPr>
              <w:t>High income</w:t>
            </w:r>
            <w:r>
              <w:rPr>
                <w:w w:val="95"/>
                <w:sz w:val="12"/>
              </w:rPr>
              <w:tab/>
            </w:r>
            <w:r>
              <w:rPr>
                <w:sz w:val="12"/>
              </w:rPr>
              <w:t>-</w:t>
            </w:r>
          </w:p>
        </w:tc>
        <w:tc>
          <w:tcPr>
            <w:tcW w:w="3264" w:type="dxa"/>
          </w:tcPr>
          <w:p w14:paraId="26316406" w14:textId="77777777" w:rsidR="00BB4C49" w:rsidRDefault="00DC0BFC">
            <w:pPr>
              <w:pStyle w:val="TableParagraph"/>
              <w:ind w:left="1"/>
              <w:rPr>
                <w:sz w:val="12"/>
              </w:rPr>
            </w:pPr>
            <w:r>
              <w:rPr>
                <w:w w:val="97"/>
                <w:sz w:val="12"/>
              </w:rPr>
              <w:t>-</w:t>
            </w:r>
          </w:p>
        </w:tc>
        <w:tc>
          <w:tcPr>
            <w:tcW w:w="3911" w:type="dxa"/>
          </w:tcPr>
          <w:p w14:paraId="4FD7118C" w14:textId="77777777" w:rsidR="00BB4C49" w:rsidRDefault="00DC0BFC">
            <w:pPr>
              <w:pStyle w:val="TableParagraph"/>
              <w:ind w:left="45" w:right="43"/>
              <w:rPr>
                <w:sz w:val="12"/>
              </w:rPr>
            </w:pPr>
            <w:r>
              <w:rPr>
                <w:spacing w:val="-1"/>
                <w:sz w:val="12"/>
              </w:rPr>
              <w:t>Bahrain,</w:t>
            </w:r>
            <w:r>
              <w:rPr>
                <w:spacing w:val="-3"/>
                <w:sz w:val="12"/>
              </w:rPr>
              <w:t xml:space="preserve"> </w:t>
            </w:r>
            <w:r>
              <w:rPr>
                <w:spacing w:val="-1"/>
                <w:sz w:val="12"/>
              </w:rPr>
              <w:t>Israel,</w:t>
            </w:r>
            <w:r>
              <w:rPr>
                <w:spacing w:val="-3"/>
                <w:sz w:val="12"/>
              </w:rPr>
              <w:t xml:space="preserve"> </w:t>
            </w:r>
            <w:r>
              <w:rPr>
                <w:sz w:val="12"/>
              </w:rPr>
              <w:t>Kuwait</w:t>
            </w:r>
          </w:p>
        </w:tc>
      </w:tr>
      <w:tr w:rsidR="00BB4C49" w14:paraId="456489B9" w14:textId="77777777">
        <w:trPr>
          <w:trHeight w:val="139"/>
        </w:trPr>
        <w:tc>
          <w:tcPr>
            <w:tcW w:w="5745" w:type="dxa"/>
          </w:tcPr>
          <w:p w14:paraId="21224F69" w14:textId="77777777" w:rsidR="00BB4C49" w:rsidRDefault="00DC0BFC">
            <w:pPr>
              <w:pStyle w:val="TableParagraph"/>
              <w:ind w:right="1634"/>
              <w:jc w:val="right"/>
              <w:rPr>
                <w:sz w:val="12"/>
              </w:rPr>
            </w:pPr>
            <w:r>
              <w:rPr>
                <w:w w:val="97"/>
                <w:sz w:val="12"/>
              </w:rPr>
              <w:t>-</w:t>
            </w:r>
          </w:p>
        </w:tc>
        <w:tc>
          <w:tcPr>
            <w:tcW w:w="3264" w:type="dxa"/>
          </w:tcPr>
          <w:p w14:paraId="3C4D3102" w14:textId="77777777" w:rsidR="00BB4C49" w:rsidRDefault="00DC0BFC">
            <w:pPr>
              <w:pStyle w:val="TableParagraph"/>
              <w:ind w:left="1"/>
              <w:rPr>
                <w:sz w:val="12"/>
              </w:rPr>
            </w:pPr>
            <w:r>
              <w:rPr>
                <w:w w:val="97"/>
                <w:sz w:val="12"/>
              </w:rPr>
              <w:t>-</w:t>
            </w:r>
          </w:p>
        </w:tc>
        <w:tc>
          <w:tcPr>
            <w:tcW w:w="3911" w:type="dxa"/>
          </w:tcPr>
          <w:p w14:paraId="785DE69A" w14:textId="77777777" w:rsidR="00BB4C49" w:rsidRDefault="00DC0BFC">
            <w:pPr>
              <w:pStyle w:val="TableParagraph"/>
              <w:ind w:left="45" w:right="43"/>
              <w:rPr>
                <w:sz w:val="12"/>
              </w:rPr>
            </w:pPr>
            <w:r>
              <w:rPr>
                <w:sz w:val="12"/>
              </w:rPr>
              <w:t>Malta,</w:t>
            </w:r>
            <w:r>
              <w:rPr>
                <w:spacing w:val="-5"/>
                <w:sz w:val="12"/>
              </w:rPr>
              <w:t xml:space="preserve"> </w:t>
            </w:r>
            <w:r>
              <w:rPr>
                <w:sz w:val="12"/>
              </w:rPr>
              <w:t>Oman,</w:t>
            </w:r>
            <w:r>
              <w:rPr>
                <w:spacing w:val="-5"/>
                <w:sz w:val="12"/>
              </w:rPr>
              <w:t xml:space="preserve"> </w:t>
            </w:r>
            <w:r>
              <w:rPr>
                <w:sz w:val="12"/>
              </w:rPr>
              <w:t>Qatar,</w:t>
            </w:r>
            <w:r>
              <w:rPr>
                <w:spacing w:val="-4"/>
                <w:sz w:val="12"/>
              </w:rPr>
              <w:t xml:space="preserve"> </w:t>
            </w:r>
            <w:r>
              <w:rPr>
                <w:sz w:val="12"/>
              </w:rPr>
              <w:t>Saudi</w:t>
            </w:r>
            <w:r>
              <w:rPr>
                <w:spacing w:val="-4"/>
                <w:sz w:val="12"/>
              </w:rPr>
              <w:t xml:space="preserve"> </w:t>
            </w:r>
            <w:r>
              <w:rPr>
                <w:sz w:val="12"/>
              </w:rPr>
              <w:t>Arabia</w:t>
            </w:r>
          </w:p>
        </w:tc>
      </w:tr>
      <w:tr w:rsidR="00BB4C49" w14:paraId="3EF407A2" w14:textId="77777777">
        <w:trPr>
          <w:trHeight w:val="139"/>
        </w:trPr>
        <w:tc>
          <w:tcPr>
            <w:tcW w:w="5745" w:type="dxa"/>
          </w:tcPr>
          <w:p w14:paraId="3D0447B6" w14:textId="77777777" w:rsidR="00BB4C49" w:rsidRDefault="00DC0BFC">
            <w:pPr>
              <w:pStyle w:val="TableParagraph"/>
              <w:ind w:right="1634"/>
              <w:jc w:val="right"/>
              <w:rPr>
                <w:sz w:val="12"/>
              </w:rPr>
            </w:pPr>
            <w:r>
              <w:rPr>
                <w:w w:val="97"/>
                <w:sz w:val="12"/>
              </w:rPr>
              <w:t>-</w:t>
            </w:r>
          </w:p>
        </w:tc>
        <w:tc>
          <w:tcPr>
            <w:tcW w:w="3264" w:type="dxa"/>
          </w:tcPr>
          <w:p w14:paraId="683FF239" w14:textId="77777777" w:rsidR="00BB4C49" w:rsidRDefault="00DC0BFC">
            <w:pPr>
              <w:pStyle w:val="TableParagraph"/>
              <w:ind w:left="1"/>
              <w:rPr>
                <w:sz w:val="12"/>
              </w:rPr>
            </w:pPr>
            <w:r>
              <w:rPr>
                <w:w w:val="97"/>
                <w:sz w:val="12"/>
              </w:rPr>
              <w:t>-</w:t>
            </w:r>
          </w:p>
        </w:tc>
        <w:tc>
          <w:tcPr>
            <w:tcW w:w="3911" w:type="dxa"/>
          </w:tcPr>
          <w:p w14:paraId="783C5E21" w14:textId="77777777" w:rsidR="00BB4C49" w:rsidRDefault="00DC0BFC">
            <w:pPr>
              <w:pStyle w:val="TableParagraph"/>
              <w:ind w:left="45" w:right="43"/>
              <w:rPr>
                <w:sz w:val="12"/>
              </w:rPr>
            </w:pPr>
            <w:r>
              <w:rPr>
                <w:spacing w:val="-1"/>
                <w:sz w:val="12"/>
              </w:rPr>
              <w:t>United</w:t>
            </w:r>
            <w:r>
              <w:rPr>
                <w:spacing w:val="-5"/>
                <w:sz w:val="12"/>
              </w:rPr>
              <w:t xml:space="preserve"> </w:t>
            </w:r>
            <w:r>
              <w:rPr>
                <w:spacing w:val="-1"/>
                <w:sz w:val="12"/>
              </w:rPr>
              <w:t>Arab</w:t>
            </w:r>
            <w:r>
              <w:rPr>
                <w:spacing w:val="-5"/>
                <w:sz w:val="12"/>
              </w:rPr>
              <w:t xml:space="preserve"> </w:t>
            </w:r>
            <w:r>
              <w:rPr>
                <w:sz w:val="12"/>
              </w:rPr>
              <w:t>Emirates</w:t>
            </w:r>
          </w:p>
        </w:tc>
      </w:tr>
      <w:tr w:rsidR="00BB4C49" w14:paraId="3FB6798F" w14:textId="77777777">
        <w:trPr>
          <w:trHeight w:val="139"/>
        </w:trPr>
        <w:tc>
          <w:tcPr>
            <w:tcW w:w="5745" w:type="dxa"/>
          </w:tcPr>
          <w:p w14:paraId="32D59E34" w14:textId="77777777" w:rsidR="00BB4C49" w:rsidRDefault="00DC0BFC">
            <w:pPr>
              <w:pStyle w:val="TableParagraph"/>
              <w:tabs>
                <w:tab w:val="left" w:pos="1692"/>
                <w:tab w:val="left" w:pos="3154"/>
              </w:tabs>
              <w:ind w:left="341"/>
              <w:jc w:val="left"/>
              <w:rPr>
                <w:sz w:val="12"/>
              </w:rPr>
            </w:pPr>
            <w:r>
              <w:rPr>
                <w:sz w:val="12"/>
              </w:rPr>
              <w:t>E.</w:t>
            </w:r>
            <w:r>
              <w:rPr>
                <w:spacing w:val="3"/>
                <w:sz w:val="12"/>
              </w:rPr>
              <w:t xml:space="preserve"> </w:t>
            </w:r>
            <w:r>
              <w:rPr>
                <w:sz w:val="12"/>
              </w:rPr>
              <w:t>Asia</w:t>
            </w:r>
            <w:r>
              <w:rPr>
                <w:spacing w:val="4"/>
                <w:sz w:val="12"/>
              </w:rPr>
              <w:t xml:space="preserve"> </w:t>
            </w:r>
            <w:r>
              <w:rPr>
                <w:sz w:val="12"/>
              </w:rPr>
              <w:t>&amp;</w:t>
            </w:r>
            <w:r>
              <w:rPr>
                <w:spacing w:val="3"/>
                <w:sz w:val="12"/>
              </w:rPr>
              <w:t xml:space="preserve"> </w:t>
            </w:r>
            <w:r>
              <w:rPr>
                <w:sz w:val="12"/>
              </w:rPr>
              <w:t>Pacific</w:t>
            </w:r>
            <w:r>
              <w:rPr>
                <w:sz w:val="12"/>
              </w:rPr>
              <w:tab/>
            </w:r>
            <w:r>
              <w:rPr>
                <w:w w:val="95"/>
                <w:sz w:val="12"/>
              </w:rPr>
              <w:t>Low</w:t>
            </w:r>
            <w:r>
              <w:rPr>
                <w:spacing w:val="2"/>
                <w:w w:val="95"/>
                <w:sz w:val="12"/>
              </w:rPr>
              <w:t xml:space="preserve"> </w:t>
            </w:r>
            <w:r>
              <w:rPr>
                <w:w w:val="95"/>
                <w:sz w:val="12"/>
              </w:rPr>
              <w:t>income</w:t>
            </w:r>
            <w:r>
              <w:rPr>
                <w:w w:val="95"/>
                <w:sz w:val="12"/>
              </w:rPr>
              <w:tab/>
              <w:t>Democratic</w:t>
            </w:r>
            <w:r>
              <w:rPr>
                <w:spacing w:val="7"/>
                <w:w w:val="95"/>
                <w:sz w:val="12"/>
              </w:rPr>
              <w:t xml:space="preserve"> </w:t>
            </w:r>
            <w:r>
              <w:rPr>
                <w:w w:val="95"/>
                <w:sz w:val="12"/>
              </w:rPr>
              <w:t>People’s</w:t>
            </w:r>
            <w:r>
              <w:rPr>
                <w:spacing w:val="7"/>
                <w:w w:val="95"/>
                <w:sz w:val="12"/>
              </w:rPr>
              <w:t xml:space="preserve"> </w:t>
            </w:r>
            <w:r>
              <w:rPr>
                <w:w w:val="95"/>
                <w:sz w:val="12"/>
              </w:rPr>
              <w:t>Republic</w:t>
            </w:r>
            <w:r>
              <w:rPr>
                <w:spacing w:val="9"/>
                <w:w w:val="95"/>
                <w:sz w:val="12"/>
              </w:rPr>
              <w:t xml:space="preserve"> </w:t>
            </w:r>
            <w:r>
              <w:rPr>
                <w:w w:val="95"/>
                <w:sz w:val="12"/>
              </w:rPr>
              <w:t>Korea</w:t>
            </w:r>
          </w:p>
        </w:tc>
        <w:tc>
          <w:tcPr>
            <w:tcW w:w="3264" w:type="dxa"/>
          </w:tcPr>
          <w:p w14:paraId="48230E40" w14:textId="77777777" w:rsidR="00BB4C49" w:rsidRDefault="00DC0BFC">
            <w:pPr>
              <w:pStyle w:val="TableParagraph"/>
              <w:ind w:left="1"/>
              <w:rPr>
                <w:sz w:val="12"/>
              </w:rPr>
            </w:pPr>
            <w:r>
              <w:rPr>
                <w:w w:val="97"/>
                <w:sz w:val="12"/>
              </w:rPr>
              <w:t>-</w:t>
            </w:r>
          </w:p>
        </w:tc>
        <w:tc>
          <w:tcPr>
            <w:tcW w:w="3911" w:type="dxa"/>
          </w:tcPr>
          <w:p w14:paraId="03E69388" w14:textId="77777777" w:rsidR="00BB4C49" w:rsidRDefault="00DC0BFC">
            <w:pPr>
              <w:pStyle w:val="TableParagraph"/>
              <w:ind w:left="2"/>
              <w:rPr>
                <w:sz w:val="12"/>
              </w:rPr>
            </w:pPr>
            <w:r>
              <w:rPr>
                <w:w w:val="97"/>
                <w:sz w:val="12"/>
              </w:rPr>
              <w:t>-</w:t>
            </w:r>
          </w:p>
        </w:tc>
      </w:tr>
      <w:tr w:rsidR="00BB4C49" w14:paraId="5FED4BC4" w14:textId="77777777">
        <w:trPr>
          <w:trHeight w:val="139"/>
        </w:trPr>
        <w:tc>
          <w:tcPr>
            <w:tcW w:w="5745" w:type="dxa"/>
          </w:tcPr>
          <w:p w14:paraId="566242C8" w14:textId="77777777" w:rsidR="00BB4C49" w:rsidRDefault="00DC0BFC">
            <w:pPr>
              <w:pStyle w:val="TableParagraph"/>
              <w:tabs>
                <w:tab w:val="left" w:pos="2970"/>
              </w:tabs>
              <w:ind w:left="1622"/>
              <w:jc w:val="left"/>
              <w:rPr>
                <w:sz w:val="12"/>
              </w:rPr>
            </w:pPr>
            <w:r>
              <w:rPr>
                <w:w w:val="95"/>
                <w:sz w:val="12"/>
              </w:rPr>
              <w:t>Middle</w:t>
            </w:r>
            <w:r>
              <w:rPr>
                <w:spacing w:val="1"/>
                <w:w w:val="95"/>
                <w:sz w:val="12"/>
              </w:rPr>
              <w:t xml:space="preserve"> </w:t>
            </w:r>
            <w:r>
              <w:rPr>
                <w:w w:val="95"/>
                <w:sz w:val="12"/>
              </w:rPr>
              <w:t>income</w:t>
            </w:r>
            <w:r>
              <w:rPr>
                <w:w w:val="95"/>
                <w:sz w:val="12"/>
              </w:rPr>
              <w:tab/>
            </w:r>
            <w:r>
              <w:rPr>
                <w:spacing w:val="-1"/>
                <w:sz w:val="12"/>
              </w:rPr>
              <w:t>Cambodia,</w:t>
            </w:r>
            <w:r>
              <w:rPr>
                <w:spacing w:val="-4"/>
                <w:sz w:val="12"/>
              </w:rPr>
              <w:t xml:space="preserve"> </w:t>
            </w:r>
            <w:r>
              <w:rPr>
                <w:spacing w:val="-1"/>
                <w:sz w:val="12"/>
              </w:rPr>
              <w:t>Fed.</w:t>
            </w:r>
            <w:r>
              <w:rPr>
                <w:spacing w:val="5"/>
                <w:sz w:val="12"/>
              </w:rPr>
              <w:t xml:space="preserve"> </w:t>
            </w:r>
            <w:r>
              <w:rPr>
                <w:spacing w:val="-1"/>
                <w:sz w:val="12"/>
              </w:rPr>
              <w:t>States</w:t>
            </w:r>
            <w:r>
              <w:rPr>
                <w:spacing w:val="-4"/>
                <w:sz w:val="12"/>
              </w:rPr>
              <w:t xml:space="preserve"> </w:t>
            </w:r>
            <w:r>
              <w:rPr>
                <w:sz w:val="12"/>
              </w:rPr>
              <w:t>Micronesia,</w:t>
            </w:r>
            <w:r>
              <w:rPr>
                <w:spacing w:val="-4"/>
                <w:sz w:val="12"/>
              </w:rPr>
              <w:t xml:space="preserve"> </w:t>
            </w:r>
            <w:r>
              <w:rPr>
                <w:sz w:val="12"/>
              </w:rPr>
              <w:t>Kiribati</w:t>
            </w:r>
          </w:p>
        </w:tc>
        <w:tc>
          <w:tcPr>
            <w:tcW w:w="3264" w:type="dxa"/>
          </w:tcPr>
          <w:p w14:paraId="12A8D8B6" w14:textId="77777777" w:rsidR="00BB4C49" w:rsidRDefault="00DC0BFC">
            <w:pPr>
              <w:pStyle w:val="TableParagraph"/>
              <w:ind w:left="44" w:right="43"/>
              <w:rPr>
                <w:sz w:val="12"/>
              </w:rPr>
            </w:pPr>
            <w:r>
              <w:rPr>
                <w:w w:val="95"/>
                <w:sz w:val="12"/>
              </w:rPr>
              <w:t>Fiji,</w:t>
            </w:r>
            <w:r>
              <w:rPr>
                <w:spacing w:val="8"/>
                <w:w w:val="95"/>
                <w:sz w:val="12"/>
              </w:rPr>
              <w:t xml:space="preserve"> </w:t>
            </w:r>
            <w:r>
              <w:rPr>
                <w:w w:val="95"/>
                <w:sz w:val="12"/>
              </w:rPr>
              <w:t>Mongolia,</w:t>
            </w:r>
            <w:r>
              <w:rPr>
                <w:spacing w:val="8"/>
                <w:w w:val="95"/>
                <w:sz w:val="12"/>
              </w:rPr>
              <w:t xml:space="preserve"> </w:t>
            </w:r>
            <w:r>
              <w:rPr>
                <w:w w:val="95"/>
                <w:sz w:val="12"/>
              </w:rPr>
              <w:t>Nauru</w:t>
            </w:r>
          </w:p>
        </w:tc>
        <w:tc>
          <w:tcPr>
            <w:tcW w:w="3911" w:type="dxa"/>
          </w:tcPr>
          <w:p w14:paraId="728E80BA" w14:textId="77777777" w:rsidR="00BB4C49" w:rsidRDefault="00DC0BFC">
            <w:pPr>
              <w:pStyle w:val="TableParagraph"/>
              <w:ind w:left="45" w:right="43"/>
              <w:rPr>
                <w:sz w:val="12"/>
              </w:rPr>
            </w:pPr>
            <w:r>
              <w:rPr>
                <w:w w:val="95"/>
                <w:sz w:val="12"/>
              </w:rPr>
              <w:t>American</w:t>
            </w:r>
            <w:r>
              <w:rPr>
                <w:spacing w:val="5"/>
                <w:w w:val="95"/>
                <w:sz w:val="12"/>
              </w:rPr>
              <w:t xml:space="preserve"> </w:t>
            </w:r>
            <w:r>
              <w:rPr>
                <w:w w:val="95"/>
                <w:sz w:val="12"/>
              </w:rPr>
              <w:t>Samoa,</w:t>
            </w:r>
            <w:r>
              <w:rPr>
                <w:spacing w:val="7"/>
                <w:w w:val="95"/>
                <w:sz w:val="12"/>
              </w:rPr>
              <w:t xml:space="preserve"> </w:t>
            </w:r>
            <w:r>
              <w:rPr>
                <w:w w:val="95"/>
                <w:sz w:val="12"/>
              </w:rPr>
              <w:t>China,</w:t>
            </w:r>
            <w:r>
              <w:rPr>
                <w:spacing w:val="7"/>
                <w:w w:val="95"/>
                <w:sz w:val="12"/>
              </w:rPr>
              <w:t xml:space="preserve"> </w:t>
            </w:r>
            <w:r>
              <w:rPr>
                <w:w w:val="95"/>
                <w:sz w:val="12"/>
              </w:rPr>
              <w:t>Indonesia</w:t>
            </w:r>
          </w:p>
        </w:tc>
      </w:tr>
      <w:tr w:rsidR="00BB4C49" w14:paraId="74A789D2" w14:textId="77777777">
        <w:trPr>
          <w:trHeight w:val="139"/>
        </w:trPr>
        <w:tc>
          <w:tcPr>
            <w:tcW w:w="5745" w:type="dxa"/>
          </w:tcPr>
          <w:p w14:paraId="2D808322" w14:textId="77777777" w:rsidR="00BB4C49" w:rsidRDefault="00DC0BFC">
            <w:pPr>
              <w:pStyle w:val="TableParagraph"/>
              <w:ind w:left="2704"/>
              <w:jc w:val="left"/>
              <w:rPr>
                <w:sz w:val="12"/>
              </w:rPr>
            </w:pPr>
            <w:r>
              <w:rPr>
                <w:w w:val="95"/>
                <w:sz w:val="12"/>
              </w:rPr>
              <w:t>Laos,</w:t>
            </w:r>
            <w:r>
              <w:rPr>
                <w:spacing w:val="4"/>
                <w:w w:val="95"/>
                <w:sz w:val="12"/>
              </w:rPr>
              <w:t xml:space="preserve"> </w:t>
            </w:r>
            <w:r>
              <w:rPr>
                <w:w w:val="95"/>
                <w:sz w:val="12"/>
              </w:rPr>
              <w:t>Marshall</w:t>
            </w:r>
            <w:r>
              <w:rPr>
                <w:spacing w:val="5"/>
                <w:w w:val="95"/>
                <w:sz w:val="12"/>
              </w:rPr>
              <w:t xml:space="preserve"> </w:t>
            </w:r>
            <w:r>
              <w:rPr>
                <w:w w:val="95"/>
                <w:sz w:val="12"/>
              </w:rPr>
              <w:t>Islands,</w:t>
            </w:r>
            <w:r>
              <w:rPr>
                <w:spacing w:val="4"/>
                <w:w w:val="95"/>
                <w:sz w:val="12"/>
              </w:rPr>
              <w:t xml:space="preserve"> </w:t>
            </w:r>
            <w:r>
              <w:rPr>
                <w:w w:val="95"/>
                <w:sz w:val="12"/>
              </w:rPr>
              <w:t>Myanmar,</w:t>
            </w:r>
            <w:r>
              <w:rPr>
                <w:spacing w:val="4"/>
                <w:w w:val="95"/>
                <w:sz w:val="12"/>
              </w:rPr>
              <w:t xml:space="preserve"> </w:t>
            </w:r>
            <w:r>
              <w:rPr>
                <w:w w:val="95"/>
                <w:sz w:val="12"/>
              </w:rPr>
              <w:t>Papua</w:t>
            </w:r>
            <w:r>
              <w:rPr>
                <w:spacing w:val="4"/>
                <w:w w:val="95"/>
                <w:sz w:val="12"/>
              </w:rPr>
              <w:t xml:space="preserve"> </w:t>
            </w:r>
            <w:r>
              <w:rPr>
                <w:w w:val="95"/>
                <w:sz w:val="12"/>
              </w:rPr>
              <w:t>New</w:t>
            </w:r>
            <w:r>
              <w:rPr>
                <w:spacing w:val="5"/>
                <w:w w:val="95"/>
                <w:sz w:val="12"/>
              </w:rPr>
              <w:t xml:space="preserve"> </w:t>
            </w:r>
            <w:r>
              <w:rPr>
                <w:w w:val="95"/>
                <w:sz w:val="12"/>
              </w:rPr>
              <w:t>Guinea</w:t>
            </w:r>
          </w:p>
        </w:tc>
        <w:tc>
          <w:tcPr>
            <w:tcW w:w="3264" w:type="dxa"/>
          </w:tcPr>
          <w:p w14:paraId="36337C87" w14:textId="77777777" w:rsidR="00BB4C49" w:rsidRDefault="00DC0BFC">
            <w:pPr>
              <w:pStyle w:val="TableParagraph"/>
              <w:ind w:left="44" w:right="43"/>
              <w:rPr>
                <w:sz w:val="12"/>
              </w:rPr>
            </w:pPr>
            <w:r>
              <w:rPr>
                <w:sz w:val="12"/>
              </w:rPr>
              <w:t>Vietnam</w:t>
            </w:r>
          </w:p>
        </w:tc>
        <w:tc>
          <w:tcPr>
            <w:tcW w:w="3911" w:type="dxa"/>
          </w:tcPr>
          <w:p w14:paraId="703D2453" w14:textId="77777777" w:rsidR="00BB4C49" w:rsidRDefault="00DC0BFC">
            <w:pPr>
              <w:pStyle w:val="TableParagraph"/>
              <w:ind w:left="45" w:right="43"/>
              <w:rPr>
                <w:sz w:val="12"/>
              </w:rPr>
            </w:pPr>
            <w:r>
              <w:rPr>
                <w:w w:val="95"/>
                <w:sz w:val="12"/>
              </w:rPr>
              <w:t>Malaysia,</w:t>
            </w:r>
            <w:r>
              <w:rPr>
                <w:spacing w:val="9"/>
                <w:w w:val="95"/>
                <w:sz w:val="12"/>
              </w:rPr>
              <w:t xml:space="preserve"> </w:t>
            </w:r>
            <w:r>
              <w:rPr>
                <w:w w:val="95"/>
                <w:sz w:val="12"/>
              </w:rPr>
              <w:t>Philippines,</w:t>
            </w:r>
            <w:r>
              <w:rPr>
                <w:spacing w:val="9"/>
                <w:w w:val="95"/>
                <w:sz w:val="12"/>
              </w:rPr>
              <w:t xml:space="preserve"> </w:t>
            </w:r>
            <w:r>
              <w:rPr>
                <w:w w:val="95"/>
                <w:sz w:val="12"/>
              </w:rPr>
              <w:t>Thailand</w:t>
            </w:r>
          </w:p>
        </w:tc>
      </w:tr>
      <w:tr w:rsidR="00BB4C49" w14:paraId="565BCDD1" w14:textId="77777777">
        <w:trPr>
          <w:trHeight w:val="139"/>
        </w:trPr>
        <w:tc>
          <w:tcPr>
            <w:tcW w:w="5745" w:type="dxa"/>
          </w:tcPr>
          <w:p w14:paraId="5A5F3F4A" w14:textId="77777777" w:rsidR="00BB4C49" w:rsidRDefault="00DC0BFC">
            <w:pPr>
              <w:pStyle w:val="TableParagraph"/>
              <w:ind w:left="2928"/>
              <w:jc w:val="left"/>
              <w:rPr>
                <w:sz w:val="12"/>
              </w:rPr>
            </w:pPr>
            <w:r>
              <w:rPr>
                <w:w w:val="95"/>
                <w:sz w:val="12"/>
              </w:rPr>
              <w:t>Samoa,</w:t>
            </w:r>
            <w:r>
              <w:rPr>
                <w:spacing w:val="7"/>
                <w:w w:val="95"/>
                <w:sz w:val="12"/>
              </w:rPr>
              <w:t xml:space="preserve"> </w:t>
            </w:r>
            <w:r>
              <w:rPr>
                <w:w w:val="95"/>
                <w:sz w:val="12"/>
              </w:rPr>
              <w:t>Solomon</w:t>
            </w:r>
            <w:r>
              <w:rPr>
                <w:spacing w:val="9"/>
                <w:w w:val="95"/>
                <w:sz w:val="12"/>
              </w:rPr>
              <w:t xml:space="preserve"> </w:t>
            </w:r>
            <w:r>
              <w:rPr>
                <w:w w:val="95"/>
                <w:sz w:val="12"/>
              </w:rPr>
              <w:t>Islands,</w:t>
            </w:r>
            <w:r>
              <w:rPr>
                <w:spacing w:val="7"/>
                <w:w w:val="95"/>
                <w:sz w:val="12"/>
              </w:rPr>
              <w:t xml:space="preserve"> </w:t>
            </w:r>
            <w:r>
              <w:rPr>
                <w:w w:val="95"/>
                <w:sz w:val="12"/>
              </w:rPr>
              <w:t>Timor-Leste,</w:t>
            </w:r>
            <w:r>
              <w:rPr>
                <w:spacing w:val="8"/>
                <w:w w:val="95"/>
                <w:sz w:val="12"/>
              </w:rPr>
              <w:t xml:space="preserve"> </w:t>
            </w:r>
            <w:r>
              <w:rPr>
                <w:w w:val="95"/>
                <w:sz w:val="12"/>
              </w:rPr>
              <w:t>Tonga</w:t>
            </w:r>
          </w:p>
        </w:tc>
        <w:tc>
          <w:tcPr>
            <w:tcW w:w="3264" w:type="dxa"/>
          </w:tcPr>
          <w:p w14:paraId="130BD96B" w14:textId="77777777" w:rsidR="00BB4C49" w:rsidRDefault="00DC0BFC">
            <w:pPr>
              <w:pStyle w:val="TableParagraph"/>
              <w:ind w:left="1"/>
              <w:rPr>
                <w:sz w:val="12"/>
              </w:rPr>
            </w:pPr>
            <w:r>
              <w:rPr>
                <w:w w:val="97"/>
                <w:sz w:val="12"/>
              </w:rPr>
              <w:t>-</w:t>
            </w:r>
          </w:p>
        </w:tc>
        <w:tc>
          <w:tcPr>
            <w:tcW w:w="3911" w:type="dxa"/>
          </w:tcPr>
          <w:p w14:paraId="48A0A80D" w14:textId="77777777" w:rsidR="00BB4C49" w:rsidRDefault="00DC0BFC">
            <w:pPr>
              <w:pStyle w:val="TableParagraph"/>
              <w:ind w:left="2"/>
              <w:rPr>
                <w:sz w:val="12"/>
              </w:rPr>
            </w:pPr>
            <w:r>
              <w:rPr>
                <w:w w:val="97"/>
                <w:sz w:val="12"/>
              </w:rPr>
              <w:t>-</w:t>
            </w:r>
          </w:p>
        </w:tc>
      </w:tr>
      <w:tr w:rsidR="00BB4C49" w14:paraId="1947110E" w14:textId="77777777">
        <w:trPr>
          <w:trHeight w:val="139"/>
        </w:trPr>
        <w:tc>
          <w:tcPr>
            <w:tcW w:w="5745" w:type="dxa"/>
          </w:tcPr>
          <w:p w14:paraId="1AF3B5A0" w14:textId="77777777" w:rsidR="00BB4C49" w:rsidRDefault="00DC0BFC">
            <w:pPr>
              <w:pStyle w:val="TableParagraph"/>
              <w:ind w:left="3661"/>
              <w:jc w:val="left"/>
              <w:rPr>
                <w:sz w:val="12"/>
              </w:rPr>
            </w:pPr>
            <w:r>
              <w:rPr>
                <w:spacing w:val="-3"/>
                <w:sz w:val="12"/>
              </w:rPr>
              <w:t>Tuvalu,</w:t>
            </w:r>
            <w:r>
              <w:rPr>
                <w:spacing w:val="-2"/>
                <w:sz w:val="12"/>
              </w:rPr>
              <w:t xml:space="preserve"> </w:t>
            </w:r>
            <w:r>
              <w:rPr>
                <w:spacing w:val="-3"/>
                <w:sz w:val="12"/>
              </w:rPr>
              <w:t>Vanuatu</w:t>
            </w:r>
          </w:p>
        </w:tc>
        <w:tc>
          <w:tcPr>
            <w:tcW w:w="3264" w:type="dxa"/>
          </w:tcPr>
          <w:p w14:paraId="128B87C8" w14:textId="77777777" w:rsidR="00BB4C49" w:rsidRDefault="00DC0BFC">
            <w:pPr>
              <w:pStyle w:val="TableParagraph"/>
              <w:ind w:left="1"/>
              <w:rPr>
                <w:sz w:val="12"/>
              </w:rPr>
            </w:pPr>
            <w:r>
              <w:rPr>
                <w:w w:val="97"/>
                <w:sz w:val="12"/>
              </w:rPr>
              <w:t>-</w:t>
            </w:r>
          </w:p>
        </w:tc>
        <w:tc>
          <w:tcPr>
            <w:tcW w:w="3911" w:type="dxa"/>
          </w:tcPr>
          <w:p w14:paraId="0DE4B02B" w14:textId="77777777" w:rsidR="00BB4C49" w:rsidRDefault="00DC0BFC">
            <w:pPr>
              <w:pStyle w:val="TableParagraph"/>
              <w:ind w:left="2"/>
              <w:rPr>
                <w:sz w:val="12"/>
              </w:rPr>
            </w:pPr>
            <w:r>
              <w:rPr>
                <w:w w:val="97"/>
                <w:sz w:val="12"/>
              </w:rPr>
              <w:t>-</w:t>
            </w:r>
          </w:p>
        </w:tc>
      </w:tr>
      <w:tr w:rsidR="00BB4C49" w14:paraId="7E8C292E" w14:textId="77777777">
        <w:trPr>
          <w:trHeight w:val="139"/>
        </w:trPr>
        <w:tc>
          <w:tcPr>
            <w:tcW w:w="5745" w:type="dxa"/>
          </w:tcPr>
          <w:p w14:paraId="5665F8BD" w14:textId="77777777" w:rsidR="00BB4C49" w:rsidRDefault="00DC0BFC">
            <w:pPr>
              <w:pStyle w:val="TableParagraph"/>
              <w:tabs>
                <w:tab w:val="left" w:pos="4069"/>
              </w:tabs>
              <w:ind w:left="1677"/>
              <w:jc w:val="left"/>
              <w:rPr>
                <w:sz w:val="12"/>
              </w:rPr>
            </w:pPr>
            <w:r>
              <w:rPr>
                <w:w w:val="95"/>
                <w:sz w:val="12"/>
              </w:rPr>
              <w:t>High income</w:t>
            </w:r>
            <w:r>
              <w:rPr>
                <w:w w:val="95"/>
                <w:sz w:val="12"/>
              </w:rPr>
              <w:tab/>
            </w:r>
            <w:r>
              <w:rPr>
                <w:sz w:val="12"/>
              </w:rPr>
              <w:t>-</w:t>
            </w:r>
          </w:p>
        </w:tc>
        <w:tc>
          <w:tcPr>
            <w:tcW w:w="3264" w:type="dxa"/>
          </w:tcPr>
          <w:p w14:paraId="21043C69" w14:textId="77777777" w:rsidR="00BB4C49" w:rsidRDefault="00DC0BFC">
            <w:pPr>
              <w:pStyle w:val="TableParagraph"/>
              <w:ind w:left="44" w:right="43"/>
              <w:rPr>
                <w:sz w:val="12"/>
              </w:rPr>
            </w:pPr>
            <w:r>
              <w:rPr>
                <w:sz w:val="12"/>
              </w:rPr>
              <w:t>Palau</w:t>
            </w:r>
          </w:p>
        </w:tc>
        <w:tc>
          <w:tcPr>
            <w:tcW w:w="3911" w:type="dxa"/>
          </w:tcPr>
          <w:p w14:paraId="3A8E4224" w14:textId="77777777" w:rsidR="00BB4C49" w:rsidRDefault="00DC0BFC">
            <w:pPr>
              <w:pStyle w:val="TableParagraph"/>
              <w:ind w:left="45" w:right="43"/>
              <w:rPr>
                <w:sz w:val="12"/>
              </w:rPr>
            </w:pPr>
            <w:r>
              <w:rPr>
                <w:w w:val="95"/>
                <w:sz w:val="12"/>
              </w:rPr>
              <w:t>Australia,</w:t>
            </w:r>
            <w:r>
              <w:rPr>
                <w:spacing w:val="8"/>
                <w:w w:val="95"/>
                <w:sz w:val="12"/>
              </w:rPr>
              <w:t xml:space="preserve"> </w:t>
            </w:r>
            <w:r>
              <w:rPr>
                <w:w w:val="95"/>
                <w:sz w:val="12"/>
              </w:rPr>
              <w:t>Brunei,</w:t>
            </w:r>
            <w:r>
              <w:rPr>
                <w:spacing w:val="8"/>
                <w:w w:val="95"/>
                <w:sz w:val="12"/>
              </w:rPr>
              <w:t xml:space="preserve"> </w:t>
            </w:r>
            <w:r>
              <w:rPr>
                <w:w w:val="95"/>
                <w:sz w:val="12"/>
              </w:rPr>
              <w:t>French</w:t>
            </w:r>
            <w:r>
              <w:rPr>
                <w:spacing w:val="8"/>
                <w:w w:val="95"/>
                <w:sz w:val="12"/>
              </w:rPr>
              <w:t xml:space="preserve"> </w:t>
            </w:r>
            <w:r>
              <w:rPr>
                <w:w w:val="95"/>
                <w:sz w:val="12"/>
              </w:rPr>
              <w:t>Polynesia</w:t>
            </w:r>
          </w:p>
        </w:tc>
      </w:tr>
      <w:tr w:rsidR="00BB4C49" w14:paraId="06A4A811" w14:textId="77777777">
        <w:trPr>
          <w:trHeight w:val="139"/>
        </w:trPr>
        <w:tc>
          <w:tcPr>
            <w:tcW w:w="5745" w:type="dxa"/>
          </w:tcPr>
          <w:p w14:paraId="6214BC33" w14:textId="77777777" w:rsidR="00BB4C49" w:rsidRDefault="00DC0BFC">
            <w:pPr>
              <w:pStyle w:val="TableParagraph"/>
              <w:ind w:right="1634"/>
              <w:jc w:val="right"/>
              <w:rPr>
                <w:sz w:val="12"/>
              </w:rPr>
            </w:pPr>
            <w:r>
              <w:rPr>
                <w:w w:val="97"/>
                <w:sz w:val="12"/>
              </w:rPr>
              <w:t>-</w:t>
            </w:r>
          </w:p>
        </w:tc>
        <w:tc>
          <w:tcPr>
            <w:tcW w:w="3264" w:type="dxa"/>
          </w:tcPr>
          <w:p w14:paraId="5084DF58" w14:textId="77777777" w:rsidR="00BB4C49" w:rsidRDefault="00DC0BFC">
            <w:pPr>
              <w:pStyle w:val="TableParagraph"/>
              <w:ind w:left="1"/>
              <w:rPr>
                <w:sz w:val="12"/>
              </w:rPr>
            </w:pPr>
            <w:r>
              <w:rPr>
                <w:w w:val="97"/>
                <w:sz w:val="12"/>
              </w:rPr>
              <w:t>-</w:t>
            </w:r>
          </w:p>
        </w:tc>
        <w:tc>
          <w:tcPr>
            <w:tcW w:w="3911" w:type="dxa"/>
          </w:tcPr>
          <w:p w14:paraId="1479259D" w14:textId="77777777" w:rsidR="00BB4C49" w:rsidRDefault="00DC0BFC">
            <w:pPr>
              <w:pStyle w:val="TableParagraph"/>
              <w:ind w:left="45" w:right="43"/>
              <w:rPr>
                <w:sz w:val="12"/>
              </w:rPr>
            </w:pPr>
            <w:r>
              <w:rPr>
                <w:spacing w:val="-1"/>
                <w:sz w:val="12"/>
              </w:rPr>
              <w:t>Guam,</w:t>
            </w:r>
            <w:r>
              <w:rPr>
                <w:spacing w:val="-5"/>
                <w:sz w:val="12"/>
              </w:rPr>
              <w:t xml:space="preserve"> </w:t>
            </w:r>
            <w:r>
              <w:rPr>
                <w:spacing w:val="-1"/>
                <w:sz w:val="12"/>
              </w:rPr>
              <w:t>Hong</w:t>
            </w:r>
            <w:r>
              <w:rPr>
                <w:spacing w:val="-5"/>
                <w:sz w:val="12"/>
              </w:rPr>
              <w:t xml:space="preserve"> </w:t>
            </w:r>
            <w:r>
              <w:rPr>
                <w:spacing w:val="-1"/>
                <w:sz w:val="12"/>
              </w:rPr>
              <w:t>Kong,</w:t>
            </w:r>
            <w:r>
              <w:rPr>
                <w:spacing w:val="-4"/>
                <w:sz w:val="12"/>
              </w:rPr>
              <w:t xml:space="preserve"> </w:t>
            </w:r>
            <w:r>
              <w:rPr>
                <w:spacing w:val="-1"/>
                <w:sz w:val="12"/>
              </w:rPr>
              <w:t>Japan,</w:t>
            </w:r>
            <w:r>
              <w:rPr>
                <w:spacing w:val="-4"/>
                <w:sz w:val="12"/>
              </w:rPr>
              <w:t xml:space="preserve"> </w:t>
            </w:r>
            <w:r>
              <w:rPr>
                <w:sz w:val="12"/>
              </w:rPr>
              <w:t>Macao</w:t>
            </w:r>
          </w:p>
        </w:tc>
      </w:tr>
      <w:tr w:rsidR="00BB4C49" w14:paraId="16C2368C" w14:textId="77777777">
        <w:trPr>
          <w:trHeight w:val="139"/>
        </w:trPr>
        <w:tc>
          <w:tcPr>
            <w:tcW w:w="5745" w:type="dxa"/>
          </w:tcPr>
          <w:p w14:paraId="75D05835" w14:textId="77777777" w:rsidR="00BB4C49" w:rsidRDefault="00DC0BFC">
            <w:pPr>
              <w:pStyle w:val="TableParagraph"/>
              <w:ind w:right="1634"/>
              <w:jc w:val="right"/>
              <w:rPr>
                <w:sz w:val="12"/>
              </w:rPr>
            </w:pPr>
            <w:r>
              <w:rPr>
                <w:w w:val="97"/>
                <w:sz w:val="12"/>
              </w:rPr>
              <w:t>-</w:t>
            </w:r>
          </w:p>
        </w:tc>
        <w:tc>
          <w:tcPr>
            <w:tcW w:w="3264" w:type="dxa"/>
          </w:tcPr>
          <w:p w14:paraId="54D4E6C2" w14:textId="77777777" w:rsidR="00BB4C49" w:rsidRDefault="00DC0BFC">
            <w:pPr>
              <w:pStyle w:val="TableParagraph"/>
              <w:ind w:left="1"/>
              <w:rPr>
                <w:sz w:val="12"/>
              </w:rPr>
            </w:pPr>
            <w:r>
              <w:rPr>
                <w:w w:val="97"/>
                <w:sz w:val="12"/>
              </w:rPr>
              <w:t>-</w:t>
            </w:r>
          </w:p>
        </w:tc>
        <w:tc>
          <w:tcPr>
            <w:tcW w:w="3911" w:type="dxa"/>
          </w:tcPr>
          <w:p w14:paraId="06A583E9" w14:textId="77777777" w:rsidR="00BB4C49" w:rsidRDefault="00DC0BFC">
            <w:pPr>
              <w:pStyle w:val="TableParagraph"/>
              <w:ind w:left="391"/>
              <w:jc w:val="left"/>
              <w:rPr>
                <w:sz w:val="12"/>
              </w:rPr>
            </w:pPr>
            <w:r>
              <w:rPr>
                <w:w w:val="95"/>
                <w:sz w:val="12"/>
              </w:rPr>
              <w:t>N. Mariana Islands, New Caledonia,</w:t>
            </w:r>
            <w:r>
              <w:rPr>
                <w:spacing w:val="1"/>
                <w:w w:val="95"/>
                <w:sz w:val="12"/>
              </w:rPr>
              <w:t xml:space="preserve"> </w:t>
            </w:r>
            <w:r>
              <w:rPr>
                <w:w w:val="95"/>
                <w:sz w:val="12"/>
              </w:rPr>
              <w:t>New Zealand,</w:t>
            </w:r>
            <w:r>
              <w:rPr>
                <w:spacing w:val="1"/>
                <w:w w:val="95"/>
                <w:sz w:val="12"/>
              </w:rPr>
              <w:t xml:space="preserve"> </w:t>
            </w:r>
            <w:r>
              <w:rPr>
                <w:w w:val="95"/>
                <w:sz w:val="12"/>
              </w:rPr>
              <w:t>Singapore</w:t>
            </w:r>
          </w:p>
        </w:tc>
      </w:tr>
      <w:tr w:rsidR="00BB4C49" w14:paraId="71912204" w14:textId="77777777">
        <w:trPr>
          <w:trHeight w:val="139"/>
        </w:trPr>
        <w:tc>
          <w:tcPr>
            <w:tcW w:w="5745" w:type="dxa"/>
          </w:tcPr>
          <w:p w14:paraId="33B3557A" w14:textId="77777777" w:rsidR="00BB4C49" w:rsidRDefault="00DC0BFC">
            <w:pPr>
              <w:pStyle w:val="TableParagraph"/>
              <w:ind w:right="1634"/>
              <w:jc w:val="right"/>
              <w:rPr>
                <w:sz w:val="12"/>
              </w:rPr>
            </w:pPr>
            <w:r>
              <w:rPr>
                <w:w w:val="97"/>
                <w:sz w:val="12"/>
              </w:rPr>
              <w:t>-</w:t>
            </w:r>
          </w:p>
        </w:tc>
        <w:tc>
          <w:tcPr>
            <w:tcW w:w="3264" w:type="dxa"/>
          </w:tcPr>
          <w:p w14:paraId="01E30124" w14:textId="77777777" w:rsidR="00BB4C49" w:rsidRDefault="00DC0BFC">
            <w:pPr>
              <w:pStyle w:val="TableParagraph"/>
              <w:ind w:left="1"/>
              <w:rPr>
                <w:sz w:val="12"/>
              </w:rPr>
            </w:pPr>
            <w:r>
              <w:rPr>
                <w:w w:val="97"/>
                <w:sz w:val="12"/>
              </w:rPr>
              <w:t>-</w:t>
            </w:r>
          </w:p>
        </w:tc>
        <w:tc>
          <w:tcPr>
            <w:tcW w:w="3911" w:type="dxa"/>
          </w:tcPr>
          <w:p w14:paraId="7CAF710E" w14:textId="77777777" w:rsidR="00BB4C49" w:rsidRDefault="00DC0BFC">
            <w:pPr>
              <w:pStyle w:val="TableParagraph"/>
              <w:ind w:left="45" w:right="43"/>
              <w:rPr>
                <w:sz w:val="12"/>
              </w:rPr>
            </w:pPr>
            <w:r>
              <w:rPr>
                <w:spacing w:val="-2"/>
                <w:sz w:val="12"/>
              </w:rPr>
              <w:t>South</w:t>
            </w:r>
            <w:r>
              <w:rPr>
                <w:spacing w:val="-5"/>
                <w:sz w:val="12"/>
              </w:rPr>
              <w:t xml:space="preserve"> </w:t>
            </w:r>
            <w:r>
              <w:rPr>
                <w:spacing w:val="-1"/>
                <w:sz w:val="12"/>
              </w:rPr>
              <w:t>Korea,</w:t>
            </w:r>
            <w:r>
              <w:rPr>
                <w:spacing w:val="-5"/>
                <w:sz w:val="12"/>
              </w:rPr>
              <w:t xml:space="preserve"> </w:t>
            </w:r>
            <w:r>
              <w:rPr>
                <w:spacing w:val="-1"/>
                <w:sz w:val="12"/>
              </w:rPr>
              <w:t>Taiwan</w:t>
            </w:r>
          </w:p>
        </w:tc>
      </w:tr>
      <w:tr w:rsidR="00BB4C49" w14:paraId="08C34B6D" w14:textId="77777777">
        <w:trPr>
          <w:trHeight w:val="139"/>
        </w:trPr>
        <w:tc>
          <w:tcPr>
            <w:tcW w:w="5745" w:type="dxa"/>
          </w:tcPr>
          <w:p w14:paraId="67D2F501" w14:textId="77777777" w:rsidR="00BB4C49" w:rsidRDefault="00DC0BFC">
            <w:pPr>
              <w:pStyle w:val="TableParagraph"/>
              <w:ind w:right="1454"/>
              <w:jc w:val="right"/>
              <w:rPr>
                <w:sz w:val="12"/>
              </w:rPr>
            </w:pPr>
            <w:r>
              <w:rPr>
                <w:sz w:val="12"/>
              </w:rPr>
              <w:t>Tokelau</w:t>
            </w:r>
          </w:p>
        </w:tc>
        <w:tc>
          <w:tcPr>
            <w:tcW w:w="3264" w:type="dxa"/>
          </w:tcPr>
          <w:p w14:paraId="230E0374" w14:textId="77777777" w:rsidR="00BB4C49" w:rsidRDefault="00DC0BFC">
            <w:pPr>
              <w:pStyle w:val="TableParagraph"/>
              <w:ind w:left="44" w:right="43"/>
              <w:rPr>
                <w:sz w:val="12"/>
              </w:rPr>
            </w:pPr>
            <w:r>
              <w:rPr>
                <w:w w:val="95"/>
                <w:sz w:val="12"/>
              </w:rPr>
              <w:t>Cook</w:t>
            </w:r>
            <w:r>
              <w:rPr>
                <w:spacing w:val="2"/>
                <w:w w:val="95"/>
                <w:sz w:val="12"/>
              </w:rPr>
              <w:t xml:space="preserve"> </w:t>
            </w:r>
            <w:r>
              <w:rPr>
                <w:w w:val="95"/>
                <w:sz w:val="12"/>
              </w:rPr>
              <w:t>Islands,</w:t>
            </w:r>
            <w:r>
              <w:rPr>
                <w:spacing w:val="4"/>
                <w:w w:val="95"/>
                <w:sz w:val="12"/>
              </w:rPr>
              <w:t xml:space="preserve"> </w:t>
            </w:r>
            <w:r>
              <w:rPr>
                <w:w w:val="95"/>
                <w:sz w:val="12"/>
              </w:rPr>
              <w:t>Niue</w:t>
            </w:r>
          </w:p>
        </w:tc>
        <w:tc>
          <w:tcPr>
            <w:tcW w:w="3911" w:type="dxa"/>
          </w:tcPr>
          <w:p w14:paraId="6BA735AE" w14:textId="77777777" w:rsidR="00BB4C49" w:rsidRDefault="00DC0BFC">
            <w:pPr>
              <w:pStyle w:val="TableParagraph"/>
              <w:ind w:left="2"/>
              <w:rPr>
                <w:sz w:val="12"/>
              </w:rPr>
            </w:pPr>
            <w:r>
              <w:rPr>
                <w:w w:val="97"/>
                <w:sz w:val="12"/>
              </w:rPr>
              <w:t>-</w:t>
            </w:r>
          </w:p>
        </w:tc>
      </w:tr>
      <w:tr w:rsidR="00BB4C49" w14:paraId="78EA3B28" w14:textId="77777777">
        <w:trPr>
          <w:trHeight w:val="139"/>
        </w:trPr>
        <w:tc>
          <w:tcPr>
            <w:tcW w:w="5745" w:type="dxa"/>
          </w:tcPr>
          <w:p w14:paraId="473147C6" w14:textId="77777777" w:rsidR="00BB4C49" w:rsidRDefault="00DC0BFC">
            <w:pPr>
              <w:pStyle w:val="TableParagraph"/>
              <w:tabs>
                <w:tab w:val="left" w:pos="1692"/>
                <w:tab w:val="left" w:pos="3831"/>
              </w:tabs>
              <w:ind w:left="191"/>
              <w:jc w:val="left"/>
              <w:rPr>
                <w:sz w:val="12"/>
              </w:rPr>
            </w:pPr>
            <w:r>
              <w:rPr>
                <w:sz w:val="12"/>
              </w:rPr>
              <w:t>Europe</w:t>
            </w:r>
            <w:r>
              <w:rPr>
                <w:spacing w:val="-4"/>
                <w:sz w:val="12"/>
              </w:rPr>
              <w:t xml:space="preserve"> </w:t>
            </w:r>
            <w:r>
              <w:rPr>
                <w:sz w:val="12"/>
              </w:rPr>
              <w:t>&amp;</w:t>
            </w:r>
            <w:r>
              <w:rPr>
                <w:spacing w:val="-3"/>
                <w:sz w:val="12"/>
              </w:rPr>
              <w:t xml:space="preserve"> </w:t>
            </w:r>
            <w:r>
              <w:rPr>
                <w:sz w:val="12"/>
              </w:rPr>
              <w:t>Central</w:t>
            </w:r>
            <w:r>
              <w:rPr>
                <w:spacing w:val="-3"/>
                <w:sz w:val="12"/>
              </w:rPr>
              <w:t xml:space="preserve"> </w:t>
            </w:r>
            <w:r>
              <w:rPr>
                <w:sz w:val="12"/>
              </w:rPr>
              <w:t>Asia</w:t>
            </w:r>
            <w:r>
              <w:rPr>
                <w:sz w:val="12"/>
              </w:rPr>
              <w:tab/>
            </w:r>
            <w:r>
              <w:rPr>
                <w:w w:val="95"/>
                <w:sz w:val="12"/>
              </w:rPr>
              <w:t>Low</w:t>
            </w:r>
            <w:r>
              <w:rPr>
                <w:spacing w:val="2"/>
                <w:w w:val="95"/>
                <w:sz w:val="12"/>
              </w:rPr>
              <w:t xml:space="preserve"> </w:t>
            </w:r>
            <w:r>
              <w:rPr>
                <w:w w:val="95"/>
                <w:sz w:val="12"/>
              </w:rPr>
              <w:t>income</w:t>
            </w:r>
            <w:r>
              <w:rPr>
                <w:w w:val="95"/>
                <w:sz w:val="12"/>
              </w:rPr>
              <w:tab/>
            </w:r>
            <w:r>
              <w:rPr>
                <w:sz w:val="12"/>
              </w:rPr>
              <w:t>Tajikistan</w:t>
            </w:r>
          </w:p>
        </w:tc>
        <w:tc>
          <w:tcPr>
            <w:tcW w:w="3264" w:type="dxa"/>
          </w:tcPr>
          <w:p w14:paraId="489B5317" w14:textId="77777777" w:rsidR="00BB4C49" w:rsidRDefault="00DC0BFC">
            <w:pPr>
              <w:pStyle w:val="TableParagraph"/>
              <w:ind w:left="1"/>
              <w:rPr>
                <w:sz w:val="12"/>
              </w:rPr>
            </w:pPr>
            <w:r>
              <w:rPr>
                <w:w w:val="97"/>
                <w:sz w:val="12"/>
              </w:rPr>
              <w:t>-</w:t>
            </w:r>
          </w:p>
        </w:tc>
        <w:tc>
          <w:tcPr>
            <w:tcW w:w="3911" w:type="dxa"/>
          </w:tcPr>
          <w:p w14:paraId="09CF833C" w14:textId="77777777" w:rsidR="00BB4C49" w:rsidRDefault="00DC0BFC">
            <w:pPr>
              <w:pStyle w:val="TableParagraph"/>
              <w:ind w:left="2"/>
              <w:rPr>
                <w:sz w:val="12"/>
              </w:rPr>
            </w:pPr>
            <w:r>
              <w:rPr>
                <w:w w:val="97"/>
                <w:sz w:val="12"/>
              </w:rPr>
              <w:t>-</w:t>
            </w:r>
          </w:p>
        </w:tc>
      </w:tr>
      <w:tr w:rsidR="00BB4C49" w14:paraId="3CC0AA2A" w14:textId="77777777">
        <w:trPr>
          <w:trHeight w:val="139"/>
        </w:trPr>
        <w:tc>
          <w:tcPr>
            <w:tcW w:w="5745" w:type="dxa"/>
          </w:tcPr>
          <w:p w14:paraId="4CEC6DBC" w14:textId="77777777" w:rsidR="00BB4C49" w:rsidRDefault="00DC0BFC">
            <w:pPr>
              <w:pStyle w:val="TableParagraph"/>
              <w:tabs>
                <w:tab w:val="left" w:pos="3300"/>
              </w:tabs>
              <w:ind w:left="1622"/>
              <w:jc w:val="left"/>
              <w:rPr>
                <w:sz w:val="12"/>
              </w:rPr>
            </w:pPr>
            <w:r>
              <w:rPr>
                <w:w w:val="95"/>
                <w:sz w:val="12"/>
              </w:rPr>
              <w:t>Middle</w:t>
            </w:r>
            <w:r>
              <w:rPr>
                <w:spacing w:val="1"/>
                <w:w w:val="95"/>
                <w:sz w:val="12"/>
              </w:rPr>
              <w:t xml:space="preserve"> </w:t>
            </w:r>
            <w:r>
              <w:rPr>
                <w:w w:val="95"/>
                <w:sz w:val="12"/>
              </w:rPr>
              <w:t>income</w:t>
            </w:r>
            <w:r>
              <w:rPr>
                <w:w w:val="95"/>
                <w:sz w:val="12"/>
              </w:rPr>
              <w:tab/>
              <w:t>Kyrgyzstan, Republic</w:t>
            </w:r>
            <w:r>
              <w:rPr>
                <w:spacing w:val="1"/>
                <w:w w:val="95"/>
                <w:sz w:val="12"/>
              </w:rPr>
              <w:t xml:space="preserve"> </w:t>
            </w:r>
            <w:r>
              <w:rPr>
                <w:w w:val="95"/>
                <w:sz w:val="12"/>
              </w:rPr>
              <w:t>Moldova</w:t>
            </w:r>
          </w:p>
        </w:tc>
        <w:tc>
          <w:tcPr>
            <w:tcW w:w="3264" w:type="dxa"/>
          </w:tcPr>
          <w:p w14:paraId="253A970C" w14:textId="77777777" w:rsidR="00BB4C49" w:rsidRDefault="00DC0BFC">
            <w:pPr>
              <w:pStyle w:val="TableParagraph"/>
              <w:ind w:left="44" w:right="43"/>
              <w:rPr>
                <w:sz w:val="12"/>
              </w:rPr>
            </w:pPr>
            <w:r>
              <w:rPr>
                <w:w w:val="95"/>
                <w:sz w:val="12"/>
              </w:rPr>
              <w:t>Albania,</w:t>
            </w:r>
            <w:r>
              <w:rPr>
                <w:spacing w:val="8"/>
                <w:w w:val="95"/>
                <w:sz w:val="12"/>
              </w:rPr>
              <w:t xml:space="preserve"> </w:t>
            </w:r>
            <w:r>
              <w:rPr>
                <w:w w:val="95"/>
                <w:sz w:val="12"/>
              </w:rPr>
              <w:t>Armenia,</w:t>
            </w:r>
            <w:r>
              <w:rPr>
                <w:spacing w:val="9"/>
                <w:w w:val="95"/>
                <w:sz w:val="12"/>
              </w:rPr>
              <w:t xml:space="preserve"> </w:t>
            </w:r>
            <w:r>
              <w:rPr>
                <w:w w:val="95"/>
                <w:sz w:val="12"/>
              </w:rPr>
              <w:t>Azerbaijan</w:t>
            </w:r>
          </w:p>
        </w:tc>
        <w:tc>
          <w:tcPr>
            <w:tcW w:w="3911" w:type="dxa"/>
          </w:tcPr>
          <w:p w14:paraId="53C1615A" w14:textId="77777777" w:rsidR="00BB4C49" w:rsidRDefault="00DC0BFC">
            <w:pPr>
              <w:pStyle w:val="TableParagraph"/>
              <w:ind w:left="45" w:right="43"/>
              <w:rPr>
                <w:sz w:val="12"/>
              </w:rPr>
            </w:pPr>
            <w:r>
              <w:rPr>
                <w:spacing w:val="-1"/>
                <w:sz w:val="12"/>
              </w:rPr>
              <w:t>Bulgaria,</w:t>
            </w:r>
            <w:r>
              <w:rPr>
                <w:spacing w:val="-4"/>
                <w:sz w:val="12"/>
              </w:rPr>
              <w:t xml:space="preserve"> </w:t>
            </w:r>
            <w:r>
              <w:rPr>
                <w:spacing w:val="-1"/>
                <w:sz w:val="12"/>
              </w:rPr>
              <w:t>Kazakhstan,</w:t>
            </w:r>
            <w:r>
              <w:rPr>
                <w:spacing w:val="-5"/>
                <w:sz w:val="12"/>
              </w:rPr>
              <w:t xml:space="preserve"> </w:t>
            </w:r>
            <w:r>
              <w:rPr>
                <w:spacing w:val="-1"/>
                <w:sz w:val="12"/>
              </w:rPr>
              <w:t>Romania</w:t>
            </w:r>
          </w:p>
        </w:tc>
      </w:tr>
      <w:tr w:rsidR="00BB4C49" w14:paraId="1446F1FC" w14:textId="77777777">
        <w:trPr>
          <w:trHeight w:val="139"/>
        </w:trPr>
        <w:tc>
          <w:tcPr>
            <w:tcW w:w="5745" w:type="dxa"/>
          </w:tcPr>
          <w:p w14:paraId="464CD963" w14:textId="77777777" w:rsidR="00BB4C49" w:rsidRDefault="00DC0BFC">
            <w:pPr>
              <w:pStyle w:val="TableParagraph"/>
              <w:ind w:right="1634"/>
              <w:jc w:val="right"/>
              <w:rPr>
                <w:sz w:val="12"/>
              </w:rPr>
            </w:pPr>
            <w:r>
              <w:rPr>
                <w:w w:val="97"/>
                <w:sz w:val="12"/>
              </w:rPr>
              <w:t>-</w:t>
            </w:r>
          </w:p>
        </w:tc>
        <w:tc>
          <w:tcPr>
            <w:tcW w:w="3264" w:type="dxa"/>
          </w:tcPr>
          <w:p w14:paraId="0D3C736D" w14:textId="77777777" w:rsidR="00BB4C49" w:rsidRDefault="00DC0BFC">
            <w:pPr>
              <w:pStyle w:val="TableParagraph"/>
              <w:ind w:left="44" w:right="43"/>
              <w:rPr>
                <w:sz w:val="12"/>
              </w:rPr>
            </w:pPr>
            <w:r>
              <w:rPr>
                <w:w w:val="95"/>
                <w:sz w:val="12"/>
              </w:rPr>
              <w:t>Belarus,</w:t>
            </w:r>
            <w:r>
              <w:rPr>
                <w:spacing w:val="2"/>
                <w:w w:val="95"/>
                <w:sz w:val="12"/>
              </w:rPr>
              <w:t xml:space="preserve"> </w:t>
            </w:r>
            <w:r>
              <w:rPr>
                <w:w w:val="95"/>
                <w:sz w:val="12"/>
              </w:rPr>
              <w:t>Bosnia</w:t>
            </w:r>
            <w:r>
              <w:rPr>
                <w:spacing w:val="2"/>
                <w:w w:val="95"/>
                <w:sz w:val="12"/>
              </w:rPr>
              <w:t xml:space="preserve"> </w:t>
            </w:r>
            <w:r>
              <w:rPr>
                <w:w w:val="95"/>
                <w:sz w:val="12"/>
              </w:rPr>
              <w:t>&amp;</w:t>
            </w:r>
            <w:r>
              <w:rPr>
                <w:spacing w:val="2"/>
                <w:w w:val="95"/>
                <w:sz w:val="12"/>
              </w:rPr>
              <w:t xml:space="preserve"> </w:t>
            </w:r>
            <w:r>
              <w:rPr>
                <w:w w:val="95"/>
                <w:sz w:val="12"/>
              </w:rPr>
              <w:t>Herzegovina,</w:t>
            </w:r>
            <w:r>
              <w:rPr>
                <w:spacing w:val="3"/>
                <w:w w:val="95"/>
                <w:sz w:val="12"/>
              </w:rPr>
              <w:t xml:space="preserve"> </w:t>
            </w:r>
            <w:r>
              <w:rPr>
                <w:w w:val="95"/>
                <w:sz w:val="12"/>
              </w:rPr>
              <w:t>Georgia,</w:t>
            </w:r>
            <w:r>
              <w:rPr>
                <w:spacing w:val="2"/>
                <w:w w:val="95"/>
                <w:sz w:val="12"/>
              </w:rPr>
              <w:t xml:space="preserve"> </w:t>
            </w:r>
            <w:r>
              <w:rPr>
                <w:w w:val="95"/>
                <w:sz w:val="12"/>
              </w:rPr>
              <w:t>Kosovo</w:t>
            </w:r>
          </w:p>
        </w:tc>
        <w:tc>
          <w:tcPr>
            <w:tcW w:w="3911" w:type="dxa"/>
          </w:tcPr>
          <w:p w14:paraId="6324C282" w14:textId="77777777" w:rsidR="00BB4C49" w:rsidRDefault="00DC0BFC">
            <w:pPr>
              <w:pStyle w:val="TableParagraph"/>
              <w:ind w:left="45" w:right="43"/>
              <w:rPr>
                <w:sz w:val="12"/>
              </w:rPr>
            </w:pPr>
            <w:r>
              <w:rPr>
                <w:w w:val="95"/>
                <w:sz w:val="12"/>
              </w:rPr>
              <w:t>Russia,</w:t>
            </w:r>
            <w:r>
              <w:rPr>
                <w:spacing w:val="3"/>
                <w:w w:val="95"/>
                <w:sz w:val="12"/>
              </w:rPr>
              <w:t xml:space="preserve"> </w:t>
            </w:r>
            <w:r>
              <w:rPr>
                <w:w w:val="95"/>
                <w:sz w:val="12"/>
              </w:rPr>
              <w:t>Turkey,</w:t>
            </w:r>
            <w:r>
              <w:rPr>
                <w:spacing w:val="3"/>
                <w:w w:val="95"/>
                <w:sz w:val="12"/>
              </w:rPr>
              <w:t xml:space="preserve"> </w:t>
            </w:r>
            <w:r>
              <w:rPr>
                <w:w w:val="95"/>
                <w:sz w:val="12"/>
              </w:rPr>
              <w:t>Turkmenistan</w:t>
            </w:r>
          </w:p>
        </w:tc>
      </w:tr>
      <w:tr w:rsidR="00BB4C49" w14:paraId="3EDB4808" w14:textId="77777777">
        <w:trPr>
          <w:trHeight w:val="139"/>
        </w:trPr>
        <w:tc>
          <w:tcPr>
            <w:tcW w:w="5745" w:type="dxa"/>
          </w:tcPr>
          <w:p w14:paraId="00BE1496" w14:textId="77777777" w:rsidR="00BB4C49" w:rsidRDefault="00DC0BFC">
            <w:pPr>
              <w:pStyle w:val="TableParagraph"/>
              <w:ind w:right="1634"/>
              <w:jc w:val="right"/>
              <w:rPr>
                <w:sz w:val="12"/>
              </w:rPr>
            </w:pPr>
            <w:r>
              <w:rPr>
                <w:w w:val="97"/>
                <w:sz w:val="12"/>
              </w:rPr>
              <w:t>-</w:t>
            </w:r>
          </w:p>
        </w:tc>
        <w:tc>
          <w:tcPr>
            <w:tcW w:w="3264" w:type="dxa"/>
          </w:tcPr>
          <w:p w14:paraId="17286F46" w14:textId="77777777" w:rsidR="00BB4C49" w:rsidRDefault="00DC0BFC">
            <w:pPr>
              <w:pStyle w:val="TableParagraph"/>
              <w:ind w:left="44" w:right="43"/>
              <w:rPr>
                <w:sz w:val="12"/>
              </w:rPr>
            </w:pPr>
            <w:r>
              <w:rPr>
                <w:w w:val="95"/>
                <w:sz w:val="12"/>
              </w:rPr>
              <w:t>Montenegro,</w:t>
            </w:r>
            <w:r>
              <w:rPr>
                <w:spacing w:val="2"/>
                <w:w w:val="95"/>
                <w:sz w:val="12"/>
              </w:rPr>
              <w:t xml:space="preserve"> </w:t>
            </w:r>
            <w:r>
              <w:rPr>
                <w:w w:val="95"/>
                <w:sz w:val="12"/>
              </w:rPr>
              <w:t>North</w:t>
            </w:r>
            <w:r>
              <w:rPr>
                <w:spacing w:val="4"/>
                <w:w w:val="95"/>
                <w:sz w:val="12"/>
              </w:rPr>
              <w:t xml:space="preserve"> </w:t>
            </w:r>
            <w:r>
              <w:rPr>
                <w:w w:val="95"/>
                <w:sz w:val="12"/>
              </w:rPr>
              <w:t>Macedonia,</w:t>
            </w:r>
            <w:r>
              <w:rPr>
                <w:spacing w:val="3"/>
                <w:w w:val="95"/>
                <w:sz w:val="12"/>
              </w:rPr>
              <w:t xml:space="preserve"> </w:t>
            </w:r>
            <w:r>
              <w:rPr>
                <w:w w:val="95"/>
                <w:sz w:val="12"/>
              </w:rPr>
              <w:t>Serbia,</w:t>
            </w:r>
            <w:r>
              <w:rPr>
                <w:spacing w:val="3"/>
                <w:w w:val="95"/>
                <w:sz w:val="12"/>
              </w:rPr>
              <w:t xml:space="preserve"> </w:t>
            </w:r>
            <w:r>
              <w:rPr>
                <w:w w:val="95"/>
                <w:sz w:val="12"/>
              </w:rPr>
              <w:t>Ukraine</w:t>
            </w:r>
          </w:p>
        </w:tc>
        <w:tc>
          <w:tcPr>
            <w:tcW w:w="3911" w:type="dxa"/>
          </w:tcPr>
          <w:p w14:paraId="05418D6D" w14:textId="77777777" w:rsidR="00BB4C49" w:rsidRDefault="00DC0BFC">
            <w:pPr>
              <w:pStyle w:val="TableParagraph"/>
              <w:ind w:left="2"/>
              <w:rPr>
                <w:sz w:val="12"/>
              </w:rPr>
            </w:pPr>
            <w:r>
              <w:rPr>
                <w:w w:val="97"/>
                <w:sz w:val="12"/>
              </w:rPr>
              <w:t>-</w:t>
            </w:r>
          </w:p>
        </w:tc>
      </w:tr>
      <w:tr w:rsidR="00BB4C49" w14:paraId="149A922D" w14:textId="77777777">
        <w:trPr>
          <w:trHeight w:val="139"/>
        </w:trPr>
        <w:tc>
          <w:tcPr>
            <w:tcW w:w="5745" w:type="dxa"/>
          </w:tcPr>
          <w:p w14:paraId="7D672A4A" w14:textId="77777777" w:rsidR="00BB4C49" w:rsidRDefault="00DC0BFC">
            <w:pPr>
              <w:pStyle w:val="TableParagraph"/>
              <w:ind w:right="1634"/>
              <w:jc w:val="right"/>
              <w:rPr>
                <w:sz w:val="12"/>
              </w:rPr>
            </w:pPr>
            <w:r>
              <w:rPr>
                <w:w w:val="97"/>
                <w:sz w:val="12"/>
              </w:rPr>
              <w:t>-</w:t>
            </w:r>
          </w:p>
        </w:tc>
        <w:tc>
          <w:tcPr>
            <w:tcW w:w="3264" w:type="dxa"/>
          </w:tcPr>
          <w:p w14:paraId="79CE570F" w14:textId="77777777" w:rsidR="00BB4C49" w:rsidRDefault="00DC0BFC">
            <w:pPr>
              <w:pStyle w:val="TableParagraph"/>
              <w:ind w:left="44" w:right="43"/>
              <w:rPr>
                <w:sz w:val="12"/>
              </w:rPr>
            </w:pPr>
            <w:r>
              <w:rPr>
                <w:sz w:val="12"/>
              </w:rPr>
              <w:t>Uzbekistan</w:t>
            </w:r>
          </w:p>
        </w:tc>
        <w:tc>
          <w:tcPr>
            <w:tcW w:w="3911" w:type="dxa"/>
          </w:tcPr>
          <w:p w14:paraId="7BEED627" w14:textId="77777777" w:rsidR="00BB4C49" w:rsidRDefault="00DC0BFC">
            <w:pPr>
              <w:pStyle w:val="TableParagraph"/>
              <w:ind w:left="2"/>
              <w:rPr>
                <w:sz w:val="12"/>
              </w:rPr>
            </w:pPr>
            <w:r>
              <w:rPr>
                <w:w w:val="97"/>
                <w:sz w:val="12"/>
              </w:rPr>
              <w:t>-</w:t>
            </w:r>
          </w:p>
        </w:tc>
      </w:tr>
      <w:tr w:rsidR="00BB4C49" w14:paraId="18867ECC" w14:textId="77777777">
        <w:trPr>
          <w:trHeight w:val="139"/>
        </w:trPr>
        <w:tc>
          <w:tcPr>
            <w:tcW w:w="5745" w:type="dxa"/>
          </w:tcPr>
          <w:p w14:paraId="08E69381" w14:textId="77777777" w:rsidR="00BB4C49" w:rsidRDefault="00DC0BFC">
            <w:pPr>
              <w:pStyle w:val="TableParagraph"/>
              <w:tabs>
                <w:tab w:val="left" w:pos="4069"/>
              </w:tabs>
              <w:ind w:left="1677"/>
              <w:jc w:val="left"/>
              <w:rPr>
                <w:sz w:val="12"/>
              </w:rPr>
            </w:pPr>
            <w:r>
              <w:rPr>
                <w:w w:val="95"/>
                <w:sz w:val="12"/>
              </w:rPr>
              <w:t>High income</w:t>
            </w:r>
            <w:r>
              <w:rPr>
                <w:w w:val="95"/>
                <w:sz w:val="12"/>
              </w:rPr>
              <w:tab/>
            </w:r>
            <w:r>
              <w:rPr>
                <w:sz w:val="12"/>
              </w:rPr>
              <w:t>-</w:t>
            </w:r>
          </w:p>
        </w:tc>
        <w:tc>
          <w:tcPr>
            <w:tcW w:w="3264" w:type="dxa"/>
          </w:tcPr>
          <w:p w14:paraId="10B57676" w14:textId="77777777" w:rsidR="00BB4C49" w:rsidRDefault="00DC0BFC">
            <w:pPr>
              <w:pStyle w:val="TableParagraph"/>
              <w:ind w:left="1"/>
              <w:rPr>
                <w:sz w:val="12"/>
              </w:rPr>
            </w:pPr>
            <w:r>
              <w:rPr>
                <w:w w:val="97"/>
                <w:sz w:val="12"/>
              </w:rPr>
              <w:t>-</w:t>
            </w:r>
          </w:p>
        </w:tc>
        <w:tc>
          <w:tcPr>
            <w:tcW w:w="3911" w:type="dxa"/>
          </w:tcPr>
          <w:p w14:paraId="1C8E41FE" w14:textId="77777777" w:rsidR="00BB4C49" w:rsidRDefault="00DC0BFC">
            <w:pPr>
              <w:pStyle w:val="TableParagraph"/>
              <w:ind w:left="45" w:right="43"/>
              <w:rPr>
                <w:sz w:val="12"/>
              </w:rPr>
            </w:pPr>
            <w:r>
              <w:rPr>
                <w:w w:val="95"/>
                <w:sz w:val="12"/>
              </w:rPr>
              <w:t>Andorra,</w:t>
            </w:r>
            <w:r>
              <w:rPr>
                <w:spacing w:val="6"/>
                <w:w w:val="95"/>
                <w:sz w:val="12"/>
              </w:rPr>
              <w:t xml:space="preserve"> </w:t>
            </w:r>
            <w:r>
              <w:rPr>
                <w:w w:val="95"/>
                <w:sz w:val="12"/>
              </w:rPr>
              <w:t>Austria,</w:t>
            </w:r>
            <w:r>
              <w:rPr>
                <w:spacing w:val="6"/>
                <w:w w:val="95"/>
                <w:sz w:val="12"/>
              </w:rPr>
              <w:t xml:space="preserve"> </w:t>
            </w:r>
            <w:r>
              <w:rPr>
                <w:w w:val="95"/>
                <w:sz w:val="12"/>
              </w:rPr>
              <w:t>Belgium</w:t>
            </w:r>
          </w:p>
        </w:tc>
      </w:tr>
      <w:tr w:rsidR="00BB4C49" w14:paraId="10EDA63C" w14:textId="77777777">
        <w:trPr>
          <w:trHeight w:val="139"/>
        </w:trPr>
        <w:tc>
          <w:tcPr>
            <w:tcW w:w="5745" w:type="dxa"/>
          </w:tcPr>
          <w:p w14:paraId="7ABB238F" w14:textId="77777777" w:rsidR="00BB4C49" w:rsidRDefault="00DC0BFC">
            <w:pPr>
              <w:pStyle w:val="TableParagraph"/>
              <w:ind w:right="1634"/>
              <w:jc w:val="right"/>
              <w:rPr>
                <w:sz w:val="12"/>
              </w:rPr>
            </w:pPr>
            <w:r>
              <w:rPr>
                <w:w w:val="97"/>
                <w:sz w:val="12"/>
              </w:rPr>
              <w:t>-</w:t>
            </w:r>
          </w:p>
        </w:tc>
        <w:tc>
          <w:tcPr>
            <w:tcW w:w="3264" w:type="dxa"/>
          </w:tcPr>
          <w:p w14:paraId="785021C7" w14:textId="77777777" w:rsidR="00BB4C49" w:rsidRDefault="00DC0BFC">
            <w:pPr>
              <w:pStyle w:val="TableParagraph"/>
              <w:ind w:left="1"/>
              <w:rPr>
                <w:sz w:val="12"/>
              </w:rPr>
            </w:pPr>
            <w:r>
              <w:rPr>
                <w:w w:val="97"/>
                <w:sz w:val="12"/>
              </w:rPr>
              <w:t>-</w:t>
            </w:r>
          </w:p>
        </w:tc>
        <w:tc>
          <w:tcPr>
            <w:tcW w:w="3911" w:type="dxa"/>
          </w:tcPr>
          <w:p w14:paraId="352CC0CF" w14:textId="77777777" w:rsidR="00BB4C49" w:rsidRDefault="00DC0BFC">
            <w:pPr>
              <w:pStyle w:val="TableParagraph"/>
              <w:ind w:left="45" w:right="43"/>
              <w:rPr>
                <w:sz w:val="12"/>
              </w:rPr>
            </w:pPr>
            <w:r>
              <w:rPr>
                <w:w w:val="95"/>
                <w:sz w:val="12"/>
              </w:rPr>
              <w:t>Croatia,</w:t>
            </w:r>
            <w:r>
              <w:rPr>
                <w:spacing w:val="7"/>
                <w:w w:val="95"/>
                <w:sz w:val="12"/>
              </w:rPr>
              <w:t xml:space="preserve"> </w:t>
            </w:r>
            <w:r>
              <w:rPr>
                <w:w w:val="95"/>
                <w:sz w:val="12"/>
              </w:rPr>
              <w:t>Cyprus,</w:t>
            </w:r>
            <w:r>
              <w:rPr>
                <w:spacing w:val="8"/>
                <w:w w:val="95"/>
                <w:sz w:val="12"/>
              </w:rPr>
              <w:t xml:space="preserve"> </w:t>
            </w:r>
            <w:r>
              <w:rPr>
                <w:w w:val="95"/>
                <w:sz w:val="12"/>
              </w:rPr>
              <w:t>Czechia,</w:t>
            </w:r>
            <w:r>
              <w:rPr>
                <w:spacing w:val="8"/>
                <w:w w:val="95"/>
                <w:sz w:val="12"/>
              </w:rPr>
              <w:t xml:space="preserve"> </w:t>
            </w:r>
            <w:r>
              <w:rPr>
                <w:w w:val="95"/>
                <w:sz w:val="12"/>
              </w:rPr>
              <w:t>Denmark</w:t>
            </w:r>
          </w:p>
        </w:tc>
      </w:tr>
      <w:tr w:rsidR="00BB4C49" w14:paraId="5FE0EF49" w14:textId="77777777">
        <w:trPr>
          <w:trHeight w:val="139"/>
        </w:trPr>
        <w:tc>
          <w:tcPr>
            <w:tcW w:w="5745" w:type="dxa"/>
          </w:tcPr>
          <w:p w14:paraId="080F07E5" w14:textId="77777777" w:rsidR="00BB4C49" w:rsidRDefault="00DC0BFC">
            <w:pPr>
              <w:pStyle w:val="TableParagraph"/>
              <w:ind w:right="1634"/>
              <w:jc w:val="right"/>
              <w:rPr>
                <w:sz w:val="12"/>
              </w:rPr>
            </w:pPr>
            <w:r>
              <w:rPr>
                <w:w w:val="97"/>
                <w:sz w:val="12"/>
              </w:rPr>
              <w:t>-</w:t>
            </w:r>
          </w:p>
        </w:tc>
        <w:tc>
          <w:tcPr>
            <w:tcW w:w="3264" w:type="dxa"/>
          </w:tcPr>
          <w:p w14:paraId="43AE833B" w14:textId="77777777" w:rsidR="00BB4C49" w:rsidRDefault="00DC0BFC">
            <w:pPr>
              <w:pStyle w:val="TableParagraph"/>
              <w:ind w:left="1"/>
              <w:rPr>
                <w:sz w:val="12"/>
              </w:rPr>
            </w:pPr>
            <w:r>
              <w:rPr>
                <w:w w:val="97"/>
                <w:sz w:val="12"/>
              </w:rPr>
              <w:t>-</w:t>
            </w:r>
          </w:p>
        </w:tc>
        <w:tc>
          <w:tcPr>
            <w:tcW w:w="3911" w:type="dxa"/>
          </w:tcPr>
          <w:p w14:paraId="18ED3A44" w14:textId="77777777" w:rsidR="00BB4C49" w:rsidRDefault="00DC0BFC">
            <w:pPr>
              <w:pStyle w:val="TableParagraph"/>
              <w:ind w:left="45" w:right="43"/>
              <w:rPr>
                <w:sz w:val="12"/>
              </w:rPr>
            </w:pPr>
            <w:r>
              <w:rPr>
                <w:spacing w:val="-1"/>
                <w:sz w:val="12"/>
              </w:rPr>
              <w:t>Estonia,</w:t>
            </w:r>
            <w:r>
              <w:rPr>
                <w:spacing w:val="-6"/>
                <w:sz w:val="12"/>
              </w:rPr>
              <w:t xml:space="preserve"> </w:t>
            </w:r>
            <w:r>
              <w:rPr>
                <w:spacing w:val="-1"/>
                <w:sz w:val="12"/>
              </w:rPr>
              <w:t>Faroe</w:t>
            </w:r>
            <w:r>
              <w:rPr>
                <w:spacing w:val="-5"/>
                <w:sz w:val="12"/>
              </w:rPr>
              <w:t xml:space="preserve"> </w:t>
            </w:r>
            <w:r>
              <w:rPr>
                <w:sz w:val="12"/>
              </w:rPr>
              <w:t>Islands,</w:t>
            </w:r>
            <w:r>
              <w:rPr>
                <w:spacing w:val="-5"/>
                <w:sz w:val="12"/>
              </w:rPr>
              <w:t xml:space="preserve"> </w:t>
            </w:r>
            <w:r>
              <w:rPr>
                <w:sz w:val="12"/>
              </w:rPr>
              <w:t>Finland,</w:t>
            </w:r>
            <w:r>
              <w:rPr>
                <w:spacing w:val="-4"/>
                <w:sz w:val="12"/>
              </w:rPr>
              <w:t xml:space="preserve"> </w:t>
            </w:r>
            <w:r>
              <w:rPr>
                <w:sz w:val="12"/>
              </w:rPr>
              <w:t>France</w:t>
            </w:r>
          </w:p>
        </w:tc>
      </w:tr>
      <w:tr w:rsidR="00BB4C49" w14:paraId="34FC664E" w14:textId="77777777">
        <w:trPr>
          <w:trHeight w:val="139"/>
        </w:trPr>
        <w:tc>
          <w:tcPr>
            <w:tcW w:w="5745" w:type="dxa"/>
          </w:tcPr>
          <w:p w14:paraId="5348A048" w14:textId="77777777" w:rsidR="00BB4C49" w:rsidRDefault="00DC0BFC">
            <w:pPr>
              <w:pStyle w:val="TableParagraph"/>
              <w:ind w:right="1634"/>
              <w:jc w:val="right"/>
              <w:rPr>
                <w:sz w:val="12"/>
              </w:rPr>
            </w:pPr>
            <w:r>
              <w:rPr>
                <w:w w:val="97"/>
                <w:sz w:val="12"/>
              </w:rPr>
              <w:t>-</w:t>
            </w:r>
          </w:p>
        </w:tc>
        <w:tc>
          <w:tcPr>
            <w:tcW w:w="3264" w:type="dxa"/>
          </w:tcPr>
          <w:p w14:paraId="2439BF0D" w14:textId="77777777" w:rsidR="00BB4C49" w:rsidRDefault="00DC0BFC">
            <w:pPr>
              <w:pStyle w:val="TableParagraph"/>
              <w:ind w:left="1"/>
              <w:rPr>
                <w:sz w:val="12"/>
              </w:rPr>
            </w:pPr>
            <w:r>
              <w:rPr>
                <w:w w:val="97"/>
                <w:sz w:val="12"/>
              </w:rPr>
              <w:t>-</w:t>
            </w:r>
          </w:p>
        </w:tc>
        <w:tc>
          <w:tcPr>
            <w:tcW w:w="3911" w:type="dxa"/>
          </w:tcPr>
          <w:p w14:paraId="566327D8" w14:textId="77777777" w:rsidR="00BB4C49" w:rsidRDefault="00DC0BFC">
            <w:pPr>
              <w:pStyle w:val="TableParagraph"/>
              <w:ind w:left="45" w:right="43"/>
              <w:rPr>
                <w:sz w:val="12"/>
              </w:rPr>
            </w:pPr>
            <w:r>
              <w:rPr>
                <w:w w:val="95"/>
                <w:sz w:val="12"/>
              </w:rPr>
              <w:t>Germany,</w:t>
            </w:r>
            <w:r>
              <w:rPr>
                <w:spacing w:val="8"/>
                <w:w w:val="95"/>
                <w:sz w:val="12"/>
              </w:rPr>
              <w:t xml:space="preserve"> </w:t>
            </w:r>
            <w:r>
              <w:rPr>
                <w:w w:val="95"/>
                <w:sz w:val="12"/>
              </w:rPr>
              <w:t>Gibraltar,</w:t>
            </w:r>
            <w:r>
              <w:rPr>
                <w:spacing w:val="8"/>
                <w:w w:val="95"/>
                <w:sz w:val="12"/>
              </w:rPr>
              <w:t xml:space="preserve"> </w:t>
            </w:r>
            <w:r>
              <w:rPr>
                <w:w w:val="95"/>
                <w:sz w:val="12"/>
              </w:rPr>
              <w:t>Greece,</w:t>
            </w:r>
            <w:r>
              <w:rPr>
                <w:spacing w:val="8"/>
                <w:w w:val="95"/>
                <w:sz w:val="12"/>
              </w:rPr>
              <w:t xml:space="preserve"> </w:t>
            </w:r>
            <w:r>
              <w:rPr>
                <w:w w:val="95"/>
                <w:sz w:val="12"/>
              </w:rPr>
              <w:t>Greenland</w:t>
            </w:r>
          </w:p>
        </w:tc>
      </w:tr>
      <w:tr w:rsidR="00BB4C49" w14:paraId="70D7D1F3" w14:textId="77777777">
        <w:trPr>
          <w:trHeight w:val="139"/>
        </w:trPr>
        <w:tc>
          <w:tcPr>
            <w:tcW w:w="5745" w:type="dxa"/>
          </w:tcPr>
          <w:p w14:paraId="51ED9A32" w14:textId="77777777" w:rsidR="00BB4C49" w:rsidRDefault="00DC0BFC">
            <w:pPr>
              <w:pStyle w:val="TableParagraph"/>
              <w:ind w:right="1634"/>
              <w:jc w:val="right"/>
              <w:rPr>
                <w:sz w:val="12"/>
              </w:rPr>
            </w:pPr>
            <w:r>
              <w:rPr>
                <w:w w:val="97"/>
                <w:sz w:val="12"/>
              </w:rPr>
              <w:t>-</w:t>
            </w:r>
          </w:p>
        </w:tc>
        <w:tc>
          <w:tcPr>
            <w:tcW w:w="3264" w:type="dxa"/>
          </w:tcPr>
          <w:p w14:paraId="23416488" w14:textId="77777777" w:rsidR="00BB4C49" w:rsidRDefault="00DC0BFC">
            <w:pPr>
              <w:pStyle w:val="TableParagraph"/>
              <w:ind w:left="1"/>
              <w:rPr>
                <w:sz w:val="12"/>
              </w:rPr>
            </w:pPr>
            <w:r>
              <w:rPr>
                <w:w w:val="97"/>
                <w:sz w:val="12"/>
              </w:rPr>
              <w:t>-</w:t>
            </w:r>
          </w:p>
        </w:tc>
        <w:tc>
          <w:tcPr>
            <w:tcW w:w="3911" w:type="dxa"/>
          </w:tcPr>
          <w:p w14:paraId="1EBA6C42" w14:textId="77777777" w:rsidR="00BB4C49" w:rsidRDefault="00DC0BFC">
            <w:pPr>
              <w:pStyle w:val="TableParagraph"/>
              <w:ind w:left="45" w:right="43"/>
              <w:rPr>
                <w:sz w:val="12"/>
              </w:rPr>
            </w:pPr>
            <w:r>
              <w:rPr>
                <w:w w:val="95"/>
                <w:sz w:val="12"/>
              </w:rPr>
              <w:t>Hungary,</w:t>
            </w:r>
            <w:r>
              <w:rPr>
                <w:spacing w:val="3"/>
                <w:w w:val="95"/>
                <w:sz w:val="12"/>
              </w:rPr>
              <w:t xml:space="preserve"> </w:t>
            </w:r>
            <w:r>
              <w:rPr>
                <w:w w:val="95"/>
                <w:sz w:val="12"/>
              </w:rPr>
              <w:t>Iceland,</w:t>
            </w:r>
            <w:r>
              <w:rPr>
                <w:spacing w:val="3"/>
                <w:w w:val="95"/>
                <w:sz w:val="12"/>
              </w:rPr>
              <w:t xml:space="preserve"> </w:t>
            </w:r>
            <w:r>
              <w:rPr>
                <w:w w:val="95"/>
                <w:sz w:val="12"/>
              </w:rPr>
              <w:t>Ireland,</w:t>
            </w:r>
            <w:r>
              <w:rPr>
                <w:spacing w:val="4"/>
                <w:w w:val="95"/>
                <w:sz w:val="12"/>
              </w:rPr>
              <w:t xml:space="preserve"> </w:t>
            </w:r>
            <w:r>
              <w:rPr>
                <w:w w:val="95"/>
                <w:sz w:val="12"/>
              </w:rPr>
              <w:t>Isle</w:t>
            </w:r>
            <w:r>
              <w:rPr>
                <w:spacing w:val="3"/>
                <w:w w:val="95"/>
                <w:sz w:val="12"/>
              </w:rPr>
              <w:t xml:space="preserve"> </w:t>
            </w:r>
            <w:r>
              <w:rPr>
                <w:w w:val="95"/>
                <w:sz w:val="12"/>
              </w:rPr>
              <w:t>Man</w:t>
            </w:r>
          </w:p>
        </w:tc>
      </w:tr>
      <w:tr w:rsidR="00BB4C49" w14:paraId="77179CCD" w14:textId="77777777">
        <w:trPr>
          <w:trHeight w:val="139"/>
        </w:trPr>
        <w:tc>
          <w:tcPr>
            <w:tcW w:w="5745" w:type="dxa"/>
          </w:tcPr>
          <w:p w14:paraId="229E5D67" w14:textId="77777777" w:rsidR="00BB4C49" w:rsidRDefault="00DC0BFC">
            <w:pPr>
              <w:pStyle w:val="TableParagraph"/>
              <w:ind w:right="1634"/>
              <w:jc w:val="right"/>
              <w:rPr>
                <w:sz w:val="12"/>
              </w:rPr>
            </w:pPr>
            <w:r>
              <w:rPr>
                <w:w w:val="97"/>
                <w:sz w:val="12"/>
              </w:rPr>
              <w:t>-</w:t>
            </w:r>
          </w:p>
        </w:tc>
        <w:tc>
          <w:tcPr>
            <w:tcW w:w="3264" w:type="dxa"/>
          </w:tcPr>
          <w:p w14:paraId="3071F14A" w14:textId="77777777" w:rsidR="00BB4C49" w:rsidRDefault="00DC0BFC">
            <w:pPr>
              <w:pStyle w:val="TableParagraph"/>
              <w:ind w:left="1"/>
              <w:rPr>
                <w:sz w:val="12"/>
              </w:rPr>
            </w:pPr>
            <w:r>
              <w:rPr>
                <w:w w:val="97"/>
                <w:sz w:val="12"/>
              </w:rPr>
              <w:t>-</w:t>
            </w:r>
          </w:p>
        </w:tc>
        <w:tc>
          <w:tcPr>
            <w:tcW w:w="3911" w:type="dxa"/>
          </w:tcPr>
          <w:p w14:paraId="1E42788E" w14:textId="77777777" w:rsidR="00BB4C49" w:rsidRDefault="00DC0BFC">
            <w:pPr>
              <w:pStyle w:val="TableParagraph"/>
              <w:ind w:left="45" w:right="43"/>
              <w:rPr>
                <w:sz w:val="12"/>
              </w:rPr>
            </w:pPr>
            <w:r>
              <w:rPr>
                <w:spacing w:val="-1"/>
                <w:sz w:val="12"/>
              </w:rPr>
              <w:t>Italy,</w:t>
            </w:r>
            <w:r>
              <w:rPr>
                <w:spacing w:val="-3"/>
                <w:sz w:val="12"/>
              </w:rPr>
              <w:t xml:space="preserve"> </w:t>
            </w:r>
            <w:r>
              <w:rPr>
                <w:spacing w:val="-1"/>
                <w:sz w:val="12"/>
              </w:rPr>
              <w:t>Latvia,</w:t>
            </w:r>
            <w:r>
              <w:rPr>
                <w:spacing w:val="-4"/>
                <w:sz w:val="12"/>
              </w:rPr>
              <w:t xml:space="preserve"> </w:t>
            </w:r>
            <w:r>
              <w:rPr>
                <w:spacing w:val="-1"/>
                <w:sz w:val="12"/>
              </w:rPr>
              <w:t>Liechtenstein,</w:t>
            </w:r>
            <w:r>
              <w:rPr>
                <w:spacing w:val="-4"/>
                <w:sz w:val="12"/>
              </w:rPr>
              <w:t xml:space="preserve"> </w:t>
            </w:r>
            <w:r>
              <w:rPr>
                <w:spacing w:val="-1"/>
                <w:sz w:val="12"/>
              </w:rPr>
              <w:t>Lithuania</w:t>
            </w:r>
          </w:p>
        </w:tc>
      </w:tr>
      <w:tr w:rsidR="00BB4C49" w14:paraId="1E6C2CBB" w14:textId="77777777">
        <w:trPr>
          <w:trHeight w:val="139"/>
        </w:trPr>
        <w:tc>
          <w:tcPr>
            <w:tcW w:w="5745" w:type="dxa"/>
          </w:tcPr>
          <w:p w14:paraId="5FE74DAC" w14:textId="77777777" w:rsidR="00BB4C49" w:rsidRDefault="00DC0BFC">
            <w:pPr>
              <w:pStyle w:val="TableParagraph"/>
              <w:ind w:right="1634"/>
              <w:jc w:val="right"/>
              <w:rPr>
                <w:sz w:val="12"/>
              </w:rPr>
            </w:pPr>
            <w:r>
              <w:rPr>
                <w:w w:val="97"/>
                <w:sz w:val="12"/>
              </w:rPr>
              <w:t>-</w:t>
            </w:r>
          </w:p>
        </w:tc>
        <w:tc>
          <w:tcPr>
            <w:tcW w:w="3264" w:type="dxa"/>
          </w:tcPr>
          <w:p w14:paraId="479B9A39" w14:textId="77777777" w:rsidR="00BB4C49" w:rsidRDefault="00DC0BFC">
            <w:pPr>
              <w:pStyle w:val="TableParagraph"/>
              <w:ind w:left="1"/>
              <w:rPr>
                <w:sz w:val="12"/>
              </w:rPr>
            </w:pPr>
            <w:r>
              <w:rPr>
                <w:w w:val="97"/>
                <w:sz w:val="12"/>
              </w:rPr>
              <w:t>-</w:t>
            </w:r>
          </w:p>
        </w:tc>
        <w:tc>
          <w:tcPr>
            <w:tcW w:w="3911" w:type="dxa"/>
          </w:tcPr>
          <w:p w14:paraId="37785546" w14:textId="77777777" w:rsidR="00BB4C49" w:rsidRDefault="00DC0BFC">
            <w:pPr>
              <w:pStyle w:val="TableParagraph"/>
              <w:ind w:left="2"/>
              <w:rPr>
                <w:sz w:val="12"/>
              </w:rPr>
            </w:pPr>
            <w:r>
              <w:rPr>
                <w:w w:val="97"/>
                <w:sz w:val="12"/>
              </w:rPr>
              <w:t>-</w:t>
            </w:r>
          </w:p>
        </w:tc>
      </w:tr>
      <w:tr w:rsidR="00BB4C49" w14:paraId="27B07335" w14:textId="77777777">
        <w:trPr>
          <w:trHeight w:val="139"/>
        </w:trPr>
        <w:tc>
          <w:tcPr>
            <w:tcW w:w="5745" w:type="dxa"/>
          </w:tcPr>
          <w:p w14:paraId="36FCD4A8" w14:textId="77777777" w:rsidR="00BB4C49" w:rsidRDefault="00DC0BFC">
            <w:pPr>
              <w:pStyle w:val="TableParagraph"/>
              <w:ind w:right="1634"/>
              <w:jc w:val="right"/>
              <w:rPr>
                <w:sz w:val="12"/>
              </w:rPr>
            </w:pPr>
            <w:r>
              <w:rPr>
                <w:w w:val="97"/>
                <w:sz w:val="12"/>
              </w:rPr>
              <w:t>-</w:t>
            </w:r>
          </w:p>
        </w:tc>
        <w:tc>
          <w:tcPr>
            <w:tcW w:w="3264" w:type="dxa"/>
          </w:tcPr>
          <w:p w14:paraId="1C76F8E4" w14:textId="77777777" w:rsidR="00BB4C49" w:rsidRDefault="00DC0BFC">
            <w:pPr>
              <w:pStyle w:val="TableParagraph"/>
              <w:ind w:left="44" w:right="43"/>
              <w:rPr>
                <w:sz w:val="12"/>
              </w:rPr>
            </w:pPr>
            <w:r>
              <w:rPr>
                <w:w w:val="95"/>
                <w:sz w:val="12"/>
              </w:rPr>
              <w:t>Saint</w:t>
            </w:r>
            <w:r>
              <w:rPr>
                <w:spacing w:val="6"/>
                <w:w w:val="95"/>
                <w:sz w:val="12"/>
              </w:rPr>
              <w:t xml:space="preserve"> </w:t>
            </w:r>
            <w:r>
              <w:rPr>
                <w:w w:val="95"/>
                <w:sz w:val="12"/>
              </w:rPr>
              <w:t>Helena</w:t>
            </w:r>
          </w:p>
        </w:tc>
        <w:tc>
          <w:tcPr>
            <w:tcW w:w="3911" w:type="dxa"/>
          </w:tcPr>
          <w:p w14:paraId="1B36FDB9" w14:textId="77777777" w:rsidR="00BB4C49" w:rsidRDefault="00DC0BFC">
            <w:pPr>
              <w:pStyle w:val="TableParagraph"/>
              <w:ind w:left="2"/>
              <w:rPr>
                <w:sz w:val="12"/>
              </w:rPr>
            </w:pPr>
            <w:r>
              <w:rPr>
                <w:w w:val="97"/>
                <w:sz w:val="12"/>
              </w:rPr>
              <w:t>-</w:t>
            </w:r>
          </w:p>
        </w:tc>
      </w:tr>
      <w:tr w:rsidR="00BB4C49" w14:paraId="22AF22F5" w14:textId="77777777">
        <w:trPr>
          <w:trHeight w:val="182"/>
        </w:trPr>
        <w:tc>
          <w:tcPr>
            <w:tcW w:w="5745" w:type="dxa"/>
            <w:tcBorders>
              <w:bottom w:val="single" w:sz="4" w:space="0" w:color="000000"/>
            </w:tcBorders>
          </w:tcPr>
          <w:p w14:paraId="3740794B" w14:textId="77777777" w:rsidR="00BB4C49" w:rsidRDefault="00DC0BFC">
            <w:pPr>
              <w:pStyle w:val="TableParagraph"/>
              <w:tabs>
                <w:tab w:val="left" w:pos="1677"/>
                <w:tab w:val="left" w:pos="4069"/>
              </w:tabs>
              <w:spacing w:line="156" w:lineRule="exact"/>
              <w:ind w:left="398"/>
              <w:jc w:val="left"/>
              <w:rPr>
                <w:sz w:val="12"/>
              </w:rPr>
            </w:pPr>
            <w:r>
              <w:rPr>
                <w:spacing w:val="-1"/>
                <w:sz w:val="12"/>
              </w:rPr>
              <w:t>North</w:t>
            </w:r>
            <w:r>
              <w:rPr>
                <w:spacing w:val="-5"/>
                <w:sz w:val="12"/>
              </w:rPr>
              <w:t xml:space="preserve"> </w:t>
            </w:r>
            <w:r>
              <w:rPr>
                <w:spacing w:val="-1"/>
                <w:sz w:val="12"/>
              </w:rPr>
              <w:t>America</w:t>
            </w:r>
            <w:r>
              <w:rPr>
                <w:spacing w:val="-1"/>
                <w:sz w:val="12"/>
              </w:rPr>
              <w:tab/>
            </w:r>
            <w:r>
              <w:rPr>
                <w:w w:val="95"/>
                <w:sz w:val="12"/>
              </w:rPr>
              <w:t>High</w:t>
            </w:r>
            <w:r>
              <w:rPr>
                <w:spacing w:val="1"/>
                <w:w w:val="95"/>
                <w:sz w:val="12"/>
              </w:rPr>
              <w:t xml:space="preserve"> </w:t>
            </w:r>
            <w:r>
              <w:rPr>
                <w:w w:val="95"/>
                <w:sz w:val="12"/>
              </w:rPr>
              <w:t>income</w:t>
            </w:r>
            <w:r>
              <w:rPr>
                <w:w w:val="95"/>
                <w:sz w:val="12"/>
              </w:rPr>
              <w:tab/>
            </w:r>
            <w:r>
              <w:rPr>
                <w:sz w:val="12"/>
              </w:rPr>
              <w:t>-</w:t>
            </w:r>
          </w:p>
        </w:tc>
        <w:tc>
          <w:tcPr>
            <w:tcW w:w="3264" w:type="dxa"/>
            <w:tcBorders>
              <w:bottom w:val="single" w:sz="4" w:space="0" w:color="000000"/>
            </w:tcBorders>
          </w:tcPr>
          <w:p w14:paraId="3F79FF33" w14:textId="77777777" w:rsidR="00BB4C49" w:rsidRDefault="00DC0BFC">
            <w:pPr>
              <w:pStyle w:val="TableParagraph"/>
              <w:spacing w:line="156" w:lineRule="exact"/>
              <w:ind w:left="1"/>
              <w:rPr>
                <w:sz w:val="12"/>
              </w:rPr>
            </w:pPr>
            <w:r>
              <w:rPr>
                <w:w w:val="97"/>
                <w:sz w:val="12"/>
              </w:rPr>
              <w:t>-</w:t>
            </w:r>
          </w:p>
        </w:tc>
        <w:tc>
          <w:tcPr>
            <w:tcW w:w="3911" w:type="dxa"/>
            <w:tcBorders>
              <w:bottom w:val="single" w:sz="4" w:space="0" w:color="000000"/>
            </w:tcBorders>
          </w:tcPr>
          <w:p w14:paraId="46400FE8" w14:textId="77777777" w:rsidR="00BB4C49" w:rsidRDefault="00DC0BFC">
            <w:pPr>
              <w:pStyle w:val="TableParagraph"/>
              <w:spacing w:line="156" w:lineRule="exact"/>
              <w:ind w:left="45" w:right="43"/>
              <w:rPr>
                <w:sz w:val="12"/>
              </w:rPr>
            </w:pPr>
            <w:r>
              <w:rPr>
                <w:spacing w:val="-1"/>
                <w:sz w:val="12"/>
              </w:rPr>
              <w:t>Bermuda,</w:t>
            </w:r>
            <w:r>
              <w:rPr>
                <w:spacing w:val="-6"/>
                <w:sz w:val="12"/>
              </w:rPr>
              <w:t xml:space="preserve"> </w:t>
            </w:r>
            <w:r>
              <w:rPr>
                <w:spacing w:val="-1"/>
                <w:sz w:val="12"/>
              </w:rPr>
              <w:t>Canada,</w:t>
            </w:r>
            <w:r>
              <w:rPr>
                <w:spacing w:val="-4"/>
                <w:sz w:val="12"/>
              </w:rPr>
              <w:t xml:space="preserve"> </w:t>
            </w:r>
            <w:r>
              <w:rPr>
                <w:sz w:val="12"/>
              </w:rPr>
              <w:t>United</w:t>
            </w:r>
            <w:r>
              <w:rPr>
                <w:spacing w:val="-5"/>
                <w:sz w:val="12"/>
              </w:rPr>
              <w:t xml:space="preserve"> </w:t>
            </w:r>
            <w:r>
              <w:rPr>
                <w:sz w:val="12"/>
              </w:rPr>
              <w:t>States</w:t>
            </w:r>
          </w:p>
        </w:tc>
      </w:tr>
    </w:tbl>
    <w:p w14:paraId="33DCC528" w14:textId="77777777" w:rsidR="00692A8F" w:rsidRDefault="00692A8F"/>
    <w:sectPr w:rsidR="00692A8F">
      <w:headerReference w:type="default" r:id="rId105"/>
      <w:pgSz w:w="15840" w:h="12240" w:orient="landscape"/>
      <w:pgMar w:top="1140" w:right="1400" w:bottom="280" w:left="1260" w:header="0" w:footer="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Smith,Audrey Culver" w:date="2021-02-21T18:31:00Z" w:initials="SC">
    <w:p w14:paraId="11E9746C" w14:textId="1E965137" w:rsidR="00C334C5" w:rsidRDefault="00C334C5">
      <w:pPr>
        <w:pStyle w:val="CommentText"/>
      </w:pPr>
      <w:r>
        <w:rPr>
          <w:rStyle w:val="CommentReference"/>
        </w:rPr>
        <w:annotationRef/>
      </w:r>
      <w:r>
        <w:t>Jesse asked that his middle initial be included</w:t>
      </w:r>
    </w:p>
    <w:p w14:paraId="442420EF" w14:textId="77777777" w:rsidR="00C334C5" w:rsidRDefault="00C334C5">
      <w:pPr>
        <w:pStyle w:val="CommentText"/>
      </w:pPr>
    </w:p>
  </w:comment>
  <w:comment w:id="6" w:author="Smith,Audrey Culver" w:date="2021-02-21T18:29:00Z" w:initials="SC">
    <w:p w14:paraId="39105887" w14:textId="77777777" w:rsidR="00C334C5" w:rsidRDefault="00C334C5">
      <w:pPr>
        <w:pStyle w:val="CommentText"/>
      </w:pPr>
      <w:r>
        <w:rPr>
          <w:rStyle w:val="CommentReference"/>
        </w:rPr>
        <w:annotationRef/>
      </w:r>
      <w:r>
        <w:t xml:space="preserve">Should names/initials be consistent with title Page? i.e., A.R. </w:t>
      </w:r>
      <w:proofErr w:type="spellStart"/>
      <w:r>
        <w:t>Kshirsagar</w:t>
      </w:r>
      <w:proofErr w:type="spellEnd"/>
      <w:r>
        <w:t xml:space="preserve"> instead of A. </w:t>
      </w:r>
      <w:proofErr w:type="spellStart"/>
      <w:r>
        <w:t>Kishirsagar</w:t>
      </w:r>
      <w:proofErr w:type="spellEnd"/>
      <w:r>
        <w:t>?</w:t>
      </w:r>
    </w:p>
    <w:p w14:paraId="4320F581" w14:textId="77777777" w:rsidR="00C334C5" w:rsidRDefault="00C334C5">
      <w:pPr>
        <w:pStyle w:val="CommentText"/>
      </w:pPr>
    </w:p>
  </w:comment>
  <w:comment w:id="7" w:author="Smith,Audrey Culver" w:date="2021-02-21T18:30:00Z" w:initials="SC">
    <w:p w14:paraId="6277341F" w14:textId="2A7DF107" w:rsidR="00C334C5" w:rsidRDefault="00C334C5">
      <w:pPr>
        <w:pStyle w:val="CommentText"/>
      </w:pPr>
      <w:r>
        <w:rPr>
          <w:rStyle w:val="CommentReference"/>
        </w:rPr>
        <w:annotationRef/>
      </w:r>
      <w:r>
        <w:t xml:space="preserve">Punctuation after “USA” missing throughout </w:t>
      </w:r>
    </w:p>
  </w:comment>
  <w:comment w:id="15" w:author="Smith,Audrey Culver" w:date="2021-02-22T13:36:00Z" w:initials="SC">
    <w:p w14:paraId="3441BB23" w14:textId="5A10BE9B" w:rsidR="00506487" w:rsidRDefault="00506487">
      <w:pPr>
        <w:pStyle w:val="CommentText"/>
      </w:pPr>
      <w:r>
        <w:rPr>
          <w:rStyle w:val="CommentReference"/>
        </w:rPr>
        <w:annotationRef/>
      </w:r>
      <w:r>
        <w:t>Later we capitalize</w:t>
      </w:r>
    </w:p>
  </w:comment>
  <w:comment w:id="16" w:author="Smith,Audrey Culver" w:date="2021-02-22T13:19:00Z" w:initials="SC">
    <w:p w14:paraId="4F4EF7DC" w14:textId="77777777" w:rsidR="00C334C5" w:rsidRDefault="00C334C5">
      <w:pPr>
        <w:pStyle w:val="CommentText"/>
      </w:pPr>
      <w:r>
        <w:rPr>
          <w:rStyle w:val="CommentReference"/>
        </w:rPr>
        <w:annotationRef/>
      </w:r>
      <w:r>
        <w:t>Should this be present tense/</w:t>
      </w:r>
    </w:p>
    <w:p w14:paraId="23FCB73E" w14:textId="102DFCFC" w:rsidR="00C334C5" w:rsidRDefault="00C334C5">
      <w:pPr>
        <w:pStyle w:val="CommentText"/>
      </w:pPr>
    </w:p>
  </w:comment>
  <w:comment w:id="17" w:author="Smith,Audrey Culver" w:date="2021-02-22T13:19:00Z" w:initials="SC">
    <w:p w14:paraId="5D78BB79" w14:textId="1F6606D7" w:rsidR="00C334C5" w:rsidRDefault="00C334C5">
      <w:pPr>
        <w:pStyle w:val="CommentText"/>
      </w:pPr>
      <w:r>
        <w:rPr>
          <w:rStyle w:val="CommentReference"/>
        </w:rPr>
        <w:annotationRef/>
      </w:r>
      <w:r>
        <w:t>Should “Mirror” and “Parent” be capitalized? Elsevier does not capitalize “mirror” in mirror journals on their website, just FYI.</w:t>
      </w:r>
    </w:p>
  </w:comment>
  <w:comment w:id="20" w:author="Smith,Audrey Culver" w:date="2021-02-22T13:57:00Z" w:initials="SC">
    <w:p w14:paraId="40DA0814" w14:textId="46524239" w:rsidR="00B24942" w:rsidRDefault="00B24942">
      <w:pPr>
        <w:pStyle w:val="CommentText"/>
      </w:pPr>
      <w:r>
        <w:rPr>
          <w:rStyle w:val="CommentReference"/>
        </w:rPr>
        <w:annotationRef/>
      </w:r>
      <w:r>
        <w:t>Leandra- comma used here but not for other numbers throughout the text</w:t>
      </w:r>
    </w:p>
  </w:comment>
  <w:comment w:id="21" w:author="Smith,Audrey Culver" w:date="2021-02-22T13:23:00Z" w:initials="SC">
    <w:p w14:paraId="059E776F" w14:textId="4340CBCB" w:rsidR="00C334C5" w:rsidRDefault="00C334C5">
      <w:pPr>
        <w:pStyle w:val="CommentText"/>
      </w:pPr>
      <w:r>
        <w:rPr>
          <w:rStyle w:val="CommentReference"/>
        </w:rPr>
        <w:annotationRef/>
      </w:r>
      <w:r>
        <w:t>Should this be written out? If so, I think grammatically it should be “more than” instead of “greater than”</w:t>
      </w:r>
    </w:p>
  </w:comment>
  <w:comment w:id="28" w:author="Smith,Audrey Culver" w:date="2021-02-22T13:31:00Z" w:initials="SC">
    <w:p w14:paraId="2B755F55" w14:textId="57A1EEDA" w:rsidR="003F24F9" w:rsidRDefault="003F24F9">
      <w:pPr>
        <w:pStyle w:val="CommentText"/>
      </w:pPr>
      <w:r>
        <w:rPr>
          <w:rStyle w:val="CommentReference"/>
        </w:rPr>
        <w:annotationRef/>
      </w:r>
      <w:r>
        <w:t xml:space="preserve">Are or </w:t>
      </w:r>
      <w:r w:rsidRPr="003F24F9">
        <w:rPr>
          <w:i/>
        </w:rPr>
        <w:t>may be</w:t>
      </w:r>
      <w:r>
        <w:t xml:space="preserve"> (as we cannot identify a causal relationship without having interviewed authors)</w:t>
      </w:r>
    </w:p>
  </w:comment>
  <w:comment w:id="29" w:author="Smith,Audrey Culver" w:date="2021-02-22T13:28:00Z" w:initials="SC">
    <w:p w14:paraId="3786D693" w14:textId="5CE44B50" w:rsidR="003F24F9" w:rsidRDefault="003F24F9">
      <w:pPr>
        <w:pStyle w:val="CommentText"/>
      </w:pPr>
      <w:r>
        <w:rPr>
          <w:rStyle w:val="CommentReference"/>
        </w:rPr>
        <w:annotationRef/>
      </w:r>
      <w:r>
        <w:t xml:space="preserve">Scientists or authors? </w:t>
      </w:r>
    </w:p>
  </w:comment>
  <w:comment w:id="31" w:author="Smith,Audrey Culver" w:date="2021-02-22T13:29:00Z" w:initials="SC">
    <w:p w14:paraId="463D06E6" w14:textId="200399E4" w:rsidR="003F24F9" w:rsidRDefault="003F24F9">
      <w:pPr>
        <w:pStyle w:val="CommentText"/>
      </w:pPr>
      <w:r>
        <w:rPr>
          <w:rStyle w:val="CommentReference"/>
        </w:rPr>
        <w:annotationRef/>
      </w:r>
      <w:r>
        <w:t xml:space="preserve">Leandra noted that </w:t>
      </w:r>
      <w:proofErr w:type="spellStart"/>
      <w:r>
        <w:t>bc</w:t>
      </w:r>
      <w:proofErr w:type="spellEnd"/>
      <w:r>
        <w:t xml:space="preserve"> this is in the title we don’t need it here- it will be included in any searches </w:t>
      </w:r>
      <w:proofErr w:type="spellStart"/>
      <w:r>
        <w:t>alreaday</w:t>
      </w:r>
      <w:proofErr w:type="spellEnd"/>
    </w:p>
  </w:comment>
  <w:comment w:id="34" w:author="Smith,Audrey Culver" w:date="2021-02-22T13:32:00Z" w:initials="SC">
    <w:p w14:paraId="3AD0DD3D" w14:textId="77777777" w:rsidR="003F24F9" w:rsidRDefault="003F24F9">
      <w:pPr>
        <w:pStyle w:val="CommentText"/>
      </w:pPr>
      <w:r>
        <w:rPr>
          <w:rStyle w:val="CommentReference"/>
        </w:rPr>
        <w:annotationRef/>
      </w:r>
      <w:r>
        <w:t>Should we be consistent and use “OA” here? If not, should it be capitalized as in preceding sentence?</w:t>
      </w:r>
    </w:p>
    <w:p w14:paraId="25E76693" w14:textId="775A6F27" w:rsidR="003F24F9" w:rsidRDefault="003F24F9">
      <w:pPr>
        <w:pStyle w:val="CommentText"/>
      </w:pPr>
    </w:p>
  </w:comment>
  <w:comment w:id="35" w:author="Smith,Audrey Culver" w:date="2021-02-22T13:42:00Z" w:initials="SC">
    <w:p w14:paraId="3371B2F8" w14:textId="35FAA2F2" w:rsidR="00506487" w:rsidRDefault="00506487">
      <w:pPr>
        <w:pStyle w:val="CommentText"/>
      </w:pPr>
      <w:r>
        <w:rPr>
          <w:rStyle w:val="CommentReference"/>
        </w:rPr>
        <w:annotationRef/>
      </w:r>
      <w:r>
        <w:t xml:space="preserve">I think this sentence needs to be re-written </w:t>
      </w:r>
    </w:p>
  </w:comment>
  <w:comment w:id="36" w:author="Smith,Audrey Culver" w:date="2021-02-22T13:38:00Z" w:initials="SC">
    <w:p w14:paraId="0DE897D8" w14:textId="4DC1BB4D" w:rsidR="00506487" w:rsidRDefault="00506487">
      <w:pPr>
        <w:pStyle w:val="CommentText"/>
      </w:pPr>
      <w:r>
        <w:rPr>
          <w:rStyle w:val="CommentReference"/>
        </w:rPr>
        <w:annotationRef/>
      </w:r>
      <w:r>
        <w:t>Or “this holds true”…</w:t>
      </w:r>
    </w:p>
  </w:comment>
  <w:comment w:id="37" w:author="Smith,Audrey Culver" w:date="2021-02-22T13:47:00Z" w:initials="SC">
    <w:p w14:paraId="2C748687" w14:textId="017B45C1" w:rsidR="00CA62CB" w:rsidRDefault="00CA62CB">
      <w:pPr>
        <w:pStyle w:val="CommentText"/>
      </w:pPr>
      <w:r>
        <w:rPr>
          <w:rStyle w:val="CommentReference"/>
        </w:rPr>
        <w:annotationRef/>
      </w:r>
      <w:r>
        <w:t xml:space="preserve"> </w:t>
      </w:r>
      <w:proofErr w:type="gramStart"/>
      <w:r>
        <w:t>and</w:t>
      </w:r>
      <w:proofErr w:type="gramEnd"/>
      <w:r>
        <w:t xml:space="preserve"> freely available the moment they are published</w:t>
      </w:r>
    </w:p>
  </w:comment>
  <w:comment w:id="38" w:author="Smith,Audrey Culver" w:date="2021-02-22T13:43:00Z" w:initials="SC">
    <w:p w14:paraId="0CC908E3" w14:textId="657D51F9" w:rsidR="00506487" w:rsidRDefault="00506487">
      <w:pPr>
        <w:pStyle w:val="CommentText"/>
      </w:pPr>
      <w:r>
        <w:rPr>
          <w:rStyle w:val="CommentReference"/>
        </w:rPr>
        <w:annotationRef/>
      </w:r>
      <w:r>
        <w:t xml:space="preserve">Springer describes the articles as Gold OA, not the journals. </w:t>
      </w:r>
      <w:r w:rsidR="00CA62CB">
        <w:t xml:space="preserve"> “</w:t>
      </w:r>
      <w:r w:rsidR="00CA62CB">
        <w:t>Gold OA articles can be published either in fully OA journals (where all the content is published OA) or hybrid journals (a subscription-based journal that offers an OA option which authors can chose if they wish).</w:t>
      </w:r>
      <w:r w:rsidR="00CA62CB">
        <w:t>”</w:t>
      </w:r>
    </w:p>
  </w:comment>
  <w:comment w:id="39" w:author="Smith,Audrey Culver" w:date="2021-02-22T13:39:00Z" w:initials="SC">
    <w:p w14:paraId="7265F7E6" w14:textId="03A70C05" w:rsidR="00506487" w:rsidRDefault="00506487">
      <w:pPr>
        <w:pStyle w:val="CommentText"/>
      </w:pPr>
      <w:r>
        <w:rPr>
          <w:rStyle w:val="CommentReference"/>
        </w:rPr>
        <w:annotationRef/>
      </w:r>
      <w:r>
        <w:t>Should this be capitalized?</w:t>
      </w:r>
    </w:p>
  </w:comment>
  <w:comment w:id="43" w:author="Smith,Audrey Culver" w:date="2021-02-22T13:52:00Z" w:initials="SC">
    <w:p w14:paraId="1BB531D1" w14:textId="6885B8FC" w:rsidR="00CA62CB" w:rsidRDefault="00CA62CB">
      <w:pPr>
        <w:pStyle w:val="CommentText"/>
      </w:pPr>
      <w:r>
        <w:rPr>
          <w:rStyle w:val="CommentReference"/>
        </w:rPr>
        <w:annotationRef/>
      </w:r>
      <w:r>
        <w:t>..</w:t>
      </w:r>
      <w:proofErr w:type="gramStart"/>
      <w:r>
        <w:t>or</w:t>
      </w:r>
      <w:proofErr w:type="gramEnd"/>
      <w:r>
        <w:t xml:space="preserve"> a subscription-based “Hybrid journal” that publishes both open access articles and those only accessible to subscribers. (</w:t>
      </w:r>
    </w:p>
  </w:comment>
  <w:comment w:id="47" w:author="Smith,Audrey Culver" w:date="2021-02-22T13:58:00Z" w:initials="SC">
    <w:p w14:paraId="7109B339" w14:textId="73FE4E6D" w:rsidR="00B24942" w:rsidRDefault="00B24942">
      <w:pPr>
        <w:pStyle w:val="CommentText"/>
      </w:pPr>
      <w:r>
        <w:rPr>
          <w:rStyle w:val="CommentReference"/>
        </w:rPr>
        <w:annotationRef/>
      </w:r>
      <w:r>
        <w:t>Leandra: Is this more so for Gold OA or any OA with high impact?</w:t>
      </w:r>
    </w:p>
  </w:comment>
  <w:comment w:id="159" w:author="Smith,Audrey Culver" w:date="2021-02-22T14:05:00Z" w:initials="SC">
    <w:p w14:paraId="4704F6F7" w14:textId="1199E9EC" w:rsidR="00B24942" w:rsidRDefault="00B24942">
      <w:pPr>
        <w:pStyle w:val="CommentText"/>
      </w:pPr>
      <w:r>
        <w:rPr>
          <w:rStyle w:val="CommentReference"/>
        </w:rPr>
        <w:annotationRef/>
      </w:r>
      <w:r>
        <w:t xml:space="preserve">I’m confused by this- most Gold OA journals do </w:t>
      </w:r>
      <w:r w:rsidRPr="00B24942">
        <w:rPr>
          <w:i/>
        </w:rPr>
        <w:t>not</w:t>
      </w:r>
      <w:r>
        <w:t xml:space="preserve"> charge APCs? Later it is stated that the majority of OA articles are published in journals that require authors to pay APCs and then Gold OA journals is indicated as an example of this.</w:t>
      </w:r>
    </w:p>
  </w:comment>
  <w:comment w:id="171" w:author="Smith,Audrey Culver" w:date="2021-02-22T14:09:00Z" w:initials="SC">
    <w:p w14:paraId="090E77E1" w14:textId="6F568BE5" w:rsidR="0076650C" w:rsidRDefault="0076650C">
      <w:pPr>
        <w:pStyle w:val="CommentText"/>
      </w:pPr>
      <w:r>
        <w:rPr>
          <w:rStyle w:val="CommentReference"/>
        </w:rPr>
        <w:annotationRef/>
      </w:r>
      <w:r>
        <w:t>Are or can or may be?</w:t>
      </w:r>
    </w:p>
  </w:comment>
  <w:comment w:id="176" w:author="Smith,Audrey Culver" w:date="2021-02-22T14:14:00Z" w:initials="SC">
    <w:p w14:paraId="6AF2FC11" w14:textId="3C1DDFCB" w:rsidR="0076650C" w:rsidRDefault="0076650C">
      <w:pPr>
        <w:pStyle w:val="CommentText"/>
      </w:pPr>
      <w:r>
        <w:rPr>
          <w:rStyle w:val="CommentReference"/>
        </w:rPr>
        <w:annotationRef/>
      </w:r>
      <w:r>
        <w:t>Journals or articles? (</w:t>
      </w:r>
      <w:proofErr w:type="gramStart"/>
      <w:r>
        <w:t>given</w:t>
      </w:r>
      <w:proofErr w:type="gramEnd"/>
      <w:r>
        <w:t xml:space="preserve"> hybrid journals)</w:t>
      </w:r>
    </w:p>
  </w:comment>
  <w:comment w:id="178" w:author="Smith,Audrey Culver" w:date="2021-02-22T14:17:00Z" w:initials="SC">
    <w:p w14:paraId="5EC74F07" w14:textId="5F6DC3A4" w:rsidR="0076650C" w:rsidRDefault="0076650C">
      <w:pPr>
        <w:pStyle w:val="CommentText"/>
      </w:pPr>
      <w:r>
        <w:rPr>
          <w:rStyle w:val="CommentReference"/>
        </w:rPr>
        <w:annotationRef/>
      </w:r>
      <w:r>
        <w:t xml:space="preserve">Has been or </w:t>
      </w:r>
      <w:proofErr w:type="gramStart"/>
      <w:r>
        <w:t>is  ?</w:t>
      </w:r>
      <w:proofErr w:type="gramEnd"/>
    </w:p>
  </w:comment>
  <w:comment w:id="182" w:author="Smith,Audrey Culver" w:date="2021-02-22T14:19:00Z" w:initials="SC">
    <w:p w14:paraId="03DA21F3" w14:textId="208D599A" w:rsidR="00CC2EFD" w:rsidRDefault="00CC2EFD">
      <w:pPr>
        <w:pStyle w:val="CommentText"/>
      </w:pPr>
      <w:r>
        <w:rPr>
          <w:rStyle w:val="CommentReference"/>
        </w:rPr>
        <w:annotationRef/>
      </w:r>
      <w:r>
        <w:t>Previously this is written as “Mirror journals”</w:t>
      </w:r>
    </w:p>
  </w:comment>
  <w:comment w:id="183" w:author="Smith,Audrey Culver" w:date="2021-02-22T14:20:00Z" w:initials="SC">
    <w:p w14:paraId="42BBBF54" w14:textId="79081663" w:rsidR="00CC2EFD" w:rsidRDefault="00CC2EFD">
      <w:pPr>
        <w:pStyle w:val="CommentText"/>
      </w:pPr>
      <w:r>
        <w:rPr>
          <w:rStyle w:val="CommentReference"/>
        </w:rPr>
        <w:annotationRef/>
      </w:r>
      <w:r>
        <w:t>Previously in text ‘journal’ is not capitalized</w:t>
      </w:r>
    </w:p>
  </w:comment>
  <w:comment w:id="189" w:author="Smith,Audrey Culver" w:date="2021-02-22T14:25:00Z" w:initials="SC">
    <w:p w14:paraId="79A2FDE8" w14:textId="763DB1C4" w:rsidR="00CC2EFD" w:rsidRDefault="00CC2EFD">
      <w:pPr>
        <w:pStyle w:val="CommentText"/>
      </w:pPr>
      <w:r>
        <w:rPr>
          <w:rStyle w:val="CommentReference"/>
        </w:rPr>
        <w:annotationRef/>
      </w:r>
      <w:r>
        <w:t>May indeed, or may in fact be</w:t>
      </w:r>
      <w:proofErr w:type="gramStart"/>
      <w:r>
        <w:t>..</w:t>
      </w:r>
      <w:proofErr w:type="gramEnd"/>
    </w:p>
  </w:comment>
  <w:comment w:id="195" w:author="Smith,Audrey Culver" w:date="2021-02-22T14:28:00Z" w:initials="SC">
    <w:p w14:paraId="5B658B46" w14:textId="14C3943F" w:rsidR="000A4865" w:rsidRDefault="000A4865">
      <w:pPr>
        <w:pStyle w:val="CommentText"/>
      </w:pPr>
      <w:r>
        <w:rPr>
          <w:rStyle w:val="CommentReference"/>
        </w:rPr>
        <w:annotationRef/>
      </w:r>
      <w:r>
        <w:t>Add something like “...which are predominately located in the Global South.</w:t>
      </w:r>
      <w:proofErr w:type="gramStart"/>
      <w:r>
        <w:t>” ?</w:t>
      </w:r>
      <w:proofErr w:type="gramEnd"/>
    </w:p>
  </w:comment>
  <w:comment w:id="202" w:author="Smith,Audrey Culver" w:date="2021-02-22T14:32:00Z" w:initials="SC">
    <w:p w14:paraId="15093CEB" w14:textId="451E852D" w:rsidR="000A4865" w:rsidRDefault="000A4865">
      <w:pPr>
        <w:pStyle w:val="CommentText"/>
      </w:pPr>
      <w:r>
        <w:rPr>
          <w:rStyle w:val="CommentReference"/>
        </w:rPr>
        <w:annotationRef/>
      </w:r>
      <w:r>
        <w:t>This is capitalized later</w:t>
      </w:r>
    </w:p>
  </w:comment>
  <w:comment w:id="220" w:author="Smith,Audrey Culver" w:date="2021-02-22T14:50:00Z" w:initials="SC">
    <w:p w14:paraId="79FC5F43" w14:textId="592993CA" w:rsidR="00903D87" w:rsidRDefault="00903D87">
      <w:pPr>
        <w:pStyle w:val="CommentText"/>
      </w:pPr>
      <w:r>
        <w:rPr>
          <w:rStyle w:val="CommentReference"/>
        </w:rPr>
        <w:annotationRef/>
      </w:r>
      <w:r>
        <w:t xml:space="preserve">Greater than/more than </w:t>
      </w:r>
    </w:p>
  </w:comment>
  <w:comment w:id="226" w:author="Smith,Audrey Culver" w:date="2021-02-22T14:55:00Z" w:initials="SC">
    <w:p w14:paraId="4CC4A479" w14:textId="6B3FEB81" w:rsidR="00903D87" w:rsidRDefault="00903D87">
      <w:pPr>
        <w:pStyle w:val="CommentText"/>
      </w:pPr>
      <w:r>
        <w:rPr>
          <w:rStyle w:val="CommentReference"/>
        </w:rPr>
        <w:annotationRef/>
      </w:r>
      <w:r>
        <w:t>Which are almost exclusively/the majority of which are located in the Global North</w:t>
      </w:r>
    </w:p>
  </w:comment>
  <w:comment w:id="230" w:author="Smith,Audrey Culver" w:date="2021-02-22T14:57:00Z" w:initials="SC">
    <w:p w14:paraId="444E9BD4" w14:textId="2364D9DA" w:rsidR="00903D87" w:rsidRDefault="00903D87">
      <w:pPr>
        <w:pStyle w:val="CommentText"/>
      </w:pPr>
      <w:r>
        <w:rPr>
          <w:rStyle w:val="CommentReference"/>
        </w:rPr>
        <w:annotationRef/>
      </w:r>
      <w:r>
        <w:t>Need consistency in lower vs upper case for this (and other) terms throughout the text</w:t>
      </w:r>
    </w:p>
  </w:comment>
  <w:comment w:id="242" w:author="Smith,Audrey Culver" w:date="2021-02-22T15:01:00Z" w:initials="SC">
    <w:p w14:paraId="55F1BFFD" w14:textId="08790AEB" w:rsidR="00992697" w:rsidRDefault="00992697">
      <w:pPr>
        <w:pStyle w:val="CommentText"/>
      </w:pPr>
      <w:r>
        <w:rPr>
          <w:rStyle w:val="CommentReference"/>
        </w:rPr>
        <w:annotationRef/>
      </w:r>
      <w:r>
        <w:t>In Mirror journals?</w:t>
      </w:r>
    </w:p>
  </w:comment>
  <w:comment w:id="245" w:author="Smith,Audrey Culver" w:date="2021-02-22T15:05:00Z" w:initials="SC">
    <w:p w14:paraId="18F28AD0" w14:textId="38F50542" w:rsidR="00992697" w:rsidRDefault="00992697">
      <w:pPr>
        <w:pStyle w:val="CommentText"/>
      </w:pPr>
      <w:r>
        <w:rPr>
          <w:rStyle w:val="CommentReference"/>
        </w:rPr>
        <w:annotationRef/>
      </w:r>
      <w:r>
        <w:t>Change to “paucity” to mix it up/</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42420EF" w15:done="0"/>
  <w15:commentEx w15:paraId="4320F581" w15:done="0"/>
  <w15:commentEx w15:paraId="6277341F" w15:done="0"/>
  <w15:commentEx w15:paraId="3441BB23" w15:done="0"/>
  <w15:commentEx w15:paraId="23FCB73E" w15:done="0"/>
  <w15:commentEx w15:paraId="5D78BB79" w15:done="0"/>
  <w15:commentEx w15:paraId="40DA0814" w15:done="0"/>
  <w15:commentEx w15:paraId="059E776F" w15:done="0"/>
  <w15:commentEx w15:paraId="2B755F55" w15:done="0"/>
  <w15:commentEx w15:paraId="3786D693" w15:done="0"/>
  <w15:commentEx w15:paraId="463D06E6" w15:done="0"/>
  <w15:commentEx w15:paraId="25E76693" w15:done="0"/>
  <w15:commentEx w15:paraId="3371B2F8" w15:done="0"/>
  <w15:commentEx w15:paraId="0DE897D8" w15:done="0"/>
  <w15:commentEx w15:paraId="2C748687" w15:done="0"/>
  <w15:commentEx w15:paraId="0CC908E3" w15:done="0"/>
  <w15:commentEx w15:paraId="7265F7E6" w15:done="0"/>
  <w15:commentEx w15:paraId="1BB531D1" w15:done="0"/>
  <w15:commentEx w15:paraId="7109B339" w15:done="0"/>
  <w15:commentEx w15:paraId="4704F6F7" w15:done="0"/>
  <w15:commentEx w15:paraId="090E77E1" w15:done="0"/>
  <w15:commentEx w15:paraId="6AF2FC11" w15:done="0"/>
  <w15:commentEx w15:paraId="5EC74F07" w15:done="0"/>
  <w15:commentEx w15:paraId="03DA21F3" w15:done="0"/>
  <w15:commentEx w15:paraId="42BBBF54" w15:done="0"/>
  <w15:commentEx w15:paraId="79A2FDE8" w15:done="0"/>
  <w15:commentEx w15:paraId="5B658B46" w15:done="0"/>
  <w15:commentEx w15:paraId="15093CEB" w15:done="0"/>
  <w15:commentEx w15:paraId="79FC5F43" w15:done="0"/>
  <w15:commentEx w15:paraId="4CC4A479" w15:done="0"/>
  <w15:commentEx w15:paraId="444E9BD4" w15:done="0"/>
  <w15:commentEx w15:paraId="55F1BFFD" w15:done="0"/>
  <w15:commentEx w15:paraId="18F28AD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42420EF" w16cid:durableId="23DDE8B0"/>
  <w16cid:commentId w16cid:paraId="4320F581" w16cid:durableId="23DDE8B1"/>
  <w16cid:commentId w16cid:paraId="6277341F" w16cid:durableId="23DDE8B2"/>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68539F0" w14:textId="77777777" w:rsidR="00C334C5" w:rsidRDefault="00C334C5">
      <w:r>
        <w:separator/>
      </w:r>
    </w:p>
  </w:endnote>
  <w:endnote w:type="continuationSeparator" w:id="0">
    <w:p w14:paraId="6A3C9AB2" w14:textId="77777777" w:rsidR="00C334C5" w:rsidRDefault="00C334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Gulim">
    <w:altName w:val="Malgun Gothic Semilight"/>
    <w:panose1 w:val="020B0600000101010101"/>
    <w:charset w:val="81"/>
    <w:family w:val="swiss"/>
    <w:pitch w:val="variable"/>
    <w:sig w:usb0="00000000" w:usb1="69D77CFB" w:usb2="00000030" w:usb3="00000000" w:csb0="0008009F" w:csb1="00000000"/>
  </w:font>
  <w:font w:name="Bookman Old Style">
    <w:altName w:val="Bookman Old Style"/>
    <w:panose1 w:val="02050604050505020204"/>
    <w:charset w:val="00"/>
    <w:family w:val="roman"/>
    <w:pitch w:val="variable"/>
    <w:sig w:usb0="00000287" w:usb1="00000000" w:usb2="00000000" w:usb3="00000000" w:csb0="0000009F" w:csb1="00000000"/>
  </w:font>
  <w:font w:name="Tahoma">
    <w:altName w:val="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9274CC1" w14:textId="77777777" w:rsidR="00C334C5" w:rsidRDefault="00C334C5">
      <w:r>
        <w:separator/>
      </w:r>
    </w:p>
  </w:footnote>
  <w:footnote w:type="continuationSeparator" w:id="0">
    <w:p w14:paraId="2F654F6C" w14:textId="77777777" w:rsidR="00C334C5" w:rsidRDefault="00C334C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833B06" w14:textId="77777777" w:rsidR="00C334C5" w:rsidRDefault="00C334C5">
    <w:pPr>
      <w:pStyle w:val="BodyText"/>
      <w:spacing w:line="14" w:lineRule="auto"/>
      <w:rPr>
        <w:sz w:val="20"/>
      </w:rPr>
    </w:pPr>
    <w:r>
      <w:rPr>
        <w:noProof/>
      </w:rPr>
      <mc:AlternateContent>
        <mc:Choice Requires="wps">
          <w:drawing>
            <wp:anchor distT="0" distB="0" distL="114300" distR="114300" simplePos="0" relativeHeight="484460032" behindDoc="1" locked="0" layoutInCell="1" allowOverlap="1" wp14:anchorId="61122409" wp14:editId="0FFD599E">
              <wp:simplePos x="0" y="0"/>
              <wp:positionH relativeFrom="page">
                <wp:posOffset>901700</wp:posOffset>
              </wp:positionH>
              <wp:positionV relativeFrom="page">
                <wp:posOffset>399415</wp:posOffset>
              </wp:positionV>
              <wp:extent cx="3213100" cy="239395"/>
              <wp:effectExtent l="0" t="0" r="0" b="0"/>
              <wp:wrapNone/>
              <wp:docPr id="7"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3100" cy="239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E24D38" w14:textId="77777777" w:rsidR="00C334C5" w:rsidRDefault="00C334C5">
                          <w:pPr>
                            <w:pStyle w:val="BodyText"/>
                            <w:spacing w:before="37"/>
                            <w:ind w:left="20"/>
                          </w:pPr>
                          <w:r>
                            <w:t>Running</w:t>
                          </w:r>
                          <w:r>
                            <w:rPr>
                              <w:spacing w:val="7"/>
                            </w:rPr>
                            <w:t xml:space="preserve"> </w:t>
                          </w:r>
                          <w:r>
                            <w:t>head:</w:t>
                          </w:r>
                          <w:r>
                            <w:rPr>
                              <w:spacing w:val="31"/>
                            </w:rPr>
                            <w:t xml:space="preserve"> </w:t>
                          </w:r>
                          <w:r>
                            <w:t>APCS</w:t>
                          </w:r>
                          <w:r>
                            <w:rPr>
                              <w:spacing w:val="9"/>
                            </w:rPr>
                            <w:t xml:space="preserve"> </w:t>
                          </w:r>
                          <w:r>
                            <w:t>&amp;</w:t>
                          </w:r>
                          <w:r>
                            <w:rPr>
                              <w:spacing w:val="7"/>
                            </w:rPr>
                            <w:t xml:space="preserve"> </w:t>
                          </w:r>
                          <w:r>
                            <w:t>AUTHOR</w:t>
                          </w:r>
                          <w:r>
                            <w:rPr>
                              <w:spacing w:val="8"/>
                            </w:rPr>
                            <w:t xml:space="preserve"> </w:t>
                          </w:r>
                          <w:r>
                            <w:t>DIVERSITY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1122409" id="_x0000_t202" coordsize="21600,21600" o:spt="202" path="m,l,21600r21600,l21600,xe">
              <v:stroke joinstyle="miter"/>
              <v:path gradientshapeok="t" o:connecttype="rect"/>
            </v:shapetype>
            <v:shape id="Text Box 6" o:spid="_x0000_s2917" type="#_x0000_t202" style="position:absolute;margin-left:71pt;margin-top:31.45pt;width:253pt;height:18.85pt;z-index:-18856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" filled="f" stroked="f">
              <v:textbox inset="0,0,0,0">
                <w:txbxContent>
                  <w:p w14:paraId="23E24D38" w14:textId="77777777" w:rsidR="00C334C5" w:rsidRDefault="00C334C5">
                    <w:pPr>
                      <w:pStyle w:val="BodyText"/>
                      <w:spacing w:before="37"/>
                      <w:ind w:left="20"/>
                    </w:pPr>
                    <w:r>
                      <w:t>Running</w:t>
                    </w:r>
                    <w:r>
                      <w:rPr>
                        <w:spacing w:val="7"/>
                      </w:rPr>
                      <w:t xml:space="preserve"> </w:t>
                    </w:r>
                    <w:r>
                      <w:t>head:</w:t>
                    </w:r>
                    <w:r>
                      <w:rPr>
                        <w:spacing w:val="31"/>
                      </w:rPr>
                      <w:t xml:space="preserve"> </w:t>
                    </w:r>
                    <w:r>
                      <w:t>APCS</w:t>
                    </w:r>
                    <w:r>
                      <w:rPr>
                        <w:spacing w:val="9"/>
                      </w:rPr>
                      <w:t xml:space="preserve"> </w:t>
                    </w:r>
                    <w:r>
                      <w:t>&amp;</w:t>
                    </w:r>
                    <w:r>
                      <w:rPr>
                        <w:spacing w:val="7"/>
                      </w:rPr>
                      <w:t xml:space="preserve"> </w:t>
                    </w:r>
                    <w:r>
                      <w:t>AUTHOR</w:t>
                    </w:r>
                    <w:r>
                      <w:rPr>
                        <w:spacing w:val="8"/>
                      </w:rPr>
                      <w:t xml:space="preserve"> </w:t>
                    </w:r>
                    <w:r>
                      <w:t>DIVERSITY</w:t>
                    </w:r>
                  </w:p>
                </w:txbxContent>
              </v:textbox>
              <w10:wrap anchorx="page" anchory="page"/>
            </v:shape>
          </w:pict>
        </mc:Fallback>
      </mc:AlternateContent>
    </w:r>
    <w:r>
      <w:rPr>
        <w:noProof/>
      </w:rPr>
      <mc:AlternateContent>
        <mc:Choice Requires="wps">
          <w:drawing>
            <wp:anchor distT="0" distB="0" distL="114300" distR="114300" simplePos="0" relativeHeight="484460544" behindDoc="1" locked="0" layoutInCell="1" allowOverlap="1" wp14:anchorId="0563CEE7" wp14:editId="610538DA">
              <wp:simplePos x="0" y="0"/>
              <wp:positionH relativeFrom="page">
                <wp:posOffset>6745605</wp:posOffset>
              </wp:positionH>
              <wp:positionV relativeFrom="page">
                <wp:posOffset>399415</wp:posOffset>
              </wp:positionV>
              <wp:extent cx="151130" cy="239395"/>
              <wp:effectExtent l="0" t="0" r="0" b="0"/>
              <wp:wrapNone/>
              <wp:docPr id="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30" cy="239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BDCC4F" w14:textId="730BE43E" w:rsidR="00C334C5" w:rsidRDefault="00C334C5">
                          <w:pPr>
                            <w:pStyle w:val="BodyText"/>
                            <w:spacing w:before="37"/>
                            <w:ind w:left="60"/>
                          </w:pPr>
                          <w:r>
                            <w:fldChar w:fldCharType="begin"/>
                          </w:r>
                          <w:r>
                            <w:rPr>
                              <w:w w:val="97"/>
                            </w:rPr>
                            <w:instrText xml:space="preserve"> PAGE </w:instrText>
                          </w:r>
                          <w:r>
                            <w:fldChar w:fldCharType="separate"/>
                          </w:r>
                          <w:r w:rsidR="003F24F9">
                            <w:rPr>
                              <w:noProof/>
                              <w:w w:val="97"/>
                            </w:rP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63CEE7" id="Text Box 5" o:spid="_x0000_s2918" type="#_x0000_t202" style="position:absolute;margin-left:531.15pt;margin-top:31.45pt;width:11.9pt;height:18.85pt;z-index:-18855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" filled="f" stroked="f">
              <v:textbox inset="0,0,0,0">
                <w:txbxContent>
                  <w:p w14:paraId="49BDCC4F" w14:textId="730BE43E" w:rsidR="00C334C5" w:rsidRDefault="00C334C5">
                    <w:pPr>
                      <w:pStyle w:val="BodyText"/>
                      <w:spacing w:before="37"/>
                      <w:ind w:left="60"/>
                    </w:pPr>
                    <w:r>
                      <w:fldChar w:fldCharType="begin"/>
                    </w:r>
                    <w:r>
                      <w:rPr>
                        <w:w w:val="97"/>
                      </w:rPr>
                      <w:instrText xml:space="preserve"> PAGE </w:instrText>
                    </w:r>
                    <w:r>
                      <w:fldChar w:fldCharType="separate"/>
                    </w:r>
                    <w:r w:rsidR="003F24F9">
                      <w:rPr>
                        <w:noProof/>
                        <w:w w:val="97"/>
                      </w:rPr>
                      <w:t>1</w:t>
                    </w:r>
                    <w:r>
                      <w:fldChar w:fldCharType="end"/>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65E7F7" w14:textId="77777777" w:rsidR="00C334C5" w:rsidRDefault="00C334C5">
    <w:pPr>
      <w:pStyle w:val="BodyText"/>
      <w:spacing w:line="14" w:lineRule="auto"/>
      <w:rPr>
        <w:sz w:val="20"/>
      </w:rPr>
    </w:pPr>
    <w:r>
      <w:rPr>
        <w:noProof/>
      </w:rPr>
      <mc:AlternateContent>
        <mc:Choice Requires="wps">
          <w:drawing>
            <wp:anchor distT="0" distB="0" distL="114300" distR="114300" simplePos="0" relativeHeight="484461056" behindDoc="1" locked="0" layoutInCell="1" allowOverlap="1" wp14:anchorId="2062E13C" wp14:editId="0C676CB4">
              <wp:simplePos x="0" y="0"/>
              <wp:positionH relativeFrom="page">
                <wp:posOffset>895985</wp:posOffset>
              </wp:positionH>
              <wp:positionV relativeFrom="page">
                <wp:posOffset>399415</wp:posOffset>
              </wp:positionV>
              <wp:extent cx="2199640" cy="239395"/>
              <wp:effectExtent l="0" t="0" r="0" b="0"/>
              <wp:wrapNone/>
              <wp:docPr id="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9640" cy="239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3F3747" w14:textId="77777777" w:rsidR="00C334C5" w:rsidRDefault="00C334C5">
                          <w:pPr>
                            <w:pStyle w:val="BodyText"/>
                            <w:spacing w:before="37"/>
                            <w:ind w:left="20"/>
                          </w:pPr>
                          <w:r>
                            <w:t>APCS</w:t>
                          </w:r>
                          <w:r>
                            <w:rPr>
                              <w:spacing w:val="28"/>
                            </w:rPr>
                            <w:t xml:space="preserve"> </w:t>
                          </w:r>
                          <w:r>
                            <w:t>&amp;</w:t>
                          </w:r>
                          <w:r>
                            <w:rPr>
                              <w:spacing w:val="31"/>
                            </w:rPr>
                            <w:t xml:space="preserve"> </w:t>
                          </w:r>
                          <w:r>
                            <w:t>AUTHOR</w:t>
                          </w:r>
                          <w:r>
                            <w:rPr>
                              <w:spacing w:val="30"/>
                            </w:rPr>
                            <w:t xml:space="preserve"> </w:t>
                          </w:r>
                          <w:r>
                            <w:t>DIVERSITY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062E13C" id="_x0000_t202" coordsize="21600,21600" o:spt="202" path="m,l,21600r21600,l21600,xe">
              <v:stroke joinstyle="miter"/>
              <v:path gradientshapeok="t" o:connecttype="rect"/>
            </v:shapetype>
            <v:shape id="_x0000_s2919" type="#_x0000_t202" style="position:absolute;margin-left:70.55pt;margin-top:31.45pt;width:173.2pt;height:18.85pt;z-index:-18855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" filled="f" stroked="f">
              <v:textbox inset="0,0,0,0">
                <w:txbxContent>
                  <w:p w14:paraId="573F3747" w14:textId="77777777" w:rsidR="00C334C5" w:rsidRDefault="00C334C5">
                    <w:pPr>
                      <w:pStyle w:val="BodyText"/>
                      <w:spacing w:before="37"/>
                      <w:ind w:left="20"/>
                    </w:pPr>
                    <w:r>
                      <w:t>APCS</w:t>
                    </w:r>
                    <w:r>
                      <w:rPr>
                        <w:spacing w:val="28"/>
                      </w:rPr>
                      <w:t xml:space="preserve"> </w:t>
                    </w:r>
                    <w:r>
                      <w:t>&amp;</w:t>
                    </w:r>
                    <w:r>
                      <w:rPr>
                        <w:spacing w:val="31"/>
                      </w:rPr>
                      <w:t xml:space="preserve"> </w:t>
                    </w:r>
                    <w:r>
                      <w:t>AUTHOR</w:t>
                    </w:r>
                    <w:r>
                      <w:rPr>
                        <w:spacing w:val="30"/>
                      </w:rPr>
                      <w:t xml:space="preserve"> </w:t>
                    </w:r>
                    <w:r>
                      <w:t>DIVERSITY</w:t>
                    </w:r>
                  </w:p>
                </w:txbxContent>
              </v:textbox>
              <w10:wrap anchorx="page" anchory="page"/>
            </v:shape>
          </w:pict>
        </mc:Fallback>
      </mc:AlternateContent>
    </w:r>
    <w:r>
      <w:rPr>
        <w:noProof/>
      </w:rPr>
      <mc:AlternateContent>
        <mc:Choice Requires="wps">
          <w:drawing>
            <wp:anchor distT="0" distB="0" distL="114300" distR="114300" simplePos="0" relativeHeight="484461568" behindDoc="1" locked="0" layoutInCell="1" allowOverlap="1" wp14:anchorId="76C1E7D0" wp14:editId="07E72022">
              <wp:simplePos x="0" y="0"/>
              <wp:positionH relativeFrom="page">
                <wp:posOffset>6671310</wp:posOffset>
              </wp:positionH>
              <wp:positionV relativeFrom="page">
                <wp:posOffset>399415</wp:posOffset>
              </wp:positionV>
              <wp:extent cx="225425" cy="239395"/>
              <wp:effectExtent l="0" t="0" r="0" b="0"/>
              <wp:wrapNone/>
              <wp:docPr id="4"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5425" cy="239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C90165" w14:textId="0C0B4655" w:rsidR="00C334C5" w:rsidRDefault="00C334C5">
                          <w:pPr>
                            <w:pStyle w:val="BodyText"/>
                            <w:spacing w:before="37"/>
                            <w:ind w:left="60"/>
                          </w:pPr>
                          <w:r>
                            <w:fldChar w:fldCharType="begin"/>
                          </w:r>
                          <w:r>
                            <w:instrText xml:space="preserve"> PAGE </w:instrText>
                          </w:r>
                          <w:r>
                            <w:fldChar w:fldCharType="separate"/>
                          </w:r>
                          <w:r w:rsidR="00654899">
                            <w:rPr>
                              <w:noProof/>
                            </w:rPr>
                            <w:t>19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C1E7D0" id="_x0000_s2920" type="#_x0000_t202" style="position:absolute;margin-left:525.3pt;margin-top:31.45pt;width:17.75pt;height:18.85pt;z-index:-188549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" filled="f" stroked="f">
              <v:textbox inset="0,0,0,0">
                <w:txbxContent>
                  <w:p w14:paraId="25C90165" w14:textId="0C0B4655" w:rsidR="00C334C5" w:rsidRDefault="00C334C5">
                    <w:pPr>
                      <w:pStyle w:val="BodyText"/>
                      <w:spacing w:before="37"/>
                      <w:ind w:left="60"/>
                    </w:pPr>
                    <w:r>
                      <w:fldChar w:fldCharType="begin"/>
                    </w:r>
                    <w:r>
                      <w:instrText xml:space="preserve"> PAGE </w:instrText>
                    </w:r>
                    <w:r>
                      <w:fldChar w:fldCharType="separate"/>
                    </w:r>
                    <w:r w:rsidR="00654899">
                      <w:rPr>
                        <w:noProof/>
                      </w:rPr>
                      <w:t>19</w:t>
                    </w:r>
                    <w:r>
                      <w:fldChar w:fldCharType="end"/>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F7AD97" w14:textId="77777777" w:rsidR="00C334C5" w:rsidRDefault="00C334C5">
    <w:pPr>
      <w:pStyle w:val="BodyText"/>
      <w:spacing w:line="14" w:lineRule="auto"/>
      <w:rPr>
        <w:sz w:val="2"/>
      </w:rP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3378EC" w14:textId="77777777" w:rsidR="00C334C5" w:rsidRDefault="00C334C5">
    <w:pPr>
      <w:pStyle w:val="BodyText"/>
      <w:spacing w:line="14" w:lineRule="auto"/>
      <w:rPr>
        <w:sz w:val="20"/>
      </w:rPr>
    </w:pPr>
    <w:r>
      <w:rPr>
        <w:noProof/>
      </w:rPr>
      <mc:AlternateContent>
        <mc:Choice Requires="wps">
          <w:drawing>
            <wp:anchor distT="0" distB="0" distL="114300" distR="114300" simplePos="0" relativeHeight="484462080" behindDoc="1" locked="0" layoutInCell="1" allowOverlap="1" wp14:anchorId="48C87EB6" wp14:editId="4EB1D519">
              <wp:simplePos x="0" y="0"/>
              <wp:positionH relativeFrom="page">
                <wp:posOffset>895985</wp:posOffset>
              </wp:positionH>
              <wp:positionV relativeFrom="page">
                <wp:posOffset>399415</wp:posOffset>
              </wp:positionV>
              <wp:extent cx="2199640" cy="239395"/>
              <wp:effectExtent l="0" t="0" r="0" b="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9640" cy="239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ECCE7C" w14:textId="77777777" w:rsidR="00C334C5" w:rsidRDefault="00C334C5">
                          <w:pPr>
                            <w:pStyle w:val="BodyText"/>
                            <w:spacing w:before="37"/>
                            <w:ind w:left="20"/>
                          </w:pPr>
                          <w:r>
                            <w:t>APCS</w:t>
                          </w:r>
                          <w:r>
                            <w:rPr>
                              <w:spacing w:val="28"/>
                            </w:rPr>
                            <w:t xml:space="preserve"> </w:t>
                          </w:r>
                          <w:r>
                            <w:t>&amp;</w:t>
                          </w:r>
                          <w:r>
                            <w:rPr>
                              <w:spacing w:val="31"/>
                            </w:rPr>
                            <w:t xml:space="preserve"> </w:t>
                          </w:r>
                          <w:r>
                            <w:t>AUTHOR</w:t>
                          </w:r>
                          <w:r>
                            <w:rPr>
                              <w:spacing w:val="30"/>
                            </w:rPr>
                            <w:t xml:space="preserve"> </w:t>
                          </w:r>
                          <w:r>
                            <w:t>DIVERSITY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8C87EB6" id="_x0000_t202" coordsize="21600,21600" o:spt="202" path="m,l,21600r21600,l21600,xe">
              <v:stroke joinstyle="miter"/>
              <v:path gradientshapeok="t" o:connecttype="rect"/>
            </v:shapetype>
            <v:shape id="Text Box 2" o:spid="_x0000_s2921" type="#_x0000_t202" style="position:absolute;margin-left:70.55pt;margin-top:31.45pt;width:173.2pt;height:18.85pt;z-index:-18854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" filled="f" stroked="f">
              <v:textbox inset="0,0,0,0">
                <w:txbxContent>
                  <w:p w14:paraId="67ECCE7C" w14:textId="77777777" w:rsidR="00C334C5" w:rsidRDefault="00C334C5">
                    <w:pPr>
                      <w:pStyle w:val="BodyText"/>
                      <w:spacing w:before="37"/>
                      <w:ind w:left="20"/>
                    </w:pPr>
                    <w:r>
                      <w:t>APCS</w:t>
                    </w:r>
                    <w:r>
                      <w:rPr>
                        <w:spacing w:val="28"/>
                      </w:rPr>
                      <w:t xml:space="preserve"> </w:t>
                    </w:r>
                    <w:r>
                      <w:t>&amp;</w:t>
                    </w:r>
                    <w:r>
                      <w:rPr>
                        <w:spacing w:val="31"/>
                      </w:rPr>
                      <w:t xml:space="preserve"> </w:t>
                    </w:r>
                    <w:r>
                      <w:t>AUTHOR</w:t>
                    </w:r>
                    <w:r>
                      <w:rPr>
                        <w:spacing w:val="30"/>
                      </w:rPr>
                      <w:t xml:space="preserve"> </w:t>
                    </w:r>
                    <w:r>
                      <w:t>DIVERSITY</w:t>
                    </w:r>
                  </w:p>
                </w:txbxContent>
              </v:textbox>
              <w10:wrap anchorx="page" anchory="page"/>
            </v:shape>
          </w:pict>
        </mc:Fallback>
      </mc:AlternateContent>
    </w:r>
    <w:r>
      <w:rPr>
        <w:noProof/>
      </w:rPr>
      <mc:AlternateContent>
        <mc:Choice Requires="wps">
          <w:drawing>
            <wp:anchor distT="0" distB="0" distL="114300" distR="114300" simplePos="0" relativeHeight="484462592" behindDoc="1" locked="0" layoutInCell="1" allowOverlap="1" wp14:anchorId="1748F6C7" wp14:editId="652FE9D6">
              <wp:simplePos x="0" y="0"/>
              <wp:positionH relativeFrom="page">
                <wp:posOffset>6671310</wp:posOffset>
              </wp:positionH>
              <wp:positionV relativeFrom="page">
                <wp:posOffset>399415</wp:posOffset>
              </wp:positionV>
              <wp:extent cx="225425" cy="239395"/>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5425" cy="239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132F09" w14:textId="77B22AEF" w:rsidR="00C334C5" w:rsidRDefault="00C334C5">
                          <w:pPr>
                            <w:pStyle w:val="BodyText"/>
                            <w:spacing w:before="37"/>
                            <w:ind w:left="60"/>
                          </w:pPr>
                          <w:r>
                            <w:fldChar w:fldCharType="begin"/>
                          </w:r>
                          <w:r>
                            <w:instrText xml:space="preserve"> PAGE </w:instrText>
                          </w:r>
                          <w:r>
                            <w:fldChar w:fldCharType="separate"/>
                          </w:r>
                          <w:r w:rsidR="00992697">
                            <w:rPr>
                              <w:noProof/>
                            </w:rPr>
                            <w:t>40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48F6C7" id="Text Box 1" o:spid="_x0000_s2922" type="#_x0000_t202" style="position:absolute;margin-left:525.3pt;margin-top:31.45pt;width:17.75pt;height:18.85pt;z-index:-18853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" filled="f" stroked="f">
              <v:textbox inset="0,0,0,0">
                <w:txbxContent>
                  <w:p w14:paraId="44132F09" w14:textId="77B22AEF" w:rsidR="00C334C5" w:rsidRDefault="00C334C5">
                    <w:pPr>
                      <w:pStyle w:val="BodyText"/>
                      <w:spacing w:before="37"/>
                      <w:ind w:left="60"/>
                    </w:pPr>
                    <w:r>
                      <w:fldChar w:fldCharType="begin"/>
                    </w:r>
                    <w:r>
                      <w:instrText xml:space="preserve"> PAGE </w:instrText>
                    </w:r>
                    <w:r>
                      <w:fldChar w:fldCharType="separate"/>
                    </w:r>
                    <w:r w:rsidR="00992697">
                      <w:rPr>
                        <w:noProof/>
                      </w:rPr>
                      <w:t>40</w:t>
                    </w:r>
                    <w:r>
                      <w:fldChar w:fldCharType="end"/>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13FD97" w14:textId="77777777" w:rsidR="00C334C5" w:rsidRDefault="00C334C5">
    <w:pPr>
      <w:pStyle w:val="BodyText"/>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453433"/>
    <w:multiLevelType w:val="hybridMultilevel"/>
    <w:tmpl w:val="907E99A8"/>
    <w:lvl w:ilvl="0" w:tplc="5DC6DD98">
      <w:start w:val="1"/>
      <w:numFmt w:val="upperLetter"/>
      <w:lvlText w:val="%1."/>
      <w:lvlJc w:val="left"/>
      <w:pPr>
        <w:ind w:left="6673" w:hanging="256"/>
        <w:jc w:val="right"/>
      </w:pPr>
      <w:rPr>
        <w:rFonts w:ascii="Arial" w:eastAsia="Arial" w:hAnsi="Arial" w:cs="Arial" w:hint="default"/>
        <w:b/>
        <w:bCs/>
        <w:spacing w:val="-1"/>
        <w:w w:val="100"/>
        <w:sz w:val="20"/>
        <w:szCs w:val="20"/>
        <w:lang w:val="en-US" w:eastAsia="en-US" w:bidi="ar-SA"/>
      </w:rPr>
    </w:lvl>
    <w:lvl w:ilvl="1" w:tplc="CE96D5AA">
      <w:numFmt w:val="bullet"/>
      <w:lvlText w:val="•"/>
      <w:lvlJc w:val="left"/>
      <w:pPr>
        <w:ind w:left="7018" w:hanging="256"/>
      </w:pPr>
      <w:rPr>
        <w:rFonts w:hint="default"/>
        <w:lang w:val="en-US" w:eastAsia="en-US" w:bidi="ar-SA"/>
      </w:rPr>
    </w:lvl>
    <w:lvl w:ilvl="2" w:tplc="7298D014">
      <w:numFmt w:val="bullet"/>
      <w:lvlText w:val="•"/>
      <w:lvlJc w:val="left"/>
      <w:pPr>
        <w:ind w:left="7356" w:hanging="256"/>
      </w:pPr>
      <w:rPr>
        <w:rFonts w:hint="default"/>
        <w:lang w:val="en-US" w:eastAsia="en-US" w:bidi="ar-SA"/>
      </w:rPr>
    </w:lvl>
    <w:lvl w:ilvl="3" w:tplc="330E1194">
      <w:numFmt w:val="bullet"/>
      <w:lvlText w:val="•"/>
      <w:lvlJc w:val="left"/>
      <w:pPr>
        <w:ind w:left="7694" w:hanging="256"/>
      </w:pPr>
      <w:rPr>
        <w:rFonts w:hint="default"/>
        <w:lang w:val="en-US" w:eastAsia="en-US" w:bidi="ar-SA"/>
      </w:rPr>
    </w:lvl>
    <w:lvl w:ilvl="4" w:tplc="B1AA51E8">
      <w:numFmt w:val="bullet"/>
      <w:lvlText w:val="•"/>
      <w:lvlJc w:val="left"/>
      <w:pPr>
        <w:ind w:left="8032" w:hanging="256"/>
      </w:pPr>
      <w:rPr>
        <w:rFonts w:hint="default"/>
        <w:lang w:val="en-US" w:eastAsia="en-US" w:bidi="ar-SA"/>
      </w:rPr>
    </w:lvl>
    <w:lvl w:ilvl="5" w:tplc="A84E38A6">
      <w:numFmt w:val="bullet"/>
      <w:lvlText w:val="•"/>
      <w:lvlJc w:val="left"/>
      <w:pPr>
        <w:ind w:left="8370" w:hanging="256"/>
      </w:pPr>
      <w:rPr>
        <w:rFonts w:hint="default"/>
        <w:lang w:val="en-US" w:eastAsia="en-US" w:bidi="ar-SA"/>
      </w:rPr>
    </w:lvl>
    <w:lvl w:ilvl="6" w:tplc="9864C5A0">
      <w:numFmt w:val="bullet"/>
      <w:lvlText w:val="•"/>
      <w:lvlJc w:val="left"/>
      <w:pPr>
        <w:ind w:left="8708" w:hanging="256"/>
      </w:pPr>
      <w:rPr>
        <w:rFonts w:hint="default"/>
        <w:lang w:val="en-US" w:eastAsia="en-US" w:bidi="ar-SA"/>
      </w:rPr>
    </w:lvl>
    <w:lvl w:ilvl="7" w:tplc="2F80CB20">
      <w:numFmt w:val="bullet"/>
      <w:lvlText w:val="•"/>
      <w:lvlJc w:val="left"/>
      <w:pPr>
        <w:ind w:left="9046" w:hanging="256"/>
      </w:pPr>
      <w:rPr>
        <w:rFonts w:hint="default"/>
        <w:lang w:val="en-US" w:eastAsia="en-US" w:bidi="ar-SA"/>
      </w:rPr>
    </w:lvl>
    <w:lvl w:ilvl="8" w:tplc="2ED052C4">
      <w:numFmt w:val="bullet"/>
      <w:lvlText w:val="•"/>
      <w:lvlJc w:val="left"/>
      <w:pPr>
        <w:ind w:left="9384" w:hanging="256"/>
      </w:pPr>
      <w:rPr>
        <w:rFonts w:hint="default"/>
        <w:lang w:val="en-US" w:eastAsia="en-US" w:bidi="ar-SA"/>
      </w:rPr>
    </w:lvl>
  </w:abstractNum>
  <w:abstractNum w:abstractNumId="1" w15:restartNumberingAfterBreak="0">
    <w:nsid w:val="5C143E4C"/>
    <w:multiLevelType w:val="hybridMultilevel"/>
    <w:tmpl w:val="5414DB4A"/>
    <w:lvl w:ilvl="0" w:tplc="362A5DB0">
      <w:start w:val="1"/>
      <w:numFmt w:val="upperLetter"/>
      <w:lvlText w:val="(%1)"/>
      <w:lvlJc w:val="left"/>
      <w:pPr>
        <w:ind w:left="1510" w:hanging="367"/>
        <w:jc w:val="left"/>
      </w:pPr>
      <w:rPr>
        <w:rFonts w:ascii="Arial" w:eastAsia="Arial" w:hAnsi="Arial" w:cs="Arial" w:hint="default"/>
        <w:b/>
        <w:bCs/>
        <w:w w:val="100"/>
        <w:sz w:val="22"/>
        <w:szCs w:val="22"/>
        <w:lang w:val="en-US" w:eastAsia="en-US" w:bidi="ar-SA"/>
      </w:rPr>
    </w:lvl>
    <w:lvl w:ilvl="1" w:tplc="B8F8B2DE">
      <w:numFmt w:val="bullet"/>
      <w:lvlText w:val="•"/>
      <w:lvlJc w:val="left"/>
      <w:pPr>
        <w:ind w:left="2161" w:hanging="367"/>
      </w:pPr>
      <w:rPr>
        <w:rFonts w:hint="default"/>
        <w:lang w:val="en-US" w:eastAsia="en-US" w:bidi="ar-SA"/>
      </w:rPr>
    </w:lvl>
    <w:lvl w:ilvl="2" w:tplc="9B5CA426">
      <w:numFmt w:val="bullet"/>
      <w:lvlText w:val="•"/>
      <w:lvlJc w:val="left"/>
      <w:pPr>
        <w:ind w:left="2803" w:hanging="367"/>
      </w:pPr>
      <w:rPr>
        <w:rFonts w:hint="default"/>
        <w:lang w:val="en-US" w:eastAsia="en-US" w:bidi="ar-SA"/>
      </w:rPr>
    </w:lvl>
    <w:lvl w:ilvl="3" w:tplc="C8AC15EA">
      <w:numFmt w:val="bullet"/>
      <w:lvlText w:val="•"/>
      <w:lvlJc w:val="left"/>
      <w:pPr>
        <w:ind w:left="3445" w:hanging="367"/>
      </w:pPr>
      <w:rPr>
        <w:rFonts w:hint="default"/>
        <w:lang w:val="en-US" w:eastAsia="en-US" w:bidi="ar-SA"/>
      </w:rPr>
    </w:lvl>
    <w:lvl w:ilvl="4" w:tplc="12F47F9C">
      <w:numFmt w:val="bullet"/>
      <w:lvlText w:val="•"/>
      <w:lvlJc w:val="left"/>
      <w:pPr>
        <w:ind w:left="4087" w:hanging="367"/>
      </w:pPr>
      <w:rPr>
        <w:rFonts w:hint="default"/>
        <w:lang w:val="en-US" w:eastAsia="en-US" w:bidi="ar-SA"/>
      </w:rPr>
    </w:lvl>
    <w:lvl w:ilvl="5" w:tplc="0C429D4E">
      <w:numFmt w:val="bullet"/>
      <w:lvlText w:val="•"/>
      <w:lvlJc w:val="left"/>
      <w:pPr>
        <w:ind w:left="4729" w:hanging="367"/>
      </w:pPr>
      <w:rPr>
        <w:rFonts w:hint="default"/>
        <w:lang w:val="en-US" w:eastAsia="en-US" w:bidi="ar-SA"/>
      </w:rPr>
    </w:lvl>
    <w:lvl w:ilvl="6" w:tplc="52ECA30E">
      <w:numFmt w:val="bullet"/>
      <w:lvlText w:val="•"/>
      <w:lvlJc w:val="left"/>
      <w:pPr>
        <w:ind w:left="5371" w:hanging="367"/>
      </w:pPr>
      <w:rPr>
        <w:rFonts w:hint="default"/>
        <w:lang w:val="en-US" w:eastAsia="en-US" w:bidi="ar-SA"/>
      </w:rPr>
    </w:lvl>
    <w:lvl w:ilvl="7" w:tplc="016CC408">
      <w:numFmt w:val="bullet"/>
      <w:lvlText w:val="•"/>
      <w:lvlJc w:val="left"/>
      <w:pPr>
        <w:ind w:left="6013" w:hanging="367"/>
      </w:pPr>
      <w:rPr>
        <w:rFonts w:hint="default"/>
        <w:lang w:val="en-US" w:eastAsia="en-US" w:bidi="ar-SA"/>
      </w:rPr>
    </w:lvl>
    <w:lvl w:ilvl="8" w:tplc="DE2C0276">
      <w:numFmt w:val="bullet"/>
      <w:lvlText w:val="•"/>
      <w:lvlJc w:val="left"/>
      <w:pPr>
        <w:ind w:left="6655" w:hanging="367"/>
      </w:pPr>
      <w:rPr>
        <w:rFonts w:hint="default"/>
        <w:lang w:val="en-US" w:eastAsia="en-US" w:bidi="ar-SA"/>
      </w:rPr>
    </w:lvl>
  </w:abstractNum>
  <w:abstractNum w:abstractNumId="2" w15:restartNumberingAfterBreak="0">
    <w:nsid w:val="6E4770D3"/>
    <w:multiLevelType w:val="hybridMultilevel"/>
    <w:tmpl w:val="17EC41F6"/>
    <w:lvl w:ilvl="0" w:tplc="C4BC0E98">
      <w:start w:val="2"/>
      <w:numFmt w:val="decimal"/>
      <w:lvlText w:val="%1"/>
      <w:lvlJc w:val="left"/>
      <w:pPr>
        <w:ind w:left="4510" w:hanging="404"/>
        <w:jc w:val="right"/>
      </w:pPr>
      <w:rPr>
        <w:rFonts w:ascii="Palatino Linotype" w:eastAsia="Palatino Linotype" w:hAnsi="Palatino Linotype" w:cs="Palatino Linotype" w:hint="default"/>
        <w:b/>
        <w:bCs/>
        <w:w w:val="112"/>
        <w:sz w:val="24"/>
        <w:szCs w:val="24"/>
        <w:lang w:val="en-US" w:eastAsia="en-US" w:bidi="ar-SA"/>
      </w:rPr>
    </w:lvl>
    <w:lvl w:ilvl="1" w:tplc="2A80C58C">
      <w:start w:val="1"/>
      <w:numFmt w:val="upperLetter"/>
      <w:lvlText w:val="%2."/>
      <w:lvlJc w:val="left"/>
      <w:pPr>
        <w:ind w:left="6661" w:hanging="256"/>
        <w:jc w:val="right"/>
      </w:pPr>
      <w:rPr>
        <w:rFonts w:ascii="Arial" w:eastAsia="Arial" w:hAnsi="Arial" w:cs="Arial" w:hint="default"/>
        <w:b/>
        <w:bCs/>
        <w:spacing w:val="-1"/>
        <w:w w:val="100"/>
        <w:sz w:val="20"/>
        <w:szCs w:val="20"/>
        <w:lang w:val="en-US" w:eastAsia="en-US" w:bidi="ar-SA"/>
      </w:rPr>
    </w:lvl>
    <w:lvl w:ilvl="2" w:tplc="22E61BF8">
      <w:numFmt w:val="bullet"/>
      <w:lvlText w:val="•"/>
      <w:lvlJc w:val="left"/>
      <w:pPr>
        <w:ind w:left="6998" w:hanging="256"/>
      </w:pPr>
      <w:rPr>
        <w:rFonts w:hint="default"/>
        <w:lang w:val="en-US" w:eastAsia="en-US" w:bidi="ar-SA"/>
      </w:rPr>
    </w:lvl>
    <w:lvl w:ilvl="3" w:tplc="393E8618">
      <w:numFmt w:val="bullet"/>
      <w:lvlText w:val="•"/>
      <w:lvlJc w:val="left"/>
      <w:pPr>
        <w:ind w:left="7336" w:hanging="256"/>
      </w:pPr>
      <w:rPr>
        <w:rFonts w:hint="default"/>
        <w:lang w:val="en-US" w:eastAsia="en-US" w:bidi="ar-SA"/>
      </w:rPr>
    </w:lvl>
    <w:lvl w:ilvl="4" w:tplc="CD303154">
      <w:numFmt w:val="bullet"/>
      <w:lvlText w:val="•"/>
      <w:lvlJc w:val="left"/>
      <w:pPr>
        <w:ind w:left="7674" w:hanging="256"/>
      </w:pPr>
      <w:rPr>
        <w:rFonts w:hint="default"/>
        <w:lang w:val="en-US" w:eastAsia="en-US" w:bidi="ar-SA"/>
      </w:rPr>
    </w:lvl>
    <w:lvl w:ilvl="5" w:tplc="EE826F1A">
      <w:numFmt w:val="bullet"/>
      <w:lvlText w:val="•"/>
      <w:lvlJc w:val="left"/>
      <w:pPr>
        <w:ind w:left="8012" w:hanging="256"/>
      </w:pPr>
      <w:rPr>
        <w:rFonts w:hint="default"/>
        <w:lang w:val="en-US" w:eastAsia="en-US" w:bidi="ar-SA"/>
      </w:rPr>
    </w:lvl>
    <w:lvl w:ilvl="6" w:tplc="A4DE68AC">
      <w:numFmt w:val="bullet"/>
      <w:lvlText w:val="•"/>
      <w:lvlJc w:val="left"/>
      <w:pPr>
        <w:ind w:left="8350" w:hanging="256"/>
      </w:pPr>
      <w:rPr>
        <w:rFonts w:hint="default"/>
        <w:lang w:val="en-US" w:eastAsia="en-US" w:bidi="ar-SA"/>
      </w:rPr>
    </w:lvl>
    <w:lvl w:ilvl="7" w:tplc="FDB251CA">
      <w:numFmt w:val="bullet"/>
      <w:lvlText w:val="•"/>
      <w:lvlJc w:val="left"/>
      <w:pPr>
        <w:ind w:left="8688" w:hanging="256"/>
      </w:pPr>
      <w:rPr>
        <w:rFonts w:hint="default"/>
        <w:lang w:val="en-US" w:eastAsia="en-US" w:bidi="ar-SA"/>
      </w:rPr>
    </w:lvl>
    <w:lvl w:ilvl="8" w:tplc="01325C9E">
      <w:numFmt w:val="bullet"/>
      <w:lvlText w:val="•"/>
      <w:lvlJc w:val="left"/>
      <w:pPr>
        <w:ind w:left="9026" w:hanging="256"/>
      </w:pPr>
      <w:rPr>
        <w:rFonts w:hint="default"/>
        <w:lang w:val="en-US" w:eastAsia="en-US" w:bidi="ar-SA"/>
      </w:rPr>
    </w:lvl>
  </w:abstractNum>
  <w:num w:numId="1">
    <w:abstractNumId w:val="0"/>
  </w:num>
  <w:num w:numId="2">
    <w:abstractNumId w:val="1"/>
  </w:num>
  <w:num w:numId="3">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Smith,Audrey Culver">
    <w15:presenceInfo w15:providerId="AD" w15:userId="S-1-5-21-1308237860-4193317556-336787646-85731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trackRevisions/>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4C49"/>
    <w:rsid w:val="00000485"/>
    <w:rsid w:val="000A4865"/>
    <w:rsid w:val="00144D41"/>
    <w:rsid w:val="003F24F9"/>
    <w:rsid w:val="00441D2F"/>
    <w:rsid w:val="00506487"/>
    <w:rsid w:val="00654899"/>
    <w:rsid w:val="00692A8F"/>
    <w:rsid w:val="0076650C"/>
    <w:rsid w:val="00903D87"/>
    <w:rsid w:val="00992697"/>
    <w:rsid w:val="00A05F8B"/>
    <w:rsid w:val="00B21344"/>
    <w:rsid w:val="00B24942"/>
    <w:rsid w:val="00BB4C49"/>
    <w:rsid w:val="00BF76DB"/>
    <w:rsid w:val="00C334C5"/>
    <w:rsid w:val="00CA62CB"/>
    <w:rsid w:val="00CC2EFD"/>
    <w:rsid w:val="00DC0B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ACDBD6"/>
  <w15:docId w15:val="{5F5A9BD0-FD2C-49DF-ABCE-3BF724F406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Palatino Linotype" w:eastAsia="Palatino Linotype" w:hAnsi="Palatino Linotype" w:cs="Palatino Linotype"/>
    </w:rPr>
  </w:style>
  <w:style w:type="paragraph" w:styleId="Heading1">
    <w:name w:val="heading 1"/>
    <w:basedOn w:val="Normal"/>
    <w:uiPriority w:val="1"/>
    <w:qFormat/>
    <w:pPr>
      <w:ind w:left="791"/>
      <w:outlineLvl w:val="0"/>
    </w:pPr>
    <w:rPr>
      <w:sz w:val="26"/>
      <w:szCs w:val="26"/>
    </w:rPr>
  </w:style>
  <w:style w:type="paragraph" w:styleId="Heading2">
    <w:name w:val="heading 2"/>
    <w:basedOn w:val="Normal"/>
    <w:uiPriority w:val="1"/>
    <w:qFormat/>
    <w:pPr>
      <w:spacing w:before="120"/>
      <w:ind w:left="110"/>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spacing w:before="67"/>
      <w:ind w:left="1510" w:hanging="256"/>
    </w:pPr>
    <w:rPr>
      <w:rFonts w:ascii="Arial" w:eastAsia="Arial" w:hAnsi="Arial" w:cs="Arial"/>
    </w:rPr>
  </w:style>
  <w:style w:type="paragraph" w:customStyle="1" w:styleId="TableParagraph">
    <w:name w:val="Table Paragraph"/>
    <w:basedOn w:val="Normal"/>
    <w:uiPriority w:val="1"/>
    <w:qFormat/>
    <w:pPr>
      <w:spacing w:line="119" w:lineRule="exact"/>
      <w:jc w:val="center"/>
    </w:pPr>
  </w:style>
  <w:style w:type="paragraph" w:styleId="NormalWeb">
    <w:name w:val="Normal (Web)"/>
    <w:basedOn w:val="Normal"/>
    <w:uiPriority w:val="99"/>
    <w:semiHidden/>
    <w:unhideWhenUsed/>
    <w:rsid w:val="00144D41"/>
    <w:pPr>
      <w:widowControl/>
      <w:autoSpaceDE/>
      <w:autoSpaceDN/>
      <w:spacing w:before="100" w:beforeAutospacing="1" w:after="100" w:afterAutospacing="1"/>
    </w:pPr>
    <w:rPr>
      <w:rFonts w:ascii="Times New Roman" w:eastAsiaTheme="minorEastAsia" w:hAnsi="Times New Roman" w:cs="Times New Roman"/>
      <w:sz w:val="24"/>
      <w:szCs w:val="24"/>
    </w:rPr>
  </w:style>
  <w:style w:type="character" w:styleId="CommentReference">
    <w:name w:val="annotation reference"/>
    <w:basedOn w:val="DefaultParagraphFont"/>
    <w:uiPriority w:val="99"/>
    <w:semiHidden/>
    <w:unhideWhenUsed/>
    <w:rsid w:val="00A05F8B"/>
    <w:rPr>
      <w:sz w:val="16"/>
      <w:szCs w:val="16"/>
    </w:rPr>
  </w:style>
  <w:style w:type="paragraph" w:styleId="CommentText">
    <w:name w:val="annotation text"/>
    <w:basedOn w:val="Normal"/>
    <w:link w:val="CommentTextChar"/>
    <w:uiPriority w:val="99"/>
    <w:semiHidden/>
    <w:unhideWhenUsed/>
    <w:rsid w:val="00A05F8B"/>
    <w:rPr>
      <w:sz w:val="20"/>
      <w:szCs w:val="20"/>
    </w:rPr>
  </w:style>
  <w:style w:type="character" w:customStyle="1" w:styleId="CommentTextChar">
    <w:name w:val="Comment Text Char"/>
    <w:basedOn w:val="DefaultParagraphFont"/>
    <w:link w:val="CommentText"/>
    <w:uiPriority w:val="99"/>
    <w:semiHidden/>
    <w:rsid w:val="00A05F8B"/>
    <w:rPr>
      <w:rFonts w:ascii="Palatino Linotype" w:eastAsia="Palatino Linotype" w:hAnsi="Palatino Linotype" w:cs="Palatino Linotype"/>
      <w:sz w:val="20"/>
      <w:szCs w:val="20"/>
    </w:rPr>
  </w:style>
  <w:style w:type="paragraph" w:styleId="CommentSubject">
    <w:name w:val="annotation subject"/>
    <w:basedOn w:val="CommentText"/>
    <w:next w:val="CommentText"/>
    <w:link w:val="CommentSubjectChar"/>
    <w:uiPriority w:val="99"/>
    <w:semiHidden/>
    <w:unhideWhenUsed/>
    <w:rsid w:val="00A05F8B"/>
    <w:rPr>
      <w:b/>
      <w:bCs/>
    </w:rPr>
  </w:style>
  <w:style w:type="character" w:customStyle="1" w:styleId="CommentSubjectChar">
    <w:name w:val="Comment Subject Char"/>
    <w:basedOn w:val="CommentTextChar"/>
    <w:link w:val="CommentSubject"/>
    <w:uiPriority w:val="99"/>
    <w:semiHidden/>
    <w:rsid w:val="00A05F8B"/>
    <w:rPr>
      <w:rFonts w:ascii="Palatino Linotype" w:eastAsia="Palatino Linotype" w:hAnsi="Palatino Linotype" w:cs="Palatino Linotype"/>
      <w:b/>
      <w:bCs/>
      <w:sz w:val="20"/>
      <w:szCs w:val="20"/>
    </w:rPr>
  </w:style>
  <w:style w:type="paragraph" w:styleId="BalloonText">
    <w:name w:val="Balloon Text"/>
    <w:basedOn w:val="Normal"/>
    <w:link w:val="BalloonTextChar"/>
    <w:uiPriority w:val="99"/>
    <w:semiHidden/>
    <w:unhideWhenUsed/>
    <w:rsid w:val="00A05F8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05F8B"/>
    <w:rPr>
      <w:rFonts w:ascii="Segoe UI" w:eastAsia="Palatino Linotype"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26" Type="http://schemas.openxmlformats.org/officeDocument/2006/relationships/image" Target="media/image4.png"/><Relationship Id="rId21" Type="http://schemas.openxmlformats.org/officeDocument/2006/relationships/hyperlink" Target="http://www.serb.gov.in/pmfdr.php" TargetMode="External"/><Relationship Id="rId42" Type="http://schemas.openxmlformats.org/officeDocument/2006/relationships/image" Target="media/image20.png"/><Relationship Id="rId47" Type="http://schemas.openxmlformats.org/officeDocument/2006/relationships/image" Target="media/image25.png"/><Relationship Id="rId63" Type="http://schemas.openxmlformats.org/officeDocument/2006/relationships/image" Target="media/image41.png"/><Relationship Id="rId68" Type="http://schemas.openxmlformats.org/officeDocument/2006/relationships/image" Target="media/image46.png"/><Relationship Id="rId84" Type="http://schemas.openxmlformats.org/officeDocument/2006/relationships/image" Target="media/image62.png"/><Relationship Id="rId89" Type="http://schemas.openxmlformats.org/officeDocument/2006/relationships/image" Target="media/image66.png"/><Relationship Id="rId2" Type="http://schemas.openxmlformats.org/officeDocument/2006/relationships/numbering" Target="numbering.xml"/><Relationship Id="rId16" Type="http://schemas.openxmlformats.org/officeDocument/2006/relationships/hyperlink" Target="http://www.elsevier.com/connect/what-are-mirror-journals-and-can-they-offer-" TargetMode="External"/><Relationship Id="rId29" Type="http://schemas.openxmlformats.org/officeDocument/2006/relationships/image" Target="media/image7.png"/><Relationship Id="rId107" Type="http://schemas.microsoft.com/office/2011/relationships/people" Target="people.xml"/><Relationship Id="rId11" Type="http://schemas.openxmlformats.org/officeDocument/2006/relationships/hyperlink" Target="mailto:embruna@ufl.edu" TargetMode="External"/><Relationship Id="rId24" Type="http://schemas.openxmlformats.org/officeDocument/2006/relationships/image" Target="media/image2.pn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image" Target="media/image36.png"/><Relationship Id="rId66" Type="http://schemas.openxmlformats.org/officeDocument/2006/relationships/image" Target="media/image44.png"/><Relationship Id="rId74" Type="http://schemas.openxmlformats.org/officeDocument/2006/relationships/image" Target="media/image52.png"/><Relationship Id="rId79" Type="http://schemas.openxmlformats.org/officeDocument/2006/relationships/image" Target="media/image57.png"/><Relationship Id="rId87" Type="http://schemas.openxmlformats.org/officeDocument/2006/relationships/image" Target="media/image64.png"/><Relationship Id="rId102" Type="http://schemas.openxmlformats.org/officeDocument/2006/relationships/image" Target="media/image78.png"/><Relationship Id="rId5" Type="http://schemas.openxmlformats.org/officeDocument/2006/relationships/webSettings" Target="webSettings.xml"/><Relationship Id="rId61" Type="http://schemas.openxmlformats.org/officeDocument/2006/relationships/image" Target="media/image39.png"/><Relationship Id="rId82" Type="http://schemas.openxmlformats.org/officeDocument/2006/relationships/image" Target="media/image60.png"/><Relationship Id="rId90" Type="http://schemas.openxmlformats.org/officeDocument/2006/relationships/image" Target="media/image67.png"/><Relationship Id="rId95" Type="http://schemas.openxmlformats.org/officeDocument/2006/relationships/image" Target="media/image71.png"/><Relationship Id="rId19" Type="http://schemas.openxmlformats.org/officeDocument/2006/relationships/hyperlink" Target="http://cnpq.br/apresentacao13/" TargetMode="External"/><Relationship Id="rId14" Type="http://schemas.openxmlformats.org/officeDocument/2006/relationships/hyperlink" Target="http://arxiv.org/abs/1101.5260" TargetMode="External"/><Relationship Id="rId22" Type="http://schemas.openxmlformats.org/officeDocument/2006/relationships/hyperlink" Target="http://www.nrf.ac.za/" TargetMode="Externa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image" Target="media/image34.png"/><Relationship Id="rId64" Type="http://schemas.openxmlformats.org/officeDocument/2006/relationships/image" Target="media/image42.png"/><Relationship Id="rId69" Type="http://schemas.openxmlformats.org/officeDocument/2006/relationships/image" Target="media/image47.png"/><Relationship Id="rId77" Type="http://schemas.openxmlformats.org/officeDocument/2006/relationships/image" Target="media/image55.png"/><Relationship Id="rId100" Type="http://schemas.openxmlformats.org/officeDocument/2006/relationships/image" Target="media/image76.png"/><Relationship Id="rId105" Type="http://schemas.openxmlformats.org/officeDocument/2006/relationships/header" Target="header5.xml"/><Relationship Id="rId8" Type="http://schemas.openxmlformats.org/officeDocument/2006/relationships/comments" Target="comments.xml"/><Relationship Id="rId51" Type="http://schemas.openxmlformats.org/officeDocument/2006/relationships/image" Target="media/image29.png"/><Relationship Id="rId72" Type="http://schemas.openxmlformats.org/officeDocument/2006/relationships/image" Target="media/image50.png"/><Relationship Id="rId80" Type="http://schemas.openxmlformats.org/officeDocument/2006/relationships/image" Target="media/image58.png"/><Relationship Id="rId85" Type="http://schemas.openxmlformats.org/officeDocument/2006/relationships/header" Target="header3.xml"/><Relationship Id="rId93" Type="http://schemas.openxmlformats.org/officeDocument/2006/relationships/image" Target="media/image70.png"/><Relationship Id="rId98" Type="http://schemas.openxmlformats.org/officeDocument/2006/relationships/image" Target="media/image74.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yperlink" Target="http://www.R-project.org/" TargetMode="External"/><Relationship Id="rId25"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4.png"/><Relationship Id="rId59" Type="http://schemas.openxmlformats.org/officeDocument/2006/relationships/image" Target="media/image37.png"/><Relationship Id="rId67" Type="http://schemas.openxmlformats.org/officeDocument/2006/relationships/image" Target="media/image45.png"/><Relationship Id="rId103" Type="http://schemas.openxmlformats.org/officeDocument/2006/relationships/image" Target="media/image79.png"/><Relationship Id="rId108" Type="http://schemas.openxmlformats.org/officeDocument/2006/relationships/theme" Target="theme/theme1.xml"/><Relationship Id="rId20" Type="http://schemas.openxmlformats.org/officeDocument/2006/relationships/hyperlink" Target="http://www.conacyt.gob.mx/index.php/becas-y-posgrados/becas-nacionales" TargetMode="External"/><Relationship Id="rId41" Type="http://schemas.openxmlformats.org/officeDocument/2006/relationships/image" Target="media/image19.png"/><Relationship Id="rId54" Type="http://schemas.openxmlformats.org/officeDocument/2006/relationships/image" Target="media/image32.png"/><Relationship Id="rId62" Type="http://schemas.openxmlformats.org/officeDocument/2006/relationships/image" Target="media/image40.png"/><Relationship Id="rId70" Type="http://schemas.openxmlformats.org/officeDocument/2006/relationships/image" Target="media/image48.png"/><Relationship Id="rId75" Type="http://schemas.openxmlformats.org/officeDocument/2006/relationships/image" Target="media/image53.png"/><Relationship Id="rId83" Type="http://schemas.openxmlformats.org/officeDocument/2006/relationships/image" Target="media/image61.png"/><Relationship Id="rId88" Type="http://schemas.openxmlformats.org/officeDocument/2006/relationships/image" Target="media/image65.png"/><Relationship Id="rId91" Type="http://schemas.openxmlformats.org/officeDocument/2006/relationships/image" Target="media/image68.png"/><Relationship Id="rId96" Type="http://schemas.openxmlformats.org/officeDocument/2006/relationships/image" Target="media/image7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research4life.org/access/eligibility/" TargetMode="External"/><Relationship Id="rId23" Type="http://schemas.openxmlformats.org/officeDocument/2006/relationships/image" Target="media/image1.png"/><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image" Target="media/image27.png"/><Relationship Id="rId57" Type="http://schemas.openxmlformats.org/officeDocument/2006/relationships/image" Target="media/image35.png"/><Relationship Id="rId106" Type="http://schemas.openxmlformats.org/officeDocument/2006/relationships/fontTable" Target="fontTable.xml"/><Relationship Id="rId10" Type="http://schemas.openxmlformats.org/officeDocument/2006/relationships/header" Target="header1.xml"/><Relationship Id="rId31" Type="http://schemas.openxmlformats.org/officeDocument/2006/relationships/image" Target="media/image9.png"/><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image" Target="media/image38.png"/><Relationship Id="rId65" Type="http://schemas.openxmlformats.org/officeDocument/2006/relationships/image" Target="media/image43.png"/><Relationship Id="rId73" Type="http://schemas.openxmlformats.org/officeDocument/2006/relationships/image" Target="media/image51.png"/><Relationship Id="rId78" Type="http://schemas.openxmlformats.org/officeDocument/2006/relationships/image" Target="media/image56.png"/><Relationship Id="rId81" Type="http://schemas.openxmlformats.org/officeDocument/2006/relationships/image" Target="media/image59.png"/><Relationship Id="rId86" Type="http://schemas.openxmlformats.org/officeDocument/2006/relationships/image" Target="media/image63.png"/><Relationship Id="rId94" Type="http://schemas.openxmlformats.org/officeDocument/2006/relationships/header" Target="header4.xml"/><Relationship Id="rId99" Type="http://schemas.openxmlformats.org/officeDocument/2006/relationships/image" Target="media/image75.png"/><Relationship Id="rId101" Type="http://schemas.openxmlformats.org/officeDocument/2006/relationships/image" Target="media/image77.png"/><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hyperlink" Target="http://www.arl.org/sparc" TargetMode="External"/><Relationship Id="rId18" Type="http://schemas.openxmlformats.org/officeDocument/2006/relationships/hyperlink" Target="http://theconversation.com/how-the-open-access-model-hurts-academics-in-" TargetMode="External"/><Relationship Id="rId39" Type="http://schemas.openxmlformats.org/officeDocument/2006/relationships/image" Target="media/image17.png"/><Relationship Id="rId109" Type="http://schemas.microsoft.com/office/2016/09/relationships/commentsIds" Target="commentsIds.xml"/><Relationship Id="rId34" Type="http://schemas.openxmlformats.org/officeDocument/2006/relationships/image" Target="media/image12.png"/><Relationship Id="rId50" Type="http://schemas.openxmlformats.org/officeDocument/2006/relationships/image" Target="media/image28.png"/><Relationship Id="rId55" Type="http://schemas.openxmlformats.org/officeDocument/2006/relationships/image" Target="media/image33.png"/><Relationship Id="rId76" Type="http://schemas.openxmlformats.org/officeDocument/2006/relationships/image" Target="media/image54.png"/><Relationship Id="rId97" Type="http://schemas.openxmlformats.org/officeDocument/2006/relationships/image" Target="media/image73.png"/><Relationship Id="rId104" Type="http://schemas.openxmlformats.org/officeDocument/2006/relationships/image" Target="media/image80.png"/><Relationship Id="rId7" Type="http://schemas.openxmlformats.org/officeDocument/2006/relationships/endnotes" Target="endnotes.xml"/><Relationship Id="rId71" Type="http://schemas.openxmlformats.org/officeDocument/2006/relationships/image" Target="media/image49.png"/><Relationship Id="rId92" Type="http://schemas.openxmlformats.org/officeDocument/2006/relationships/image" Target="media/image6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35CE57-4932-42B7-9E24-47D848DF98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TotalTime>
  <Pages>43</Pages>
  <Words>10322</Words>
  <Characters>58839</Characters>
  <Application>Microsoft Office Word</Application>
  <DocSecurity>0</DocSecurity>
  <Lines>490</Lines>
  <Paragraphs>138</Paragraphs>
  <ScaleCrop>false</ScaleCrop>
  <HeadingPairs>
    <vt:vector size="2" baseType="variant">
      <vt:variant>
        <vt:lpstr>Title</vt:lpstr>
      </vt:variant>
      <vt:variant>
        <vt:i4>1</vt:i4>
      </vt:variant>
    </vt:vector>
  </HeadingPairs>
  <TitlesOfParts>
    <vt:vector size="1" baseType="lpstr">
      <vt:lpstr>RStudio-NqJgPR.pdf</vt:lpstr>
    </vt:vector>
  </TitlesOfParts>
  <Company>University of Florida</Company>
  <LinksUpToDate>false</LinksUpToDate>
  <CharactersWithSpaces>69023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RStudio-NqJgPR.pdf</dc:title>
  <dc:creator>Smith,Audrey Culver</dc:creator>
  <cp:lastModifiedBy>Smith,Audrey Culver</cp:lastModifiedBy>
  <cp:revision>7</cp:revision>
  <dcterms:created xsi:type="dcterms:W3CDTF">2021-02-21T23:29:00Z</dcterms:created>
  <dcterms:modified xsi:type="dcterms:W3CDTF">2021-02-22T20:23:00Z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2021-02-10T00:00:00Z</vt:filetime>
  </property>
  <property fmtid="{D5CDD505-2E9C-101B-9397-08002B2CF9AE}" pid="3" name="Creator">
    <vt:lpwstr>Preview</vt:lpwstr>
  </property>
  <property fmtid="{D5CDD505-2E9C-101B-9397-08002B2CF9AE}" pid="4" name="LastSaved">
    <vt:filetime>2021-02-21T00:00:00Z</vt:filetime>
  </property>
</Properties>
</file>